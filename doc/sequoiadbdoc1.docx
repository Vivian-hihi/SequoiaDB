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Default Extension="jpeg" ContentType="image/jpeg"/>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30.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header28.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37C" w:rsidRDefault="0020037C">
      <w:pPr>
        <w:spacing w:before="2" w:line="160" w:lineRule="exact"/>
        <w:rPr>
          <w:sz w:val="16"/>
          <w:szCs w:val="16"/>
          <w:lang w:eastAsia="zh-CN"/>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4474D3">
      <w:pPr>
        <w:spacing w:line="563" w:lineRule="exact"/>
        <w:ind w:left="2442"/>
        <w:rPr>
          <w:rFonts w:ascii="Microsoft JhengHei" w:eastAsia="Microsoft JhengHei" w:hAnsi="Microsoft JhengHei" w:cs="Microsoft JhengHei"/>
          <w:sz w:val="44"/>
          <w:szCs w:val="44"/>
          <w:lang w:eastAsia="zh-CN"/>
        </w:rPr>
      </w:pPr>
      <w:r>
        <w:rPr>
          <w:rFonts w:ascii="Microsoft JhengHei" w:eastAsia="Microsoft JhengHei" w:hAnsi="Microsoft JhengHei" w:cs="Microsoft JhengHei"/>
          <w:w w:val="95"/>
          <w:sz w:val="44"/>
          <w:szCs w:val="44"/>
          <w:lang w:eastAsia="zh-CN"/>
        </w:rPr>
        <w:t>SequoiaDB信息中心</w:t>
      </w:r>
    </w:p>
    <w:p w:rsidR="0020037C" w:rsidRDefault="0020037C">
      <w:pPr>
        <w:spacing w:line="563" w:lineRule="exact"/>
        <w:rPr>
          <w:rFonts w:ascii="Microsoft JhengHei" w:eastAsia="Microsoft JhengHei" w:hAnsi="Microsoft JhengHei" w:cs="Microsoft JhengHei"/>
          <w:sz w:val="44"/>
          <w:szCs w:val="44"/>
          <w:lang w:eastAsia="zh-CN"/>
        </w:rPr>
        <w:sectPr w:rsidR="0020037C">
          <w:type w:val="continuous"/>
          <w:pgSz w:w="12240" w:h="15840"/>
          <w:pgMar w:top="1480" w:right="1720" w:bottom="280" w:left="1720" w:header="720" w:footer="720" w:gutter="0"/>
          <w:cols w:space="720"/>
        </w:sectPr>
      </w:pPr>
    </w:p>
    <w:p w:rsidR="0020037C" w:rsidRDefault="0020037C">
      <w:pPr>
        <w:spacing w:line="200" w:lineRule="exact"/>
        <w:rPr>
          <w:sz w:val="20"/>
          <w:szCs w:val="20"/>
          <w:lang w:eastAsia="zh-CN"/>
        </w:rPr>
      </w:pPr>
    </w:p>
    <w:p w:rsidR="0020037C" w:rsidRDefault="0020037C">
      <w:pPr>
        <w:spacing w:before="3" w:line="280" w:lineRule="exact"/>
        <w:rPr>
          <w:sz w:val="28"/>
          <w:szCs w:val="28"/>
          <w:lang w:eastAsia="zh-CN"/>
        </w:rPr>
      </w:pPr>
    </w:p>
    <w:p w:rsidR="0020037C" w:rsidRDefault="004474D3">
      <w:pPr>
        <w:spacing w:line="521" w:lineRule="exact"/>
        <w:ind w:left="433"/>
        <w:rPr>
          <w:rFonts w:ascii="Microsoft JhengHei" w:eastAsia="Microsoft JhengHei" w:hAnsi="Microsoft JhengHei" w:cs="Microsoft JhengHei"/>
          <w:sz w:val="40"/>
          <w:szCs w:val="40"/>
          <w:lang w:eastAsia="zh-CN"/>
        </w:rPr>
      </w:pPr>
      <w:bookmarkStart w:id="0" w:name="内容"/>
      <w:bookmarkEnd w:id="0"/>
      <w:r>
        <w:rPr>
          <w:rFonts w:ascii="Microsoft JhengHei" w:eastAsia="Microsoft JhengHei" w:hAnsi="Microsoft JhengHei" w:cs="Microsoft JhengHei"/>
          <w:sz w:val="40"/>
          <w:szCs w:val="40"/>
          <w:lang w:eastAsia="zh-CN"/>
        </w:rPr>
        <w:t>内容</w:t>
      </w:r>
    </w:p>
    <w:p w:rsidR="0020037C" w:rsidRDefault="0020037C">
      <w:pPr>
        <w:spacing w:before="5" w:line="280" w:lineRule="exact"/>
        <w:rPr>
          <w:sz w:val="28"/>
          <w:szCs w:val="28"/>
          <w:lang w:eastAsia="zh-CN"/>
        </w:rPr>
      </w:pPr>
    </w:p>
    <w:p w:rsidR="0020037C" w:rsidRDefault="00B0609F">
      <w:pPr>
        <w:pStyle w:val="Heading3"/>
        <w:tabs>
          <w:tab w:val="right" w:leader="dot" w:pos="10406"/>
        </w:tabs>
        <w:spacing w:line="352" w:lineRule="exact"/>
        <w:ind w:left="1585"/>
        <w:rPr>
          <w:lang w:eastAsia="zh-CN"/>
        </w:rPr>
      </w:pPr>
      <w:hyperlink w:anchor="_bookmark0" w:history="1">
        <w:r w:rsidR="004474D3">
          <w:rPr>
            <w:w w:val="95"/>
            <w:lang w:eastAsia="zh-CN"/>
          </w:rPr>
          <w:t>SequoiaDB数据库概述</w:t>
        </w:r>
        <w:r w:rsidR="004474D3">
          <w:rPr>
            <w:w w:val="95"/>
            <w:lang w:eastAsia="zh-CN"/>
          </w:rPr>
          <w:tab/>
        </w:r>
      </w:hyperlink>
      <w:r w:rsidR="004474D3">
        <w:rPr>
          <w:w w:val="95"/>
          <w:lang w:eastAsia="zh-CN"/>
        </w:rPr>
        <w:t>6</w:t>
      </w:r>
    </w:p>
    <w:p w:rsidR="0020037C" w:rsidRDefault="00B0609F">
      <w:pPr>
        <w:pStyle w:val="BodyText"/>
        <w:spacing w:line="243" w:lineRule="exact"/>
        <w:ind w:left="2185"/>
        <w:rPr>
          <w:lang w:eastAsia="zh-CN"/>
        </w:rPr>
      </w:pPr>
      <w:hyperlink w:anchor="_bookmark1" w:history="1">
        <w:r w:rsidR="004474D3">
          <w:rPr>
            <w:w w:val="110"/>
            <w:lang w:eastAsia="zh-CN"/>
          </w:rPr>
          <w:t>主要特点..................................................................................................................................</w:t>
        </w:r>
      </w:hyperlink>
      <w:r w:rsidR="004474D3">
        <w:rPr>
          <w:w w:val="110"/>
          <w:lang w:eastAsia="zh-CN"/>
        </w:rPr>
        <w:t xml:space="preserve">.....    </w:t>
      </w:r>
      <w:r w:rsidR="004474D3">
        <w:rPr>
          <w:spacing w:val="46"/>
          <w:w w:val="110"/>
          <w:lang w:eastAsia="zh-CN"/>
        </w:rPr>
        <w:t xml:space="preserve"> </w:t>
      </w:r>
      <w:r w:rsidR="004474D3">
        <w:rPr>
          <w:w w:val="110"/>
          <w:lang w:eastAsia="zh-CN"/>
        </w:rPr>
        <w:t>6</w:t>
      </w:r>
    </w:p>
    <w:p w:rsidR="0020037C" w:rsidRDefault="00B0609F">
      <w:pPr>
        <w:pStyle w:val="BodyText"/>
        <w:spacing w:line="240" w:lineRule="exact"/>
        <w:ind w:left="2185"/>
        <w:rPr>
          <w:lang w:eastAsia="zh-CN"/>
        </w:rPr>
      </w:pPr>
      <w:hyperlink w:anchor="_bookmark2" w:history="1">
        <w:r w:rsidR="004474D3">
          <w:rPr>
            <w:w w:val="110"/>
            <w:lang w:eastAsia="zh-CN"/>
          </w:rPr>
          <w:t>数据模型..................................................................................................................................</w:t>
        </w:r>
      </w:hyperlink>
      <w:r w:rsidR="004474D3">
        <w:rPr>
          <w:w w:val="110"/>
          <w:lang w:eastAsia="zh-CN"/>
        </w:rPr>
        <w:t xml:space="preserve">.....    </w:t>
      </w:r>
      <w:r w:rsidR="004474D3">
        <w:rPr>
          <w:spacing w:val="46"/>
          <w:w w:val="110"/>
          <w:lang w:eastAsia="zh-CN"/>
        </w:rPr>
        <w:t xml:space="preserve"> </w:t>
      </w:r>
      <w:r w:rsidR="004474D3">
        <w:rPr>
          <w:w w:val="110"/>
          <w:lang w:eastAsia="zh-CN"/>
        </w:rPr>
        <w:t>7</w:t>
      </w:r>
    </w:p>
    <w:p w:rsidR="0020037C" w:rsidRDefault="00B0609F">
      <w:pPr>
        <w:pStyle w:val="BodyText"/>
        <w:spacing w:line="240" w:lineRule="exact"/>
        <w:ind w:left="2185"/>
        <w:rPr>
          <w:lang w:eastAsia="zh-CN"/>
        </w:rPr>
      </w:pPr>
      <w:hyperlink w:anchor="_bookmark3" w:history="1">
        <w:r w:rsidR="004474D3">
          <w:rPr>
            <w:w w:val="110"/>
            <w:lang w:eastAsia="zh-CN"/>
          </w:rPr>
          <w:t>系统架构..................................................................................................................................</w:t>
        </w:r>
      </w:hyperlink>
      <w:r w:rsidR="004474D3">
        <w:rPr>
          <w:w w:val="110"/>
          <w:lang w:eastAsia="zh-CN"/>
        </w:rPr>
        <w:t xml:space="preserve">.....    </w:t>
      </w:r>
      <w:r w:rsidR="004474D3">
        <w:rPr>
          <w:spacing w:val="46"/>
          <w:w w:val="110"/>
          <w:lang w:eastAsia="zh-CN"/>
        </w:rPr>
        <w:t xml:space="preserve"> </w:t>
      </w:r>
      <w:r w:rsidR="004474D3">
        <w:rPr>
          <w:w w:val="110"/>
          <w:lang w:eastAsia="zh-CN"/>
        </w:rPr>
        <w:t>8</w:t>
      </w:r>
    </w:p>
    <w:p w:rsidR="0020037C" w:rsidRDefault="00B0609F">
      <w:pPr>
        <w:pStyle w:val="Heading3"/>
        <w:spacing w:line="285" w:lineRule="exact"/>
        <w:ind w:left="1585"/>
        <w:rPr>
          <w:lang w:eastAsia="zh-CN"/>
        </w:rPr>
      </w:pPr>
      <w:hyperlink w:anchor="_bookmark4" w:history="1">
        <w:r w:rsidR="004474D3">
          <w:rPr>
            <w:w w:val="110"/>
            <w:lang w:eastAsia="zh-CN"/>
          </w:rPr>
          <w:t>数据库概念................................................................................................................</w:t>
        </w:r>
      </w:hyperlink>
      <w:r w:rsidR="004474D3">
        <w:rPr>
          <w:w w:val="110"/>
          <w:lang w:eastAsia="zh-CN"/>
        </w:rPr>
        <w:t xml:space="preserve">.   </w:t>
      </w:r>
      <w:r w:rsidR="004474D3">
        <w:rPr>
          <w:spacing w:val="6"/>
          <w:w w:val="110"/>
          <w:lang w:eastAsia="zh-CN"/>
        </w:rPr>
        <w:t xml:space="preserve"> </w:t>
      </w:r>
      <w:r w:rsidR="004474D3">
        <w:rPr>
          <w:w w:val="110"/>
          <w:lang w:eastAsia="zh-CN"/>
        </w:rPr>
        <w:t>12</w:t>
      </w:r>
    </w:p>
    <w:p w:rsidR="0020037C" w:rsidRDefault="00B0609F">
      <w:pPr>
        <w:pStyle w:val="BodyText"/>
        <w:spacing w:line="243" w:lineRule="exact"/>
        <w:ind w:left="2185"/>
        <w:rPr>
          <w:lang w:eastAsia="zh-CN"/>
        </w:rPr>
      </w:pPr>
      <w:hyperlink w:anchor="_bookmark5" w:history="1">
        <w:r w:rsidR="004474D3">
          <w:rPr>
            <w:w w:val="110"/>
            <w:lang w:eastAsia="zh-CN"/>
          </w:rPr>
          <w:t>数据库........................................................................................................................................</w:t>
        </w:r>
      </w:hyperlink>
      <w:r w:rsidR="004474D3">
        <w:rPr>
          <w:w w:val="110"/>
          <w:lang w:eastAsia="zh-CN"/>
        </w:rPr>
        <w:t xml:space="preserve">.    </w:t>
      </w:r>
      <w:r w:rsidR="004474D3">
        <w:rPr>
          <w:spacing w:val="35"/>
          <w:w w:val="110"/>
          <w:lang w:eastAsia="zh-CN"/>
        </w:rPr>
        <w:t xml:space="preserve"> </w:t>
      </w:r>
      <w:r w:rsidR="004474D3">
        <w:rPr>
          <w:w w:val="110"/>
          <w:lang w:eastAsia="zh-CN"/>
        </w:rPr>
        <w:t>12</w:t>
      </w:r>
    </w:p>
    <w:p w:rsidR="0020037C" w:rsidRDefault="00B0609F">
      <w:pPr>
        <w:pStyle w:val="BodyText"/>
        <w:spacing w:line="240" w:lineRule="exact"/>
        <w:ind w:left="2785"/>
        <w:rPr>
          <w:lang w:eastAsia="zh-CN"/>
        </w:rPr>
      </w:pPr>
      <w:hyperlink w:anchor="_bookmark6" w:history="1">
        <w:r w:rsidR="004474D3">
          <w:rPr>
            <w:w w:val="115"/>
            <w:lang w:eastAsia="zh-CN"/>
          </w:rPr>
          <w:t>文档................................................................................................................................</w:t>
        </w:r>
      </w:hyperlink>
      <w:r w:rsidR="004474D3">
        <w:rPr>
          <w:w w:val="115"/>
          <w:lang w:eastAsia="zh-CN"/>
        </w:rPr>
        <w:t>.</w:t>
      </w:r>
      <w:r w:rsidR="004474D3">
        <w:rPr>
          <w:spacing w:val="5"/>
          <w:w w:val="115"/>
          <w:lang w:eastAsia="zh-CN"/>
        </w:rPr>
        <w:t>.</w:t>
      </w:r>
      <w:r w:rsidR="004474D3">
        <w:rPr>
          <w:w w:val="115"/>
          <w:lang w:eastAsia="zh-CN"/>
        </w:rPr>
        <w:t>12</w:t>
      </w:r>
    </w:p>
    <w:p w:rsidR="0020037C" w:rsidRDefault="00B0609F">
      <w:pPr>
        <w:pStyle w:val="BodyText"/>
        <w:spacing w:line="240" w:lineRule="exact"/>
        <w:ind w:left="2785"/>
        <w:rPr>
          <w:lang w:eastAsia="zh-CN"/>
        </w:rPr>
      </w:pPr>
      <w:hyperlink w:anchor="_bookmark7" w:history="1">
        <w:r w:rsidR="004474D3">
          <w:rPr>
            <w:w w:val="115"/>
            <w:lang w:eastAsia="zh-CN"/>
          </w:rPr>
          <w:t>集合................................................................................................................................</w:t>
        </w:r>
      </w:hyperlink>
      <w:r w:rsidR="004474D3">
        <w:rPr>
          <w:w w:val="115"/>
          <w:lang w:eastAsia="zh-CN"/>
        </w:rPr>
        <w:t>.</w:t>
      </w:r>
      <w:r w:rsidR="004474D3">
        <w:rPr>
          <w:spacing w:val="5"/>
          <w:w w:val="115"/>
          <w:lang w:eastAsia="zh-CN"/>
        </w:rPr>
        <w:t>.</w:t>
      </w:r>
      <w:r w:rsidR="004474D3">
        <w:rPr>
          <w:w w:val="115"/>
          <w:lang w:eastAsia="zh-CN"/>
        </w:rPr>
        <w:t>15</w:t>
      </w:r>
    </w:p>
    <w:p w:rsidR="0020037C" w:rsidRDefault="00B0609F">
      <w:pPr>
        <w:pStyle w:val="BodyText"/>
        <w:spacing w:line="240" w:lineRule="exact"/>
        <w:ind w:left="2785"/>
        <w:rPr>
          <w:lang w:eastAsia="zh-CN"/>
        </w:rPr>
      </w:pPr>
      <w:hyperlink w:anchor="_bookmark8" w:history="1">
        <w:r w:rsidR="004474D3">
          <w:rPr>
            <w:w w:val="110"/>
            <w:lang w:eastAsia="zh-CN"/>
          </w:rPr>
          <w:t>集合空间.........................................................................................................................</w:t>
        </w:r>
      </w:hyperlink>
      <w:r w:rsidR="004474D3">
        <w:rPr>
          <w:w w:val="110"/>
          <w:lang w:eastAsia="zh-CN"/>
        </w:rPr>
        <w:t xml:space="preserve">.   </w:t>
      </w:r>
      <w:r w:rsidR="004474D3">
        <w:rPr>
          <w:spacing w:val="35"/>
          <w:w w:val="110"/>
          <w:lang w:eastAsia="zh-CN"/>
        </w:rPr>
        <w:t xml:space="preserve"> </w:t>
      </w:r>
      <w:r w:rsidR="004474D3">
        <w:rPr>
          <w:w w:val="110"/>
          <w:lang w:eastAsia="zh-CN"/>
        </w:rPr>
        <w:t>16</w:t>
      </w:r>
    </w:p>
    <w:p w:rsidR="0020037C" w:rsidRDefault="00B0609F">
      <w:pPr>
        <w:pStyle w:val="BodyText"/>
        <w:spacing w:line="240" w:lineRule="exact"/>
        <w:ind w:left="2785"/>
        <w:rPr>
          <w:lang w:eastAsia="zh-CN"/>
        </w:rPr>
      </w:pPr>
      <w:hyperlink w:anchor="_bookmark9" w:history="1">
        <w:r w:rsidR="004474D3">
          <w:rPr>
            <w:w w:val="110"/>
            <w:lang w:eastAsia="zh-CN"/>
          </w:rPr>
          <w:t>数据库服务器.................................................................................................................</w:t>
        </w:r>
      </w:hyperlink>
      <w:r w:rsidR="004474D3">
        <w:rPr>
          <w:w w:val="110"/>
          <w:lang w:eastAsia="zh-CN"/>
        </w:rPr>
        <w:t>.</w:t>
      </w:r>
      <w:r w:rsidR="004474D3">
        <w:rPr>
          <w:spacing w:val="12"/>
          <w:w w:val="110"/>
          <w:lang w:eastAsia="zh-CN"/>
        </w:rPr>
        <w:t>.</w:t>
      </w:r>
      <w:r w:rsidR="004474D3">
        <w:rPr>
          <w:w w:val="110"/>
          <w:lang w:eastAsia="zh-CN"/>
        </w:rPr>
        <w:t>16</w:t>
      </w:r>
    </w:p>
    <w:p w:rsidR="0020037C" w:rsidRDefault="00B0609F">
      <w:pPr>
        <w:pStyle w:val="BodyText"/>
        <w:spacing w:line="240" w:lineRule="exact"/>
        <w:ind w:left="2785"/>
        <w:rPr>
          <w:lang w:eastAsia="zh-CN"/>
        </w:rPr>
      </w:pPr>
      <w:hyperlink w:anchor="_bookmark10" w:history="1">
        <w:r w:rsidR="004474D3">
          <w:rPr>
            <w:w w:val="115"/>
            <w:lang w:eastAsia="zh-CN"/>
          </w:rPr>
          <w:t>索引................................................................................................................................</w:t>
        </w:r>
      </w:hyperlink>
      <w:r w:rsidR="004474D3">
        <w:rPr>
          <w:w w:val="115"/>
          <w:lang w:eastAsia="zh-CN"/>
        </w:rPr>
        <w:t>.</w:t>
      </w:r>
      <w:r w:rsidR="004474D3">
        <w:rPr>
          <w:spacing w:val="5"/>
          <w:w w:val="115"/>
          <w:lang w:eastAsia="zh-CN"/>
        </w:rPr>
        <w:t>.</w:t>
      </w:r>
      <w:r w:rsidR="004474D3">
        <w:rPr>
          <w:w w:val="115"/>
          <w:lang w:eastAsia="zh-CN"/>
        </w:rPr>
        <w:t>17</w:t>
      </w:r>
    </w:p>
    <w:p w:rsidR="0020037C" w:rsidRDefault="00B0609F">
      <w:pPr>
        <w:pStyle w:val="BodyText"/>
        <w:spacing w:line="240" w:lineRule="exact"/>
        <w:ind w:left="2785"/>
        <w:rPr>
          <w:lang w:eastAsia="zh-CN"/>
        </w:rPr>
      </w:pPr>
      <w:hyperlink w:anchor="_bookmark11" w:history="1">
        <w:r w:rsidR="004474D3">
          <w:rPr>
            <w:w w:val="115"/>
            <w:lang w:eastAsia="zh-CN"/>
          </w:rPr>
          <w:t>事务................................................................................................................................</w:t>
        </w:r>
      </w:hyperlink>
      <w:r w:rsidR="004474D3">
        <w:rPr>
          <w:w w:val="115"/>
          <w:lang w:eastAsia="zh-CN"/>
        </w:rPr>
        <w:t>.</w:t>
      </w:r>
      <w:r w:rsidR="004474D3">
        <w:rPr>
          <w:spacing w:val="5"/>
          <w:w w:val="115"/>
          <w:lang w:eastAsia="zh-CN"/>
        </w:rPr>
        <w:t>.</w:t>
      </w:r>
      <w:r w:rsidR="004474D3">
        <w:rPr>
          <w:w w:val="115"/>
          <w:lang w:eastAsia="zh-CN"/>
        </w:rPr>
        <w:t>18</w:t>
      </w:r>
    </w:p>
    <w:p w:rsidR="0020037C" w:rsidRDefault="00B0609F">
      <w:pPr>
        <w:pStyle w:val="BodyText"/>
        <w:spacing w:line="240" w:lineRule="exact"/>
        <w:ind w:left="2785"/>
        <w:rPr>
          <w:lang w:eastAsia="zh-CN"/>
        </w:rPr>
      </w:pPr>
      <w:hyperlink w:anchor="_bookmark12" w:history="1">
        <w:r w:rsidR="004474D3">
          <w:rPr>
            <w:w w:val="110"/>
            <w:lang w:eastAsia="zh-CN"/>
          </w:rPr>
          <w:t>最终一致性策略..............................................................................................................</w:t>
        </w:r>
      </w:hyperlink>
      <w:r w:rsidR="004474D3">
        <w:rPr>
          <w:w w:val="110"/>
          <w:lang w:eastAsia="zh-CN"/>
        </w:rPr>
        <w:t xml:space="preserve">. </w:t>
      </w:r>
      <w:r w:rsidR="004474D3">
        <w:rPr>
          <w:spacing w:val="47"/>
          <w:w w:val="110"/>
          <w:lang w:eastAsia="zh-CN"/>
        </w:rPr>
        <w:t xml:space="preserve"> </w:t>
      </w:r>
      <w:r w:rsidR="004474D3">
        <w:rPr>
          <w:w w:val="110"/>
          <w:lang w:eastAsia="zh-CN"/>
        </w:rPr>
        <w:t>18</w:t>
      </w:r>
    </w:p>
    <w:p w:rsidR="0020037C" w:rsidRDefault="00B0609F">
      <w:pPr>
        <w:pStyle w:val="BodyText"/>
        <w:spacing w:line="240" w:lineRule="exact"/>
        <w:ind w:left="2785"/>
        <w:rPr>
          <w:lang w:eastAsia="zh-CN"/>
        </w:rPr>
      </w:pPr>
      <w:hyperlink w:anchor="_bookmark13" w:history="1">
        <w:r w:rsidR="004474D3">
          <w:rPr>
            <w:w w:val="110"/>
            <w:lang w:eastAsia="zh-CN"/>
          </w:rPr>
          <w:t>读写分离.........................................................................................................................</w:t>
        </w:r>
      </w:hyperlink>
      <w:r w:rsidR="004474D3">
        <w:rPr>
          <w:w w:val="110"/>
          <w:lang w:eastAsia="zh-CN"/>
        </w:rPr>
        <w:t xml:space="preserve">.   </w:t>
      </w:r>
      <w:r w:rsidR="004474D3">
        <w:rPr>
          <w:spacing w:val="35"/>
          <w:w w:val="110"/>
          <w:lang w:eastAsia="zh-CN"/>
        </w:rPr>
        <w:t xml:space="preserve"> </w:t>
      </w:r>
      <w:r w:rsidR="004474D3">
        <w:rPr>
          <w:w w:val="110"/>
          <w:lang w:eastAsia="zh-CN"/>
        </w:rPr>
        <w:t>19</w:t>
      </w:r>
    </w:p>
    <w:p w:rsidR="0020037C" w:rsidRDefault="00B0609F">
      <w:pPr>
        <w:pStyle w:val="BodyText"/>
        <w:spacing w:line="240" w:lineRule="exact"/>
        <w:ind w:left="2185"/>
        <w:rPr>
          <w:lang w:eastAsia="zh-CN"/>
        </w:rPr>
      </w:pPr>
      <w:hyperlink w:anchor="_bookmark14" w:history="1">
        <w:r w:rsidR="004474D3">
          <w:rPr>
            <w:w w:val="115"/>
            <w:lang w:eastAsia="zh-CN"/>
          </w:rPr>
          <w:t>集群...........................................................................................................................................</w:t>
        </w:r>
      </w:hyperlink>
      <w:r w:rsidR="004474D3">
        <w:rPr>
          <w:w w:val="115"/>
          <w:lang w:eastAsia="zh-CN"/>
        </w:rPr>
        <w:t>.</w:t>
      </w:r>
      <w:r w:rsidR="004474D3">
        <w:rPr>
          <w:spacing w:val="13"/>
          <w:w w:val="115"/>
          <w:lang w:eastAsia="zh-CN"/>
        </w:rPr>
        <w:t>.</w:t>
      </w:r>
      <w:r w:rsidR="004474D3">
        <w:rPr>
          <w:w w:val="115"/>
          <w:lang w:eastAsia="zh-CN"/>
        </w:rPr>
        <w:t>19</w:t>
      </w:r>
    </w:p>
    <w:p w:rsidR="0020037C" w:rsidRDefault="00B0609F">
      <w:pPr>
        <w:pStyle w:val="BodyText"/>
        <w:spacing w:line="240" w:lineRule="exact"/>
        <w:ind w:left="2785"/>
        <w:rPr>
          <w:lang w:eastAsia="zh-CN"/>
        </w:rPr>
      </w:pPr>
      <w:hyperlink w:anchor="_bookmark15" w:history="1">
        <w:r w:rsidR="004474D3">
          <w:rPr>
            <w:w w:val="110"/>
            <w:lang w:eastAsia="zh-CN"/>
          </w:rPr>
          <w:t>运行模式.........................................................................................................................</w:t>
        </w:r>
      </w:hyperlink>
      <w:r w:rsidR="004474D3">
        <w:rPr>
          <w:w w:val="110"/>
          <w:lang w:eastAsia="zh-CN"/>
        </w:rPr>
        <w:t xml:space="preserve">.   </w:t>
      </w:r>
      <w:r w:rsidR="004474D3">
        <w:rPr>
          <w:spacing w:val="35"/>
          <w:w w:val="110"/>
          <w:lang w:eastAsia="zh-CN"/>
        </w:rPr>
        <w:t xml:space="preserve"> </w:t>
      </w:r>
      <w:r w:rsidR="004474D3">
        <w:rPr>
          <w:w w:val="110"/>
          <w:lang w:eastAsia="zh-CN"/>
        </w:rPr>
        <w:t>19</w:t>
      </w:r>
    </w:p>
    <w:p w:rsidR="0020037C" w:rsidRDefault="00B0609F">
      <w:pPr>
        <w:pStyle w:val="BodyText"/>
        <w:spacing w:line="240" w:lineRule="exact"/>
        <w:ind w:left="2785"/>
        <w:rPr>
          <w:lang w:eastAsia="zh-CN"/>
        </w:rPr>
      </w:pPr>
      <w:hyperlink w:anchor="_bookmark16" w:history="1">
        <w:r w:rsidR="004474D3">
          <w:rPr>
            <w:w w:val="115"/>
            <w:lang w:eastAsia="zh-CN"/>
          </w:rPr>
          <w:t>节点................................................................................................................................</w:t>
        </w:r>
      </w:hyperlink>
      <w:r w:rsidR="004474D3">
        <w:rPr>
          <w:w w:val="115"/>
          <w:lang w:eastAsia="zh-CN"/>
        </w:rPr>
        <w:t>.</w:t>
      </w:r>
      <w:r w:rsidR="004474D3">
        <w:rPr>
          <w:spacing w:val="5"/>
          <w:w w:val="115"/>
          <w:lang w:eastAsia="zh-CN"/>
        </w:rPr>
        <w:t>.</w:t>
      </w:r>
      <w:r w:rsidR="004474D3">
        <w:rPr>
          <w:w w:val="115"/>
          <w:lang w:eastAsia="zh-CN"/>
        </w:rPr>
        <w:t>20</w:t>
      </w:r>
    </w:p>
    <w:p w:rsidR="0020037C" w:rsidRDefault="00B0609F">
      <w:pPr>
        <w:pStyle w:val="BodyText"/>
        <w:spacing w:line="240" w:lineRule="exact"/>
        <w:ind w:left="2785"/>
        <w:rPr>
          <w:lang w:eastAsia="zh-CN"/>
        </w:rPr>
      </w:pPr>
      <w:hyperlink w:anchor="_bookmark26" w:history="1">
        <w:r w:rsidR="00423ADE">
          <w:rPr>
            <w:w w:val="110"/>
            <w:lang w:eastAsia="zh-CN"/>
          </w:rPr>
          <w:t>分区</w:t>
        </w:r>
        <w:r w:rsidR="004474D3">
          <w:rPr>
            <w:w w:val="110"/>
            <w:lang w:eastAsia="zh-CN"/>
          </w:rPr>
          <w:t>组.............................................................................................................................</w:t>
        </w:r>
      </w:hyperlink>
      <w:r w:rsidR="004474D3">
        <w:rPr>
          <w:w w:val="110"/>
          <w:lang w:eastAsia="zh-CN"/>
        </w:rPr>
        <w:t xml:space="preserve">.   </w:t>
      </w:r>
      <w:r w:rsidR="004474D3">
        <w:rPr>
          <w:spacing w:val="51"/>
          <w:w w:val="110"/>
          <w:lang w:eastAsia="zh-CN"/>
        </w:rPr>
        <w:t xml:space="preserve"> </w:t>
      </w:r>
      <w:r w:rsidR="004474D3">
        <w:rPr>
          <w:w w:val="110"/>
          <w:lang w:eastAsia="zh-CN"/>
        </w:rPr>
        <w:t>26</w:t>
      </w:r>
    </w:p>
    <w:p w:rsidR="0020037C" w:rsidRDefault="00B0609F">
      <w:pPr>
        <w:pStyle w:val="BodyText"/>
        <w:spacing w:line="240" w:lineRule="exact"/>
        <w:ind w:left="2785"/>
        <w:rPr>
          <w:lang w:eastAsia="zh-CN"/>
        </w:rPr>
      </w:pPr>
      <w:hyperlink w:anchor="_bookmark28" w:history="1">
        <w:r w:rsidR="004474D3">
          <w:rPr>
            <w:w w:val="110"/>
            <w:lang w:eastAsia="zh-CN"/>
          </w:rPr>
          <w:t>数据</w:t>
        </w:r>
        <w:r w:rsidR="00423ADE">
          <w:rPr>
            <w:w w:val="110"/>
            <w:lang w:eastAsia="zh-CN"/>
          </w:rPr>
          <w:t>分</w:t>
        </w:r>
        <w:r w:rsidR="00423ADE">
          <w:rPr>
            <w:w w:val="110"/>
            <w:lang w:eastAsia="zh-CN"/>
          </w:rPr>
          <w:lastRenderedPageBreak/>
          <w:t>区</w:t>
        </w:r>
        <w:r w:rsidR="004474D3">
          <w:rPr>
            <w:w w:val="110"/>
            <w:lang w:eastAsia="zh-CN"/>
          </w:rPr>
          <w:t>.........................................................................................................................</w:t>
        </w:r>
      </w:hyperlink>
      <w:r w:rsidR="004474D3">
        <w:rPr>
          <w:w w:val="110"/>
          <w:lang w:eastAsia="zh-CN"/>
        </w:rPr>
        <w:t xml:space="preserve">.   </w:t>
      </w:r>
      <w:r w:rsidR="004474D3">
        <w:rPr>
          <w:spacing w:val="35"/>
          <w:w w:val="110"/>
          <w:lang w:eastAsia="zh-CN"/>
        </w:rPr>
        <w:t xml:space="preserve"> </w:t>
      </w:r>
      <w:r w:rsidR="004474D3">
        <w:rPr>
          <w:w w:val="110"/>
          <w:lang w:eastAsia="zh-CN"/>
        </w:rPr>
        <w:t>29</w:t>
      </w:r>
    </w:p>
    <w:p w:rsidR="0020037C" w:rsidRDefault="00B0609F">
      <w:pPr>
        <w:pStyle w:val="Heading3"/>
        <w:spacing w:line="285" w:lineRule="exact"/>
        <w:ind w:left="1585"/>
        <w:rPr>
          <w:lang w:eastAsia="zh-CN"/>
        </w:rPr>
      </w:pPr>
      <w:hyperlink w:anchor="_bookmark32" w:history="1">
        <w:r w:rsidR="004474D3">
          <w:rPr>
            <w:w w:val="110"/>
            <w:lang w:eastAsia="zh-CN"/>
          </w:rPr>
          <w:t>安装指南....................................................................................................................</w:t>
        </w:r>
      </w:hyperlink>
      <w:r w:rsidR="004474D3">
        <w:rPr>
          <w:w w:val="110"/>
          <w:lang w:eastAsia="zh-CN"/>
        </w:rPr>
        <w:t xml:space="preserve">.   </w:t>
      </w:r>
      <w:r w:rsidR="004474D3">
        <w:rPr>
          <w:spacing w:val="24"/>
          <w:w w:val="110"/>
          <w:lang w:eastAsia="zh-CN"/>
        </w:rPr>
        <w:t xml:space="preserve"> </w:t>
      </w:r>
      <w:r w:rsidR="004474D3">
        <w:rPr>
          <w:w w:val="110"/>
          <w:lang w:eastAsia="zh-CN"/>
        </w:rPr>
        <w:t>34</w:t>
      </w:r>
    </w:p>
    <w:p w:rsidR="0020037C" w:rsidRDefault="00B0609F">
      <w:pPr>
        <w:pStyle w:val="BodyText"/>
        <w:spacing w:line="243" w:lineRule="exact"/>
        <w:ind w:left="2185"/>
        <w:rPr>
          <w:lang w:eastAsia="zh-CN"/>
        </w:rPr>
      </w:pPr>
      <w:hyperlink w:anchor="_bookmark33" w:history="1">
        <w:r w:rsidR="004474D3">
          <w:rPr>
            <w:w w:val="110"/>
            <w:lang w:eastAsia="zh-CN"/>
          </w:rPr>
          <w:t>规划数据库部署.........................................................................................................................</w:t>
        </w:r>
      </w:hyperlink>
      <w:r w:rsidR="004474D3">
        <w:rPr>
          <w:w w:val="110"/>
          <w:lang w:eastAsia="zh-CN"/>
        </w:rPr>
        <w:t xml:space="preserve">.  </w:t>
      </w:r>
      <w:r w:rsidR="004474D3">
        <w:rPr>
          <w:spacing w:val="30"/>
          <w:w w:val="110"/>
          <w:lang w:eastAsia="zh-CN"/>
        </w:rPr>
        <w:t xml:space="preserve"> </w:t>
      </w:r>
      <w:r w:rsidR="004474D3">
        <w:rPr>
          <w:w w:val="110"/>
          <w:lang w:eastAsia="zh-CN"/>
        </w:rPr>
        <w:t>34</w:t>
      </w:r>
    </w:p>
    <w:p w:rsidR="0020037C" w:rsidRDefault="00B0609F">
      <w:pPr>
        <w:pStyle w:val="BodyText"/>
        <w:spacing w:line="240" w:lineRule="exact"/>
        <w:ind w:left="2785"/>
        <w:rPr>
          <w:lang w:eastAsia="zh-CN"/>
        </w:rPr>
      </w:pPr>
      <w:hyperlink w:anchor="_bookmark34" w:history="1">
        <w:r w:rsidR="004474D3">
          <w:rPr>
            <w:w w:val="110"/>
            <w:lang w:eastAsia="zh-CN"/>
          </w:rPr>
          <w:t>最简部署.........................................................................................................................</w:t>
        </w:r>
      </w:hyperlink>
      <w:r w:rsidR="004474D3">
        <w:rPr>
          <w:w w:val="110"/>
          <w:lang w:eastAsia="zh-CN"/>
        </w:rPr>
        <w:t xml:space="preserve">.   </w:t>
      </w:r>
      <w:r w:rsidR="004474D3">
        <w:rPr>
          <w:spacing w:val="35"/>
          <w:w w:val="110"/>
          <w:lang w:eastAsia="zh-CN"/>
        </w:rPr>
        <w:t xml:space="preserve"> </w:t>
      </w:r>
      <w:r w:rsidR="004474D3">
        <w:rPr>
          <w:w w:val="110"/>
          <w:lang w:eastAsia="zh-CN"/>
        </w:rPr>
        <w:t>34</w:t>
      </w:r>
    </w:p>
    <w:p w:rsidR="0020037C" w:rsidRDefault="00B0609F">
      <w:pPr>
        <w:pStyle w:val="BodyText"/>
        <w:spacing w:line="240" w:lineRule="exact"/>
        <w:ind w:left="2785"/>
        <w:rPr>
          <w:lang w:eastAsia="zh-CN"/>
        </w:rPr>
      </w:pPr>
      <w:hyperlink w:anchor="_bookmark35" w:history="1">
        <w:r w:rsidR="004474D3">
          <w:rPr>
            <w:w w:val="110"/>
            <w:lang w:eastAsia="zh-CN"/>
          </w:rPr>
          <w:t>高可用部署.....................................................................................................................</w:t>
        </w:r>
      </w:hyperlink>
      <w:r w:rsidR="004474D3">
        <w:rPr>
          <w:w w:val="110"/>
          <w:lang w:eastAsia="zh-CN"/>
        </w:rPr>
        <w:t xml:space="preserve">.   </w:t>
      </w:r>
      <w:r w:rsidR="004474D3">
        <w:rPr>
          <w:spacing w:val="19"/>
          <w:w w:val="110"/>
          <w:lang w:eastAsia="zh-CN"/>
        </w:rPr>
        <w:t xml:space="preserve"> </w:t>
      </w:r>
      <w:r w:rsidR="004474D3">
        <w:rPr>
          <w:w w:val="110"/>
          <w:lang w:eastAsia="zh-CN"/>
        </w:rPr>
        <w:t>35</w:t>
      </w:r>
    </w:p>
    <w:p w:rsidR="0020037C" w:rsidRDefault="00B0609F">
      <w:pPr>
        <w:pStyle w:val="BodyText"/>
        <w:spacing w:line="240" w:lineRule="exact"/>
        <w:ind w:left="2785"/>
        <w:rPr>
          <w:lang w:eastAsia="zh-CN"/>
        </w:rPr>
      </w:pPr>
      <w:hyperlink w:anchor="_bookmark36" w:history="1">
        <w:r w:rsidR="004474D3">
          <w:rPr>
            <w:w w:val="110"/>
            <w:lang w:eastAsia="zh-CN"/>
          </w:rPr>
          <w:t>高性能部署.....................................................................................................................</w:t>
        </w:r>
      </w:hyperlink>
      <w:r w:rsidR="004474D3">
        <w:rPr>
          <w:w w:val="110"/>
          <w:lang w:eastAsia="zh-CN"/>
        </w:rPr>
        <w:t xml:space="preserve">.   </w:t>
      </w:r>
      <w:r w:rsidR="004474D3">
        <w:rPr>
          <w:spacing w:val="19"/>
          <w:w w:val="110"/>
          <w:lang w:eastAsia="zh-CN"/>
        </w:rPr>
        <w:t xml:space="preserve"> </w:t>
      </w:r>
      <w:r w:rsidR="004474D3">
        <w:rPr>
          <w:w w:val="110"/>
          <w:lang w:eastAsia="zh-CN"/>
        </w:rPr>
        <w:t>36</w:t>
      </w:r>
    </w:p>
    <w:p w:rsidR="0020037C" w:rsidRDefault="00B0609F">
      <w:pPr>
        <w:pStyle w:val="BodyText"/>
        <w:tabs>
          <w:tab w:val="left" w:leader="dot" w:pos="10184"/>
        </w:tabs>
        <w:spacing w:line="240" w:lineRule="exact"/>
        <w:ind w:left="2185"/>
        <w:rPr>
          <w:lang w:eastAsia="zh-CN"/>
        </w:rPr>
      </w:pPr>
      <w:hyperlink w:anchor="_bookmark37" w:history="1">
        <w:r w:rsidR="004474D3">
          <w:rPr>
            <w:w w:val="95"/>
            <w:lang w:eastAsia="zh-CN"/>
          </w:rPr>
          <w:t>SequoiaDB</w:t>
        </w:r>
        <w:r w:rsidR="004474D3">
          <w:rPr>
            <w:spacing w:val="22"/>
            <w:w w:val="95"/>
            <w:lang w:eastAsia="zh-CN"/>
          </w:rPr>
          <w:t xml:space="preserve"> </w:t>
        </w:r>
        <w:r w:rsidR="004474D3">
          <w:rPr>
            <w:w w:val="95"/>
            <w:lang w:eastAsia="zh-CN"/>
          </w:rPr>
          <w:t>产品安装的系统要求</w:t>
        </w:r>
        <w:r w:rsidR="004474D3">
          <w:rPr>
            <w:w w:val="95"/>
            <w:lang w:eastAsia="zh-CN"/>
          </w:rPr>
          <w:tab/>
        </w:r>
      </w:hyperlink>
      <w:r w:rsidR="004474D3">
        <w:rPr>
          <w:w w:val="95"/>
          <w:lang w:eastAsia="zh-CN"/>
        </w:rPr>
        <w:t>37</w:t>
      </w:r>
    </w:p>
    <w:p w:rsidR="0020037C" w:rsidRDefault="00B0609F">
      <w:pPr>
        <w:pStyle w:val="BodyText"/>
        <w:spacing w:line="240" w:lineRule="exact"/>
        <w:ind w:left="2785"/>
        <w:rPr>
          <w:lang w:eastAsia="zh-CN"/>
        </w:rPr>
      </w:pPr>
      <w:hyperlink w:anchor="_bookmark38" w:history="1">
        <w:r w:rsidR="004474D3">
          <w:rPr>
            <w:w w:val="110"/>
            <w:lang w:eastAsia="zh-CN"/>
          </w:rPr>
          <w:t>硬件要求.........................................................................................................................</w:t>
        </w:r>
      </w:hyperlink>
      <w:r w:rsidR="004474D3">
        <w:rPr>
          <w:w w:val="110"/>
          <w:lang w:eastAsia="zh-CN"/>
        </w:rPr>
        <w:t xml:space="preserve">.   </w:t>
      </w:r>
      <w:r w:rsidR="004474D3">
        <w:rPr>
          <w:spacing w:val="35"/>
          <w:w w:val="110"/>
          <w:lang w:eastAsia="zh-CN"/>
        </w:rPr>
        <w:t xml:space="preserve"> </w:t>
      </w:r>
      <w:r w:rsidR="004474D3">
        <w:rPr>
          <w:w w:val="110"/>
          <w:lang w:eastAsia="zh-CN"/>
        </w:rPr>
        <w:t>37</w:t>
      </w:r>
    </w:p>
    <w:p w:rsidR="0020037C" w:rsidRDefault="00B0609F">
      <w:pPr>
        <w:pStyle w:val="BodyText"/>
        <w:spacing w:line="240" w:lineRule="exact"/>
        <w:ind w:left="2785"/>
        <w:rPr>
          <w:lang w:eastAsia="zh-CN"/>
        </w:rPr>
      </w:pPr>
      <w:hyperlink w:anchor="_bookmark39" w:history="1">
        <w:r w:rsidR="004474D3">
          <w:rPr>
            <w:w w:val="110"/>
            <w:lang w:eastAsia="zh-CN"/>
          </w:rPr>
          <w:t>受支持的操作系统..........................................................................................................</w:t>
        </w:r>
      </w:hyperlink>
      <w:r w:rsidR="004474D3">
        <w:rPr>
          <w:w w:val="110"/>
          <w:lang w:eastAsia="zh-CN"/>
        </w:rPr>
        <w:t xml:space="preserve">. </w:t>
      </w:r>
      <w:r w:rsidR="004474D3">
        <w:rPr>
          <w:spacing w:val="31"/>
          <w:w w:val="110"/>
          <w:lang w:eastAsia="zh-CN"/>
        </w:rPr>
        <w:t xml:space="preserve"> </w:t>
      </w:r>
      <w:r w:rsidR="004474D3">
        <w:rPr>
          <w:w w:val="110"/>
          <w:lang w:eastAsia="zh-CN"/>
        </w:rPr>
        <w:t>38</w:t>
      </w:r>
    </w:p>
    <w:p w:rsidR="0020037C" w:rsidRDefault="00B0609F">
      <w:pPr>
        <w:pStyle w:val="BodyText"/>
        <w:spacing w:line="240" w:lineRule="exact"/>
        <w:ind w:left="2785"/>
        <w:rPr>
          <w:lang w:eastAsia="zh-CN"/>
        </w:rPr>
      </w:pPr>
      <w:hyperlink w:anchor="_bookmark40" w:history="1">
        <w:r w:rsidR="004474D3">
          <w:rPr>
            <w:w w:val="110"/>
            <w:lang w:eastAsia="zh-CN"/>
          </w:rPr>
          <w:t>软件要求.........................................................................................................................</w:t>
        </w:r>
      </w:hyperlink>
      <w:r w:rsidR="004474D3">
        <w:rPr>
          <w:w w:val="110"/>
          <w:lang w:eastAsia="zh-CN"/>
        </w:rPr>
        <w:t xml:space="preserve">.   </w:t>
      </w:r>
      <w:r w:rsidR="004474D3">
        <w:rPr>
          <w:spacing w:val="35"/>
          <w:w w:val="110"/>
          <w:lang w:eastAsia="zh-CN"/>
        </w:rPr>
        <w:t xml:space="preserve"> </w:t>
      </w:r>
      <w:r w:rsidR="004474D3">
        <w:rPr>
          <w:w w:val="110"/>
          <w:lang w:eastAsia="zh-CN"/>
        </w:rPr>
        <w:t>38</w:t>
      </w:r>
    </w:p>
    <w:p w:rsidR="0020037C" w:rsidRDefault="00B0609F">
      <w:pPr>
        <w:pStyle w:val="BodyText"/>
        <w:spacing w:line="240" w:lineRule="exact"/>
        <w:ind w:left="2185"/>
        <w:rPr>
          <w:lang w:eastAsia="zh-CN"/>
        </w:rPr>
      </w:pPr>
      <w:hyperlink w:anchor="_bookmark41" w:history="1">
        <w:r w:rsidR="004474D3">
          <w:rPr>
            <w:w w:val="110"/>
            <w:lang w:eastAsia="zh-CN"/>
          </w:rPr>
          <w:t>准备安装介质.............................................................................................................................</w:t>
        </w:r>
      </w:hyperlink>
      <w:r w:rsidR="004474D3">
        <w:rPr>
          <w:w w:val="110"/>
          <w:lang w:eastAsia="zh-CN"/>
        </w:rPr>
        <w:t xml:space="preserve">.  </w:t>
      </w:r>
      <w:r w:rsidR="004474D3">
        <w:rPr>
          <w:spacing w:val="46"/>
          <w:w w:val="110"/>
          <w:lang w:eastAsia="zh-CN"/>
        </w:rPr>
        <w:t xml:space="preserve"> </w:t>
      </w:r>
      <w:r w:rsidR="004474D3">
        <w:rPr>
          <w:w w:val="110"/>
          <w:lang w:eastAsia="zh-CN"/>
        </w:rPr>
        <w:t>40</w:t>
      </w:r>
    </w:p>
    <w:p w:rsidR="0020037C" w:rsidRDefault="00B0609F">
      <w:pPr>
        <w:pStyle w:val="BodyText"/>
        <w:tabs>
          <w:tab w:val="left" w:leader="dot" w:pos="10186"/>
        </w:tabs>
        <w:spacing w:line="240" w:lineRule="exact"/>
        <w:ind w:left="2185"/>
        <w:rPr>
          <w:lang w:eastAsia="zh-CN"/>
        </w:rPr>
      </w:pPr>
      <w:hyperlink w:anchor="_bookmark42" w:history="1">
        <w:r w:rsidR="004474D3">
          <w:rPr>
            <w:w w:val="95"/>
            <w:lang w:eastAsia="zh-CN"/>
          </w:rPr>
          <w:t>SequoiaDB服务器安装</w:t>
        </w:r>
        <w:r w:rsidR="004474D3">
          <w:rPr>
            <w:w w:val="95"/>
            <w:lang w:eastAsia="zh-CN"/>
          </w:rPr>
          <w:tab/>
        </w:r>
      </w:hyperlink>
      <w:r w:rsidR="004474D3">
        <w:rPr>
          <w:w w:val="95"/>
          <w:lang w:eastAsia="zh-CN"/>
        </w:rPr>
        <w:t>40</w:t>
      </w:r>
    </w:p>
    <w:p w:rsidR="0020037C" w:rsidRDefault="00B0609F">
      <w:pPr>
        <w:pStyle w:val="BodyText"/>
        <w:tabs>
          <w:tab w:val="left" w:leader="dot" w:pos="10186"/>
        </w:tabs>
        <w:spacing w:line="240" w:lineRule="exact"/>
        <w:ind w:left="2785"/>
        <w:rPr>
          <w:lang w:eastAsia="zh-CN"/>
        </w:rPr>
      </w:pPr>
      <w:hyperlink w:anchor="_bookmark43" w:history="1">
        <w:r w:rsidR="004474D3">
          <w:rPr>
            <w:w w:val="95"/>
            <w:lang w:eastAsia="zh-CN"/>
          </w:rPr>
          <w:t>Linux版本的安装</w:t>
        </w:r>
        <w:r w:rsidR="004474D3">
          <w:rPr>
            <w:w w:val="95"/>
            <w:lang w:eastAsia="zh-CN"/>
          </w:rPr>
          <w:tab/>
        </w:r>
      </w:hyperlink>
      <w:r w:rsidR="004474D3">
        <w:rPr>
          <w:w w:val="95"/>
          <w:lang w:eastAsia="zh-CN"/>
        </w:rPr>
        <w:t>40</w:t>
      </w:r>
    </w:p>
    <w:p w:rsidR="0020037C" w:rsidRDefault="00B0609F">
      <w:pPr>
        <w:pStyle w:val="BodyText"/>
        <w:tabs>
          <w:tab w:val="left" w:leader="dot" w:pos="10201"/>
        </w:tabs>
        <w:spacing w:line="240" w:lineRule="exact"/>
        <w:ind w:left="2185"/>
        <w:rPr>
          <w:lang w:eastAsia="zh-CN"/>
        </w:rPr>
      </w:pPr>
      <w:hyperlink w:anchor="_bookmark44" w:history="1">
        <w:r w:rsidR="004474D3">
          <w:rPr>
            <w:w w:val="95"/>
            <w:lang w:eastAsia="zh-CN"/>
          </w:rPr>
          <w:t>启动SequoiaDB</w:t>
        </w:r>
        <w:r w:rsidR="004474D3">
          <w:rPr>
            <w:spacing w:val="21"/>
            <w:w w:val="95"/>
            <w:lang w:eastAsia="zh-CN"/>
          </w:rPr>
          <w:t xml:space="preserve"> </w:t>
        </w:r>
        <w:r w:rsidR="004474D3">
          <w:rPr>
            <w:w w:val="95"/>
            <w:lang w:eastAsia="zh-CN"/>
          </w:rPr>
          <w:t>web服务器（可选）</w:t>
        </w:r>
        <w:r w:rsidR="004474D3">
          <w:rPr>
            <w:w w:val="95"/>
            <w:lang w:eastAsia="zh-CN"/>
          </w:rPr>
          <w:tab/>
        </w:r>
      </w:hyperlink>
      <w:r w:rsidR="004474D3">
        <w:rPr>
          <w:w w:val="95"/>
          <w:lang w:eastAsia="zh-CN"/>
        </w:rPr>
        <w:t>42</w:t>
      </w:r>
    </w:p>
    <w:p w:rsidR="0020037C" w:rsidRDefault="00B0609F">
      <w:pPr>
        <w:pStyle w:val="BodyText"/>
        <w:spacing w:line="240" w:lineRule="exact"/>
        <w:ind w:left="2185"/>
        <w:rPr>
          <w:lang w:eastAsia="zh-CN"/>
        </w:rPr>
      </w:pPr>
      <w:hyperlink w:anchor="_bookmark45" w:history="1">
        <w:r w:rsidR="004474D3">
          <w:rPr>
            <w:w w:val="110"/>
            <w:lang w:eastAsia="zh-CN"/>
          </w:rPr>
          <w:t>系统配置与启动.........................................................................................................................</w:t>
        </w:r>
      </w:hyperlink>
      <w:r w:rsidR="004474D3">
        <w:rPr>
          <w:w w:val="110"/>
          <w:lang w:eastAsia="zh-CN"/>
        </w:rPr>
        <w:t xml:space="preserve">.  </w:t>
      </w:r>
      <w:r w:rsidR="004474D3">
        <w:rPr>
          <w:spacing w:val="30"/>
          <w:w w:val="110"/>
          <w:lang w:eastAsia="zh-CN"/>
        </w:rPr>
        <w:t xml:space="preserve"> </w:t>
      </w:r>
      <w:r w:rsidR="004474D3">
        <w:rPr>
          <w:w w:val="110"/>
          <w:lang w:eastAsia="zh-CN"/>
        </w:rPr>
        <w:t>42</w:t>
      </w:r>
    </w:p>
    <w:p w:rsidR="0020037C" w:rsidRDefault="00B0609F">
      <w:pPr>
        <w:pStyle w:val="BodyText"/>
        <w:spacing w:line="240" w:lineRule="exact"/>
        <w:ind w:left="2785"/>
        <w:rPr>
          <w:lang w:eastAsia="zh-CN"/>
        </w:rPr>
      </w:pPr>
      <w:hyperlink w:anchor="_bookmark46" w:history="1">
        <w:r w:rsidR="004474D3">
          <w:rPr>
            <w:w w:val="110"/>
            <w:lang w:eastAsia="zh-CN"/>
          </w:rPr>
          <w:t>独立模式的配置与启动...................................................................................................</w:t>
        </w:r>
      </w:hyperlink>
      <w:r w:rsidR="004474D3">
        <w:rPr>
          <w:w w:val="110"/>
          <w:lang w:eastAsia="zh-CN"/>
        </w:rPr>
        <w:t>.</w:t>
      </w:r>
      <w:r w:rsidR="004474D3">
        <w:rPr>
          <w:spacing w:val="3"/>
          <w:w w:val="110"/>
          <w:lang w:eastAsia="zh-CN"/>
        </w:rPr>
        <w:t xml:space="preserve"> </w:t>
      </w:r>
      <w:r w:rsidR="004474D3">
        <w:rPr>
          <w:w w:val="110"/>
          <w:lang w:eastAsia="zh-CN"/>
        </w:rPr>
        <w:t>42</w:t>
      </w:r>
    </w:p>
    <w:p w:rsidR="0020037C" w:rsidRDefault="00B0609F">
      <w:pPr>
        <w:pStyle w:val="BodyText"/>
        <w:spacing w:line="240" w:lineRule="exact"/>
        <w:ind w:left="2785"/>
        <w:rPr>
          <w:lang w:eastAsia="zh-CN"/>
        </w:rPr>
      </w:pPr>
      <w:hyperlink w:anchor="_bookmark47" w:history="1">
        <w:r w:rsidR="004474D3">
          <w:rPr>
            <w:w w:val="110"/>
            <w:lang w:eastAsia="zh-CN"/>
          </w:rPr>
          <w:t>集群模式的配置与启动...................................................................................................</w:t>
        </w:r>
      </w:hyperlink>
      <w:r w:rsidR="004474D3">
        <w:rPr>
          <w:w w:val="110"/>
          <w:lang w:eastAsia="zh-CN"/>
        </w:rPr>
        <w:t>.</w:t>
      </w:r>
      <w:r w:rsidR="004474D3">
        <w:rPr>
          <w:spacing w:val="3"/>
          <w:w w:val="110"/>
          <w:lang w:eastAsia="zh-CN"/>
        </w:rPr>
        <w:t xml:space="preserve"> </w:t>
      </w:r>
      <w:r w:rsidR="004474D3">
        <w:rPr>
          <w:w w:val="110"/>
          <w:lang w:eastAsia="zh-CN"/>
        </w:rPr>
        <w:t>43</w:t>
      </w:r>
    </w:p>
    <w:p w:rsidR="0020037C" w:rsidRDefault="00B0609F">
      <w:pPr>
        <w:pStyle w:val="BodyText"/>
        <w:spacing w:line="240" w:lineRule="exact"/>
        <w:ind w:left="2185"/>
        <w:rPr>
          <w:lang w:eastAsia="zh-CN"/>
        </w:rPr>
      </w:pPr>
      <w:hyperlink w:anchor="_bookmark48" w:history="1">
        <w:r w:rsidR="004474D3">
          <w:rPr>
            <w:w w:val="115"/>
            <w:lang w:eastAsia="zh-CN"/>
          </w:rPr>
          <w:t>卸载...........................................................................................................................................</w:t>
        </w:r>
      </w:hyperlink>
      <w:r w:rsidR="004474D3">
        <w:rPr>
          <w:w w:val="115"/>
          <w:lang w:eastAsia="zh-CN"/>
        </w:rPr>
        <w:t>.</w:t>
      </w:r>
      <w:r w:rsidR="004474D3">
        <w:rPr>
          <w:spacing w:val="13"/>
          <w:w w:val="115"/>
          <w:lang w:eastAsia="zh-CN"/>
        </w:rPr>
        <w:t>.</w:t>
      </w:r>
      <w:r w:rsidR="004474D3">
        <w:rPr>
          <w:w w:val="115"/>
          <w:lang w:eastAsia="zh-CN"/>
        </w:rPr>
        <w:t>45</w:t>
      </w:r>
    </w:p>
    <w:p w:rsidR="0020037C" w:rsidRDefault="00B0609F">
      <w:pPr>
        <w:pStyle w:val="Heading3"/>
        <w:spacing w:line="285" w:lineRule="exact"/>
        <w:ind w:left="1585"/>
        <w:rPr>
          <w:lang w:eastAsia="zh-CN"/>
        </w:rPr>
      </w:pPr>
      <w:hyperlink w:anchor="_bookmark49" w:history="1">
        <w:r w:rsidR="004474D3">
          <w:rPr>
            <w:w w:val="110"/>
            <w:lang w:eastAsia="zh-CN"/>
          </w:rPr>
          <w:t>数据库管理................................................................................................................</w:t>
        </w:r>
      </w:hyperlink>
      <w:r w:rsidR="004474D3">
        <w:rPr>
          <w:w w:val="110"/>
          <w:lang w:eastAsia="zh-CN"/>
        </w:rPr>
        <w:t xml:space="preserve">.   </w:t>
      </w:r>
      <w:r w:rsidR="004474D3">
        <w:rPr>
          <w:spacing w:val="6"/>
          <w:w w:val="110"/>
          <w:lang w:eastAsia="zh-CN"/>
        </w:rPr>
        <w:t xml:space="preserve"> </w:t>
      </w:r>
      <w:r w:rsidR="004474D3">
        <w:rPr>
          <w:w w:val="110"/>
          <w:lang w:eastAsia="zh-CN"/>
        </w:rPr>
        <w:t>47</w:t>
      </w:r>
    </w:p>
    <w:p w:rsidR="0020037C" w:rsidRDefault="00B0609F">
      <w:pPr>
        <w:pStyle w:val="BodyText"/>
        <w:spacing w:line="243" w:lineRule="exact"/>
        <w:ind w:left="2185"/>
        <w:rPr>
          <w:lang w:eastAsia="zh-CN"/>
        </w:rPr>
      </w:pPr>
      <w:hyperlink w:anchor="_bookmark50" w:history="1">
        <w:r w:rsidR="004474D3">
          <w:rPr>
            <w:w w:val="110"/>
            <w:lang w:eastAsia="zh-CN"/>
          </w:rPr>
          <w:t>数据库管理................................................................................................................................</w:t>
        </w:r>
      </w:hyperlink>
      <w:r w:rsidR="004474D3">
        <w:rPr>
          <w:w w:val="110"/>
          <w:lang w:eastAsia="zh-CN"/>
        </w:rPr>
        <w:t>.</w:t>
      </w:r>
      <w:r w:rsidR="004474D3">
        <w:rPr>
          <w:spacing w:val="5"/>
          <w:w w:val="110"/>
          <w:lang w:eastAsia="zh-CN"/>
        </w:rPr>
        <w:t>.</w:t>
      </w:r>
      <w:r w:rsidR="004474D3">
        <w:rPr>
          <w:w w:val="110"/>
          <w:lang w:eastAsia="zh-CN"/>
        </w:rPr>
        <w:t>47</w:t>
      </w:r>
    </w:p>
    <w:p w:rsidR="0020037C" w:rsidRDefault="00B0609F">
      <w:pPr>
        <w:pStyle w:val="BodyText"/>
        <w:spacing w:line="240" w:lineRule="exact"/>
        <w:ind w:left="2785"/>
        <w:rPr>
          <w:lang w:eastAsia="zh-CN"/>
        </w:rPr>
      </w:pPr>
      <w:hyperlink w:anchor="_bookmark51" w:history="1">
        <w:r w:rsidR="004474D3">
          <w:rPr>
            <w:w w:val="110"/>
            <w:lang w:eastAsia="zh-CN"/>
          </w:rPr>
          <w:t>数据库配置.....................................................................................................................</w:t>
        </w:r>
      </w:hyperlink>
      <w:r w:rsidR="004474D3">
        <w:rPr>
          <w:w w:val="110"/>
          <w:lang w:eastAsia="zh-CN"/>
        </w:rPr>
        <w:t xml:space="preserve">.   </w:t>
      </w:r>
      <w:r w:rsidR="004474D3">
        <w:rPr>
          <w:spacing w:val="19"/>
          <w:w w:val="110"/>
          <w:lang w:eastAsia="zh-CN"/>
        </w:rPr>
        <w:t xml:space="preserve"> </w:t>
      </w:r>
      <w:r w:rsidR="004474D3">
        <w:rPr>
          <w:w w:val="110"/>
          <w:lang w:eastAsia="zh-CN"/>
        </w:rPr>
        <w:t>47</w:t>
      </w:r>
    </w:p>
    <w:p w:rsidR="0020037C" w:rsidRDefault="00B0609F">
      <w:pPr>
        <w:pStyle w:val="BodyText"/>
        <w:spacing w:line="240" w:lineRule="exact"/>
        <w:ind w:left="2785"/>
        <w:rPr>
          <w:lang w:eastAsia="zh-CN"/>
        </w:rPr>
      </w:pPr>
      <w:hyperlink w:anchor="_bookmark52" w:history="1">
        <w:r w:rsidR="004474D3">
          <w:rPr>
            <w:w w:val="115"/>
            <w:lang w:eastAsia="zh-CN"/>
          </w:rPr>
          <w:t>监控................................................................................................................................</w:t>
        </w:r>
      </w:hyperlink>
      <w:r w:rsidR="004474D3">
        <w:rPr>
          <w:w w:val="115"/>
          <w:lang w:eastAsia="zh-CN"/>
        </w:rPr>
        <w:t>.</w:t>
      </w:r>
      <w:r w:rsidR="004474D3">
        <w:rPr>
          <w:spacing w:val="5"/>
          <w:w w:val="115"/>
          <w:lang w:eastAsia="zh-CN"/>
        </w:rPr>
        <w:t>.</w:t>
      </w:r>
      <w:r w:rsidR="004474D3">
        <w:rPr>
          <w:w w:val="115"/>
          <w:lang w:eastAsia="zh-CN"/>
        </w:rPr>
        <w:t>48</w:t>
      </w:r>
    </w:p>
    <w:p w:rsidR="0020037C" w:rsidRDefault="00B0609F">
      <w:pPr>
        <w:pStyle w:val="BodyText"/>
        <w:spacing w:line="240" w:lineRule="exact"/>
        <w:ind w:left="2785"/>
        <w:rPr>
          <w:lang w:eastAsia="zh-CN"/>
        </w:rPr>
      </w:pPr>
      <w:hyperlink w:anchor="_bookmark70" w:history="1">
        <w:r w:rsidR="004474D3">
          <w:rPr>
            <w:w w:val="110"/>
            <w:lang w:eastAsia="zh-CN"/>
          </w:rPr>
          <w:t>引擎调度单</w:t>
        </w:r>
        <w:r w:rsidR="004474D3">
          <w:rPr>
            <w:w w:val="110"/>
            <w:lang w:eastAsia="zh-CN"/>
          </w:rPr>
          <w:lastRenderedPageBreak/>
          <w:t>元.................................................................................................................</w:t>
        </w:r>
      </w:hyperlink>
      <w:r w:rsidR="004474D3">
        <w:rPr>
          <w:w w:val="110"/>
          <w:lang w:eastAsia="zh-CN"/>
        </w:rPr>
        <w:t>.</w:t>
      </w:r>
      <w:r w:rsidR="004474D3">
        <w:rPr>
          <w:spacing w:val="12"/>
          <w:w w:val="110"/>
          <w:lang w:eastAsia="zh-CN"/>
        </w:rPr>
        <w:t>.</w:t>
      </w:r>
      <w:r w:rsidR="004474D3">
        <w:rPr>
          <w:w w:val="110"/>
          <w:lang w:eastAsia="zh-CN"/>
        </w:rPr>
        <w:t>71</w:t>
      </w:r>
    </w:p>
    <w:p w:rsidR="0020037C" w:rsidRDefault="00B0609F">
      <w:pPr>
        <w:pStyle w:val="BodyText"/>
        <w:spacing w:line="240" w:lineRule="exact"/>
        <w:ind w:left="2785"/>
        <w:rPr>
          <w:lang w:eastAsia="zh-CN"/>
        </w:rPr>
      </w:pPr>
      <w:hyperlink w:anchor="_bookmark71" w:history="1">
        <w:r w:rsidR="004474D3">
          <w:rPr>
            <w:w w:val="115"/>
            <w:lang w:eastAsia="zh-CN"/>
          </w:rPr>
          <w:t>日志................................................................................................................................</w:t>
        </w:r>
      </w:hyperlink>
      <w:r w:rsidR="004474D3">
        <w:rPr>
          <w:w w:val="115"/>
          <w:lang w:eastAsia="zh-CN"/>
        </w:rPr>
        <w:t>.</w:t>
      </w:r>
      <w:r w:rsidR="004474D3">
        <w:rPr>
          <w:spacing w:val="5"/>
          <w:w w:val="115"/>
          <w:lang w:eastAsia="zh-CN"/>
        </w:rPr>
        <w:t>.</w:t>
      </w:r>
      <w:r w:rsidR="004474D3">
        <w:rPr>
          <w:w w:val="115"/>
          <w:lang w:eastAsia="zh-CN"/>
        </w:rPr>
        <w:t>72</w:t>
      </w:r>
    </w:p>
    <w:p w:rsidR="0020037C" w:rsidRDefault="00B0609F">
      <w:pPr>
        <w:pStyle w:val="BodyText"/>
        <w:spacing w:line="240" w:lineRule="exact"/>
        <w:ind w:left="2785"/>
        <w:rPr>
          <w:lang w:eastAsia="zh-CN"/>
        </w:rPr>
      </w:pPr>
      <w:hyperlink w:anchor="_bookmark73" w:history="1">
        <w:r w:rsidR="004474D3">
          <w:rPr>
            <w:w w:val="110"/>
            <w:lang w:eastAsia="zh-CN"/>
          </w:rPr>
          <w:t>数据备份与恢复..............................................................................................................</w:t>
        </w:r>
      </w:hyperlink>
      <w:r w:rsidR="004474D3">
        <w:rPr>
          <w:w w:val="110"/>
          <w:lang w:eastAsia="zh-CN"/>
        </w:rPr>
        <w:t xml:space="preserve">. </w:t>
      </w:r>
      <w:r w:rsidR="004474D3">
        <w:rPr>
          <w:spacing w:val="47"/>
          <w:w w:val="110"/>
          <w:lang w:eastAsia="zh-CN"/>
        </w:rPr>
        <w:t xml:space="preserve"> </w:t>
      </w:r>
      <w:r w:rsidR="004474D3">
        <w:rPr>
          <w:w w:val="110"/>
          <w:lang w:eastAsia="zh-CN"/>
        </w:rPr>
        <w:t>73</w:t>
      </w:r>
    </w:p>
    <w:p w:rsidR="0020037C" w:rsidRDefault="00B0609F">
      <w:pPr>
        <w:pStyle w:val="BodyText"/>
        <w:spacing w:line="240" w:lineRule="exact"/>
        <w:ind w:left="2785"/>
        <w:rPr>
          <w:lang w:eastAsia="zh-CN"/>
        </w:rPr>
      </w:pPr>
      <w:hyperlink w:anchor="_bookmark87" w:history="1">
        <w:r w:rsidR="004474D3">
          <w:rPr>
            <w:w w:val="110"/>
            <w:lang w:eastAsia="zh-CN"/>
          </w:rPr>
          <w:t>数据库工具.....................................................................................................................</w:t>
        </w:r>
      </w:hyperlink>
      <w:r w:rsidR="004474D3">
        <w:rPr>
          <w:w w:val="110"/>
          <w:lang w:eastAsia="zh-CN"/>
        </w:rPr>
        <w:t xml:space="preserve">.   </w:t>
      </w:r>
      <w:r w:rsidR="004474D3">
        <w:rPr>
          <w:spacing w:val="19"/>
          <w:w w:val="110"/>
          <w:lang w:eastAsia="zh-CN"/>
        </w:rPr>
        <w:t xml:space="preserve"> </w:t>
      </w:r>
      <w:r w:rsidR="004474D3">
        <w:rPr>
          <w:w w:val="110"/>
          <w:lang w:eastAsia="zh-CN"/>
        </w:rPr>
        <w:t>78</w:t>
      </w:r>
    </w:p>
    <w:p w:rsidR="0020037C" w:rsidRDefault="00B0609F">
      <w:pPr>
        <w:pStyle w:val="BodyText"/>
        <w:spacing w:line="240" w:lineRule="exact"/>
        <w:ind w:left="2185"/>
        <w:rPr>
          <w:lang w:eastAsia="zh-CN"/>
        </w:rPr>
      </w:pPr>
      <w:hyperlink w:anchor="_bookmark91" w:history="1">
        <w:r w:rsidR="004474D3">
          <w:rPr>
            <w:w w:val="110"/>
            <w:lang w:eastAsia="zh-CN"/>
          </w:rPr>
          <w:t>集群管理....................................................................................................................................</w:t>
        </w:r>
      </w:hyperlink>
      <w:r w:rsidR="004474D3">
        <w:rPr>
          <w:w w:val="110"/>
          <w:lang w:eastAsia="zh-CN"/>
        </w:rPr>
        <w:t xml:space="preserve">.    </w:t>
      </w:r>
      <w:r w:rsidR="004474D3">
        <w:rPr>
          <w:spacing w:val="18"/>
          <w:w w:val="110"/>
          <w:lang w:eastAsia="zh-CN"/>
        </w:rPr>
        <w:t xml:space="preserve"> </w:t>
      </w:r>
      <w:r w:rsidR="004474D3">
        <w:rPr>
          <w:w w:val="110"/>
          <w:lang w:eastAsia="zh-CN"/>
        </w:rPr>
        <w:t>81</w:t>
      </w:r>
    </w:p>
    <w:p w:rsidR="0020037C" w:rsidRDefault="00B0609F">
      <w:pPr>
        <w:pStyle w:val="BodyText"/>
        <w:spacing w:line="240" w:lineRule="exact"/>
        <w:ind w:left="2785"/>
        <w:rPr>
          <w:lang w:eastAsia="zh-CN"/>
        </w:rPr>
      </w:pPr>
      <w:hyperlink w:anchor="_bookmark92" w:history="1">
        <w:r w:rsidR="004474D3">
          <w:rPr>
            <w:w w:val="110"/>
            <w:lang w:eastAsia="zh-CN"/>
          </w:rPr>
          <w:t>集群中新增主机..............................................................................................................</w:t>
        </w:r>
      </w:hyperlink>
      <w:r w:rsidR="004474D3">
        <w:rPr>
          <w:w w:val="110"/>
          <w:lang w:eastAsia="zh-CN"/>
        </w:rPr>
        <w:t xml:space="preserve">. </w:t>
      </w:r>
      <w:r w:rsidR="004474D3">
        <w:rPr>
          <w:spacing w:val="47"/>
          <w:w w:val="110"/>
          <w:lang w:eastAsia="zh-CN"/>
        </w:rPr>
        <w:t xml:space="preserve"> </w:t>
      </w:r>
      <w:r w:rsidR="004474D3">
        <w:rPr>
          <w:w w:val="110"/>
          <w:lang w:eastAsia="zh-CN"/>
        </w:rPr>
        <w:t>81</w:t>
      </w:r>
    </w:p>
    <w:p w:rsidR="0020037C" w:rsidRDefault="00B0609F">
      <w:pPr>
        <w:pStyle w:val="BodyText"/>
        <w:spacing w:line="240" w:lineRule="exact"/>
        <w:ind w:left="2785"/>
        <w:rPr>
          <w:lang w:eastAsia="zh-CN"/>
        </w:rPr>
      </w:pPr>
      <w:hyperlink w:anchor="_bookmark93" w:history="1">
        <w:r w:rsidR="004474D3">
          <w:rPr>
            <w:w w:val="110"/>
            <w:lang w:eastAsia="zh-CN"/>
          </w:rPr>
          <w:t>编目</w:t>
        </w:r>
        <w:r w:rsidR="00423ADE">
          <w:rPr>
            <w:w w:val="110"/>
            <w:lang w:eastAsia="zh-CN"/>
          </w:rPr>
          <w:t>分区</w:t>
        </w:r>
        <w:r w:rsidR="004474D3">
          <w:rPr>
            <w:w w:val="110"/>
            <w:lang w:eastAsia="zh-CN"/>
          </w:rPr>
          <w:t>组管理..............................................................................................................</w:t>
        </w:r>
      </w:hyperlink>
      <w:r w:rsidR="004474D3">
        <w:rPr>
          <w:w w:val="110"/>
          <w:lang w:eastAsia="zh-CN"/>
        </w:rPr>
        <w:t xml:space="preserve">. </w:t>
      </w:r>
      <w:r w:rsidR="004474D3">
        <w:rPr>
          <w:spacing w:val="47"/>
          <w:w w:val="110"/>
          <w:lang w:eastAsia="zh-CN"/>
        </w:rPr>
        <w:t xml:space="preserve"> </w:t>
      </w:r>
      <w:r w:rsidR="004474D3">
        <w:rPr>
          <w:w w:val="110"/>
          <w:lang w:eastAsia="zh-CN"/>
        </w:rPr>
        <w:t>81</w:t>
      </w:r>
    </w:p>
    <w:p w:rsidR="0020037C" w:rsidRDefault="00B0609F">
      <w:pPr>
        <w:pStyle w:val="BodyText"/>
        <w:spacing w:line="240" w:lineRule="exact"/>
        <w:ind w:left="2785"/>
        <w:rPr>
          <w:lang w:eastAsia="zh-CN"/>
        </w:rPr>
      </w:pPr>
      <w:hyperlink w:anchor="_bookmark96" w:history="1">
        <w:r w:rsidR="004474D3">
          <w:rPr>
            <w:w w:val="110"/>
            <w:lang w:eastAsia="zh-CN"/>
          </w:rPr>
          <w:t>数据</w:t>
        </w:r>
        <w:r w:rsidR="00423ADE">
          <w:rPr>
            <w:w w:val="110"/>
            <w:lang w:eastAsia="zh-CN"/>
          </w:rPr>
          <w:t>分区</w:t>
        </w:r>
        <w:r w:rsidR="004474D3">
          <w:rPr>
            <w:w w:val="110"/>
            <w:lang w:eastAsia="zh-CN"/>
          </w:rPr>
          <w:t>组管理..............................................................................................................</w:t>
        </w:r>
      </w:hyperlink>
      <w:r w:rsidR="004474D3">
        <w:rPr>
          <w:w w:val="110"/>
          <w:lang w:eastAsia="zh-CN"/>
        </w:rPr>
        <w:t xml:space="preserve">. </w:t>
      </w:r>
      <w:r w:rsidR="004474D3">
        <w:rPr>
          <w:spacing w:val="47"/>
          <w:w w:val="110"/>
          <w:lang w:eastAsia="zh-CN"/>
        </w:rPr>
        <w:t xml:space="preserve"> </w:t>
      </w:r>
      <w:r w:rsidR="004474D3">
        <w:rPr>
          <w:w w:val="110"/>
          <w:lang w:eastAsia="zh-CN"/>
        </w:rPr>
        <w:t>82</w:t>
      </w:r>
    </w:p>
    <w:p w:rsidR="0020037C" w:rsidRDefault="00B0609F">
      <w:pPr>
        <w:pStyle w:val="BodyText"/>
        <w:spacing w:line="240" w:lineRule="exact"/>
        <w:ind w:left="2785"/>
        <w:rPr>
          <w:lang w:eastAsia="zh-CN"/>
        </w:rPr>
      </w:pPr>
      <w:hyperlink w:anchor="_bookmark99" w:history="1">
        <w:r w:rsidR="004474D3">
          <w:rPr>
            <w:w w:val="110"/>
            <w:lang w:eastAsia="zh-CN"/>
          </w:rPr>
          <w:t>新增协调节点.................................................................................................................</w:t>
        </w:r>
      </w:hyperlink>
      <w:r w:rsidR="004474D3">
        <w:rPr>
          <w:w w:val="110"/>
          <w:lang w:eastAsia="zh-CN"/>
        </w:rPr>
        <w:t>.</w:t>
      </w:r>
      <w:r w:rsidR="004474D3">
        <w:rPr>
          <w:spacing w:val="12"/>
          <w:w w:val="110"/>
          <w:lang w:eastAsia="zh-CN"/>
        </w:rPr>
        <w:t>.</w:t>
      </w:r>
      <w:r w:rsidR="004474D3">
        <w:rPr>
          <w:w w:val="110"/>
          <w:lang w:eastAsia="zh-CN"/>
        </w:rPr>
        <w:t>83</w:t>
      </w:r>
    </w:p>
    <w:p w:rsidR="0020037C" w:rsidRDefault="00B0609F">
      <w:pPr>
        <w:pStyle w:val="BodyText"/>
        <w:spacing w:line="240" w:lineRule="exact"/>
        <w:ind w:left="2785"/>
        <w:rPr>
          <w:lang w:eastAsia="zh-CN"/>
        </w:rPr>
      </w:pPr>
      <w:hyperlink w:anchor="_bookmark100" w:history="1">
        <w:r w:rsidR="004474D3">
          <w:rPr>
            <w:w w:val="115"/>
            <w:lang w:eastAsia="zh-CN"/>
          </w:rPr>
          <w:t>案例................................................................................................................................</w:t>
        </w:r>
      </w:hyperlink>
      <w:r w:rsidR="004474D3">
        <w:rPr>
          <w:w w:val="115"/>
          <w:lang w:eastAsia="zh-CN"/>
        </w:rPr>
        <w:t>.</w:t>
      </w:r>
      <w:r w:rsidR="004474D3">
        <w:rPr>
          <w:spacing w:val="5"/>
          <w:w w:val="115"/>
          <w:lang w:eastAsia="zh-CN"/>
        </w:rPr>
        <w:t>.</w:t>
      </w:r>
      <w:r w:rsidR="004474D3">
        <w:rPr>
          <w:w w:val="115"/>
          <w:lang w:eastAsia="zh-CN"/>
        </w:rPr>
        <w:t>84</w:t>
      </w:r>
    </w:p>
    <w:p w:rsidR="0020037C" w:rsidRDefault="0020037C">
      <w:pPr>
        <w:spacing w:line="240" w:lineRule="exact"/>
        <w:rPr>
          <w:lang w:eastAsia="zh-CN"/>
        </w:rPr>
        <w:sectPr w:rsidR="0020037C">
          <w:headerReference w:type="even" r:id="rId8"/>
          <w:headerReference w:type="default" r:id="rId9"/>
          <w:pgSz w:w="12240" w:h="15840"/>
          <w:pgMar w:top="900" w:right="1000" w:bottom="280" w:left="700" w:header="713" w:footer="0" w:gutter="0"/>
          <w:pgNumType w:start="2"/>
          <w:cols w:space="720"/>
        </w:sectPr>
      </w:pPr>
    </w:p>
    <w:p w:rsidR="0020037C" w:rsidRDefault="0020037C">
      <w:pPr>
        <w:spacing w:before="4" w:line="130" w:lineRule="exact"/>
        <w:rPr>
          <w:sz w:val="13"/>
          <w:szCs w:val="13"/>
          <w:lang w:eastAsia="zh-CN"/>
        </w:rPr>
      </w:pPr>
    </w:p>
    <w:p w:rsidR="0020037C" w:rsidRDefault="00B0609F">
      <w:pPr>
        <w:pStyle w:val="BodyText"/>
        <w:spacing w:line="310" w:lineRule="exact"/>
        <w:ind w:left="1165"/>
        <w:rPr>
          <w:lang w:eastAsia="zh-CN"/>
        </w:rPr>
      </w:pPr>
      <w:hyperlink w:anchor="_bookmark101" w:history="1">
        <w:r w:rsidR="004474D3">
          <w:rPr>
            <w:w w:val="115"/>
            <w:lang w:eastAsia="zh-CN"/>
          </w:rPr>
          <w:t>运维...........................................................................................................................................</w:t>
        </w:r>
      </w:hyperlink>
      <w:r w:rsidR="004474D3">
        <w:rPr>
          <w:w w:val="115"/>
          <w:lang w:eastAsia="zh-CN"/>
        </w:rPr>
        <w:t>.</w:t>
      </w:r>
      <w:r w:rsidR="004474D3">
        <w:rPr>
          <w:spacing w:val="13"/>
          <w:w w:val="115"/>
          <w:lang w:eastAsia="zh-CN"/>
        </w:rPr>
        <w:t>.</w:t>
      </w:r>
      <w:r w:rsidR="004474D3">
        <w:rPr>
          <w:w w:val="115"/>
          <w:lang w:eastAsia="zh-CN"/>
        </w:rPr>
        <w:t>86</w:t>
      </w:r>
    </w:p>
    <w:p w:rsidR="0020037C" w:rsidRDefault="00B0609F">
      <w:pPr>
        <w:pStyle w:val="BodyText"/>
        <w:spacing w:line="240" w:lineRule="exact"/>
        <w:ind w:left="1765"/>
        <w:rPr>
          <w:lang w:eastAsia="zh-CN"/>
        </w:rPr>
      </w:pPr>
      <w:hyperlink w:anchor="_bookmark102" w:history="1">
        <w:r w:rsidR="004474D3">
          <w:rPr>
            <w:w w:val="110"/>
            <w:lang w:eastAsia="zh-CN"/>
          </w:rPr>
          <w:t>集群启停.........................................................................................................................</w:t>
        </w:r>
      </w:hyperlink>
      <w:r w:rsidR="004474D3">
        <w:rPr>
          <w:w w:val="110"/>
          <w:lang w:eastAsia="zh-CN"/>
        </w:rPr>
        <w:t xml:space="preserve">.   </w:t>
      </w:r>
      <w:r w:rsidR="004474D3">
        <w:rPr>
          <w:spacing w:val="35"/>
          <w:w w:val="110"/>
          <w:lang w:eastAsia="zh-CN"/>
        </w:rPr>
        <w:t xml:space="preserve"> </w:t>
      </w:r>
      <w:r w:rsidR="004474D3">
        <w:rPr>
          <w:w w:val="110"/>
          <w:lang w:eastAsia="zh-CN"/>
        </w:rPr>
        <w:t>86</w:t>
      </w:r>
    </w:p>
    <w:p w:rsidR="0020037C" w:rsidRDefault="00B0609F">
      <w:pPr>
        <w:pStyle w:val="BodyText"/>
        <w:spacing w:line="240" w:lineRule="exact"/>
        <w:ind w:left="1765"/>
        <w:rPr>
          <w:lang w:eastAsia="zh-CN"/>
        </w:rPr>
      </w:pPr>
      <w:hyperlink w:anchor="_bookmark105" w:history="1">
        <w:r w:rsidR="004474D3">
          <w:rPr>
            <w:w w:val="110"/>
            <w:lang w:eastAsia="zh-CN"/>
          </w:rPr>
          <w:t>数据备份.........................................................................................................................</w:t>
        </w:r>
      </w:hyperlink>
      <w:r w:rsidR="004474D3">
        <w:rPr>
          <w:w w:val="110"/>
          <w:lang w:eastAsia="zh-CN"/>
        </w:rPr>
        <w:t xml:space="preserve">.   </w:t>
      </w:r>
      <w:r w:rsidR="004474D3">
        <w:rPr>
          <w:spacing w:val="35"/>
          <w:w w:val="110"/>
          <w:lang w:eastAsia="zh-CN"/>
        </w:rPr>
        <w:t xml:space="preserve"> </w:t>
      </w:r>
      <w:r w:rsidR="004474D3">
        <w:rPr>
          <w:w w:val="110"/>
          <w:lang w:eastAsia="zh-CN"/>
        </w:rPr>
        <w:t>88</w:t>
      </w:r>
    </w:p>
    <w:p w:rsidR="0020037C" w:rsidRDefault="00B0609F">
      <w:pPr>
        <w:pStyle w:val="BodyText"/>
        <w:spacing w:line="240" w:lineRule="exact"/>
        <w:ind w:left="1765"/>
        <w:rPr>
          <w:lang w:eastAsia="zh-CN"/>
        </w:rPr>
      </w:pPr>
      <w:hyperlink w:anchor="_bookmark106" w:history="1">
        <w:r w:rsidR="004474D3">
          <w:rPr>
            <w:w w:val="110"/>
            <w:lang w:eastAsia="zh-CN"/>
          </w:rPr>
          <w:t>数据恢复.........................................................................................................................</w:t>
        </w:r>
      </w:hyperlink>
      <w:r w:rsidR="004474D3">
        <w:rPr>
          <w:w w:val="110"/>
          <w:lang w:eastAsia="zh-CN"/>
        </w:rPr>
        <w:t xml:space="preserve">.   </w:t>
      </w:r>
      <w:r w:rsidR="004474D3">
        <w:rPr>
          <w:spacing w:val="35"/>
          <w:w w:val="110"/>
          <w:lang w:eastAsia="zh-CN"/>
        </w:rPr>
        <w:t xml:space="preserve"> </w:t>
      </w:r>
      <w:r w:rsidR="004474D3">
        <w:rPr>
          <w:w w:val="110"/>
          <w:lang w:eastAsia="zh-CN"/>
        </w:rPr>
        <w:t>88</w:t>
      </w:r>
    </w:p>
    <w:p w:rsidR="0020037C" w:rsidRDefault="00B0609F">
      <w:pPr>
        <w:pStyle w:val="BodyText"/>
        <w:spacing w:line="240" w:lineRule="exact"/>
        <w:ind w:left="1765"/>
      </w:pPr>
      <w:hyperlink w:anchor="_bookmark107" w:history="1">
        <w:r w:rsidR="004474D3">
          <w:rPr>
            <w:w w:val="110"/>
            <w:lang w:eastAsia="zh-CN"/>
          </w:rPr>
          <w:t>故障恢复.........................................................................................................................</w:t>
        </w:r>
      </w:hyperlink>
      <w:r w:rsidR="004474D3">
        <w:rPr>
          <w:w w:val="110"/>
          <w:lang w:eastAsia="zh-CN"/>
        </w:rPr>
        <w:t xml:space="preserve">.   </w:t>
      </w:r>
      <w:r w:rsidR="004474D3">
        <w:rPr>
          <w:spacing w:val="35"/>
          <w:w w:val="110"/>
          <w:lang w:eastAsia="zh-CN"/>
        </w:rPr>
        <w:t xml:space="preserve"> </w:t>
      </w:r>
      <w:r w:rsidR="004474D3">
        <w:rPr>
          <w:w w:val="110"/>
        </w:rPr>
        <w:t>89</w:t>
      </w:r>
    </w:p>
    <w:p w:rsidR="0020037C" w:rsidRDefault="00B0609F">
      <w:pPr>
        <w:pStyle w:val="BodyText"/>
        <w:spacing w:line="240" w:lineRule="exact"/>
        <w:ind w:left="1765"/>
      </w:pPr>
      <w:hyperlink w:anchor="_bookmark111" w:history="1">
        <w:r w:rsidR="004474D3">
          <w:rPr>
            <w:w w:val="115"/>
          </w:rPr>
          <w:t>监控................................................................................................................................</w:t>
        </w:r>
      </w:hyperlink>
      <w:r w:rsidR="004474D3">
        <w:rPr>
          <w:w w:val="115"/>
        </w:rPr>
        <w:t>.</w:t>
      </w:r>
      <w:r w:rsidR="004474D3">
        <w:rPr>
          <w:spacing w:val="5"/>
          <w:w w:val="115"/>
        </w:rPr>
        <w:t>.</w:t>
      </w:r>
      <w:r w:rsidR="004474D3">
        <w:rPr>
          <w:w w:val="115"/>
        </w:rPr>
        <w:t>89</w:t>
      </w:r>
    </w:p>
    <w:p w:rsidR="0020037C" w:rsidRDefault="00B0609F">
      <w:pPr>
        <w:pStyle w:val="BodyText"/>
        <w:spacing w:line="240" w:lineRule="exact"/>
        <w:ind w:left="1165"/>
      </w:pPr>
      <w:hyperlink w:anchor="_bookmark114" w:history="1">
        <w:r w:rsidR="004474D3">
          <w:rPr>
            <w:w w:val="110"/>
          </w:rPr>
          <w:t>系统安全....................................................................................................................................</w:t>
        </w:r>
      </w:hyperlink>
      <w:r w:rsidR="004474D3">
        <w:rPr>
          <w:w w:val="110"/>
        </w:rPr>
        <w:t xml:space="preserve">.    </w:t>
      </w:r>
      <w:r w:rsidR="004474D3">
        <w:rPr>
          <w:spacing w:val="18"/>
          <w:w w:val="110"/>
        </w:rPr>
        <w:t xml:space="preserve"> </w:t>
      </w:r>
      <w:r w:rsidR="004474D3">
        <w:rPr>
          <w:w w:val="110"/>
        </w:rPr>
        <w:t>90</w:t>
      </w:r>
    </w:p>
    <w:p w:rsidR="0020037C" w:rsidRDefault="00B0609F">
      <w:pPr>
        <w:pStyle w:val="Heading3"/>
        <w:spacing w:line="285" w:lineRule="exact"/>
        <w:ind w:left="565"/>
      </w:pPr>
      <w:hyperlink w:anchor="_bookmark115" w:history="1">
        <w:r w:rsidR="004474D3">
          <w:rPr>
            <w:w w:val="110"/>
          </w:rPr>
          <w:t>开发指南....................................................................................................................</w:t>
        </w:r>
      </w:hyperlink>
      <w:r w:rsidR="004474D3">
        <w:rPr>
          <w:w w:val="110"/>
        </w:rPr>
        <w:t xml:space="preserve">.   </w:t>
      </w:r>
      <w:r w:rsidR="004474D3">
        <w:rPr>
          <w:spacing w:val="24"/>
          <w:w w:val="110"/>
        </w:rPr>
        <w:t xml:space="preserve"> </w:t>
      </w:r>
      <w:r w:rsidR="004474D3">
        <w:rPr>
          <w:w w:val="110"/>
        </w:rPr>
        <w:t>92</w:t>
      </w:r>
    </w:p>
    <w:p w:rsidR="0020037C" w:rsidRDefault="00B0609F">
      <w:pPr>
        <w:pStyle w:val="BodyText"/>
        <w:tabs>
          <w:tab w:val="left" w:leader="dot" w:pos="9187"/>
        </w:tabs>
        <w:spacing w:line="243" w:lineRule="exact"/>
        <w:ind w:left="1165"/>
      </w:pPr>
      <w:hyperlink w:anchor="_bookmark116" w:history="1">
        <w:r w:rsidR="004474D3">
          <w:rPr>
            <w:w w:val="95"/>
          </w:rPr>
          <w:t>SequoiaDB</w:t>
        </w:r>
        <w:r w:rsidR="004474D3">
          <w:rPr>
            <w:spacing w:val="26"/>
            <w:w w:val="95"/>
          </w:rPr>
          <w:t xml:space="preserve"> </w:t>
        </w:r>
        <w:r w:rsidR="004474D3">
          <w:rPr>
            <w:w w:val="95"/>
          </w:rPr>
          <w:t>shell</w:t>
        </w:r>
        <w:r w:rsidR="004474D3">
          <w:rPr>
            <w:w w:val="95"/>
          </w:rPr>
          <w:tab/>
        </w:r>
      </w:hyperlink>
      <w:r w:rsidR="004474D3">
        <w:rPr>
          <w:w w:val="95"/>
        </w:rPr>
        <w:t>92</w:t>
      </w:r>
    </w:p>
    <w:p w:rsidR="0020037C" w:rsidRDefault="00B0609F">
      <w:pPr>
        <w:pStyle w:val="BodyText"/>
        <w:tabs>
          <w:tab w:val="left" w:leader="dot" w:pos="9185"/>
        </w:tabs>
        <w:spacing w:line="240" w:lineRule="exact"/>
        <w:ind w:left="1765"/>
      </w:pPr>
      <w:hyperlink w:anchor="_bookmark117" w:history="1">
        <w:r w:rsidR="004474D3">
          <w:rPr>
            <w:w w:val="95"/>
          </w:rPr>
          <w:t>SequoiaDB</w:t>
        </w:r>
        <w:r w:rsidR="004474D3">
          <w:rPr>
            <w:spacing w:val="25"/>
            <w:w w:val="95"/>
          </w:rPr>
          <w:t xml:space="preserve"> </w:t>
        </w:r>
        <w:r w:rsidR="004474D3">
          <w:rPr>
            <w:w w:val="95"/>
          </w:rPr>
          <w:t>shell入门</w:t>
        </w:r>
        <w:r w:rsidR="004474D3">
          <w:rPr>
            <w:w w:val="95"/>
          </w:rPr>
          <w:tab/>
        </w:r>
      </w:hyperlink>
      <w:r w:rsidR="004474D3">
        <w:rPr>
          <w:w w:val="95"/>
        </w:rPr>
        <w:t>92</w:t>
      </w:r>
    </w:p>
    <w:p w:rsidR="0020037C" w:rsidRDefault="00B0609F">
      <w:pPr>
        <w:pStyle w:val="BodyText"/>
        <w:tabs>
          <w:tab w:val="left" w:leader="dot" w:pos="9166"/>
        </w:tabs>
        <w:spacing w:line="240" w:lineRule="exact"/>
        <w:ind w:left="1765"/>
      </w:pPr>
      <w:hyperlink w:anchor="_bookmark118" w:history="1">
        <w:r w:rsidR="004474D3">
          <w:rPr>
            <w:w w:val="95"/>
          </w:rPr>
          <w:t>使用shell的窍门</w:t>
        </w:r>
        <w:r w:rsidR="004474D3">
          <w:rPr>
            <w:w w:val="95"/>
          </w:rPr>
          <w:tab/>
        </w:r>
      </w:hyperlink>
      <w:r w:rsidR="004474D3">
        <w:rPr>
          <w:w w:val="95"/>
        </w:rPr>
        <w:t>93</w:t>
      </w:r>
    </w:p>
    <w:p w:rsidR="0020037C" w:rsidRDefault="00B0609F">
      <w:pPr>
        <w:pStyle w:val="BodyText"/>
        <w:tabs>
          <w:tab w:val="left" w:leader="dot" w:pos="9166"/>
        </w:tabs>
        <w:spacing w:line="240" w:lineRule="exact"/>
        <w:ind w:left="1165"/>
      </w:pPr>
      <w:hyperlink w:anchor="_bookmark119" w:history="1">
        <w:r w:rsidR="004474D3">
          <w:rPr>
            <w:w w:val="95"/>
          </w:rPr>
          <w:t>Shell中的基本操作</w:t>
        </w:r>
        <w:r w:rsidR="004474D3">
          <w:rPr>
            <w:w w:val="95"/>
          </w:rPr>
          <w:tab/>
        </w:r>
      </w:hyperlink>
      <w:r w:rsidR="004474D3">
        <w:rPr>
          <w:w w:val="95"/>
        </w:rPr>
        <w:t>94</w:t>
      </w:r>
    </w:p>
    <w:p w:rsidR="0020037C" w:rsidRDefault="00B0609F">
      <w:pPr>
        <w:pStyle w:val="BodyText"/>
        <w:spacing w:line="240" w:lineRule="exact"/>
        <w:ind w:left="1765"/>
      </w:pPr>
      <w:hyperlink w:anchor="_bookmark120" w:history="1">
        <w:r w:rsidR="004474D3">
          <w:rPr>
            <w:w w:val="115"/>
          </w:rPr>
          <w:t>创建................................................................................................................................</w:t>
        </w:r>
      </w:hyperlink>
      <w:r w:rsidR="004474D3">
        <w:rPr>
          <w:w w:val="115"/>
        </w:rPr>
        <w:t>.</w:t>
      </w:r>
      <w:r w:rsidR="004474D3">
        <w:rPr>
          <w:spacing w:val="5"/>
          <w:w w:val="115"/>
        </w:rPr>
        <w:t>.</w:t>
      </w:r>
      <w:r w:rsidR="004474D3">
        <w:rPr>
          <w:w w:val="115"/>
        </w:rPr>
        <w:t>94</w:t>
      </w:r>
    </w:p>
    <w:p w:rsidR="0020037C" w:rsidRDefault="00B0609F">
      <w:pPr>
        <w:pStyle w:val="BodyText"/>
        <w:spacing w:line="240" w:lineRule="exact"/>
        <w:ind w:left="1765"/>
      </w:pPr>
      <w:hyperlink w:anchor="_bookmark121" w:history="1">
        <w:r w:rsidR="004474D3">
          <w:rPr>
            <w:w w:val="115"/>
          </w:rPr>
          <w:t>读取................................................................................................................................</w:t>
        </w:r>
      </w:hyperlink>
      <w:r w:rsidR="004474D3">
        <w:rPr>
          <w:w w:val="115"/>
        </w:rPr>
        <w:t>.</w:t>
      </w:r>
      <w:r w:rsidR="004474D3">
        <w:rPr>
          <w:spacing w:val="5"/>
          <w:w w:val="115"/>
        </w:rPr>
        <w:t>.</w:t>
      </w:r>
      <w:r w:rsidR="004474D3">
        <w:rPr>
          <w:w w:val="115"/>
        </w:rPr>
        <w:t>95</w:t>
      </w:r>
    </w:p>
    <w:p w:rsidR="0020037C" w:rsidRDefault="00B0609F">
      <w:pPr>
        <w:pStyle w:val="BodyText"/>
        <w:spacing w:line="240" w:lineRule="exact"/>
        <w:ind w:left="1765"/>
      </w:pPr>
      <w:hyperlink w:anchor="_bookmark122" w:history="1">
        <w:r w:rsidR="004474D3">
          <w:rPr>
            <w:w w:val="115"/>
          </w:rPr>
          <w:t>更新................................................................................................................................</w:t>
        </w:r>
      </w:hyperlink>
      <w:r w:rsidR="004474D3">
        <w:rPr>
          <w:w w:val="115"/>
        </w:rPr>
        <w:t>.</w:t>
      </w:r>
      <w:r w:rsidR="004474D3">
        <w:rPr>
          <w:spacing w:val="5"/>
          <w:w w:val="115"/>
        </w:rPr>
        <w:t>.</w:t>
      </w:r>
      <w:r w:rsidR="004474D3">
        <w:rPr>
          <w:w w:val="115"/>
        </w:rPr>
        <w:t>98</w:t>
      </w:r>
    </w:p>
    <w:p w:rsidR="0020037C" w:rsidRDefault="00B0609F">
      <w:pPr>
        <w:pStyle w:val="BodyText"/>
        <w:spacing w:line="240" w:lineRule="exact"/>
        <w:ind w:left="1765"/>
      </w:pPr>
      <w:hyperlink w:anchor="_bookmark123" w:history="1">
        <w:r w:rsidR="004474D3">
          <w:rPr>
            <w:w w:val="115"/>
          </w:rPr>
          <w:t>删除................................................................................................................................</w:t>
        </w:r>
      </w:hyperlink>
      <w:r w:rsidR="004474D3">
        <w:rPr>
          <w:w w:val="115"/>
        </w:rPr>
        <w:t>.</w:t>
      </w:r>
      <w:r w:rsidR="004474D3">
        <w:rPr>
          <w:spacing w:val="5"/>
          <w:w w:val="115"/>
        </w:rPr>
        <w:t>.</w:t>
      </w:r>
      <w:r w:rsidR="004474D3">
        <w:rPr>
          <w:w w:val="115"/>
        </w:rPr>
        <w:t>99</w:t>
      </w:r>
    </w:p>
    <w:p w:rsidR="0020037C" w:rsidRDefault="00B0609F">
      <w:pPr>
        <w:pStyle w:val="BodyText"/>
        <w:spacing w:line="240" w:lineRule="exact"/>
        <w:ind w:left="1165"/>
      </w:pPr>
      <w:hyperlink w:anchor="_bookmark124" w:history="1">
        <w:r w:rsidR="004474D3">
          <w:rPr>
            <w:w w:val="115"/>
          </w:rPr>
          <w:t>聚集...........................................................................................................................................</w:t>
        </w:r>
      </w:hyperlink>
      <w:r w:rsidR="004474D3">
        <w:rPr>
          <w:w w:val="115"/>
        </w:rPr>
        <w:t>.</w:t>
      </w:r>
      <w:r w:rsidR="004474D3">
        <w:rPr>
          <w:spacing w:val="13"/>
          <w:w w:val="115"/>
        </w:rPr>
        <w:t>.</w:t>
      </w:r>
      <w:r w:rsidR="004474D3">
        <w:rPr>
          <w:w w:val="115"/>
        </w:rPr>
        <w:t>99</w:t>
      </w:r>
    </w:p>
    <w:p w:rsidR="0020037C" w:rsidRDefault="0020037C">
      <w:pPr>
        <w:spacing w:line="240" w:lineRule="exact"/>
        <w:sectPr w:rsidR="0020037C">
          <w:pgSz w:w="12240" w:h="15840"/>
          <w:pgMar w:top="900" w:right="680" w:bottom="1167" w:left="1720" w:header="713" w:footer="0" w:gutter="0"/>
          <w:cols w:space="720"/>
        </w:sectPr>
      </w:pPr>
    </w:p>
    <w:sdt>
      <w:sdtPr>
        <w:id w:val="1811521082"/>
        <w:docPartObj>
          <w:docPartGallery w:val="Table of Contents"/>
          <w:docPartUnique/>
        </w:docPartObj>
      </w:sdtPr>
      <w:sdtContent>
        <w:p w:rsidR="0020037C" w:rsidRDefault="00B0609F">
          <w:pPr>
            <w:pStyle w:val="TOC2"/>
            <w:tabs>
              <w:tab w:val="left" w:leader="dot" w:pos="9056"/>
            </w:tabs>
            <w:spacing w:line="240" w:lineRule="exact"/>
            <w:rPr>
              <w:lang w:eastAsia="zh-CN"/>
            </w:rPr>
          </w:pPr>
          <w:hyperlink w:anchor="_bookmark125" w:history="1">
            <w:r w:rsidR="004474D3">
              <w:rPr>
                <w:w w:val="95"/>
                <w:lang w:eastAsia="zh-CN"/>
              </w:rPr>
              <w:t>Sequoiadb应用程序开发</w:t>
            </w:r>
            <w:r w:rsidR="004474D3">
              <w:rPr>
                <w:w w:val="95"/>
                <w:lang w:eastAsia="zh-CN"/>
              </w:rPr>
              <w:tab/>
            </w:r>
          </w:hyperlink>
          <w:r w:rsidR="004474D3">
            <w:rPr>
              <w:w w:val="95"/>
              <w:lang w:eastAsia="zh-CN"/>
            </w:rPr>
            <w:t>100</w:t>
          </w:r>
        </w:p>
        <w:p w:rsidR="0020037C" w:rsidRDefault="00B0609F">
          <w:pPr>
            <w:pStyle w:val="TOC3"/>
            <w:tabs>
              <w:tab w:val="left" w:leader="dot" w:pos="9056"/>
            </w:tabs>
            <w:spacing w:line="240" w:lineRule="exact"/>
            <w:rPr>
              <w:lang w:eastAsia="zh-CN"/>
            </w:rPr>
          </w:pPr>
          <w:hyperlink w:anchor="_bookmark126" w:history="1">
            <w:r w:rsidR="004474D3">
              <w:rPr>
                <w:w w:val="95"/>
                <w:lang w:eastAsia="zh-CN"/>
              </w:rPr>
              <w:t>C驱动</w:t>
            </w:r>
            <w:r w:rsidR="004474D3">
              <w:rPr>
                <w:w w:val="95"/>
                <w:lang w:eastAsia="zh-CN"/>
              </w:rPr>
              <w:tab/>
            </w:r>
          </w:hyperlink>
          <w:r w:rsidR="004474D3">
            <w:rPr>
              <w:w w:val="95"/>
              <w:lang w:eastAsia="zh-CN"/>
            </w:rPr>
            <w:t>100</w:t>
          </w:r>
        </w:p>
        <w:p w:rsidR="0020037C" w:rsidRDefault="00B0609F">
          <w:pPr>
            <w:pStyle w:val="TOC3"/>
            <w:tabs>
              <w:tab w:val="left" w:leader="dot" w:pos="9056"/>
            </w:tabs>
            <w:spacing w:line="240" w:lineRule="exact"/>
            <w:rPr>
              <w:lang w:eastAsia="zh-CN"/>
            </w:rPr>
          </w:pPr>
          <w:hyperlink w:anchor="_bookmark131" w:history="1">
            <w:r w:rsidR="004474D3">
              <w:rPr>
                <w:w w:val="90"/>
                <w:lang w:eastAsia="zh-CN"/>
              </w:rPr>
              <w:t>C++驱动</w:t>
            </w:r>
            <w:r w:rsidR="004474D3">
              <w:rPr>
                <w:w w:val="90"/>
                <w:lang w:eastAsia="zh-CN"/>
              </w:rPr>
              <w:tab/>
            </w:r>
          </w:hyperlink>
          <w:r w:rsidR="004474D3">
            <w:rPr>
              <w:w w:val="90"/>
              <w:lang w:eastAsia="zh-CN"/>
            </w:rPr>
            <w:t>107</w:t>
          </w:r>
        </w:p>
        <w:p w:rsidR="0020037C" w:rsidRDefault="00B0609F">
          <w:pPr>
            <w:pStyle w:val="TOC3"/>
            <w:tabs>
              <w:tab w:val="left" w:leader="dot" w:pos="9056"/>
            </w:tabs>
            <w:spacing w:line="240" w:lineRule="exact"/>
            <w:rPr>
              <w:lang w:eastAsia="zh-CN"/>
            </w:rPr>
          </w:pPr>
          <w:hyperlink w:anchor="_bookmark136" w:history="1">
            <w:r w:rsidR="004474D3">
              <w:rPr>
                <w:w w:val="95"/>
                <w:lang w:eastAsia="zh-CN"/>
              </w:rPr>
              <w:t>java驱动</w:t>
            </w:r>
            <w:r w:rsidR="004474D3">
              <w:rPr>
                <w:w w:val="95"/>
                <w:lang w:eastAsia="zh-CN"/>
              </w:rPr>
              <w:tab/>
            </w:r>
          </w:hyperlink>
          <w:r w:rsidR="004474D3">
            <w:rPr>
              <w:w w:val="95"/>
              <w:lang w:eastAsia="zh-CN"/>
            </w:rPr>
            <w:t>113</w:t>
          </w:r>
        </w:p>
        <w:p w:rsidR="0020037C" w:rsidRDefault="00B0609F">
          <w:pPr>
            <w:pStyle w:val="TOC3"/>
            <w:tabs>
              <w:tab w:val="left" w:leader="dot" w:pos="9056"/>
            </w:tabs>
            <w:spacing w:line="240" w:lineRule="exact"/>
            <w:rPr>
              <w:lang w:eastAsia="zh-CN"/>
            </w:rPr>
          </w:pPr>
          <w:hyperlink w:anchor="_bookmark141" w:history="1">
            <w:r w:rsidR="004474D3">
              <w:rPr>
                <w:w w:val="95"/>
                <w:lang w:eastAsia="zh-CN"/>
              </w:rPr>
              <w:t>PHP驱动</w:t>
            </w:r>
            <w:r w:rsidR="004474D3">
              <w:rPr>
                <w:w w:val="95"/>
                <w:lang w:eastAsia="zh-CN"/>
              </w:rPr>
              <w:tab/>
            </w:r>
          </w:hyperlink>
          <w:r w:rsidR="004474D3">
            <w:rPr>
              <w:w w:val="95"/>
              <w:lang w:eastAsia="zh-CN"/>
            </w:rPr>
            <w:t>118</w:t>
          </w:r>
        </w:p>
        <w:p w:rsidR="0020037C" w:rsidRDefault="00B0609F">
          <w:pPr>
            <w:pStyle w:val="TOC3"/>
            <w:tabs>
              <w:tab w:val="left" w:leader="dot" w:pos="9078"/>
            </w:tabs>
            <w:spacing w:line="240" w:lineRule="exact"/>
            <w:rPr>
              <w:lang w:eastAsia="zh-CN"/>
            </w:rPr>
          </w:pPr>
          <w:hyperlink w:anchor="_bookmark145" w:history="1">
            <w:r w:rsidR="004474D3">
              <w:rPr>
                <w:w w:val="95"/>
                <w:lang w:eastAsia="zh-CN"/>
              </w:rPr>
              <w:t>C</w:t>
            </w:r>
            <w:r w:rsidR="004474D3">
              <w:rPr>
                <w:spacing w:val="27"/>
                <w:w w:val="95"/>
                <w:lang w:eastAsia="zh-CN"/>
              </w:rPr>
              <w:t xml:space="preserve"> </w:t>
            </w:r>
            <w:r w:rsidR="004474D3">
              <w:rPr>
                <w:w w:val="95"/>
                <w:lang w:eastAsia="zh-CN"/>
              </w:rPr>
              <w:t>BSON简介</w:t>
            </w:r>
            <w:r w:rsidR="004474D3">
              <w:rPr>
                <w:w w:val="95"/>
                <w:lang w:eastAsia="zh-CN"/>
              </w:rPr>
              <w:tab/>
            </w:r>
          </w:hyperlink>
          <w:r w:rsidR="004474D3">
            <w:rPr>
              <w:w w:val="95"/>
              <w:lang w:eastAsia="zh-CN"/>
            </w:rPr>
            <w:t>121</w:t>
          </w:r>
        </w:p>
        <w:p w:rsidR="0020037C" w:rsidRDefault="00B0609F">
          <w:pPr>
            <w:pStyle w:val="TOC3"/>
            <w:tabs>
              <w:tab w:val="left" w:leader="dot" w:pos="9077"/>
            </w:tabs>
            <w:spacing w:line="240" w:lineRule="exact"/>
          </w:pPr>
          <w:hyperlink w:anchor="_bookmark146" w:history="1">
            <w:r w:rsidR="004474D3">
              <w:rPr>
                <w:w w:val="90"/>
              </w:rPr>
              <w:t>C++</w:t>
            </w:r>
            <w:r w:rsidR="004474D3">
              <w:rPr>
                <w:spacing w:val="29"/>
                <w:w w:val="90"/>
              </w:rPr>
              <w:t xml:space="preserve"> </w:t>
            </w:r>
            <w:r w:rsidR="004474D3">
              <w:rPr>
                <w:w w:val="90"/>
              </w:rPr>
              <w:t>BSON简介</w:t>
            </w:r>
            <w:r w:rsidR="004474D3">
              <w:rPr>
                <w:w w:val="90"/>
              </w:rPr>
              <w:tab/>
            </w:r>
          </w:hyperlink>
          <w:r w:rsidR="004474D3">
            <w:rPr>
              <w:w w:val="90"/>
            </w:rPr>
            <w:t>123</w:t>
          </w:r>
        </w:p>
        <w:p w:rsidR="0020037C" w:rsidRDefault="00B0609F">
          <w:pPr>
            <w:pStyle w:val="TOC3"/>
            <w:tabs>
              <w:tab w:val="left" w:leader="dot" w:pos="9101"/>
            </w:tabs>
            <w:spacing w:line="240" w:lineRule="exact"/>
          </w:pPr>
          <w:hyperlink w:anchor="_bookmark147" w:history="1">
            <w:r w:rsidR="004474D3">
              <w:rPr>
                <w:w w:val="95"/>
              </w:rPr>
              <w:t>C</w:t>
            </w:r>
            <w:r w:rsidR="004474D3">
              <w:rPr>
                <w:spacing w:val="27"/>
                <w:w w:val="95"/>
              </w:rPr>
              <w:t xml:space="preserve"> </w:t>
            </w:r>
            <w:r w:rsidR="004474D3">
              <w:rPr>
                <w:w w:val="95"/>
              </w:rPr>
              <w:t>BSON</w:t>
            </w:r>
            <w:r w:rsidR="004474D3">
              <w:rPr>
                <w:spacing w:val="27"/>
                <w:w w:val="95"/>
              </w:rPr>
              <w:t xml:space="preserve"> </w:t>
            </w:r>
            <w:r w:rsidR="004474D3">
              <w:rPr>
                <w:w w:val="95"/>
              </w:rPr>
              <w:t>API</w:t>
            </w:r>
            <w:r w:rsidR="004474D3">
              <w:rPr>
                <w:w w:val="95"/>
              </w:rPr>
              <w:tab/>
            </w:r>
          </w:hyperlink>
          <w:r w:rsidR="004474D3">
            <w:rPr>
              <w:w w:val="95"/>
            </w:rPr>
            <w:t>124</w:t>
          </w:r>
        </w:p>
        <w:p w:rsidR="0020037C" w:rsidRDefault="00B0609F">
          <w:pPr>
            <w:pStyle w:val="TOC3"/>
            <w:tabs>
              <w:tab w:val="left" w:leader="dot" w:pos="9099"/>
            </w:tabs>
            <w:spacing w:line="240" w:lineRule="exact"/>
          </w:pPr>
          <w:hyperlink w:anchor="_bookmark148" w:history="1">
            <w:r w:rsidR="004474D3">
              <w:rPr>
                <w:w w:val="90"/>
              </w:rPr>
              <w:t>C++</w:t>
            </w:r>
            <w:r w:rsidR="004474D3">
              <w:rPr>
                <w:spacing w:val="28"/>
                <w:w w:val="90"/>
              </w:rPr>
              <w:t xml:space="preserve"> </w:t>
            </w:r>
            <w:r w:rsidR="004474D3">
              <w:rPr>
                <w:w w:val="90"/>
              </w:rPr>
              <w:t>BSON</w:t>
            </w:r>
            <w:r w:rsidR="004474D3">
              <w:rPr>
                <w:spacing w:val="29"/>
                <w:w w:val="90"/>
              </w:rPr>
              <w:t xml:space="preserve"> </w:t>
            </w:r>
            <w:r w:rsidR="004474D3">
              <w:rPr>
                <w:w w:val="90"/>
              </w:rPr>
              <w:t>API</w:t>
            </w:r>
            <w:r w:rsidR="004474D3">
              <w:rPr>
                <w:w w:val="90"/>
              </w:rPr>
              <w:tab/>
            </w:r>
          </w:hyperlink>
          <w:r w:rsidR="004474D3">
            <w:rPr>
              <w:w w:val="90"/>
            </w:rPr>
            <w:t>124</w:t>
          </w:r>
        </w:p>
        <w:p w:rsidR="0020037C" w:rsidRDefault="00B0609F">
          <w:pPr>
            <w:pStyle w:val="TOC2"/>
            <w:spacing w:line="240" w:lineRule="exact"/>
          </w:pPr>
          <w:hyperlink w:anchor="_bookmark149" w:history="1">
            <w:r w:rsidR="004474D3">
              <w:rPr>
                <w:w w:val="110"/>
              </w:rPr>
              <w:t xml:space="preserve">数据库集群控制器.................................................................................................................... </w:t>
            </w:r>
            <w:r w:rsidR="004474D3">
              <w:rPr>
                <w:spacing w:val="43"/>
                <w:w w:val="110"/>
              </w:rPr>
              <w:t xml:space="preserve"> </w:t>
            </w:r>
          </w:hyperlink>
          <w:r w:rsidR="004474D3">
            <w:rPr>
              <w:w w:val="110"/>
            </w:rPr>
            <w:t>124</w:t>
          </w:r>
        </w:p>
        <w:p w:rsidR="0020037C" w:rsidRDefault="00B0609F">
          <w:pPr>
            <w:pStyle w:val="TOC1"/>
            <w:spacing w:line="285" w:lineRule="exact"/>
          </w:pPr>
          <w:hyperlink w:anchor="_bookmark150" w:history="1">
            <w:r w:rsidR="004474D3">
              <w:rPr>
                <w:w w:val="110"/>
              </w:rPr>
              <w:t xml:space="preserve">参考手册...................................................................................................................  </w:t>
            </w:r>
            <w:r w:rsidR="004474D3">
              <w:rPr>
                <w:spacing w:val="59"/>
                <w:w w:val="110"/>
              </w:rPr>
              <w:t xml:space="preserve"> </w:t>
            </w:r>
          </w:hyperlink>
          <w:r w:rsidR="004474D3">
            <w:rPr>
              <w:w w:val="110"/>
            </w:rPr>
            <w:t>126</w:t>
          </w:r>
        </w:p>
        <w:p w:rsidR="0020037C" w:rsidRDefault="00B0609F">
          <w:pPr>
            <w:pStyle w:val="TOC2"/>
            <w:tabs>
              <w:tab w:val="left" w:leader="dot" w:pos="9074"/>
            </w:tabs>
            <w:spacing w:line="243" w:lineRule="exact"/>
          </w:pPr>
          <w:hyperlink w:anchor="_bookmark151" w:history="1">
            <w:r w:rsidR="004474D3">
              <w:rPr>
                <w:w w:val="95"/>
              </w:rPr>
              <w:t>Sequoiadb</w:t>
            </w:r>
            <w:r w:rsidR="004474D3">
              <w:rPr>
                <w:spacing w:val="23"/>
                <w:w w:val="95"/>
              </w:rPr>
              <w:t xml:space="preserve"> </w:t>
            </w:r>
            <w:r w:rsidR="004474D3">
              <w:rPr>
                <w:w w:val="95"/>
              </w:rPr>
              <w:t>javascript方法</w:t>
            </w:r>
            <w:r w:rsidR="004474D3">
              <w:rPr>
                <w:w w:val="95"/>
              </w:rPr>
              <w:tab/>
            </w:r>
          </w:hyperlink>
          <w:r w:rsidR="004474D3">
            <w:rPr>
              <w:w w:val="95"/>
            </w:rPr>
            <w:t>126</w:t>
          </w:r>
        </w:p>
        <w:p w:rsidR="0020037C" w:rsidRDefault="00B0609F">
          <w:pPr>
            <w:pStyle w:val="TOC3"/>
            <w:tabs>
              <w:tab w:val="left" w:leader="dot" w:pos="9056"/>
            </w:tabs>
            <w:spacing w:line="240" w:lineRule="exact"/>
          </w:pPr>
          <w:hyperlink w:anchor="_bookmark152" w:history="1">
            <w:r w:rsidR="004474D3">
              <w:rPr>
                <w:w w:val="95"/>
              </w:rPr>
              <w:t>db.createCS()</w:t>
            </w:r>
            <w:r w:rsidR="004474D3">
              <w:rPr>
                <w:w w:val="95"/>
              </w:rPr>
              <w:tab/>
            </w:r>
          </w:hyperlink>
          <w:r w:rsidR="004474D3">
            <w:rPr>
              <w:w w:val="95"/>
            </w:rPr>
            <w:t>128</w:t>
          </w:r>
        </w:p>
        <w:p w:rsidR="0020037C" w:rsidRDefault="00B0609F">
          <w:pPr>
            <w:pStyle w:val="TOC3"/>
            <w:tabs>
              <w:tab w:val="left" w:leader="dot" w:pos="9056"/>
            </w:tabs>
            <w:spacing w:line="240" w:lineRule="exact"/>
          </w:pPr>
          <w:hyperlink w:anchor="_bookmark153" w:history="1">
            <w:r w:rsidR="004474D3">
              <w:rPr>
                <w:w w:val="95"/>
              </w:rPr>
              <w:t>db.dropCS()</w:t>
            </w:r>
            <w:r w:rsidR="004474D3">
              <w:rPr>
                <w:w w:val="95"/>
              </w:rPr>
              <w:tab/>
            </w:r>
          </w:hyperlink>
          <w:r w:rsidR="004474D3">
            <w:rPr>
              <w:w w:val="95"/>
            </w:rPr>
            <w:t>129</w:t>
          </w:r>
        </w:p>
        <w:p w:rsidR="0020037C" w:rsidRDefault="00B0609F">
          <w:pPr>
            <w:pStyle w:val="TOC3"/>
            <w:tabs>
              <w:tab w:val="left" w:leader="dot" w:pos="9056"/>
            </w:tabs>
            <w:spacing w:line="240" w:lineRule="exact"/>
          </w:pPr>
          <w:hyperlink w:anchor="_bookmark154" w:history="1">
            <w:r w:rsidR="004474D3">
              <w:rPr>
                <w:w w:val="95"/>
              </w:rPr>
              <w:t>db.getCS()</w:t>
            </w:r>
            <w:r w:rsidR="004474D3">
              <w:rPr>
                <w:w w:val="95"/>
              </w:rPr>
              <w:tab/>
            </w:r>
          </w:hyperlink>
          <w:r w:rsidR="004474D3">
            <w:rPr>
              <w:w w:val="95"/>
            </w:rPr>
            <w:t>129</w:t>
          </w:r>
        </w:p>
        <w:p w:rsidR="0020037C" w:rsidRDefault="00B0609F">
          <w:pPr>
            <w:pStyle w:val="TOC3"/>
            <w:tabs>
              <w:tab w:val="left" w:leader="dot" w:pos="9056"/>
            </w:tabs>
            <w:spacing w:line="240" w:lineRule="exact"/>
          </w:pPr>
          <w:hyperlink w:anchor="_bookmark155" w:history="1">
            <w:r w:rsidR="004474D3">
              <w:rPr>
                <w:w w:val="95"/>
              </w:rPr>
              <w:t>db.create</w:t>
            </w:r>
            <w:r w:rsidR="000C1DF0">
              <w:rPr>
                <w:rFonts w:eastAsiaTheme="minorEastAsia" w:hint="eastAsia"/>
                <w:w w:val="95"/>
                <w:lang w:eastAsia="zh-CN"/>
              </w:rPr>
              <w:t>RG</w:t>
            </w:r>
            <w:r w:rsidR="004474D3">
              <w:rPr>
                <w:w w:val="95"/>
              </w:rPr>
              <w:t>()</w:t>
            </w:r>
            <w:r w:rsidR="004474D3">
              <w:rPr>
                <w:w w:val="95"/>
              </w:rPr>
              <w:tab/>
            </w:r>
          </w:hyperlink>
          <w:r w:rsidR="004474D3">
            <w:rPr>
              <w:w w:val="95"/>
            </w:rPr>
            <w:t>130</w:t>
          </w:r>
        </w:p>
        <w:p w:rsidR="0020037C" w:rsidRDefault="00B0609F">
          <w:pPr>
            <w:pStyle w:val="TOC3"/>
            <w:tabs>
              <w:tab w:val="left" w:leader="dot" w:pos="9056"/>
            </w:tabs>
            <w:spacing w:line="240" w:lineRule="exact"/>
          </w:pPr>
          <w:hyperlink w:anchor="_bookmark156" w:history="1">
            <w:r w:rsidR="004474D3">
              <w:rPr>
                <w:w w:val="95"/>
              </w:rPr>
              <w:t>db.get</w:t>
            </w:r>
            <w:r w:rsidR="000C1DF0">
              <w:rPr>
                <w:rFonts w:eastAsiaTheme="minorEastAsia" w:hint="eastAsia"/>
                <w:w w:val="95"/>
                <w:lang w:eastAsia="zh-CN"/>
              </w:rPr>
              <w:t>RG</w:t>
            </w:r>
            <w:r w:rsidR="004474D3">
              <w:rPr>
                <w:w w:val="95"/>
              </w:rPr>
              <w:t>()</w:t>
            </w:r>
            <w:r w:rsidR="004474D3">
              <w:rPr>
                <w:w w:val="95"/>
              </w:rPr>
              <w:tab/>
            </w:r>
          </w:hyperlink>
          <w:r w:rsidR="004474D3">
            <w:rPr>
              <w:w w:val="95"/>
            </w:rPr>
            <w:t>130</w:t>
          </w:r>
        </w:p>
        <w:p w:rsidR="0020037C" w:rsidRDefault="00B0609F">
          <w:pPr>
            <w:pStyle w:val="TOC3"/>
            <w:tabs>
              <w:tab w:val="left" w:leader="dot" w:pos="9056"/>
            </w:tabs>
            <w:spacing w:line="240" w:lineRule="exact"/>
          </w:pPr>
          <w:hyperlink w:anchor="_bookmark157" w:history="1">
            <w:r w:rsidR="004474D3">
              <w:rPr>
                <w:w w:val="95"/>
              </w:rPr>
              <w:t>db.</w:t>
            </w:r>
            <w:r w:rsidR="000C1DF0">
              <w:rPr>
                <w:rFonts w:eastAsiaTheme="minorEastAsia" w:hint="eastAsia"/>
                <w:w w:val="95"/>
                <w:lang w:eastAsia="zh-CN"/>
              </w:rPr>
              <w:t>removeRG</w:t>
            </w:r>
            <w:r w:rsidR="004474D3">
              <w:rPr>
                <w:w w:val="95"/>
              </w:rPr>
              <w:t>()</w:t>
            </w:r>
            <w:r w:rsidR="004474D3">
              <w:rPr>
                <w:w w:val="95"/>
              </w:rPr>
              <w:tab/>
            </w:r>
          </w:hyperlink>
          <w:r w:rsidR="004474D3">
            <w:rPr>
              <w:w w:val="95"/>
            </w:rPr>
            <w:t>131</w:t>
          </w:r>
        </w:p>
        <w:p w:rsidR="0020037C" w:rsidRDefault="00B0609F">
          <w:pPr>
            <w:pStyle w:val="TOC3"/>
            <w:tabs>
              <w:tab w:val="left" w:leader="dot" w:pos="9056"/>
            </w:tabs>
            <w:spacing w:line="240" w:lineRule="exact"/>
          </w:pPr>
          <w:hyperlink w:anchor="_bookmark158" w:history="1">
            <w:r w:rsidR="004474D3">
              <w:rPr>
                <w:w w:val="95"/>
              </w:rPr>
              <w:t>db.list()</w:t>
            </w:r>
            <w:r w:rsidR="004474D3">
              <w:rPr>
                <w:w w:val="95"/>
              </w:rPr>
              <w:tab/>
            </w:r>
          </w:hyperlink>
          <w:r w:rsidR="004474D3">
            <w:rPr>
              <w:w w:val="95"/>
            </w:rPr>
            <w:t>131</w:t>
          </w:r>
        </w:p>
        <w:p w:rsidR="0020037C" w:rsidRDefault="00B0609F">
          <w:pPr>
            <w:pStyle w:val="TOC3"/>
            <w:tabs>
              <w:tab w:val="left" w:leader="dot" w:pos="9056"/>
            </w:tabs>
            <w:spacing w:line="240" w:lineRule="exact"/>
          </w:pPr>
          <w:hyperlink w:anchor="_bookmark159" w:history="1">
            <w:r w:rsidR="004474D3">
              <w:rPr>
                <w:w w:val="95"/>
              </w:rPr>
              <w:t>db.listCollectionSpaces()</w:t>
            </w:r>
            <w:r w:rsidR="004474D3">
              <w:rPr>
                <w:w w:val="95"/>
              </w:rPr>
              <w:tab/>
            </w:r>
          </w:hyperlink>
          <w:r w:rsidR="004474D3">
            <w:rPr>
              <w:w w:val="95"/>
            </w:rPr>
            <w:t>132</w:t>
          </w:r>
        </w:p>
        <w:p w:rsidR="0020037C" w:rsidRDefault="00B0609F">
          <w:pPr>
            <w:pStyle w:val="TOC3"/>
            <w:tabs>
              <w:tab w:val="left" w:leader="dot" w:pos="9056"/>
            </w:tabs>
            <w:spacing w:line="240" w:lineRule="exact"/>
          </w:pPr>
          <w:hyperlink w:anchor="_bookmark160" w:history="1">
            <w:r w:rsidR="004474D3">
              <w:rPr>
                <w:w w:val="95"/>
              </w:rPr>
              <w:t>db.listCollections()</w:t>
            </w:r>
            <w:r w:rsidR="004474D3">
              <w:rPr>
                <w:w w:val="95"/>
              </w:rPr>
              <w:tab/>
            </w:r>
          </w:hyperlink>
          <w:r w:rsidR="004474D3">
            <w:rPr>
              <w:w w:val="95"/>
            </w:rPr>
            <w:t>133</w:t>
          </w:r>
        </w:p>
        <w:p w:rsidR="0020037C" w:rsidRDefault="00B0609F">
          <w:pPr>
            <w:pStyle w:val="TOC3"/>
            <w:tabs>
              <w:tab w:val="left" w:leader="dot" w:pos="9056"/>
            </w:tabs>
            <w:spacing w:line="240" w:lineRule="exact"/>
          </w:pPr>
          <w:hyperlink w:anchor="_bookmark161" w:history="1">
            <w:r w:rsidR="004474D3">
              <w:rPr>
                <w:w w:val="95"/>
              </w:rPr>
              <w:t>db.</w:t>
            </w:r>
            <w:r w:rsidR="00FC3021">
              <w:rPr>
                <w:w w:val="95"/>
              </w:rPr>
              <w:t>list</w:t>
            </w:r>
            <w:r w:rsidR="000C1DF0">
              <w:rPr>
                <w:rFonts w:eastAsiaTheme="minorEastAsia" w:hint="eastAsia"/>
                <w:w w:val="95"/>
                <w:lang w:eastAsia="zh-CN"/>
              </w:rPr>
              <w:t>ReplicaGroups</w:t>
            </w:r>
            <w:r w:rsidR="004474D3">
              <w:rPr>
                <w:w w:val="95"/>
              </w:rPr>
              <w:t>()</w:t>
            </w:r>
            <w:r w:rsidR="004474D3">
              <w:rPr>
                <w:w w:val="95"/>
              </w:rPr>
              <w:tab/>
            </w:r>
          </w:hyperlink>
          <w:r w:rsidR="004474D3">
            <w:rPr>
              <w:w w:val="95"/>
            </w:rPr>
            <w:t>133</w:t>
          </w:r>
        </w:p>
        <w:p w:rsidR="0020037C" w:rsidRDefault="00B0609F">
          <w:pPr>
            <w:pStyle w:val="TOC3"/>
            <w:tabs>
              <w:tab w:val="left" w:leader="dot" w:pos="9056"/>
            </w:tabs>
            <w:spacing w:line="240" w:lineRule="exact"/>
          </w:pPr>
          <w:hyperlink w:anchor="_bookmark162" w:history="1">
            <w:r w:rsidR="004474D3">
              <w:rPr>
                <w:w w:val="95"/>
              </w:rPr>
              <w:t>db.snapshot()</w:t>
            </w:r>
            <w:r w:rsidR="004474D3">
              <w:rPr>
                <w:w w:val="95"/>
              </w:rPr>
              <w:tab/>
            </w:r>
          </w:hyperlink>
          <w:r w:rsidR="004474D3">
            <w:rPr>
              <w:w w:val="95"/>
            </w:rPr>
            <w:t>134</w:t>
          </w:r>
        </w:p>
        <w:p w:rsidR="0020037C" w:rsidRDefault="00B0609F">
          <w:pPr>
            <w:pStyle w:val="TOC3"/>
            <w:tabs>
              <w:tab w:val="left" w:leader="dot" w:pos="9056"/>
            </w:tabs>
            <w:spacing w:line="240" w:lineRule="exact"/>
          </w:pPr>
          <w:hyperlink w:anchor="_bookmark163" w:history="1">
            <w:r w:rsidR="004474D3">
              <w:rPr>
                <w:w w:val="95"/>
              </w:rPr>
              <w:t>db.resetSnapshot()</w:t>
            </w:r>
            <w:r w:rsidR="004474D3">
              <w:rPr>
                <w:w w:val="95"/>
              </w:rPr>
              <w:tab/>
            </w:r>
          </w:hyperlink>
          <w:r w:rsidR="004474D3">
            <w:rPr>
              <w:w w:val="95"/>
            </w:rPr>
            <w:t>135</w:t>
          </w:r>
        </w:p>
        <w:p w:rsidR="0020037C" w:rsidRDefault="00B0609F">
          <w:pPr>
            <w:pStyle w:val="TOC3"/>
            <w:tabs>
              <w:tab w:val="left" w:leader="dot" w:pos="9056"/>
            </w:tabs>
            <w:spacing w:line="240" w:lineRule="exact"/>
          </w:pPr>
          <w:hyperlink w:anchor="_bookmark164" w:history="1">
            <w:r w:rsidR="004474D3">
              <w:rPr>
                <w:w w:val="95"/>
              </w:rPr>
              <w:t>db.</w:t>
            </w:r>
            <w:r w:rsidR="00F91B3F">
              <w:rPr>
                <w:w w:val="95"/>
              </w:rPr>
              <w:t>start</w:t>
            </w:r>
            <w:r w:rsidR="00F91B3F">
              <w:rPr>
                <w:rFonts w:eastAsiaTheme="minorEastAsia" w:hint="eastAsia"/>
                <w:w w:val="95"/>
                <w:lang w:eastAsia="zh-CN"/>
              </w:rPr>
              <w:t>RG</w:t>
            </w:r>
            <w:r w:rsidR="004474D3">
              <w:rPr>
                <w:w w:val="95"/>
              </w:rPr>
              <w:t>()</w:t>
            </w:r>
            <w:r w:rsidR="004474D3">
              <w:rPr>
                <w:w w:val="95"/>
              </w:rPr>
              <w:tab/>
            </w:r>
          </w:hyperlink>
          <w:r w:rsidR="004474D3">
            <w:rPr>
              <w:w w:val="95"/>
            </w:rPr>
            <w:t>136</w:t>
          </w:r>
        </w:p>
        <w:p w:rsidR="0020037C" w:rsidRDefault="00B0609F">
          <w:pPr>
            <w:pStyle w:val="TOC3"/>
            <w:tabs>
              <w:tab w:val="left" w:leader="dot" w:pos="9056"/>
            </w:tabs>
            <w:spacing w:line="240" w:lineRule="exact"/>
          </w:pPr>
          <w:hyperlink w:anchor="_bookmark165" w:history="1">
            <w:r w:rsidR="004474D3">
              <w:rPr>
                <w:w w:val="95"/>
              </w:rPr>
              <w:t>db.createUsr()</w:t>
            </w:r>
            <w:r w:rsidR="004474D3">
              <w:rPr>
                <w:w w:val="95"/>
              </w:rPr>
              <w:tab/>
            </w:r>
          </w:hyperlink>
          <w:r w:rsidR="004474D3">
            <w:rPr>
              <w:w w:val="95"/>
            </w:rPr>
            <w:t>136</w:t>
          </w:r>
        </w:p>
        <w:p w:rsidR="0020037C" w:rsidRDefault="00B0609F">
          <w:pPr>
            <w:pStyle w:val="TOC3"/>
            <w:tabs>
              <w:tab w:val="left" w:leader="dot" w:pos="9056"/>
            </w:tabs>
            <w:spacing w:line="240" w:lineRule="exact"/>
          </w:pPr>
          <w:hyperlink w:anchor="_bookmark166" w:history="1">
            <w:r w:rsidR="004474D3">
              <w:rPr>
                <w:w w:val="95"/>
              </w:rPr>
              <w:t>db.dropUsr()</w:t>
            </w:r>
            <w:r w:rsidR="004474D3">
              <w:rPr>
                <w:w w:val="95"/>
              </w:rPr>
              <w:tab/>
            </w:r>
          </w:hyperlink>
          <w:r w:rsidR="004474D3">
            <w:rPr>
              <w:w w:val="95"/>
            </w:rPr>
            <w:t>137</w:t>
          </w:r>
        </w:p>
        <w:p w:rsidR="0020037C" w:rsidRDefault="00B0609F">
          <w:pPr>
            <w:pStyle w:val="TOC3"/>
            <w:tabs>
              <w:tab w:val="left" w:leader="dot" w:pos="9056"/>
            </w:tabs>
            <w:spacing w:line="240" w:lineRule="exact"/>
          </w:pPr>
          <w:hyperlink w:anchor="_bookmark167" w:history="1">
            <w:r w:rsidR="004474D3">
              <w:rPr>
                <w:w w:val="95"/>
              </w:rPr>
              <w:t>db.transBegin()</w:t>
            </w:r>
            <w:r w:rsidR="004474D3">
              <w:rPr>
                <w:w w:val="95"/>
              </w:rPr>
              <w:tab/>
            </w:r>
          </w:hyperlink>
          <w:r w:rsidR="004474D3">
            <w:rPr>
              <w:w w:val="95"/>
            </w:rPr>
            <w:t>137</w:t>
          </w:r>
        </w:p>
        <w:p w:rsidR="0020037C" w:rsidRDefault="00B0609F">
          <w:pPr>
            <w:pStyle w:val="TOC3"/>
            <w:tabs>
              <w:tab w:val="left" w:leader="dot" w:pos="9056"/>
            </w:tabs>
            <w:spacing w:line="240" w:lineRule="exact"/>
          </w:pPr>
          <w:hyperlink w:anchor="_bookmark168" w:history="1">
            <w:r w:rsidR="004474D3">
              <w:rPr>
                <w:w w:val="95"/>
              </w:rPr>
              <w:t>db.transCommit()</w:t>
            </w:r>
            <w:r w:rsidR="004474D3">
              <w:rPr>
                <w:w w:val="95"/>
              </w:rPr>
              <w:tab/>
            </w:r>
          </w:hyperlink>
          <w:r w:rsidR="004474D3">
            <w:rPr>
              <w:w w:val="95"/>
            </w:rPr>
            <w:t>137</w:t>
          </w:r>
        </w:p>
        <w:p w:rsidR="0020037C" w:rsidRDefault="00B0609F">
          <w:pPr>
            <w:pStyle w:val="TOC3"/>
            <w:tabs>
              <w:tab w:val="left" w:leader="dot" w:pos="9056"/>
            </w:tabs>
            <w:spacing w:line="240" w:lineRule="exact"/>
          </w:pPr>
          <w:hyperlink w:anchor="_bookmark169" w:history="1">
            <w:r w:rsidR="004474D3">
              <w:rPr>
                <w:w w:val="95"/>
              </w:rPr>
              <w:t>db.transRollback()</w:t>
            </w:r>
            <w:r w:rsidR="004474D3">
              <w:rPr>
                <w:w w:val="95"/>
              </w:rPr>
              <w:tab/>
            </w:r>
          </w:hyperlink>
          <w:r w:rsidR="004474D3">
            <w:rPr>
              <w:w w:val="95"/>
            </w:rPr>
            <w:t>138</w:t>
          </w:r>
        </w:p>
        <w:p w:rsidR="0020037C" w:rsidRDefault="00B0609F">
          <w:pPr>
            <w:pStyle w:val="TOC3"/>
            <w:tabs>
              <w:tab w:val="left" w:leader="dot" w:pos="9056"/>
            </w:tabs>
            <w:spacing w:line="240" w:lineRule="exact"/>
          </w:pPr>
          <w:hyperlink w:anchor="_bookmark170" w:history="1">
            <w:r w:rsidR="004474D3">
              <w:rPr>
                <w:w w:val="95"/>
              </w:rPr>
              <w:t>db.collectionspace.createCL()</w:t>
            </w:r>
            <w:r w:rsidR="004474D3">
              <w:rPr>
                <w:w w:val="95"/>
              </w:rPr>
              <w:tab/>
            </w:r>
          </w:hyperlink>
          <w:r w:rsidR="004474D3">
            <w:rPr>
              <w:w w:val="95"/>
            </w:rPr>
            <w:t>138</w:t>
          </w:r>
        </w:p>
        <w:p w:rsidR="0020037C" w:rsidRDefault="00B0609F">
          <w:pPr>
            <w:pStyle w:val="TOC3"/>
            <w:tabs>
              <w:tab w:val="left" w:leader="dot" w:pos="9056"/>
            </w:tabs>
            <w:spacing w:line="240" w:lineRule="exact"/>
          </w:pPr>
          <w:hyperlink w:anchor="_bookmark171" w:history="1">
            <w:r w:rsidR="004474D3">
              <w:rPr>
                <w:w w:val="95"/>
              </w:rPr>
              <w:t>db.collectionspace.dropCL()</w:t>
            </w:r>
            <w:r w:rsidR="004474D3">
              <w:rPr>
                <w:w w:val="95"/>
              </w:rPr>
              <w:tab/>
            </w:r>
          </w:hyperlink>
          <w:r w:rsidR="004474D3">
            <w:rPr>
              <w:w w:val="95"/>
            </w:rPr>
            <w:t>139</w:t>
          </w:r>
        </w:p>
        <w:p w:rsidR="0020037C" w:rsidRDefault="00B0609F">
          <w:pPr>
            <w:pStyle w:val="TOC3"/>
            <w:tabs>
              <w:tab w:val="left" w:leader="dot" w:pos="9056"/>
            </w:tabs>
            <w:spacing w:line="240" w:lineRule="exact"/>
          </w:pPr>
          <w:hyperlink w:anchor="_bookmark172" w:history="1">
            <w:r w:rsidR="004474D3">
              <w:rPr>
                <w:w w:val="95"/>
              </w:rPr>
              <w:t>db.collectionspace.getCL()</w:t>
            </w:r>
            <w:r w:rsidR="004474D3">
              <w:rPr>
                <w:w w:val="95"/>
              </w:rPr>
              <w:tab/>
            </w:r>
          </w:hyperlink>
          <w:r w:rsidR="004474D3">
            <w:rPr>
              <w:w w:val="95"/>
            </w:rPr>
            <w:t>139</w:t>
          </w:r>
        </w:p>
        <w:p w:rsidR="0020037C" w:rsidRDefault="00B0609F">
          <w:pPr>
            <w:pStyle w:val="TOC3"/>
            <w:tabs>
              <w:tab w:val="left" w:leader="dot" w:pos="9056"/>
            </w:tabs>
            <w:spacing w:line="240" w:lineRule="exact"/>
          </w:pPr>
          <w:hyperlink w:anchor="_bookmark173" w:history="1">
            <w:r w:rsidR="004474D3">
              <w:rPr>
                <w:w w:val="95"/>
              </w:rPr>
              <w:t>db.collectionspace.collection.insert()</w:t>
            </w:r>
            <w:r w:rsidR="004474D3">
              <w:rPr>
                <w:w w:val="95"/>
              </w:rPr>
              <w:tab/>
            </w:r>
          </w:hyperlink>
          <w:r w:rsidR="004474D3">
            <w:rPr>
              <w:w w:val="95"/>
            </w:rPr>
            <w:t>140</w:t>
          </w:r>
        </w:p>
        <w:p w:rsidR="0020037C" w:rsidRDefault="00B0609F">
          <w:pPr>
            <w:pStyle w:val="TOC3"/>
            <w:tabs>
              <w:tab w:val="left" w:leader="dot" w:pos="9056"/>
            </w:tabs>
            <w:spacing w:line="240" w:lineRule="exact"/>
          </w:pPr>
          <w:hyperlink w:anchor="_bookmark174" w:history="1">
            <w:r w:rsidR="004474D3">
              <w:rPr>
                <w:w w:val="95"/>
              </w:rPr>
              <w:t>db.collectionspace.collection.count()</w:t>
            </w:r>
            <w:r w:rsidR="004474D3">
              <w:rPr>
                <w:w w:val="95"/>
              </w:rPr>
              <w:tab/>
            </w:r>
          </w:hyperlink>
          <w:r w:rsidR="004474D3">
            <w:rPr>
              <w:w w:val="95"/>
            </w:rPr>
            <w:t>141</w:t>
          </w:r>
        </w:p>
        <w:p w:rsidR="0020037C" w:rsidRDefault="00B0609F">
          <w:pPr>
            <w:pStyle w:val="TOC3"/>
            <w:tabs>
              <w:tab w:val="left" w:leader="dot" w:pos="9056"/>
            </w:tabs>
            <w:spacing w:line="240" w:lineRule="exact"/>
          </w:pPr>
          <w:hyperlink w:anchor="_bookmark175" w:history="1">
            <w:r w:rsidR="004474D3">
              <w:rPr>
                <w:w w:val="95"/>
              </w:rPr>
              <w:t>db.collectionspace.collection.find()</w:t>
            </w:r>
            <w:r w:rsidR="004474D3">
              <w:rPr>
                <w:w w:val="95"/>
              </w:rPr>
              <w:tab/>
            </w:r>
          </w:hyperlink>
          <w:r w:rsidR="004474D3">
            <w:rPr>
              <w:w w:val="95"/>
            </w:rPr>
            <w:t>142</w:t>
          </w:r>
        </w:p>
        <w:p w:rsidR="0020037C" w:rsidRDefault="00B0609F">
          <w:pPr>
            <w:pStyle w:val="TOC3"/>
            <w:tabs>
              <w:tab w:val="left" w:leader="dot" w:pos="9056"/>
            </w:tabs>
            <w:spacing w:line="240" w:lineRule="exact"/>
          </w:pPr>
          <w:hyperlink w:anchor="_bookmark176" w:history="1">
            <w:r w:rsidR="004474D3">
              <w:rPr>
                <w:w w:val="95"/>
              </w:rPr>
              <w:t>db.collectionspace.collection.aggregate()</w:t>
            </w:r>
            <w:r w:rsidR="004474D3">
              <w:rPr>
                <w:w w:val="95"/>
              </w:rPr>
              <w:tab/>
            </w:r>
          </w:hyperlink>
          <w:r w:rsidR="004474D3">
            <w:rPr>
              <w:w w:val="95"/>
            </w:rPr>
            <w:t>142</w:t>
          </w:r>
        </w:p>
        <w:p w:rsidR="0020037C" w:rsidRDefault="00B0609F">
          <w:pPr>
            <w:pStyle w:val="TOC3"/>
            <w:tabs>
              <w:tab w:val="left" w:leader="dot" w:pos="9056"/>
            </w:tabs>
            <w:spacing w:line="240" w:lineRule="exact"/>
          </w:pPr>
          <w:hyperlink w:anchor="_bookmark177" w:history="1">
            <w:r w:rsidR="004474D3">
              <w:rPr>
                <w:w w:val="95"/>
              </w:rPr>
              <w:t>db.collectionspace.collection.remove()</w:t>
            </w:r>
            <w:r w:rsidR="004474D3">
              <w:rPr>
                <w:w w:val="95"/>
              </w:rPr>
              <w:tab/>
            </w:r>
          </w:hyperlink>
          <w:r w:rsidR="004474D3">
            <w:rPr>
              <w:w w:val="95"/>
            </w:rPr>
            <w:t>144</w:t>
          </w:r>
        </w:p>
        <w:p w:rsidR="0020037C" w:rsidRDefault="00B0609F">
          <w:pPr>
            <w:pStyle w:val="TOC3"/>
            <w:tabs>
              <w:tab w:val="left" w:leader="dot" w:pos="9056"/>
            </w:tabs>
            <w:spacing w:line="240" w:lineRule="exact"/>
          </w:pPr>
          <w:hyperlink w:anchor="_bookmark178" w:history="1">
            <w:r w:rsidR="004474D3">
              <w:rPr>
                <w:w w:val="95"/>
              </w:rPr>
              <w:t>db.collectionspace.collection.createIndex()</w:t>
            </w:r>
            <w:r w:rsidR="004474D3">
              <w:rPr>
                <w:w w:val="95"/>
              </w:rPr>
              <w:tab/>
            </w:r>
          </w:hyperlink>
          <w:r w:rsidR="004474D3">
            <w:rPr>
              <w:w w:val="95"/>
            </w:rPr>
            <w:t>145</w:t>
          </w:r>
        </w:p>
        <w:p w:rsidR="0020037C" w:rsidRDefault="00B0609F">
          <w:pPr>
            <w:pStyle w:val="TOC4"/>
            <w:tabs>
              <w:tab w:val="right" w:leader="dot" w:pos="10406"/>
            </w:tabs>
            <w:spacing w:before="100"/>
          </w:pPr>
          <w:hyperlink w:anchor="_bookmark179" w:history="1">
            <w:r w:rsidR="004474D3">
              <w:rPr>
                <w:w w:val="95"/>
              </w:rPr>
              <w:t>db.collectionspace.collection.dropIndex()</w:t>
            </w:r>
            <w:r w:rsidR="004474D3">
              <w:t xml:space="preserve"> </w:t>
            </w:r>
            <w:r w:rsidR="004474D3">
              <w:tab/>
            </w:r>
          </w:hyperlink>
          <w:r w:rsidR="004474D3">
            <w:rPr>
              <w:w w:val="95"/>
            </w:rPr>
            <w:t>146</w:t>
          </w:r>
        </w:p>
        <w:p w:rsidR="0020037C" w:rsidRDefault="00B0609F">
          <w:pPr>
            <w:pStyle w:val="TOC4"/>
            <w:tabs>
              <w:tab w:val="right" w:leader="dot" w:pos="10406"/>
            </w:tabs>
            <w:spacing w:line="240" w:lineRule="exact"/>
          </w:pPr>
          <w:hyperlink w:anchor="_bookmark180" w:history="1">
            <w:r w:rsidR="004474D3">
              <w:rPr>
                <w:w w:val="95"/>
              </w:rPr>
              <w:t>db.snapshot()</w:t>
            </w:r>
            <w:r w:rsidR="004474D3">
              <w:t xml:space="preserve"> </w:t>
            </w:r>
            <w:r w:rsidR="004474D3">
              <w:tab/>
            </w:r>
          </w:hyperlink>
          <w:r w:rsidR="004474D3">
            <w:rPr>
              <w:w w:val="95"/>
            </w:rPr>
            <w:t>146</w:t>
          </w:r>
        </w:p>
        <w:p w:rsidR="0020037C" w:rsidRDefault="00B0609F">
          <w:pPr>
            <w:pStyle w:val="TOC4"/>
            <w:tabs>
              <w:tab w:val="right" w:leader="dot" w:pos="10406"/>
            </w:tabs>
            <w:spacing w:line="240" w:lineRule="exact"/>
          </w:pPr>
          <w:hyperlink w:anchor="_bookmark181" w:history="1">
            <w:r w:rsidR="004474D3">
              <w:rPr>
                <w:w w:val="95"/>
              </w:rPr>
              <w:t>db.collectionspace.collection.getIndex()</w:t>
            </w:r>
            <w:r w:rsidR="004474D3">
              <w:t xml:space="preserve"> </w:t>
            </w:r>
            <w:r w:rsidR="004474D3">
              <w:tab/>
            </w:r>
          </w:hyperlink>
          <w:r w:rsidR="004474D3">
            <w:rPr>
              <w:w w:val="95"/>
            </w:rPr>
            <w:t>147</w:t>
          </w:r>
        </w:p>
        <w:p w:rsidR="0020037C" w:rsidRDefault="00B0609F">
          <w:pPr>
            <w:pStyle w:val="TOC4"/>
            <w:tabs>
              <w:tab w:val="right" w:leader="dot" w:pos="10406"/>
            </w:tabs>
            <w:spacing w:line="240" w:lineRule="exact"/>
          </w:pPr>
          <w:hyperlink w:anchor="_bookmark182" w:history="1">
            <w:r w:rsidR="004474D3">
              <w:rPr>
                <w:w w:val="95"/>
              </w:rPr>
              <w:t>db.collectionspace.collection.listIndexes()</w:t>
            </w:r>
            <w:r w:rsidR="004474D3">
              <w:t xml:space="preserve"> </w:t>
            </w:r>
            <w:r w:rsidR="004474D3">
              <w:tab/>
            </w:r>
          </w:hyperlink>
          <w:r w:rsidR="004474D3">
            <w:rPr>
              <w:w w:val="95"/>
            </w:rPr>
            <w:t>148</w:t>
          </w:r>
        </w:p>
        <w:p w:rsidR="0020037C" w:rsidRDefault="00B0609F">
          <w:pPr>
            <w:pStyle w:val="TOC4"/>
            <w:tabs>
              <w:tab w:val="right" w:leader="dot" w:pos="10406"/>
            </w:tabs>
            <w:spacing w:line="240" w:lineRule="exact"/>
          </w:pPr>
          <w:hyperlink w:anchor="_bookmark183" w:history="1">
            <w:r w:rsidR="004474D3">
              <w:rPr>
                <w:w w:val="95"/>
              </w:rPr>
              <w:t>db.collectionspace.collection.update()</w:t>
            </w:r>
            <w:r w:rsidR="004474D3">
              <w:t xml:space="preserve"> </w:t>
            </w:r>
            <w:r w:rsidR="004474D3">
              <w:tab/>
            </w:r>
          </w:hyperlink>
          <w:r w:rsidR="004474D3">
            <w:rPr>
              <w:w w:val="95"/>
            </w:rPr>
            <w:t>148</w:t>
          </w:r>
        </w:p>
        <w:p w:rsidR="0020037C" w:rsidRDefault="00B0609F">
          <w:pPr>
            <w:pStyle w:val="TOC4"/>
            <w:tabs>
              <w:tab w:val="right" w:leader="dot" w:pos="10406"/>
            </w:tabs>
            <w:spacing w:line="240" w:lineRule="exact"/>
          </w:pPr>
          <w:hyperlink w:anchor="_bookmark184" w:history="1">
            <w:r w:rsidR="004474D3">
              <w:rPr>
                <w:w w:val="95"/>
              </w:rPr>
              <w:t>db.collectionspace.collection.upsert()</w:t>
            </w:r>
            <w:r w:rsidR="004474D3">
              <w:t xml:space="preserve"> </w:t>
            </w:r>
            <w:r w:rsidR="004474D3">
              <w:tab/>
            </w:r>
          </w:hyperlink>
          <w:r w:rsidR="004474D3">
            <w:rPr>
              <w:w w:val="95"/>
            </w:rPr>
            <w:t>149</w:t>
          </w:r>
        </w:p>
        <w:p w:rsidR="0020037C" w:rsidRDefault="00B0609F">
          <w:pPr>
            <w:pStyle w:val="TOC4"/>
            <w:tabs>
              <w:tab w:val="right" w:leader="dot" w:pos="10406"/>
            </w:tabs>
            <w:spacing w:line="240" w:lineRule="exact"/>
          </w:pPr>
          <w:hyperlink w:anchor="_bookmark185" w:history="1">
            <w:r w:rsidR="004474D3">
              <w:rPr>
                <w:w w:val="95"/>
              </w:rPr>
              <w:t>db.collectionspace.collection.split()</w:t>
            </w:r>
            <w:r w:rsidR="004474D3">
              <w:t xml:space="preserve"> </w:t>
            </w:r>
            <w:r w:rsidR="004474D3">
              <w:tab/>
            </w:r>
          </w:hyperlink>
          <w:r w:rsidR="004474D3">
            <w:rPr>
              <w:w w:val="95"/>
            </w:rPr>
            <w:t>150</w:t>
          </w:r>
        </w:p>
        <w:p w:rsidR="0020037C" w:rsidRDefault="00B0609F">
          <w:pPr>
            <w:pStyle w:val="TOC4"/>
            <w:tabs>
              <w:tab w:val="right" w:leader="dot" w:pos="10406"/>
            </w:tabs>
            <w:spacing w:line="240" w:lineRule="exact"/>
          </w:pPr>
          <w:hyperlink w:anchor="_bookmark186" w:history="1">
            <w:r w:rsidR="00F91B3F">
              <w:rPr>
                <w:rFonts w:eastAsiaTheme="minorEastAsia" w:hint="eastAsia"/>
                <w:w w:val="95"/>
                <w:lang w:eastAsia="zh-CN"/>
              </w:rPr>
              <w:t>rg</w:t>
            </w:r>
            <w:r w:rsidR="004474D3">
              <w:rPr>
                <w:w w:val="95"/>
              </w:rPr>
              <w:t>.start()</w:t>
            </w:r>
            <w:r w:rsidR="004474D3">
              <w:t xml:space="preserve"> </w:t>
            </w:r>
            <w:r w:rsidR="004474D3">
              <w:tab/>
            </w:r>
          </w:hyperlink>
          <w:r w:rsidR="004474D3">
            <w:rPr>
              <w:w w:val="95"/>
            </w:rPr>
            <w:t>151</w:t>
          </w:r>
        </w:p>
        <w:p w:rsidR="0020037C" w:rsidRDefault="00B0609F">
          <w:pPr>
            <w:pStyle w:val="TOC4"/>
            <w:tabs>
              <w:tab w:val="right" w:leader="dot" w:pos="10406"/>
            </w:tabs>
            <w:spacing w:line="240" w:lineRule="exact"/>
          </w:pPr>
          <w:hyperlink w:anchor="_bookmark187" w:history="1">
            <w:r w:rsidR="00F91B3F">
              <w:rPr>
                <w:rFonts w:eastAsiaTheme="minorEastAsia" w:hint="eastAsia"/>
                <w:w w:val="95"/>
                <w:lang w:eastAsia="zh-CN"/>
              </w:rPr>
              <w:t>rg</w:t>
            </w:r>
            <w:r w:rsidR="004474D3">
              <w:rPr>
                <w:w w:val="95"/>
              </w:rPr>
              <w:t>.createNode()</w:t>
            </w:r>
            <w:r w:rsidR="004474D3">
              <w:t xml:space="preserve"> </w:t>
            </w:r>
            <w:r w:rsidR="004474D3">
              <w:tab/>
            </w:r>
          </w:hyperlink>
          <w:r w:rsidR="004474D3">
            <w:rPr>
              <w:w w:val="95"/>
            </w:rPr>
            <w:t>151</w:t>
          </w:r>
        </w:p>
        <w:p w:rsidR="0020037C" w:rsidRDefault="00B0609F">
          <w:pPr>
            <w:pStyle w:val="TOC4"/>
            <w:tabs>
              <w:tab w:val="right" w:leader="dot" w:pos="10406"/>
            </w:tabs>
            <w:spacing w:line="240" w:lineRule="exact"/>
          </w:pPr>
          <w:hyperlink w:anchor="_bookmark188" w:history="1">
            <w:r w:rsidR="00F91B3F">
              <w:rPr>
                <w:rFonts w:eastAsiaTheme="minorEastAsia" w:hint="eastAsia"/>
                <w:w w:val="95"/>
                <w:lang w:eastAsia="zh-CN"/>
              </w:rPr>
              <w:t>rg</w:t>
            </w:r>
            <w:r w:rsidR="004474D3">
              <w:rPr>
                <w:w w:val="95"/>
              </w:rPr>
              <w:t>.removeNode()</w:t>
            </w:r>
            <w:r w:rsidR="004474D3">
              <w:t xml:space="preserve"> </w:t>
            </w:r>
            <w:r w:rsidR="004474D3">
              <w:tab/>
            </w:r>
          </w:hyperlink>
          <w:r w:rsidR="004474D3">
            <w:rPr>
              <w:w w:val="95"/>
            </w:rPr>
            <w:t>152</w:t>
          </w:r>
        </w:p>
        <w:p w:rsidR="0020037C" w:rsidRDefault="00B0609F">
          <w:pPr>
            <w:pStyle w:val="TOC4"/>
            <w:tabs>
              <w:tab w:val="right" w:leader="dot" w:pos="10406"/>
            </w:tabs>
            <w:spacing w:line="240" w:lineRule="exact"/>
          </w:pPr>
          <w:hyperlink w:anchor="_bookmark189" w:history="1">
            <w:r w:rsidR="00F91B3F">
              <w:rPr>
                <w:rFonts w:eastAsiaTheme="minorEastAsia" w:hint="eastAsia"/>
                <w:w w:val="95"/>
                <w:lang w:eastAsia="zh-CN"/>
              </w:rPr>
              <w:t>rg</w:t>
            </w:r>
            <w:r w:rsidR="004474D3">
              <w:rPr>
                <w:w w:val="95"/>
              </w:rPr>
              <w:t>.getDetail()</w:t>
            </w:r>
            <w:r w:rsidR="004474D3">
              <w:t xml:space="preserve"> </w:t>
            </w:r>
            <w:r w:rsidR="004474D3">
              <w:tab/>
            </w:r>
          </w:hyperlink>
          <w:r w:rsidR="004474D3">
            <w:rPr>
              <w:w w:val="95"/>
            </w:rPr>
            <w:t>152</w:t>
          </w:r>
        </w:p>
        <w:p w:rsidR="0020037C" w:rsidRDefault="00B0609F">
          <w:pPr>
            <w:pStyle w:val="TOC4"/>
            <w:tabs>
              <w:tab w:val="right" w:leader="dot" w:pos="10406"/>
            </w:tabs>
            <w:spacing w:line="240" w:lineRule="exact"/>
          </w:pPr>
          <w:hyperlink w:anchor="_bookmark190" w:history="1">
            <w:r w:rsidR="00F91B3F">
              <w:rPr>
                <w:rFonts w:eastAsiaTheme="minorEastAsia" w:hint="eastAsia"/>
                <w:w w:val="95"/>
                <w:lang w:eastAsia="zh-CN"/>
              </w:rPr>
              <w:t>rg</w:t>
            </w:r>
            <w:r w:rsidR="004474D3">
              <w:rPr>
                <w:w w:val="95"/>
              </w:rPr>
              <w:t>.getMaster()</w:t>
            </w:r>
            <w:r w:rsidR="004474D3">
              <w:t xml:space="preserve"> </w:t>
            </w:r>
            <w:r w:rsidR="004474D3">
              <w:tab/>
            </w:r>
          </w:hyperlink>
          <w:r w:rsidR="004474D3">
            <w:rPr>
              <w:w w:val="95"/>
            </w:rPr>
            <w:t>154</w:t>
          </w:r>
        </w:p>
        <w:p w:rsidR="0020037C" w:rsidRDefault="00B0609F">
          <w:pPr>
            <w:pStyle w:val="TOC4"/>
            <w:tabs>
              <w:tab w:val="right" w:leader="dot" w:pos="10406"/>
            </w:tabs>
            <w:spacing w:line="240" w:lineRule="exact"/>
          </w:pPr>
          <w:hyperlink w:anchor="_bookmark191" w:history="1">
            <w:r w:rsidR="00F91B3F">
              <w:rPr>
                <w:rFonts w:eastAsiaTheme="minorEastAsia" w:hint="eastAsia"/>
                <w:w w:val="95"/>
                <w:lang w:eastAsia="zh-CN"/>
              </w:rPr>
              <w:t>rg</w:t>
            </w:r>
            <w:r w:rsidR="004474D3">
              <w:rPr>
                <w:w w:val="95"/>
              </w:rPr>
              <w:t>.getSlave()</w:t>
            </w:r>
            <w:r w:rsidR="004474D3">
              <w:t xml:space="preserve"> </w:t>
            </w:r>
            <w:r w:rsidR="004474D3">
              <w:tab/>
            </w:r>
          </w:hyperlink>
          <w:r w:rsidR="004474D3">
            <w:rPr>
              <w:w w:val="95"/>
            </w:rPr>
            <w:t>154</w:t>
          </w:r>
        </w:p>
        <w:p w:rsidR="0020037C" w:rsidRDefault="00B0609F">
          <w:pPr>
            <w:pStyle w:val="TOC4"/>
            <w:tabs>
              <w:tab w:val="right" w:leader="dot" w:pos="10406"/>
            </w:tabs>
            <w:spacing w:line="240" w:lineRule="exact"/>
          </w:pPr>
          <w:hyperlink w:anchor="_bookmark192" w:history="1">
            <w:r w:rsidR="00F91B3F">
              <w:rPr>
                <w:rFonts w:eastAsiaTheme="minorEastAsia" w:hint="eastAsia"/>
                <w:w w:val="95"/>
                <w:lang w:eastAsia="zh-CN"/>
              </w:rPr>
              <w:t>rg</w:t>
            </w:r>
            <w:r w:rsidR="004474D3">
              <w:rPr>
                <w:w w:val="95"/>
              </w:rPr>
              <w:t>.getNode()</w:t>
            </w:r>
            <w:r w:rsidR="004474D3">
              <w:t xml:space="preserve"> </w:t>
            </w:r>
            <w:r w:rsidR="004474D3">
              <w:tab/>
            </w:r>
          </w:hyperlink>
          <w:r w:rsidR="004474D3">
            <w:rPr>
              <w:w w:val="95"/>
            </w:rPr>
            <w:t>154</w:t>
          </w:r>
        </w:p>
        <w:p w:rsidR="0020037C" w:rsidRDefault="00B0609F">
          <w:pPr>
            <w:pStyle w:val="TOC4"/>
            <w:tabs>
              <w:tab w:val="right" w:leader="dot" w:pos="10406"/>
            </w:tabs>
            <w:spacing w:line="240" w:lineRule="exact"/>
          </w:pPr>
          <w:hyperlink w:anchor="_bookmark193" w:history="1">
            <w:r w:rsidR="00F91B3F">
              <w:rPr>
                <w:rFonts w:eastAsiaTheme="minorEastAsia" w:hint="eastAsia"/>
                <w:w w:val="95"/>
                <w:lang w:eastAsia="zh-CN"/>
              </w:rPr>
              <w:t>rg</w:t>
            </w:r>
            <w:r w:rsidR="004474D3">
              <w:rPr>
                <w:w w:val="95"/>
              </w:rPr>
              <w:t>.stop()</w:t>
            </w:r>
            <w:r w:rsidR="004474D3">
              <w:t xml:space="preserve"> </w:t>
            </w:r>
            <w:r w:rsidR="004474D3">
              <w:tab/>
            </w:r>
          </w:hyperlink>
          <w:r w:rsidR="004474D3">
            <w:rPr>
              <w:w w:val="95"/>
            </w:rPr>
            <w:t>154</w:t>
          </w:r>
        </w:p>
        <w:p w:rsidR="0020037C" w:rsidRDefault="00B0609F">
          <w:pPr>
            <w:pStyle w:val="TOC4"/>
            <w:tabs>
              <w:tab w:val="right" w:leader="dot" w:pos="10406"/>
            </w:tabs>
            <w:spacing w:line="240" w:lineRule="exact"/>
          </w:pPr>
          <w:hyperlink w:anchor="_bookmark194" w:history="1">
            <w:r w:rsidR="004474D3">
              <w:rPr>
                <w:w w:val="95"/>
              </w:rPr>
              <w:t>node.start()</w:t>
            </w:r>
            <w:r w:rsidR="004474D3">
              <w:t xml:space="preserve"> </w:t>
            </w:r>
            <w:r w:rsidR="004474D3">
              <w:tab/>
            </w:r>
          </w:hyperlink>
          <w:r w:rsidR="004474D3">
            <w:rPr>
              <w:w w:val="95"/>
            </w:rPr>
            <w:t>155</w:t>
          </w:r>
        </w:p>
        <w:p w:rsidR="0020037C" w:rsidRDefault="00B0609F">
          <w:pPr>
            <w:pStyle w:val="TOC4"/>
            <w:tabs>
              <w:tab w:val="right" w:leader="dot" w:pos="10406"/>
            </w:tabs>
            <w:spacing w:line="240" w:lineRule="exact"/>
          </w:pPr>
          <w:hyperlink w:anchor="_bookmark195" w:history="1">
            <w:r w:rsidR="004474D3">
              <w:rPr>
                <w:w w:val="95"/>
              </w:rPr>
              <w:t>node.connect()</w:t>
            </w:r>
            <w:r w:rsidR="004474D3">
              <w:t xml:space="preserve"> </w:t>
            </w:r>
            <w:r w:rsidR="004474D3">
              <w:tab/>
            </w:r>
          </w:hyperlink>
          <w:r w:rsidR="004474D3">
            <w:rPr>
              <w:w w:val="95"/>
            </w:rPr>
            <w:t>155</w:t>
          </w:r>
        </w:p>
        <w:p w:rsidR="0020037C" w:rsidRDefault="00B0609F">
          <w:pPr>
            <w:pStyle w:val="TOC4"/>
            <w:tabs>
              <w:tab w:val="right" w:leader="dot" w:pos="10406"/>
            </w:tabs>
            <w:spacing w:line="240" w:lineRule="exact"/>
          </w:pPr>
          <w:hyperlink w:anchor="_bookmark196" w:history="1">
            <w:r w:rsidR="004474D3">
              <w:rPr>
                <w:w w:val="95"/>
              </w:rPr>
              <w:t>node.getHostName()</w:t>
            </w:r>
            <w:r w:rsidR="004474D3">
              <w:t xml:space="preserve"> </w:t>
            </w:r>
            <w:r w:rsidR="004474D3">
              <w:tab/>
            </w:r>
          </w:hyperlink>
          <w:r w:rsidR="004474D3">
            <w:rPr>
              <w:w w:val="95"/>
            </w:rPr>
            <w:t>155</w:t>
          </w:r>
        </w:p>
        <w:p w:rsidR="0020037C" w:rsidRDefault="00B0609F">
          <w:pPr>
            <w:pStyle w:val="TOC4"/>
            <w:tabs>
              <w:tab w:val="right" w:leader="dot" w:pos="10406"/>
            </w:tabs>
            <w:spacing w:line="240" w:lineRule="exact"/>
          </w:pPr>
          <w:hyperlink w:anchor="_bookmark197" w:history="1">
            <w:r w:rsidR="004474D3">
              <w:rPr>
                <w:w w:val="95"/>
              </w:rPr>
              <w:t>node.getServiceName()</w:t>
            </w:r>
            <w:r w:rsidR="004474D3">
              <w:t xml:space="preserve"> </w:t>
            </w:r>
            <w:r w:rsidR="004474D3">
              <w:tab/>
            </w:r>
          </w:hyperlink>
          <w:r w:rsidR="004474D3">
            <w:rPr>
              <w:w w:val="95"/>
            </w:rPr>
            <w:t>155</w:t>
          </w:r>
        </w:p>
        <w:p w:rsidR="0020037C" w:rsidRDefault="00B0609F">
          <w:pPr>
            <w:pStyle w:val="TOC4"/>
            <w:tabs>
              <w:tab w:val="right" w:leader="dot" w:pos="10406"/>
            </w:tabs>
            <w:spacing w:line="240" w:lineRule="exact"/>
          </w:pPr>
          <w:hyperlink w:anchor="_bookmark198" w:history="1">
            <w:r w:rsidR="004474D3">
              <w:rPr>
                <w:w w:val="95"/>
              </w:rPr>
              <w:t>node.getNodeDetail()</w:t>
            </w:r>
            <w:r w:rsidR="004474D3">
              <w:t xml:space="preserve"> </w:t>
            </w:r>
            <w:r w:rsidR="004474D3">
              <w:tab/>
            </w:r>
          </w:hyperlink>
          <w:r w:rsidR="004474D3">
            <w:rPr>
              <w:w w:val="95"/>
            </w:rPr>
            <w:t>156</w:t>
          </w:r>
        </w:p>
        <w:p w:rsidR="0020037C" w:rsidRDefault="00B0609F">
          <w:pPr>
            <w:pStyle w:val="TOC4"/>
            <w:tabs>
              <w:tab w:val="right" w:leader="dot" w:pos="10406"/>
            </w:tabs>
            <w:spacing w:line="240" w:lineRule="exact"/>
          </w:pPr>
          <w:hyperlink w:anchor="_bookmark199" w:history="1">
            <w:r w:rsidR="004474D3">
              <w:rPr>
                <w:w w:val="95"/>
              </w:rPr>
              <w:t>node.stop()</w:t>
            </w:r>
            <w:r w:rsidR="004474D3">
              <w:t xml:space="preserve"> </w:t>
            </w:r>
            <w:r w:rsidR="004474D3">
              <w:tab/>
            </w:r>
          </w:hyperlink>
          <w:r w:rsidR="004474D3">
            <w:rPr>
              <w:w w:val="95"/>
            </w:rPr>
            <w:t>156</w:t>
          </w:r>
        </w:p>
        <w:p w:rsidR="0020037C" w:rsidRDefault="00B0609F">
          <w:pPr>
            <w:pStyle w:val="TOC4"/>
            <w:tabs>
              <w:tab w:val="right" w:leader="dot" w:pos="10406"/>
            </w:tabs>
            <w:spacing w:line="240" w:lineRule="exact"/>
          </w:pPr>
          <w:hyperlink w:anchor="_bookmark200" w:history="1">
            <w:r w:rsidR="004474D3">
              <w:rPr>
                <w:w w:val="95"/>
              </w:rPr>
              <w:t>cursor.sort()</w:t>
            </w:r>
            <w:r w:rsidR="004474D3">
              <w:t xml:space="preserve"> </w:t>
            </w:r>
            <w:r w:rsidR="004474D3">
              <w:tab/>
            </w:r>
          </w:hyperlink>
          <w:r w:rsidR="004474D3">
            <w:rPr>
              <w:w w:val="95"/>
            </w:rPr>
            <w:t>156</w:t>
          </w:r>
        </w:p>
        <w:p w:rsidR="0020037C" w:rsidRDefault="00B0609F">
          <w:pPr>
            <w:pStyle w:val="TOC4"/>
            <w:tabs>
              <w:tab w:val="right" w:leader="dot" w:pos="10406"/>
            </w:tabs>
            <w:spacing w:line="240" w:lineRule="exact"/>
          </w:pPr>
          <w:hyperlink w:anchor="_bookmark201" w:history="1">
            <w:r w:rsidR="004474D3">
              <w:rPr>
                <w:w w:val="95"/>
              </w:rPr>
              <w:t>cursor.hint()</w:t>
            </w:r>
            <w:r w:rsidR="004474D3">
              <w:t xml:space="preserve"> </w:t>
            </w:r>
            <w:r w:rsidR="004474D3">
              <w:tab/>
            </w:r>
          </w:hyperlink>
          <w:r w:rsidR="004474D3">
            <w:rPr>
              <w:w w:val="95"/>
            </w:rPr>
            <w:t>157</w:t>
          </w:r>
        </w:p>
        <w:p w:rsidR="0020037C" w:rsidRDefault="00B0609F">
          <w:pPr>
            <w:pStyle w:val="TOC4"/>
            <w:tabs>
              <w:tab w:val="right" w:leader="dot" w:pos="10406"/>
            </w:tabs>
            <w:spacing w:line="240" w:lineRule="exact"/>
          </w:pPr>
          <w:hyperlink w:anchor="_bookmark202" w:history="1">
            <w:r w:rsidR="004474D3">
              <w:rPr>
                <w:w w:val="95"/>
              </w:rPr>
              <w:t>cursor.limit()</w:t>
            </w:r>
            <w:r w:rsidR="004474D3">
              <w:t xml:space="preserve"> </w:t>
            </w:r>
            <w:r w:rsidR="004474D3">
              <w:tab/>
            </w:r>
          </w:hyperlink>
          <w:r w:rsidR="004474D3">
            <w:rPr>
              <w:w w:val="95"/>
            </w:rPr>
            <w:t>157</w:t>
          </w:r>
        </w:p>
        <w:p w:rsidR="0020037C" w:rsidRDefault="00B0609F">
          <w:pPr>
            <w:pStyle w:val="TOC4"/>
            <w:tabs>
              <w:tab w:val="right" w:leader="dot" w:pos="10406"/>
            </w:tabs>
            <w:spacing w:line="240" w:lineRule="exact"/>
          </w:pPr>
          <w:hyperlink w:anchor="_bookmark203" w:history="1">
            <w:r w:rsidR="004474D3">
              <w:rPr>
                <w:w w:val="95"/>
              </w:rPr>
              <w:t>cursor.skip()</w:t>
            </w:r>
            <w:r w:rsidR="004474D3">
              <w:t xml:space="preserve"> </w:t>
            </w:r>
            <w:r w:rsidR="004474D3">
              <w:tab/>
            </w:r>
          </w:hyperlink>
          <w:r w:rsidR="004474D3">
            <w:rPr>
              <w:w w:val="95"/>
            </w:rPr>
            <w:t>158</w:t>
          </w:r>
        </w:p>
        <w:p w:rsidR="0020037C" w:rsidRDefault="00B0609F">
          <w:pPr>
            <w:pStyle w:val="TOC4"/>
            <w:tabs>
              <w:tab w:val="right" w:leader="dot" w:pos="10406"/>
            </w:tabs>
            <w:spacing w:line="240" w:lineRule="exact"/>
          </w:pPr>
          <w:hyperlink w:anchor="_bookmark204" w:history="1">
            <w:r w:rsidR="004474D3">
              <w:rPr>
                <w:w w:val="95"/>
              </w:rPr>
              <w:t>cursor.current()</w:t>
            </w:r>
            <w:r w:rsidR="004474D3">
              <w:t xml:space="preserve"> </w:t>
            </w:r>
            <w:r w:rsidR="004474D3">
              <w:tab/>
            </w:r>
          </w:hyperlink>
          <w:r w:rsidR="004474D3">
            <w:rPr>
              <w:w w:val="95"/>
            </w:rPr>
            <w:t>158</w:t>
          </w:r>
        </w:p>
        <w:p w:rsidR="0020037C" w:rsidRDefault="00B0609F">
          <w:pPr>
            <w:pStyle w:val="TOC4"/>
            <w:tabs>
              <w:tab w:val="right" w:leader="dot" w:pos="10406"/>
            </w:tabs>
            <w:spacing w:line="240" w:lineRule="exact"/>
          </w:pPr>
          <w:hyperlink w:anchor="_bookmark205" w:history="1">
            <w:r w:rsidR="004474D3">
              <w:rPr>
                <w:w w:val="95"/>
              </w:rPr>
              <w:t>cursor.next()</w:t>
            </w:r>
            <w:r w:rsidR="004474D3">
              <w:t xml:space="preserve"> </w:t>
            </w:r>
            <w:r w:rsidR="004474D3">
              <w:tab/>
            </w:r>
          </w:hyperlink>
          <w:r w:rsidR="004474D3">
            <w:rPr>
              <w:w w:val="95"/>
            </w:rPr>
            <w:t>158</w:t>
          </w:r>
        </w:p>
        <w:p w:rsidR="0020037C" w:rsidRDefault="00B0609F">
          <w:pPr>
            <w:pStyle w:val="TOC4"/>
            <w:tabs>
              <w:tab w:val="right" w:leader="dot" w:pos="10406"/>
            </w:tabs>
            <w:spacing w:line="240" w:lineRule="exact"/>
          </w:pPr>
          <w:hyperlink w:anchor="_bookmark206" w:history="1">
            <w:r w:rsidR="004474D3">
              <w:rPr>
                <w:w w:val="95"/>
              </w:rPr>
              <w:t>cursor.size()</w:t>
            </w:r>
            <w:r w:rsidR="004474D3">
              <w:t xml:space="preserve"> </w:t>
            </w:r>
            <w:r w:rsidR="004474D3">
              <w:tab/>
            </w:r>
          </w:hyperlink>
          <w:r w:rsidR="004474D3">
            <w:rPr>
              <w:w w:val="95"/>
            </w:rPr>
            <w:t>158</w:t>
          </w:r>
        </w:p>
        <w:p w:rsidR="0020037C" w:rsidRDefault="00B0609F">
          <w:pPr>
            <w:pStyle w:val="TOC4"/>
            <w:tabs>
              <w:tab w:val="right" w:leader="dot" w:pos="10406"/>
            </w:tabs>
            <w:spacing w:line="240" w:lineRule="exact"/>
          </w:pPr>
          <w:hyperlink w:anchor="_bookmark207" w:history="1">
            <w:r w:rsidR="004474D3">
              <w:rPr>
                <w:w w:val="95"/>
              </w:rPr>
              <w:t>cursor.toArray()</w:t>
            </w:r>
            <w:r w:rsidR="004474D3">
              <w:t xml:space="preserve"> </w:t>
            </w:r>
            <w:r w:rsidR="004474D3">
              <w:tab/>
            </w:r>
          </w:hyperlink>
          <w:r w:rsidR="004474D3">
            <w:rPr>
              <w:w w:val="95"/>
            </w:rPr>
            <w:t>159</w:t>
          </w:r>
        </w:p>
        <w:p w:rsidR="0020037C" w:rsidRDefault="00B0609F">
          <w:pPr>
            <w:pStyle w:val="TOC4"/>
            <w:tabs>
              <w:tab w:val="right" w:leader="dot" w:pos="10424"/>
            </w:tabs>
            <w:spacing w:line="240" w:lineRule="exact"/>
            <w:ind w:left="2857"/>
          </w:pPr>
          <w:hyperlink w:anchor="_bookmark208" w:history="1">
            <w:r w:rsidR="004474D3">
              <w:rPr>
                <w:w w:val="95"/>
              </w:rPr>
              <w:t>db.createProcedures()</w:t>
            </w:r>
            <w:r w:rsidR="004474D3">
              <w:t xml:space="preserve"> </w:t>
            </w:r>
            <w:r w:rsidR="004474D3">
              <w:tab/>
            </w:r>
          </w:hyperlink>
          <w:r w:rsidR="004474D3">
            <w:rPr>
              <w:w w:val="95"/>
            </w:rPr>
            <w:t>159</w:t>
          </w:r>
        </w:p>
        <w:p w:rsidR="0020037C" w:rsidRDefault="00B0609F">
          <w:pPr>
            <w:pStyle w:val="TOC4"/>
            <w:tabs>
              <w:tab w:val="right" w:leader="dot" w:pos="10406"/>
            </w:tabs>
            <w:spacing w:line="240" w:lineRule="exact"/>
          </w:pPr>
          <w:hyperlink w:anchor="_bookmark209" w:history="1">
            <w:r w:rsidR="004474D3">
              <w:rPr>
                <w:w w:val="95"/>
              </w:rPr>
              <w:t>db.removeProcedures()</w:t>
            </w:r>
            <w:r w:rsidR="004474D3">
              <w:t xml:space="preserve"> </w:t>
            </w:r>
            <w:r w:rsidR="004474D3">
              <w:tab/>
            </w:r>
          </w:hyperlink>
          <w:r w:rsidR="004474D3">
            <w:rPr>
              <w:w w:val="95"/>
            </w:rPr>
            <w:t>160</w:t>
          </w:r>
        </w:p>
        <w:p w:rsidR="0020037C" w:rsidRDefault="00B0609F">
          <w:pPr>
            <w:pStyle w:val="TOC4"/>
            <w:tabs>
              <w:tab w:val="right" w:leader="dot" w:pos="10406"/>
            </w:tabs>
            <w:spacing w:line="240" w:lineRule="exact"/>
          </w:pPr>
          <w:hyperlink w:anchor="_bookmark210" w:history="1">
            <w:r w:rsidR="004474D3">
              <w:rPr>
                <w:w w:val="95"/>
              </w:rPr>
              <w:t>db.listProcedures()</w:t>
            </w:r>
            <w:r w:rsidR="004474D3">
              <w:t xml:space="preserve"> </w:t>
            </w:r>
            <w:r w:rsidR="004474D3">
              <w:tab/>
            </w:r>
          </w:hyperlink>
          <w:r w:rsidR="004474D3">
            <w:rPr>
              <w:w w:val="95"/>
            </w:rPr>
            <w:t>160</w:t>
          </w:r>
        </w:p>
        <w:p w:rsidR="0020037C" w:rsidRDefault="00B0609F">
          <w:pPr>
            <w:pStyle w:val="TOC4"/>
            <w:tabs>
              <w:tab w:val="right" w:leader="dot" w:pos="10406"/>
            </w:tabs>
            <w:spacing w:line="240" w:lineRule="exact"/>
          </w:pPr>
          <w:hyperlink w:anchor="_bookmark211" w:history="1">
            <w:r w:rsidR="004474D3">
              <w:rPr>
                <w:w w:val="95"/>
              </w:rPr>
              <w:t>db.eval()</w:t>
            </w:r>
            <w:r w:rsidR="004474D3">
              <w:t xml:space="preserve"> </w:t>
            </w:r>
            <w:r w:rsidR="004474D3">
              <w:tab/>
            </w:r>
          </w:hyperlink>
          <w:r w:rsidR="004474D3">
            <w:rPr>
              <w:w w:val="95"/>
            </w:rPr>
            <w:t>161</w:t>
          </w:r>
        </w:p>
      </w:sdtContent>
    </w:sdt>
    <w:p w:rsidR="0020037C" w:rsidRDefault="0020037C">
      <w:pPr>
        <w:spacing w:line="240" w:lineRule="exact"/>
        <w:sectPr w:rsidR="0020037C">
          <w:type w:val="continuous"/>
          <w:pgSz w:w="12240" w:h="15840"/>
          <w:pgMar w:top="1013" w:right="680" w:bottom="1167" w:left="1720" w:header="720" w:footer="720" w:gutter="0"/>
          <w:cols w:space="720"/>
        </w:sectPr>
      </w:pPr>
    </w:p>
    <w:p w:rsidR="0020037C" w:rsidRDefault="00B0609F">
      <w:pPr>
        <w:pStyle w:val="BodyText"/>
        <w:spacing w:line="240" w:lineRule="exact"/>
        <w:ind w:left="2185"/>
      </w:pPr>
      <w:hyperlink w:anchor="_bookmark212" w:history="1">
        <w:r w:rsidR="004474D3">
          <w:rPr>
            <w:w w:val="110"/>
          </w:rPr>
          <w:t xml:space="preserve">操作符.......................................................................................................................................    </w:t>
        </w:r>
        <w:r w:rsidR="004474D3">
          <w:rPr>
            <w:spacing w:val="8"/>
            <w:w w:val="110"/>
          </w:rPr>
          <w:t xml:space="preserve"> </w:t>
        </w:r>
      </w:hyperlink>
      <w:r w:rsidR="004474D3">
        <w:rPr>
          <w:w w:val="110"/>
        </w:rPr>
        <w:t>162</w:t>
      </w:r>
    </w:p>
    <w:p w:rsidR="0020037C" w:rsidRDefault="00B0609F">
      <w:pPr>
        <w:pStyle w:val="BodyText"/>
        <w:spacing w:line="240" w:lineRule="exact"/>
        <w:ind w:left="2785"/>
      </w:pPr>
      <w:hyperlink w:anchor="_bookmark213" w:history="1">
        <w:r w:rsidR="004474D3">
          <w:rPr>
            <w:w w:val="110"/>
          </w:rPr>
          <w:t xml:space="preserve">匹配符............................................................................................................................   </w:t>
        </w:r>
        <w:r w:rsidR="004474D3">
          <w:rPr>
            <w:spacing w:val="25"/>
            <w:w w:val="110"/>
          </w:rPr>
          <w:t xml:space="preserve"> </w:t>
        </w:r>
      </w:hyperlink>
      <w:r w:rsidR="004474D3">
        <w:rPr>
          <w:w w:val="110"/>
        </w:rPr>
        <w:t>164</w:t>
      </w:r>
    </w:p>
    <w:p w:rsidR="0020037C" w:rsidRDefault="00B0609F">
      <w:pPr>
        <w:pStyle w:val="BodyText"/>
        <w:spacing w:line="240" w:lineRule="exact"/>
        <w:ind w:left="2785"/>
      </w:pPr>
      <w:hyperlink w:anchor="_bookmark233" w:history="1">
        <w:r w:rsidR="004474D3">
          <w:rPr>
            <w:w w:val="110"/>
          </w:rPr>
          <w:t xml:space="preserve">更新符............................................................................................................................   </w:t>
        </w:r>
        <w:r w:rsidR="004474D3">
          <w:rPr>
            <w:spacing w:val="25"/>
            <w:w w:val="110"/>
          </w:rPr>
          <w:t xml:space="preserve"> </w:t>
        </w:r>
      </w:hyperlink>
      <w:r w:rsidR="004474D3">
        <w:rPr>
          <w:w w:val="110"/>
        </w:rPr>
        <w:t>173</w:t>
      </w:r>
    </w:p>
    <w:p w:rsidR="0020037C" w:rsidRDefault="00B0609F">
      <w:pPr>
        <w:pStyle w:val="BodyText"/>
        <w:spacing w:line="240" w:lineRule="exact"/>
        <w:ind w:left="2785"/>
      </w:pPr>
      <w:hyperlink w:anchor="_bookmark243" w:history="1">
        <w:r w:rsidR="004474D3">
          <w:rPr>
            <w:w w:val="110"/>
          </w:rPr>
          <w:t xml:space="preserve">聚集符............................................................................................................................   </w:t>
        </w:r>
        <w:r w:rsidR="004474D3">
          <w:rPr>
            <w:spacing w:val="25"/>
            <w:w w:val="110"/>
          </w:rPr>
          <w:t xml:space="preserve"> </w:t>
        </w:r>
      </w:hyperlink>
      <w:r w:rsidR="004474D3">
        <w:rPr>
          <w:w w:val="110"/>
        </w:rPr>
        <w:t>178</w:t>
      </w:r>
    </w:p>
    <w:p w:rsidR="0020037C" w:rsidRDefault="00B0609F">
      <w:pPr>
        <w:pStyle w:val="BodyText"/>
        <w:tabs>
          <w:tab w:val="left" w:leader="dot" w:pos="10075"/>
        </w:tabs>
        <w:spacing w:line="240" w:lineRule="exact"/>
        <w:ind w:left="2185"/>
      </w:pPr>
      <w:hyperlink w:anchor="_bookmark258" w:history="1">
        <w:r w:rsidR="004474D3">
          <w:rPr>
            <w:w w:val="95"/>
          </w:rPr>
          <w:t>SQL</w:t>
        </w:r>
        <w:r w:rsidR="004474D3">
          <w:rPr>
            <w:spacing w:val="28"/>
            <w:w w:val="95"/>
          </w:rPr>
          <w:t xml:space="preserve"> </w:t>
        </w:r>
        <w:r w:rsidR="004474D3">
          <w:rPr>
            <w:w w:val="95"/>
          </w:rPr>
          <w:t>语法</w:t>
        </w:r>
        <w:r w:rsidR="004474D3">
          <w:rPr>
            <w:w w:val="95"/>
          </w:rPr>
          <w:tab/>
        </w:r>
      </w:hyperlink>
      <w:r w:rsidR="004474D3">
        <w:rPr>
          <w:w w:val="95"/>
        </w:rPr>
        <w:t>186</w:t>
      </w:r>
    </w:p>
    <w:p w:rsidR="0020037C" w:rsidRDefault="00B0609F">
      <w:pPr>
        <w:pStyle w:val="BodyText"/>
        <w:tabs>
          <w:tab w:val="left" w:leader="dot" w:pos="10111"/>
        </w:tabs>
        <w:spacing w:line="240" w:lineRule="exact"/>
        <w:ind w:left="2785"/>
      </w:pPr>
      <w:hyperlink w:anchor="_bookmark259" w:history="1">
        <w:r w:rsidR="004474D3">
          <w:rPr>
            <w:w w:val="95"/>
          </w:rPr>
          <w:t>sql</w:t>
        </w:r>
        <w:r w:rsidR="004474D3">
          <w:rPr>
            <w:spacing w:val="22"/>
            <w:w w:val="95"/>
          </w:rPr>
          <w:t xml:space="preserve"> </w:t>
        </w:r>
        <w:r w:rsidR="004474D3">
          <w:rPr>
            <w:w w:val="95"/>
          </w:rPr>
          <w:t>create</w:t>
        </w:r>
        <w:r w:rsidR="004474D3">
          <w:rPr>
            <w:spacing w:val="22"/>
            <w:w w:val="95"/>
          </w:rPr>
          <w:t xml:space="preserve"> </w:t>
        </w:r>
        <w:r w:rsidR="004474D3">
          <w:rPr>
            <w:w w:val="95"/>
          </w:rPr>
          <w:t>collectionspace</w:t>
        </w:r>
        <w:r w:rsidR="004474D3">
          <w:rPr>
            <w:w w:val="95"/>
          </w:rPr>
          <w:tab/>
        </w:r>
      </w:hyperlink>
      <w:r w:rsidR="004474D3">
        <w:rPr>
          <w:w w:val="95"/>
        </w:rPr>
        <w:t>187</w:t>
      </w:r>
    </w:p>
    <w:p w:rsidR="0020037C" w:rsidRDefault="00B0609F">
      <w:pPr>
        <w:pStyle w:val="BodyText"/>
        <w:tabs>
          <w:tab w:val="left" w:leader="dot" w:pos="10112"/>
        </w:tabs>
        <w:spacing w:line="240" w:lineRule="exact"/>
        <w:ind w:left="2785"/>
      </w:pPr>
      <w:hyperlink w:anchor="_bookmark260" w:history="1">
        <w:r w:rsidR="004474D3">
          <w:rPr>
            <w:w w:val="95"/>
          </w:rPr>
          <w:t>sql</w:t>
        </w:r>
        <w:r w:rsidR="004474D3">
          <w:rPr>
            <w:spacing w:val="23"/>
            <w:w w:val="95"/>
          </w:rPr>
          <w:t xml:space="preserve"> </w:t>
        </w:r>
        <w:r w:rsidR="004474D3">
          <w:rPr>
            <w:w w:val="95"/>
          </w:rPr>
          <w:t>drop</w:t>
        </w:r>
        <w:r w:rsidR="004474D3">
          <w:rPr>
            <w:spacing w:val="23"/>
            <w:w w:val="95"/>
          </w:rPr>
          <w:t xml:space="preserve"> </w:t>
        </w:r>
        <w:r w:rsidR="004474D3">
          <w:rPr>
            <w:w w:val="95"/>
          </w:rPr>
          <w:t>collectionspace</w:t>
        </w:r>
        <w:r w:rsidR="004474D3">
          <w:rPr>
            <w:w w:val="95"/>
          </w:rPr>
          <w:tab/>
        </w:r>
      </w:hyperlink>
      <w:r w:rsidR="004474D3">
        <w:rPr>
          <w:w w:val="95"/>
        </w:rPr>
        <w:t>187</w:t>
      </w:r>
    </w:p>
    <w:p w:rsidR="0020037C" w:rsidRDefault="00B0609F">
      <w:pPr>
        <w:pStyle w:val="BodyText"/>
        <w:tabs>
          <w:tab w:val="left" w:leader="dot" w:pos="10115"/>
        </w:tabs>
        <w:spacing w:line="240" w:lineRule="exact"/>
        <w:ind w:left="2785"/>
      </w:pPr>
      <w:hyperlink w:anchor="_bookmark261" w:history="1">
        <w:r w:rsidR="004474D3">
          <w:rPr>
            <w:w w:val="95"/>
          </w:rPr>
          <w:t>sql</w:t>
        </w:r>
        <w:r w:rsidR="004474D3">
          <w:rPr>
            <w:spacing w:val="24"/>
            <w:w w:val="95"/>
          </w:rPr>
          <w:t xml:space="preserve"> </w:t>
        </w:r>
        <w:r w:rsidR="004474D3">
          <w:rPr>
            <w:w w:val="95"/>
          </w:rPr>
          <w:t>create</w:t>
        </w:r>
        <w:r w:rsidR="004474D3">
          <w:rPr>
            <w:spacing w:val="24"/>
            <w:w w:val="95"/>
          </w:rPr>
          <w:t xml:space="preserve"> </w:t>
        </w:r>
        <w:r w:rsidR="004474D3">
          <w:rPr>
            <w:w w:val="95"/>
          </w:rPr>
          <w:t>collection</w:t>
        </w:r>
        <w:r w:rsidR="004474D3">
          <w:rPr>
            <w:w w:val="95"/>
          </w:rPr>
          <w:tab/>
        </w:r>
      </w:hyperlink>
      <w:r w:rsidR="004474D3">
        <w:rPr>
          <w:w w:val="95"/>
        </w:rPr>
        <w:t>187</w:t>
      </w:r>
    </w:p>
    <w:p w:rsidR="0020037C" w:rsidRDefault="00B0609F">
      <w:pPr>
        <w:pStyle w:val="BodyText"/>
        <w:tabs>
          <w:tab w:val="left" w:leader="dot" w:pos="10116"/>
        </w:tabs>
        <w:spacing w:line="240" w:lineRule="exact"/>
        <w:ind w:left="2785"/>
      </w:pPr>
      <w:hyperlink w:anchor="_bookmark262" w:history="1">
        <w:r w:rsidR="004474D3">
          <w:rPr>
            <w:w w:val="95"/>
          </w:rPr>
          <w:t>sql</w:t>
        </w:r>
        <w:r w:rsidR="004474D3">
          <w:rPr>
            <w:spacing w:val="25"/>
            <w:w w:val="95"/>
          </w:rPr>
          <w:t xml:space="preserve"> </w:t>
        </w:r>
        <w:r w:rsidR="004474D3">
          <w:rPr>
            <w:w w:val="95"/>
          </w:rPr>
          <w:t>drop</w:t>
        </w:r>
        <w:r w:rsidR="004474D3">
          <w:rPr>
            <w:spacing w:val="25"/>
            <w:w w:val="95"/>
          </w:rPr>
          <w:t xml:space="preserve"> </w:t>
        </w:r>
        <w:r w:rsidR="004474D3">
          <w:rPr>
            <w:w w:val="95"/>
          </w:rPr>
          <w:t>collection</w:t>
        </w:r>
        <w:r w:rsidR="004474D3">
          <w:rPr>
            <w:w w:val="95"/>
          </w:rPr>
          <w:tab/>
        </w:r>
      </w:hyperlink>
      <w:r w:rsidR="004474D3">
        <w:rPr>
          <w:w w:val="95"/>
        </w:rPr>
        <w:t>188</w:t>
      </w:r>
    </w:p>
    <w:p w:rsidR="0020037C" w:rsidRDefault="00B0609F">
      <w:pPr>
        <w:pStyle w:val="BodyText"/>
        <w:tabs>
          <w:tab w:val="left" w:leader="dot" w:pos="10118"/>
        </w:tabs>
        <w:spacing w:line="240" w:lineRule="exact"/>
        <w:ind w:left="2785"/>
      </w:pPr>
      <w:hyperlink w:anchor="_bookmark263" w:history="1">
        <w:r w:rsidR="004474D3">
          <w:rPr>
            <w:w w:val="95"/>
          </w:rPr>
          <w:t>sql</w:t>
        </w:r>
        <w:r w:rsidR="004474D3">
          <w:rPr>
            <w:spacing w:val="26"/>
            <w:w w:val="95"/>
          </w:rPr>
          <w:t xml:space="preserve"> </w:t>
        </w:r>
        <w:r w:rsidR="004474D3">
          <w:rPr>
            <w:w w:val="95"/>
          </w:rPr>
          <w:t>create</w:t>
        </w:r>
        <w:r w:rsidR="004474D3">
          <w:rPr>
            <w:spacing w:val="27"/>
            <w:w w:val="95"/>
          </w:rPr>
          <w:t xml:space="preserve"> </w:t>
        </w:r>
        <w:r w:rsidR="004474D3">
          <w:rPr>
            <w:w w:val="95"/>
          </w:rPr>
          <w:t>index</w:t>
        </w:r>
        <w:r w:rsidR="004474D3">
          <w:rPr>
            <w:w w:val="95"/>
          </w:rPr>
          <w:tab/>
        </w:r>
      </w:hyperlink>
      <w:r w:rsidR="004474D3">
        <w:rPr>
          <w:w w:val="95"/>
        </w:rPr>
        <w:t>188</w:t>
      </w:r>
    </w:p>
    <w:p w:rsidR="0020037C" w:rsidRDefault="00B0609F">
      <w:pPr>
        <w:pStyle w:val="BodyText"/>
        <w:tabs>
          <w:tab w:val="left" w:leader="dot" w:pos="10119"/>
        </w:tabs>
        <w:spacing w:line="240" w:lineRule="exact"/>
        <w:ind w:left="2785"/>
      </w:pPr>
      <w:hyperlink w:anchor="_bookmark264" w:history="1">
        <w:r w:rsidR="004474D3">
          <w:rPr>
            <w:w w:val="95"/>
          </w:rPr>
          <w:t>sql</w:t>
        </w:r>
        <w:r w:rsidR="004474D3">
          <w:rPr>
            <w:spacing w:val="26"/>
            <w:w w:val="95"/>
          </w:rPr>
          <w:t xml:space="preserve"> </w:t>
        </w:r>
        <w:r w:rsidR="004474D3">
          <w:rPr>
            <w:w w:val="95"/>
          </w:rPr>
          <w:t>drop</w:t>
        </w:r>
        <w:r w:rsidR="004474D3">
          <w:rPr>
            <w:spacing w:val="27"/>
            <w:w w:val="95"/>
          </w:rPr>
          <w:t xml:space="preserve"> </w:t>
        </w:r>
        <w:r w:rsidR="004474D3">
          <w:rPr>
            <w:w w:val="95"/>
          </w:rPr>
          <w:t>index</w:t>
        </w:r>
        <w:r w:rsidR="004474D3">
          <w:rPr>
            <w:w w:val="95"/>
          </w:rPr>
          <w:tab/>
        </w:r>
      </w:hyperlink>
      <w:r w:rsidR="004474D3">
        <w:rPr>
          <w:w w:val="95"/>
        </w:rPr>
        <w:t>188</w:t>
      </w:r>
    </w:p>
    <w:p w:rsidR="0020037C" w:rsidRDefault="00B0609F">
      <w:pPr>
        <w:pStyle w:val="BodyText"/>
        <w:tabs>
          <w:tab w:val="left" w:leader="dot" w:pos="10113"/>
        </w:tabs>
        <w:spacing w:line="240" w:lineRule="exact"/>
        <w:ind w:left="2785"/>
      </w:pPr>
      <w:hyperlink w:anchor="_bookmark265" w:history="1">
        <w:r w:rsidR="004474D3">
          <w:rPr>
            <w:w w:val="95"/>
          </w:rPr>
          <w:t>sql</w:t>
        </w:r>
        <w:r w:rsidR="004474D3">
          <w:rPr>
            <w:spacing w:val="23"/>
            <w:w w:val="95"/>
          </w:rPr>
          <w:t xml:space="preserve"> </w:t>
        </w:r>
        <w:r w:rsidR="004474D3">
          <w:rPr>
            <w:w w:val="95"/>
          </w:rPr>
          <w:t>list</w:t>
        </w:r>
        <w:r w:rsidR="004474D3">
          <w:rPr>
            <w:spacing w:val="24"/>
            <w:w w:val="95"/>
          </w:rPr>
          <w:t xml:space="preserve"> </w:t>
        </w:r>
        <w:r w:rsidR="004474D3">
          <w:rPr>
            <w:w w:val="95"/>
          </w:rPr>
          <w:t>collectionspaces</w:t>
        </w:r>
        <w:r w:rsidR="004474D3">
          <w:rPr>
            <w:w w:val="95"/>
          </w:rPr>
          <w:tab/>
        </w:r>
      </w:hyperlink>
      <w:r w:rsidR="004474D3">
        <w:rPr>
          <w:w w:val="95"/>
        </w:rPr>
        <w:t>189</w:t>
      </w:r>
    </w:p>
    <w:p w:rsidR="0020037C" w:rsidRDefault="00B0609F">
      <w:pPr>
        <w:pStyle w:val="BodyText"/>
        <w:tabs>
          <w:tab w:val="left" w:leader="dot" w:pos="10117"/>
        </w:tabs>
        <w:spacing w:line="240" w:lineRule="exact"/>
        <w:ind w:left="2785"/>
      </w:pPr>
      <w:hyperlink w:anchor="_bookmark266" w:history="1">
        <w:r w:rsidR="004474D3">
          <w:rPr>
            <w:w w:val="95"/>
          </w:rPr>
          <w:t>sql</w:t>
        </w:r>
        <w:r w:rsidR="004474D3">
          <w:rPr>
            <w:spacing w:val="25"/>
            <w:w w:val="95"/>
          </w:rPr>
          <w:t xml:space="preserve"> </w:t>
        </w:r>
        <w:r w:rsidR="004474D3">
          <w:rPr>
            <w:w w:val="95"/>
          </w:rPr>
          <w:t>list</w:t>
        </w:r>
        <w:r w:rsidR="004474D3">
          <w:rPr>
            <w:spacing w:val="25"/>
            <w:w w:val="95"/>
          </w:rPr>
          <w:t xml:space="preserve"> </w:t>
        </w:r>
        <w:r w:rsidR="004474D3">
          <w:rPr>
            <w:w w:val="95"/>
          </w:rPr>
          <w:t>collections</w:t>
        </w:r>
        <w:r w:rsidR="004474D3">
          <w:rPr>
            <w:w w:val="95"/>
          </w:rPr>
          <w:tab/>
        </w:r>
      </w:hyperlink>
      <w:r w:rsidR="004474D3">
        <w:rPr>
          <w:w w:val="95"/>
        </w:rPr>
        <w:t>189</w:t>
      </w:r>
    </w:p>
    <w:p w:rsidR="0020037C" w:rsidRDefault="00B0609F">
      <w:pPr>
        <w:pStyle w:val="BodyText"/>
        <w:tabs>
          <w:tab w:val="left" w:leader="dot" w:pos="10120"/>
        </w:tabs>
        <w:spacing w:line="240" w:lineRule="exact"/>
        <w:ind w:left="2785"/>
      </w:pPr>
      <w:hyperlink w:anchor="_bookmark267" w:history="1">
        <w:r w:rsidR="004474D3">
          <w:rPr>
            <w:w w:val="95"/>
          </w:rPr>
          <w:t>sql</w:t>
        </w:r>
        <w:r w:rsidR="004474D3">
          <w:rPr>
            <w:spacing w:val="27"/>
            <w:w w:val="95"/>
          </w:rPr>
          <w:t xml:space="preserve"> </w:t>
        </w:r>
        <w:r w:rsidR="004474D3">
          <w:rPr>
            <w:w w:val="95"/>
          </w:rPr>
          <w:t>insert</w:t>
        </w:r>
        <w:r w:rsidR="004474D3">
          <w:rPr>
            <w:spacing w:val="28"/>
            <w:w w:val="95"/>
          </w:rPr>
          <w:t xml:space="preserve"> </w:t>
        </w:r>
        <w:r w:rsidR="004474D3">
          <w:rPr>
            <w:w w:val="95"/>
          </w:rPr>
          <w:t>into</w:t>
        </w:r>
        <w:r w:rsidR="004474D3">
          <w:rPr>
            <w:w w:val="95"/>
          </w:rPr>
          <w:tab/>
        </w:r>
      </w:hyperlink>
      <w:r w:rsidR="004474D3">
        <w:rPr>
          <w:w w:val="95"/>
        </w:rPr>
        <w:t>190</w:t>
      </w:r>
    </w:p>
    <w:p w:rsidR="0020037C" w:rsidRDefault="00B0609F">
      <w:pPr>
        <w:pStyle w:val="BodyText"/>
        <w:tabs>
          <w:tab w:val="left" w:leader="dot" w:pos="10099"/>
        </w:tabs>
        <w:spacing w:line="240" w:lineRule="exact"/>
        <w:ind w:left="2785"/>
      </w:pPr>
      <w:hyperlink w:anchor="_bookmark268" w:history="1">
        <w:r w:rsidR="004474D3">
          <w:rPr>
            <w:w w:val="95"/>
          </w:rPr>
          <w:t>sql</w:t>
        </w:r>
        <w:r w:rsidR="004474D3">
          <w:rPr>
            <w:spacing w:val="28"/>
            <w:w w:val="95"/>
          </w:rPr>
          <w:t xml:space="preserve"> </w:t>
        </w:r>
        <w:r w:rsidR="004474D3">
          <w:rPr>
            <w:w w:val="95"/>
          </w:rPr>
          <w:t>select</w:t>
        </w:r>
        <w:r w:rsidR="004474D3">
          <w:rPr>
            <w:w w:val="95"/>
          </w:rPr>
          <w:tab/>
        </w:r>
      </w:hyperlink>
      <w:r w:rsidR="004474D3">
        <w:rPr>
          <w:w w:val="95"/>
        </w:rPr>
        <w:t>190</w:t>
      </w:r>
    </w:p>
    <w:p w:rsidR="0020037C" w:rsidRDefault="00B0609F">
      <w:pPr>
        <w:pStyle w:val="BodyText"/>
        <w:tabs>
          <w:tab w:val="left" w:leader="dot" w:pos="10099"/>
        </w:tabs>
        <w:spacing w:line="240" w:lineRule="exact"/>
        <w:ind w:left="2785"/>
      </w:pPr>
      <w:hyperlink w:anchor="_bookmark269" w:history="1">
        <w:r w:rsidR="004474D3">
          <w:rPr>
            <w:w w:val="95"/>
          </w:rPr>
          <w:t>sql</w:t>
        </w:r>
        <w:r w:rsidR="004474D3">
          <w:rPr>
            <w:spacing w:val="28"/>
            <w:w w:val="95"/>
          </w:rPr>
          <w:t xml:space="preserve"> </w:t>
        </w:r>
        <w:r w:rsidR="004474D3">
          <w:rPr>
            <w:w w:val="95"/>
          </w:rPr>
          <w:t>update</w:t>
        </w:r>
        <w:r w:rsidR="004474D3">
          <w:rPr>
            <w:w w:val="95"/>
          </w:rPr>
          <w:tab/>
        </w:r>
      </w:hyperlink>
      <w:r w:rsidR="004474D3">
        <w:rPr>
          <w:w w:val="95"/>
        </w:rPr>
        <w:t>191</w:t>
      </w:r>
    </w:p>
    <w:p w:rsidR="0020037C" w:rsidRDefault="00B0609F">
      <w:pPr>
        <w:pStyle w:val="BodyText"/>
        <w:tabs>
          <w:tab w:val="left" w:leader="dot" w:pos="10099"/>
        </w:tabs>
        <w:spacing w:line="240" w:lineRule="exact"/>
        <w:ind w:left="2785"/>
      </w:pPr>
      <w:hyperlink w:anchor="_bookmark270" w:history="1">
        <w:r w:rsidR="004474D3">
          <w:rPr>
            <w:w w:val="95"/>
          </w:rPr>
          <w:t>sql</w:t>
        </w:r>
        <w:r w:rsidR="004474D3">
          <w:rPr>
            <w:spacing w:val="28"/>
            <w:w w:val="95"/>
          </w:rPr>
          <w:t xml:space="preserve"> </w:t>
        </w:r>
        <w:r w:rsidR="004474D3">
          <w:rPr>
            <w:w w:val="95"/>
          </w:rPr>
          <w:t>delete</w:t>
        </w:r>
        <w:r w:rsidR="004474D3">
          <w:rPr>
            <w:w w:val="95"/>
          </w:rPr>
          <w:tab/>
        </w:r>
      </w:hyperlink>
      <w:r w:rsidR="004474D3">
        <w:rPr>
          <w:w w:val="95"/>
        </w:rPr>
        <w:t>192</w:t>
      </w:r>
    </w:p>
    <w:p w:rsidR="0020037C" w:rsidRDefault="00B0609F">
      <w:pPr>
        <w:pStyle w:val="BodyText"/>
        <w:tabs>
          <w:tab w:val="left" w:leader="dot" w:pos="10121"/>
        </w:tabs>
        <w:spacing w:line="240" w:lineRule="exact"/>
        <w:ind w:left="2785"/>
      </w:pPr>
      <w:hyperlink w:anchor="_bookmark271" w:history="1">
        <w:r w:rsidR="004474D3">
          <w:rPr>
            <w:w w:val="95"/>
          </w:rPr>
          <w:t>sql</w:t>
        </w:r>
        <w:r w:rsidR="004474D3">
          <w:rPr>
            <w:spacing w:val="27"/>
            <w:w w:val="95"/>
          </w:rPr>
          <w:t xml:space="preserve"> </w:t>
        </w:r>
        <w:r w:rsidR="004474D3">
          <w:rPr>
            <w:w w:val="95"/>
          </w:rPr>
          <w:t>group</w:t>
        </w:r>
        <w:r w:rsidR="004474D3">
          <w:rPr>
            <w:spacing w:val="27"/>
            <w:w w:val="95"/>
          </w:rPr>
          <w:t xml:space="preserve"> </w:t>
        </w:r>
        <w:r w:rsidR="004474D3">
          <w:rPr>
            <w:w w:val="95"/>
          </w:rPr>
          <w:t>by</w:t>
        </w:r>
        <w:r w:rsidR="004474D3">
          <w:rPr>
            <w:w w:val="95"/>
          </w:rPr>
          <w:tab/>
        </w:r>
      </w:hyperlink>
      <w:r w:rsidR="004474D3">
        <w:rPr>
          <w:w w:val="95"/>
        </w:rPr>
        <w:t>192</w:t>
      </w:r>
    </w:p>
    <w:p w:rsidR="0020037C" w:rsidRDefault="00B0609F">
      <w:pPr>
        <w:pStyle w:val="BodyText"/>
        <w:tabs>
          <w:tab w:val="left" w:leader="dot" w:pos="10121"/>
        </w:tabs>
        <w:spacing w:line="240" w:lineRule="exact"/>
        <w:ind w:left="2785"/>
      </w:pPr>
      <w:hyperlink w:anchor="_bookmark272" w:history="1">
        <w:r w:rsidR="004474D3">
          <w:rPr>
            <w:w w:val="95"/>
          </w:rPr>
          <w:t>sql</w:t>
        </w:r>
        <w:r w:rsidR="004474D3">
          <w:rPr>
            <w:spacing w:val="27"/>
            <w:w w:val="95"/>
          </w:rPr>
          <w:t xml:space="preserve"> </w:t>
        </w:r>
        <w:r w:rsidR="004474D3">
          <w:rPr>
            <w:w w:val="95"/>
          </w:rPr>
          <w:t>order</w:t>
        </w:r>
        <w:r w:rsidR="004474D3">
          <w:rPr>
            <w:spacing w:val="28"/>
            <w:w w:val="95"/>
          </w:rPr>
          <w:t xml:space="preserve"> </w:t>
        </w:r>
        <w:r w:rsidR="004474D3">
          <w:rPr>
            <w:w w:val="95"/>
          </w:rPr>
          <w:t>by</w:t>
        </w:r>
        <w:r w:rsidR="004474D3">
          <w:rPr>
            <w:w w:val="95"/>
          </w:rPr>
          <w:tab/>
        </w:r>
      </w:hyperlink>
      <w:r w:rsidR="004474D3">
        <w:rPr>
          <w:w w:val="95"/>
        </w:rPr>
        <w:t>192</w:t>
      </w:r>
    </w:p>
    <w:p w:rsidR="0020037C" w:rsidRDefault="00B0609F">
      <w:pPr>
        <w:pStyle w:val="BodyText"/>
        <w:tabs>
          <w:tab w:val="left" w:leader="dot" w:pos="10100"/>
        </w:tabs>
        <w:spacing w:line="240" w:lineRule="exact"/>
        <w:ind w:left="2785"/>
      </w:pPr>
      <w:hyperlink w:anchor="_bookmark273" w:history="1">
        <w:r w:rsidR="004474D3">
          <w:rPr>
            <w:w w:val="95"/>
          </w:rPr>
          <w:t>sql</w:t>
        </w:r>
        <w:r w:rsidR="004474D3">
          <w:rPr>
            <w:spacing w:val="29"/>
            <w:w w:val="95"/>
          </w:rPr>
          <w:t xml:space="preserve"> </w:t>
        </w:r>
        <w:r w:rsidR="004474D3">
          <w:rPr>
            <w:w w:val="95"/>
          </w:rPr>
          <w:t>limit</w:t>
        </w:r>
        <w:r w:rsidR="004474D3">
          <w:rPr>
            <w:w w:val="95"/>
          </w:rPr>
          <w:tab/>
        </w:r>
      </w:hyperlink>
      <w:r w:rsidR="004474D3">
        <w:rPr>
          <w:w w:val="95"/>
        </w:rPr>
        <w:t>193</w:t>
      </w:r>
    </w:p>
    <w:p w:rsidR="0020037C" w:rsidRDefault="00B0609F">
      <w:pPr>
        <w:pStyle w:val="BodyText"/>
        <w:tabs>
          <w:tab w:val="left" w:leader="dot" w:pos="10099"/>
        </w:tabs>
        <w:spacing w:line="240" w:lineRule="exact"/>
        <w:ind w:left="2785"/>
      </w:pPr>
      <w:hyperlink w:anchor="_bookmark274" w:history="1">
        <w:r w:rsidR="004474D3">
          <w:rPr>
            <w:w w:val="95"/>
          </w:rPr>
          <w:t>sql</w:t>
        </w:r>
        <w:r w:rsidR="004474D3">
          <w:rPr>
            <w:spacing w:val="28"/>
            <w:w w:val="95"/>
          </w:rPr>
          <w:t xml:space="preserve"> </w:t>
        </w:r>
        <w:r w:rsidR="004474D3">
          <w:rPr>
            <w:w w:val="95"/>
          </w:rPr>
          <w:t>offset</w:t>
        </w:r>
        <w:r w:rsidR="004474D3">
          <w:rPr>
            <w:w w:val="95"/>
          </w:rPr>
          <w:tab/>
        </w:r>
      </w:hyperlink>
      <w:r w:rsidR="004474D3">
        <w:rPr>
          <w:w w:val="95"/>
        </w:rPr>
        <w:t>193</w:t>
      </w:r>
    </w:p>
    <w:p w:rsidR="0020037C" w:rsidRDefault="00B0609F">
      <w:pPr>
        <w:pStyle w:val="BodyText"/>
        <w:tabs>
          <w:tab w:val="left" w:leader="dot" w:pos="10100"/>
        </w:tabs>
        <w:spacing w:line="240" w:lineRule="exact"/>
        <w:ind w:left="2785"/>
      </w:pPr>
      <w:hyperlink w:anchor="_bookmark275" w:history="1">
        <w:r w:rsidR="004474D3">
          <w:rPr>
            <w:w w:val="95"/>
          </w:rPr>
          <w:t>sql</w:t>
        </w:r>
        <w:r w:rsidR="004474D3">
          <w:rPr>
            <w:spacing w:val="29"/>
            <w:w w:val="95"/>
          </w:rPr>
          <w:t xml:space="preserve"> </w:t>
        </w:r>
        <w:r w:rsidR="004474D3">
          <w:rPr>
            <w:w w:val="95"/>
          </w:rPr>
          <w:t>as</w:t>
        </w:r>
        <w:r w:rsidR="004474D3">
          <w:rPr>
            <w:w w:val="95"/>
          </w:rPr>
          <w:tab/>
        </w:r>
      </w:hyperlink>
      <w:r w:rsidR="004474D3">
        <w:rPr>
          <w:w w:val="95"/>
        </w:rPr>
        <w:t>193</w:t>
      </w:r>
    </w:p>
    <w:p w:rsidR="0020037C" w:rsidRDefault="00B0609F">
      <w:pPr>
        <w:pStyle w:val="BodyText"/>
        <w:tabs>
          <w:tab w:val="left" w:leader="dot" w:pos="10120"/>
        </w:tabs>
        <w:spacing w:line="240" w:lineRule="exact"/>
        <w:ind w:left="2785"/>
      </w:pPr>
      <w:hyperlink w:anchor="_bookmark276" w:history="1">
        <w:r w:rsidR="004474D3">
          <w:rPr>
            <w:w w:val="95"/>
          </w:rPr>
          <w:t>sql</w:t>
        </w:r>
        <w:r w:rsidR="004474D3">
          <w:rPr>
            <w:spacing w:val="27"/>
            <w:w w:val="95"/>
          </w:rPr>
          <w:t xml:space="preserve"> </w:t>
        </w:r>
        <w:r w:rsidR="004474D3">
          <w:rPr>
            <w:w w:val="95"/>
          </w:rPr>
          <w:t>inner</w:t>
        </w:r>
        <w:r w:rsidR="004474D3">
          <w:rPr>
            <w:spacing w:val="28"/>
            <w:w w:val="95"/>
          </w:rPr>
          <w:t xml:space="preserve"> </w:t>
        </w:r>
        <w:r w:rsidR="004474D3">
          <w:rPr>
            <w:w w:val="95"/>
          </w:rPr>
          <w:t>join</w:t>
        </w:r>
        <w:r w:rsidR="004474D3">
          <w:rPr>
            <w:w w:val="95"/>
          </w:rPr>
          <w:tab/>
        </w:r>
      </w:hyperlink>
      <w:r w:rsidR="004474D3">
        <w:rPr>
          <w:w w:val="95"/>
        </w:rPr>
        <w:t>194</w:t>
      </w:r>
    </w:p>
    <w:p w:rsidR="0020037C" w:rsidRDefault="0020037C">
      <w:pPr>
        <w:spacing w:line="240" w:lineRule="exact"/>
        <w:sectPr w:rsidR="0020037C">
          <w:type w:val="continuous"/>
          <w:pgSz w:w="12240" w:h="15840"/>
          <w:pgMar w:top="900" w:right="980" w:bottom="280" w:left="700" w:header="720" w:footer="720" w:gutter="0"/>
          <w:cols w:space="720"/>
        </w:sectPr>
      </w:pPr>
    </w:p>
    <w:p w:rsidR="0020037C" w:rsidRDefault="00B0609F">
      <w:pPr>
        <w:pStyle w:val="BodyText"/>
        <w:tabs>
          <w:tab w:val="left" w:leader="dot" w:pos="9118"/>
        </w:tabs>
        <w:spacing w:before="100"/>
        <w:ind w:left="1765"/>
      </w:pPr>
      <w:hyperlink w:anchor="_bookmark277" w:history="1">
        <w:r w:rsidR="004474D3">
          <w:rPr>
            <w:w w:val="95"/>
          </w:rPr>
          <w:t>sql</w:t>
        </w:r>
        <w:r w:rsidR="004474D3">
          <w:rPr>
            <w:spacing w:val="25"/>
            <w:w w:val="95"/>
          </w:rPr>
          <w:t xml:space="preserve"> </w:t>
        </w:r>
        <w:r w:rsidR="004474D3">
          <w:rPr>
            <w:w w:val="95"/>
          </w:rPr>
          <w:t>left</w:t>
        </w:r>
        <w:r w:rsidR="004474D3">
          <w:rPr>
            <w:spacing w:val="26"/>
            <w:w w:val="95"/>
          </w:rPr>
          <w:t xml:space="preserve"> </w:t>
        </w:r>
        <w:r w:rsidR="004474D3">
          <w:rPr>
            <w:w w:val="95"/>
          </w:rPr>
          <w:t>outer</w:t>
        </w:r>
        <w:r w:rsidR="004474D3">
          <w:rPr>
            <w:spacing w:val="25"/>
            <w:w w:val="95"/>
          </w:rPr>
          <w:t xml:space="preserve"> </w:t>
        </w:r>
        <w:r w:rsidR="004474D3">
          <w:rPr>
            <w:w w:val="95"/>
          </w:rPr>
          <w:t>join</w:t>
        </w:r>
        <w:r w:rsidR="004474D3">
          <w:rPr>
            <w:w w:val="95"/>
          </w:rPr>
          <w:tab/>
        </w:r>
      </w:hyperlink>
      <w:r w:rsidR="004474D3">
        <w:rPr>
          <w:w w:val="95"/>
        </w:rPr>
        <w:t>194</w:t>
      </w:r>
    </w:p>
    <w:p w:rsidR="0020037C" w:rsidRDefault="00B0609F">
      <w:pPr>
        <w:pStyle w:val="BodyText"/>
        <w:tabs>
          <w:tab w:val="left" w:leader="dot" w:pos="9117"/>
        </w:tabs>
        <w:spacing w:line="240" w:lineRule="exact"/>
        <w:ind w:left="1765"/>
      </w:pPr>
      <w:hyperlink w:anchor="_bookmark278" w:history="1">
        <w:r w:rsidR="004474D3">
          <w:rPr>
            <w:w w:val="95"/>
          </w:rPr>
          <w:t>sql</w:t>
        </w:r>
        <w:r w:rsidR="004474D3">
          <w:rPr>
            <w:spacing w:val="25"/>
            <w:w w:val="95"/>
          </w:rPr>
          <w:t xml:space="preserve"> </w:t>
        </w:r>
        <w:r w:rsidR="004474D3">
          <w:rPr>
            <w:w w:val="95"/>
          </w:rPr>
          <w:t>right</w:t>
        </w:r>
        <w:r w:rsidR="004474D3">
          <w:rPr>
            <w:spacing w:val="25"/>
            <w:w w:val="95"/>
          </w:rPr>
          <w:t xml:space="preserve"> </w:t>
        </w:r>
        <w:r w:rsidR="004474D3">
          <w:rPr>
            <w:w w:val="95"/>
          </w:rPr>
          <w:t>outer</w:t>
        </w:r>
        <w:r w:rsidR="004474D3">
          <w:rPr>
            <w:spacing w:val="26"/>
            <w:w w:val="95"/>
          </w:rPr>
          <w:t xml:space="preserve"> </w:t>
        </w:r>
        <w:r w:rsidR="004474D3">
          <w:rPr>
            <w:w w:val="95"/>
          </w:rPr>
          <w:t>join</w:t>
        </w:r>
        <w:r w:rsidR="004474D3">
          <w:rPr>
            <w:w w:val="95"/>
          </w:rPr>
          <w:tab/>
        </w:r>
      </w:hyperlink>
      <w:r w:rsidR="004474D3">
        <w:rPr>
          <w:w w:val="95"/>
        </w:rPr>
        <w:t>195</w:t>
      </w:r>
    </w:p>
    <w:p w:rsidR="0020037C" w:rsidRDefault="00B0609F">
      <w:pPr>
        <w:pStyle w:val="BodyText"/>
        <w:tabs>
          <w:tab w:val="left" w:leader="dot" w:pos="9079"/>
        </w:tabs>
        <w:spacing w:line="240" w:lineRule="exact"/>
        <w:ind w:left="1765"/>
      </w:pPr>
      <w:hyperlink w:anchor="_bookmark279" w:history="1">
        <w:r w:rsidR="004474D3">
          <w:rPr>
            <w:w w:val="95"/>
          </w:rPr>
          <w:t>sql</w:t>
        </w:r>
        <w:r w:rsidR="004474D3">
          <w:rPr>
            <w:spacing w:val="28"/>
            <w:w w:val="95"/>
          </w:rPr>
          <w:t xml:space="preserve"> </w:t>
        </w:r>
        <w:r w:rsidR="004474D3">
          <w:rPr>
            <w:w w:val="95"/>
          </w:rPr>
          <w:t>sum()</w:t>
        </w:r>
        <w:r w:rsidR="004474D3">
          <w:rPr>
            <w:w w:val="95"/>
          </w:rPr>
          <w:tab/>
        </w:r>
      </w:hyperlink>
      <w:r w:rsidR="004474D3">
        <w:rPr>
          <w:w w:val="95"/>
        </w:rPr>
        <w:t>195</w:t>
      </w:r>
    </w:p>
    <w:p w:rsidR="0020037C" w:rsidRDefault="00B0609F">
      <w:pPr>
        <w:pStyle w:val="BodyText"/>
        <w:tabs>
          <w:tab w:val="left" w:leader="dot" w:pos="9079"/>
        </w:tabs>
        <w:spacing w:line="240" w:lineRule="exact"/>
        <w:ind w:left="1765"/>
      </w:pPr>
      <w:hyperlink w:anchor="_bookmark280" w:history="1">
        <w:r w:rsidR="004474D3">
          <w:rPr>
            <w:w w:val="95"/>
          </w:rPr>
          <w:t>sql</w:t>
        </w:r>
        <w:r w:rsidR="004474D3">
          <w:rPr>
            <w:spacing w:val="28"/>
            <w:w w:val="95"/>
          </w:rPr>
          <w:t xml:space="preserve"> </w:t>
        </w:r>
        <w:r w:rsidR="004474D3">
          <w:rPr>
            <w:w w:val="95"/>
          </w:rPr>
          <w:t>count()</w:t>
        </w:r>
        <w:r w:rsidR="004474D3">
          <w:rPr>
            <w:w w:val="95"/>
          </w:rPr>
          <w:tab/>
        </w:r>
      </w:hyperlink>
      <w:r w:rsidR="004474D3">
        <w:rPr>
          <w:w w:val="95"/>
        </w:rPr>
        <w:t>195</w:t>
      </w:r>
    </w:p>
    <w:p w:rsidR="0020037C" w:rsidRDefault="00B0609F">
      <w:pPr>
        <w:pStyle w:val="BodyText"/>
        <w:tabs>
          <w:tab w:val="left" w:leader="dot" w:pos="9080"/>
        </w:tabs>
        <w:spacing w:line="240" w:lineRule="exact"/>
        <w:ind w:left="1765"/>
      </w:pPr>
      <w:hyperlink w:anchor="_bookmark281" w:history="1">
        <w:r w:rsidR="004474D3">
          <w:rPr>
            <w:w w:val="95"/>
          </w:rPr>
          <w:t>sql</w:t>
        </w:r>
        <w:r w:rsidR="004474D3">
          <w:rPr>
            <w:spacing w:val="28"/>
            <w:w w:val="95"/>
          </w:rPr>
          <w:t xml:space="preserve"> </w:t>
        </w:r>
        <w:r w:rsidR="004474D3">
          <w:rPr>
            <w:w w:val="95"/>
          </w:rPr>
          <w:t>avg()</w:t>
        </w:r>
        <w:r w:rsidR="004474D3">
          <w:rPr>
            <w:w w:val="95"/>
          </w:rPr>
          <w:tab/>
        </w:r>
      </w:hyperlink>
      <w:r w:rsidR="004474D3">
        <w:rPr>
          <w:w w:val="95"/>
        </w:rPr>
        <w:t>196</w:t>
      </w:r>
    </w:p>
    <w:p w:rsidR="0020037C" w:rsidRDefault="00B0609F">
      <w:pPr>
        <w:pStyle w:val="BodyText"/>
        <w:tabs>
          <w:tab w:val="left" w:leader="dot" w:pos="9079"/>
        </w:tabs>
        <w:spacing w:line="240" w:lineRule="exact"/>
        <w:ind w:left="1765"/>
      </w:pPr>
      <w:hyperlink w:anchor="_bookmark282" w:history="1">
        <w:r w:rsidR="004474D3">
          <w:rPr>
            <w:w w:val="95"/>
          </w:rPr>
          <w:t>sql</w:t>
        </w:r>
        <w:r w:rsidR="004474D3">
          <w:rPr>
            <w:spacing w:val="28"/>
            <w:w w:val="95"/>
          </w:rPr>
          <w:t xml:space="preserve"> </w:t>
        </w:r>
        <w:r w:rsidR="004474D3">
          <w:rPr>
            <w:w w:val="95"/>
          </w:rPr>
          <w:t>max()</w:t>
        </w:r>
        <w:r w:rsidR="004474D3">
          <w:rPr>
            <w:w w:val="95"/>
          </w:rPr>
          <w:tab/>
        </w:r>
      </w:hyperlink>
      <w:r w:rsidR="004474D3">
        <w:rPr>
          <w:w w:val="95"/>
        </w:rPr>
        <w:t>196</w:t>
      </w:r>
    </w:p>
    <w:p w:rsidR="0020037C" w:rsidRDefault="00B0609F">
      <w:pPr>
        <w:pStyle w:val="BodyText"/>
        <w:tabs>
          <w:tab w:val="left" w:leader="dot" w:pos="9079"/>
        </w:tabs>
        <w:spacing w:line="240" w:lineRule="exact"/>
        <w:ind w:left="1765"/>
      </w:pPr>
      <w:hyperlink w:anchor="_bookmark283" w:history="1">
        <w:r w:rsidR="004474D3">
          <w:rPr>
            <w:w w:val="95"/>
          </w:rPr>
          <w:t>sql</w:t>
        </w:r>
        <w:r w:rsidR="004474D3">
          <w:rPr>
            <w:spacing w:val="28"/>
            <w:w w:val="95"/>
          </w:rPr>
          <w:t xml:space="preserve"> </w:t>
        </w:r>
        <w:r w:rsidR="004474D3">
          <w:rPr>
            <w:w w:val="95"/>
          </w:rPr>
          <w:t>min()</w:t>
        </w:r>
        <w:r w:rsidR="004474D3">
          <w:rPr>
            <w:w w:val="95"/>
          </w:rPr>
          <w:tab/>
        </w:r>
      </w:hyperlink>
      <w:r w:rsidR="004474D3">
        <w:rPr>
          <w:w w:val="95"/>
        </w:rPr>
        <w:t>196</w:t>
      </w:r>
    </w:p>
    <w:p w:rsidR="0020037C" w:rsidRDefault="00B0609F">
      <w:pPr>
        <w:pStyle w:val="BodyText"/>
        <w:tabs>
          <w:tab w:val="left" w:leader="dot" w:pos="9092"/>
        </w:tabs>
        <w:spacing w:line="240" w:lineRule="exact"/>
        <w:ind w:left="1165"/>
      </w:pPr>
      <w:hyperlink w:anchor="_bookmark284" w:history="1">
        <w:r w:rsidR="004474D3">
          <w:rPr>
            <w:w w:val="95"/>
          </w:rPr>
          <w:t>SQL</w:t>
        </w:r>
        <w:r w:rsidR="004474D3">
          <w:rPr>
            <w:spacing w:val="23"/>
            <w:w w:val="95"/>
          </w:rPr>
          <w:t xml:space="preserve"> </w:t>
        </w:r>
        <w:r w:rsidR="004474D3">
          <w:rPr>
            <w:w w:val="95"/>
          </w:rPr>
          <w:t>to</w:t>
        </w:r>
        <w:r w:rsidR="004474D3">
          <w:rPr>
            <w:spacing w:val="24"/>
            <w:w w:val="95"/>
          </w:rPr>
          <w:t xml:space="preserve"> </w:t>
        </w:r>
        <w:r w:rsidR="004474D3">
          <w:rPr>
            <w:w w:val="95"/>
          </w:rPr>
          <w:t>sequoiadb</w:t>
        </w:r>
        <w:r w:rsidR="004474D3">
          <w:rPr>
            <w:spacing w:val="23"/>
            <w:w w:val="95"/>
          </w:rPr>
          <w:t xml:space="preserve"> </w:t>
        </w:r>
        <w:r w:rsidR="004474D3">
          <w:rPr>
            <w:w w:val="95"/>
          </w:rPr>
          <w:t>映射表</w:t>
        </w:r>
        <w:r w:rsidR="004474D3">
          <w:rPr>
            <w:w w:val="95"/>
          </w:rPr>
          <w:tab/>
        </w:r>
      </w:hyperlink>
      <w:r w:rsidR="004474D3">
        <w:rPr>
          <w:w w:val="95"/>
        </w:rPr>
        <w:t>197</w:t>
      </w:r>
    </w:p>
    <w:p w:rsidR="0020037C" w:rsidRDefault="00B0609F">
      <w:pPr>
        <w:pStyle w:val="BodyText"/>
        <w:spacing w:line="240" w:lineRule="exact"/>
        <w:ind w:left="1165"/>
      </w:pPr>
      <w:hyperlink w:anchor="_bookmark285" w:history="1">
        <w:r w:rsidR="004474D3">
          <w:rPr>
            <w:w w:val="115"/>
          </w:rPr>
          <w:t>限制..........................................................................................................................................</w:t>
        </w:r>
        <w:r w:rsidR="004474D3">
          <w:rPr>
            <w:spacing w:val="11"/>
            <w:w w:val="115"/>
          </w:rPr>
          <w:t>.</w:t>
        </w:r>
      </w:hyperlink>
      <w:r w:rsidR="004474D3">
        <w:rPr>
          <w:w w:val="115"/>
        </w:rPr>
        <w:t>198</w:t>
      </w:r>
    </w:p>
    <w:p w:rsidR="0020037C" w:rsidRDefault="00B0609F">
      <w:pPr>
        <w:pStyle w:val="BodyText"/>
        <w:tabs>
          <w:tab w:val="left" w:leader="dot" w:pos="9100"/>
        </w:tabs>
        <w:spacing w:line="240" w:lineRule="exact"/>
        <w:ind w:left="1165"/>
      </w:pPr>
      <w:hyperlink w:anchor="_bookmark286" w:history="1">
        <w:r w:rsidR="004474D3">
          <w:rPr>
            <w:w w:val="95"/>
          </w:rPr>
          <w:t>Error</w:t>
        </w:r>
        <w:r w:rsidR="004474D3">
          <w:rPr>
            <w:spacing w:val="26"/>
            <w:w w:val="95"/>
          </w:rPr>
          <w:t xml:space="preserve"> </w:t>
        </w:r>
        <w:r w:rsidR="004474D3">
          <w:rPr>
            <w:w w:val="95"/>
          </w:rPr>
          <w:t>Code</w:t>
        </w:r>
        <w:r w:rsidR="004474D3">
          <w:rPr>
            <w:spacing w:val="27"/>
            <w:w w:val="95"/>
          </w:rPr>
          <w:t xml:space="preserve"> </w:t>
        </w:r>
        <w:r w:rsidR="004474D3">
          <w:rPr>
            <w:w w:val="95"/>
          </w:rPr>
          <w:t>List</w:t>
        </w:r>
        <w:r w:rsidR="004474D3">
          <w:rPr>
            <w:w w:val="95"/>
          </w:rPr>
          <w:tab/>
        </w:r>
      </w:hyperlink>
      <w:r w:rsidR="004474D3">
        <w:rPr>
          <w:w w:val="95"/>
        </w:rPr>
        <w:t>199</w:t>
      </w:r>
    </w:p>
    <w:p w:rsidR="0020037C" w:rsidRDefault="0020037C">
      <w:pPr>
        <w:spacing w:line="240" w:lineRule="exact"/>
        <w:sectPr w:rsidR="0020037C">
          <w:pgSz w:w="12240" w:h="15840"/>
          <w:pgMar w:top="900" w:right="680" w:bottom="280" w:left="1720" w:header="713" w:footer="0" w:gutter="0"/>
          <w:cols w:space="720"/>
        </w:sectPr>
      </w:pPr>
    </w:p>
    <w:p w:rsidR="0020037C" w:rsidRDefault="0020037C">
      <w:pPr>
        <w:spacing w:before="4" w:line="100" w:lineRule="exact"/>
        <w:rPr>
          <w:sz w:val="10"/>
          <w:szCs w:val="10"/>
        </w:rPr>
      </w:pPr>
    </w:p>
    <w:p w:rsidR="0020037C" w:rsidRDefault="0020037C">
      <w:pPr>
        <w:spacing w:line="200" w:lineRule="exact"/>
        <w:rPr>
          <w:sz w:val="20"/>
          <w:szCs w:val="20"/>
        </w:rPr>
      </w:pPr>
    </w:p>
    <w:p w:rsidR="0020037C" w:rsidRDefault="00B0609F">
      <w:pPr>
        <w:pStyle w:val="Heading1"/>
        <w:rPr>
          <w:lang w:eastAsia="zh-CN"/>
        </w:rPr>
      </w:pPr>
      <w:r>
        <w:pict>
          <v:group id="_x0000_s3455" style="position:absolute;left:0;text-align:left;margin-left:56.7pt;margin-top:32.15pt;width:498.6pt;height:.1pt;z-index:-252002816;mso-position-horizontal-relative:page" coordorigin="1134,643" coordsize="9972,2">
            <v:shape id="_x0000_s3456" style="position:absolute;left:1134;top:643;width:9972;height:2" coordorigin="1134,643" coordsize="9972,0" path="m1134,643r9972,e" filled="f" strokeweight="3pt">
              <v:path arrowok="t"/>
            </v:shape>
            <w10:wrap anchorx="page"/>
          </v:group>
        </w:pict>
      </w:r>
      <w:bookmarkStart w:id="1" w:name="SequoiaDB数据库概述"/>
      <w:bookmarkStart w:id="2" w:name="_bookmark0"/>
      <w:bookmarkEnd w:id="1"/>
      <w:bookmarkEnd w:id="2"/>
      <w:r w:rsidR="004474D3">
        <w:rPr>
          <w:w w:val="95"/>
          <w:lang w:eastAsia="zh-CN"/>
        </w:rPr>
        <w:t>SequoiaDB数据库概述</w:t>
      </w:r>
      <w:ins w:id="3" w:author="qiushanggao" w:date="2013-11-06T15:56:00Z">
        <w:r w:rsidR="008820C6">
          <w:rPr>
            <w:rFonts w:asciiTheme="minorEastAsia" w:eastAsiaTheme="minorEastAsia" w:hAnsiTheme="minorEastAsia" w:hint="eastAsia"/>
            <w:w w:val="95"/>
            <w:lang w:eastAsia="zh-CN"/>
          </w:rPr>
          <w:t>(王涛)</w:t>
        </w:r>
      </w:ins>
    </w:p>
    <w:p w:rsidR="0020037C" w:rsidRDefault="0020037C">
      <w:pPr>
        <w:spacing w:before="8" w:line="150" w:lineRule="exact"/>
        <w:rPr>
          <w:sz w:val="15"/>
          <w:szCs w:val="15"/>
          <w:lang w:eastAsia="zh-CN"/>
        </w:rPr>
      </w:pPr>
    </w:p>
    <w:p w:rsidR="0020037C" w:rsidRDefault="0020037C">
      <w:pPr>
        <w:spacing w:line="200" w:lineRule="exact"/>
        <w:rPr>
          <w:sz w:val="20"/>
          <w:szCs w:val="20"/>
          <w:lang w:eastAsia="zh-CN"/>
        </w:rPr>
      </w:pPr>
    </w:p>
    <w:p w:rsidR="0020037C" w:rsidRDefault="004474D3">
      <w:pPr>
        <w:pStyle w:val="BodyText"/>
        <w:spacing w:line="167" w:lineRule="auto"/>
        <w:rPr>
          <w:lang w:eastAsia="zh-CN"/>
        </w:rPr>
      </w:pPr>
      <w:r>
        <w:rPr>
          <w:w w:val="95"/>
          <w:lang w:eastAsia="zh-CN"/>
        </w:rPr>
        <w:t>SequoiaDB数据库是一款新型企业级分布式非关系型数据库，帮助企业用户降低IT成本，并对大数据的存储</w:t>
      </w:r>
      <w:r>
        <w:rPr>
          <w:lang w:eastAsia="zh-CN"/>
        </w:rPr>
        <w:t xml:space="preserve"> 与分析提供了一个坚实，可靠，高效与灵活的底层平台。</w:t>
      </w:r>
    </w:p>
    <w:p w:rsidR="0020037C" w:rsidRDefault="0020037C">
      <w:pPr>
        <w:spacing w:before="11" w:line="200" w:lineRule="exact"/>
        <w:rPr>
          <w:sz w:val="20"/>
          <w:szCs w:val="20"/>
          <w:lang w:eastAsia="zh-CN"/>
        </w:rPr>
      </w:pPr>
    </w:p>
    <w:p w:rsidR="0020037C" w:rsidRDefault="004474D3">
      <w:pPr>
        <w:pStyle w:val="BodyText"/>
        <w:rPr>
          <w:lang w:eastAsia="zh-CN"/>
        </w:rPr>
      </w:pPr>
      <w:r>
        <w:rPr>
          <w:lang w:eastAsia="zh-CN"/>
        </w:rPr>
        <w:t>优势</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通过非结构化存储与分布式处理，提供了近线性的水平扩张能力，让底层的存储不再成为瓶颈</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提供了精确到</w:t>
      </w:r>
      <w:r w:rsidR="00423ADE">
        <w:rPr>
          <w:position w:val="1"/>
          <w:lang w:eastAsia="zh-CN"/>
        </w:rPr>
        <w:t>分区</w:t>
      </w:r>
      <w:r>
        <w:rPr>
          <w:position w:val="1"/>
          <w:lang w:eastAsia="zh-CN"/>
        </w:rPr>
        <w:t>级别的高可用性，预防服务器，机房故障以及人为错误，让数据24x7永远在线</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提供了完善的企业级功能，让用户轻松管理高并发性任务，以及海量数据分析</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增强的非关系型数据模型，帮助企业快速开发和部署应用程序，做到应用程序的随需应变</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提供了最终一致性的保障，从根本上杜绝数据缺失</w:t>
      </w:r>
    </w:p>
    <w:p w:rsidR="0020037C" w:rsidRDefault="004474D3">
      <w:pPr>
        <w:pStyle w:val="BodyText"/>
        <w:tabs>
          <w:tab w:val="left" w:pos="1217"/>
        </w:tabs>
        <w:spacing w:before="36" w:line="169" w:lineRule="auto"/>
        <w:ind w:left="1217" w:right="26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提供了在线应用与大数据分析的后台数据库的结合，通过读写分离机制做到同系统中数据分析与在线业 </w:t>
      </w:r>
      <w:r>
        <w:rPr>
          <w:lang w:eastAsia="zh-CN"/>
        </w:rPr>
        <w:t>务互不干扰</w:t>
      </w:r>
    </w:p>
    <w:p w:rsidR="0020037C" w:rsidRDefault="0020037C">
      <w:pPr>
        <w:spacing w:line="200" w:lineRule="exact"/>
        <w:rPr>
          <w:sz w:val="20"/>
          <w:szCs w:val="20"/>
          <w:lang w:eastAsia="zh-CN"/>
        </w:rPr>
      </w:pPr>
    </w:p>
    <w:p w:rsidR="0020037C" w:rsidRDefault="0020037C">
      <w:pPr>
        <w:spacing w:before="10" w:line="220" w:lineRule="exact"/>
        <w:rPr>
          <w:lang w:eastAsia="zh-CN"/>
        </w:rPr>
      </w:pPr>
    </w:p>
    <w:p w:rsidR="0020037C" w:rsidRDefault="00B0609F">
      <w:pPr>
        <w:pStyle w:val="Heading2"/>
        <w:spacing w:line="394" w:lineRule="exact"/>
        <w:rPr>
          <w:lang w:eastAsia="zh-CN"/>
        </w:rPr>
      </w:pPr>
      <w:r>
        <w:pict>
          <v:group id="_x0000_s3453" style="position:absolute;left:0;text-align:left;margin-left:56.7pt;margin-top:21.4pt;width:498.6pt;height:.1pt;z-index:-252001792;mso-position-horizontal-relative:page" coordorigin="1134,428" coordsize="9972,2">
            <v:shape id="_x0000_s3454" style="position:absolute;left:1134;top:428;width:9972;height:2" coordorigin="1134,428" coordsize="9972,0" path="m1134,428r9972,e" filled="f" strokeweight="1pt">
              <v:path arrowok="t"/>
            </v:shape>
            <w10:wrap anchorx="page"/>
          </v:group>
        </w:pict>
      </w:r>
      <w:bookmarkStart w:id="4" w:name="主要特点"/>
      <w:bookmarkStart w:id="5" w:name="_bookmark1"/>
      <w:bookmarkEnd w:id="4"/>
      <w:bookmarkEnd w:id="5"/>
      <w:r w:rsidR="004474D3">
        <w:rPr>
          <w:lang w:eastAsia="zh-CN"/>
        </w:rPr>
        <w:t>主要特点</w:t>
      </w:r>
    </w:p>
    <w:p w:rsidR="0020037C" w:rsidRDefault="0020037C">
      <w:pPr>
        <w:spacing w:before="1" w:line="130" w:lineRule="exact"/>
        <w:rPr>
          <w:sz w:val="13"/>
          <w:szCs w:val="13"/>
          <w:lang w:eastAsia="zh-CN"/>
        </w:rPr>
      </w:pPr>
    </w:p>
    <w:p w:rsidR="0020037C" w:rsidRDefault="004474D3">
      <w:pPr>
        <w:pStyle w:val="BodyText"/>
        <w:spacing w:line="167" w:lineRule="auto"/>
        <w:ind w:right="174"/>
        <w:jc w:val="both"/>
        <w:rPr>
          <w:lang w:eastAsia="zh-CN"/>
        </w:rPr>
      </w:pPr>
      <w:r>
        <w:rPr>
          <w:lang w:eastAsia="zh-CN"/>
        </w:rPr>
        <w:t>随着企业中日益复杂与多变的需求，以及迅速扩展并带来海量数据的业务，IT部门需要将越来越多的信息提 供给其用户。同时在如今的经济环境下，IT部门还需要在提供高效服务的同时，降低其设备与程序维护所带 来的开销。</w:t>
      </w:r>
    </w:p>
    <w:p w:rsidR="0020037C" w:rsidRDefault="0020037C">
      <w:pPr>
        <w:spacing w:before="10" w:line="110" w:lineRule="exact"/>
        <w:rPr>
          <w:sz w:val="11"/>
          <w:szCs w:val="11"/>
          <w:lang w:eastAsia="zh-CN"/>
        </w:rPr>
      </w:pPr>
    </w:p>
    <w:p w:rsidR="0020037C" w:rsidRDefault="004474D3">
      <w:pPr>
        <w:pStyle w:val="BodyText"/>
        <w:spacing w:line="167" w:lineRule="auto"/>
        <w:ind w:right="145"/>
        <w:rPr>
          <w:lang w:eastAsia="zh-CN"/>
        </w:rPr>
      </w:pPr>
      <w:r>
        <w:rPr>
          <w:w w:val="95"/>
          <w:lang w:eastAsia="zh-CN"/>
        </w:rPr>
        <w:t>SequoiaDB数据库，提供了基于PC服务器的大规模集群数据平台，让IT部门在提供稳定，可靠以及高效数据</w:t>
      </w:r>
      <w:r>
        <w:rPr>
          <w:lang w:eastAsia="zh-CN"/>
        </w:rPr>
        <w:t xml:space="preserve"> 服务的同时，大大降低IT部门应用程序的开发，部署以及维护成本。</w:t>
      </w:r>
    </w:p>
    <w:p w:rsidR="0020037C" w:rsidRDefault="004474D3">
      <w:pPr>
        <w:pStyle w:val="BodyText"/>
        <w:spacing w:before="31"/>
        <w:ind w:right="4966"/>
        <w:jc w:val="both"/>
        <w:rPr>
          <w:lang w:eastAsia="zh-CN"/>
        </w:rPr>
      </w:pPr>
      <w:r>
        <w:rPr>
          <w:w w:val="95"/>
          <w:lang w:eastAsia="zh-CN"/>
        </w:rPr>
        <w:t>通过部署并使用SequoiaDB数据库，用户可以得到：</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 xml:space="preserve">近线性的水平扩张能力 </w:t>
      </w:r>
      <w:r>
        <w:rPr>
          <w:w w:val="95"/>
          <w:lang w:eastAsia="zh-CN"/>
        </w:rPr>
        <w:t>传统关系型数据库无法做到的水平扩张能力在SequoiaDB中得到了完美的解决。通过对数据进行垂直切</w:t>
      </w:r>
    </w:p>
    <w:p w:rsidR="0020037C" w:rsidRDefault="004474D3">
      <w:pPr>
        <w:pStyle w:val="BodyText"/>
        <w:spacing w:line="227" w:lineRule="exact"/>
        <w:ind w:right="366"/>
        <w:jc w:val="both"/>
        <w:rPr>
          <w:lang w:eastAsia="zh-CN"/>
        </w:rPr>
      </w:pPr>
      <w:r>
        <w:rPr>
          <w:w w:val="95"/>
          <w:lang w:eastAsia="zh-CN"/>
        </w:rPr>
        <w:t>片，以及应用了新型的非关系型数据模型，SequoiaDB有效地降低了传统数据库</w:t>
      </w:r>
      <w:r w:rsidR="00423ADE">
        <w:rPr>
          <w:w w:val="95"/>
          <w:lang w:eastAsia="zh-CN"/>
        </w:rPr>
        <w:t>分区</w:t>
      </w:r>
      <w:r>
        <w:rPr>
          <w:w w:val="95"/>
          <w:lang w:eastAsia="zh-CN"/>
        </w:rPr>
        <w:t>中大量数据交换的瓶</w:t>
      </w:r>
    </w:p>
    <w:p w:rsidR="0020037C" w:rsidRDefault="004474D3">
      <w:pPr>
        <w:pStyle w:val="BodyText"/>
        <w:spacing w:line="240" w:lineRule="exact"/>
        <w:ind w:right="6546"/>
        <w:jc w:val="both"/>
        <w:rPr>
          <w:lang w:eastAsia="zh-CN"/>
        </w:rPr>
      </w:pPr>
      <w:r>
        <w:rPr>
          <w:lang w:eastAsia="zh-CN"/>
        </w:rPr>
        <w:t>颈，得到了线性水平扩张的能力。</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 xml:space="preserve">永不停机的高可用性 </w:t>
      </w:r>
      <w:r>
        <w:rPr>
          <w:w w:val="95"/>
          <w:lang w:eastAsia="zh-CN"/>
        </w:rPr>
        <w:t>SequoiaDB可以将用户的每一份数据实时保存多份副本，可以有效地防止服务器，机房以及人为的因素所造</w:t>
      </w:r>
    </w:p>
    <w:p w:rsidR="0020037C" w:rsidRDefault="004474D3">
      <w:pPr>
        <w:pStyle w:val="BodyText"/>
        <w:spacing w:line="227" w:lineRule="exact"/>
        <w:ind w:right="5516"/>
        <w:jc w:val="both"/>
        <w:rPr>
          <w:lang w:eastAsia="zh-CN"/>
        </w:rPr>
      </w:pPr>
      <w:r>
        <w:rPr>
          <w:w w:val="95"/>
          <w:lang w:eastAsia="zh-CN"/>
        </w:rPr>
        <w:t>成的系统停机，保证数据24x7随时在线可用。</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 xml:space="preserve">完善的企业级支持 </w:t>
      </w:r>
      <w:r>
        <w:rPr>
          <w:w w:val="95"/>
          <w:lang w:eastAsia="zh-CN"/>
        </w:rPr>
        <w:t>SequoiaDB为企业提供了用户友好并完善的管理，维护以及监控界面，并提供了24x7的电话及现场技术支</w:t>
      </w:r>
    </w:p>
    <w:p w:rsidR="0020037C" w:rsidRDefault="004474D3">
      <w:pPr>
        <w:pStyle w:val="BodyText"/>
        <w:spacing w:line="227" w:lineRule="exact"/>
        <w:ind w:right="9146"/>
        <w:jc w:val="both"/>
        <w:rPr>
          <w:lang w:eastAsia="zh-CN"/>
        </w:rPr>
      </w:pPr>
      <w:r>
        <w:rPr>
          <w:lang w:eastAsia="zh-CN"/>
        </w:rPr>
        <w:t>持。</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 xml:space="preserve">增强的非关系型模型 </w:t>
      </w:r>
      <w:r>
        <w:rPr>
          <w:w w:val="95"/>
          <w:lang w:eastAsia="zh-CN"/>
        </w:rPr>
        <w:t>SequoiaDB使用JSON数据模型，灵活有效地降低关系模型维护的复杂性，让数据库更加贴近应用程序，从而</w:t>
      </w:r>
    </w:p>
    <w:p w:rsidR="0020037C" w:rsidRDefault="004474D3">
      <w:pPr>
        <w:pStyle w:val="BodyText"/>
        <w:spacing w:line="227" w:lineRule="exact"/>
        <w:ind w:right="6146"/>
        <w:jc w:val="both"/>
        <w:rPr>
          <w:lang w:eastAsia="zh-CN"/>
        </w:rPr>
      </w:pPr>
      <w:r>
        <w:rPr>
          <w:lang w:eastAsia="zh-CN"/>
        </w:rPr>
        <w:t>大大降低应用程序的开发和维护成本。</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 xml:space="preserve">最终一致性的保障 </w:t>
      </w:r>
      <w:r>
        <w:rPr>
          <w:w w:val="95"/>
          <w:lang w:eastAsia="zh-CN"/>
        </w:rPr>
        <w:t>SequoiaDB在大规模分布式环境中提供了数据最终一致性的保障，满足用户对实时性与一致性的需求。</w:t>
      </w:r>
    </w:p>
    <w:p w:rsidR="0020037C" w:rsidRDefault="0020037C">
      <w:pPr>
        <w:spacing w:line="251" w:lineRule="auto"/>
        <w:rPr>
          <w:lang w:eastAsia="zh-CN"/>
        </w:rPr>
        <w:sectPr w:rsidR="0020037C">
          <w:headerReference w:type="even" r:id="rId10"/>
          <w:headerReference w:type="default" r:id="rId11"/>
          <w:pgSz w:w="12240" w:h="15840"/>
          <w:pgMar w:top="900" w:right="1060" w:bottom="280" w:left="700" w:header="713" w:footer="0" w:gutter="0"/>
          <w:pgNumType w:start="6"/>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613"/>
        <w:rPr>
          <w:lang w:eastAsia="zh-CN"/>
        </w:rPr>
      </w:pPr>
      <w:r>
        <w:rPr>
          <w:lang w:eastAsia="zh-CN"/>
        </w:rPr>
        <w:t>在线应用与数据分析的结合</w:t>
      </w:r>
    </w:p>
    <w:p w:rsidR="0020037C" w:rsidRDefault="0020037C">
      <w:pPr>
        <w:spacing w:before="5" w:line="100" w:lineRule="exact"/>
        <w:rPr>
          <w:sz w:val="10"/>
          <w:szCs w:val="10"/>
          <w:lang w:eastAsia="zh-CN"/>
        </w:rPr>
      </w:pPr>
    </w:p>
    <w:p w:rsidR="0020037C" w:rsidRDefault="004474D3">
      <w:pPr>
        <w:pStyle w:val="BodyText"/>
        <w:spacing w:line="167" w:lineRule="auto"/>
        <w:ind w:left="613" w:right="463"/>
        <w:rPr>
          <w:lang w:eastAsia="zh-CN"/>
        </w:rPr>
      </w:pPr>
      <w:r>
        <w:rPr>
          <w:w w:val="95"/>
          <w:lang w:eastAsia="zh-CN"/>
        </w:rPr>
        <w:t>通过</w:t>
      </w:r>
      <w:r w:rsidR="00423ADE">
        <w:rPr>
          <w:w w:val="95"/>
          <w:lang w:eastAsia="zh-CN"/>
        </w:rPr>
        <w:t>分区</w:t>
      </w:r>
      <w:r>
        <w:rPr>
          <w:w w:val="95"/>
          <w:lang w:eastAsia="zh-CN"/>
        </w:rPr>
        <w:t>机制进行读写分离，允许前端在线应用与后台数据分析完美并行互不干扰，并结合Hadoop技术进</w:t>
      </w:r>
      <w:r>
        <w:rPr>
          <w:lang w:eastAsia="zh-CN"/>
        </w:rPr>
        <w:t xml:space="preserve"> 行海量数据分析。</w:t>
      </w:r>
    </w:p>
    <w:p w:rsidR="0020037C" w:rsidRDefault="0020037C">
      <w:pPr>
        <w:spacing w:before="10" w:line="110" w:lineRule="exact"/>
        <w:rPr>
          <w:sz w:val="11"/>
          <w:szCs w:val="11"/>
          <w:lang w:eastAsia="zh-CN"/>
        </w:rPr>
      </w:pPr>
    </w:p>
    <w:p w:rsidR="0020037C" w:rsidRDefault="004474D3">
      <w:pPr>
        <w:pStyle w:val="BodyText"/>
        <w:spacing w:line="167" w:lineRule="auto"/>
        <w:ind w:left="613" w:right="428"/>
        <w:rPr>
          <w:lang w:eastAsia="zh-CN"/>
        </w:rPr>
      </w:pPr>
      <w:r>
        <w:rPr>
          <w:w w:val="95"/>
          <w:lang w:eastAsia="zh-CN"/>
        </w:rPr>
        <w:t>SequoiaDB作为全球第一家企业级文档式非关系型数据库，致力于为用户提供一个高可扩展性，高可用</w:t>
      </w:r>
      <w:r>
        <w:rPr>
          <w:lang w:eastAsia="zh-CN"/>
        </w:rPr>
        <w:t xml:space="preserve"> 性，高性能，以及易维护的分布式数据平台。满足用户对大数据，实时分析，以及低成本的需求。</w:t>
      </w:r>
    </w:p>
    <w:p w:rsidR="0020037C" w:rsidRDefault="0020037C">
      <w:pPr>
        <w:spacing w:line="200" w:lineRule="exact"/>
        <w:rPr>
          <w:sz w:val="20"/>
          <w:szCs w:val="20"/>
          <w:lang w:eastAsia="zh-CN"/>
        </w:rPr>
      </w:pPr>
    </w:p>
    <w:p w:rsidR="0020037C" w:rsidRDefault="0020037C">
      <w:pPr>
        <w:spacing w:before="10" w:line="220" w:lineRule="exact"/>
        <w:rPr>
          <w:lang w:eastAsia="zh-CN"/>
        </w:rPr>
      </w:pPr>
    </w:p>
    <w:p w:rsidR="0020037C" w:rsidRDefault="004474D3">
      <w:pPr>
        <w:pStyle w:val="Heading2"/>
        <w:spacing w:line="394" w:lineRule="exact"/>
        <w:ind w:left="113"/>
        <w:rPr>
          <w:lang w:eastAsia="zh-CN"/>
        </w:rPr>
      </w:pPr>
      <w:bookmarkStart w:id="6" w:name="数据模型"/>
      <w:bookmarkStart w:id="7" w:name="_bookmark2"/>
      <w:bookmarkEnd w:id="6"/>
      <w:bookmarkEnd w:id="7"/>
      <w:r>
        <w:rPr>
          <w:lang w:eastAsia="zh-CN"/>
        </w:rPr>
        <w:t>数据模型</w:t>
      </w:r>
    </w:p>
    <w:p w:rsidR="0020037C" w:rsidRDefault="00B0609F">
      <w:pPr>
        <w:pStyle w:val="BodyText"/>
        <w:spacing w:before="42"/>
        <w:ind w:left="613"/>
        <w:rPr>
          <w:lang w:eastAsia="zh-CN"/>
        </w:rPr>
      </w:pPr>
      <w:r>
        <w:pict>
          <v:group id="_x0000_s3451" style="position:absolute;left:0;text-align:left;margin-left:56.7pt;margin-top:1.65pt;width:498.6pt;height:.1pt;z-index:-252000768;mso-position-horizontal-relative:page" coordorigin="1134,33" coordsize="9972,2">
            <v:shape id="_x0000_s3452" style="position:absolute;left:1134;top:33;width:9972;height:2" coordorigin="1134,33" coordsize="9972,0" path="m1134,33r9972,e" filled="f" strokeweight="1pt">
              <v:path arrowok="t"/>
            </v:shape>
            <w10:wrap anchorx="page"/>
          </v:group>
        </w:pict>
      </w:r>
      <w:r w:rsidR="004474D3">
        <w:rPr>
          <w:lang w:eastAsia="zh-CN"/>
        </w:rPr>
        <w:t>SequoiaDB数据库使用JSON数据模型，而非传统的关系型数据模型。</w:t>
      </w:r>
    </w:p>
    <w:p w:rsidR="0020037C" w:rsidRDefault="0020037C">
      <w:pPr>
        <w:spacing w:before="5" w:line="100" w:lineRule="exact"/>
        <w:rPr>
          <w:sz w:val="10"/>
          <w:szCs w:val="10"/>
          <w:lang w:eastAsia="zh-CN"/>
        </w:rPr>
      </w:pPr>
    </w:p>
    <w:p w:rsidR="0020037C" w:rsidRDefault="004474D3">
      <w:pPr>
        <w:pStyle w:val="BodyText"/>
        <w:spacing w:line="167" w:lineRule="auto"/>
        <w:ind w:left="613"/>
      </w:pPr>
      <w:r>
        <w:rPr>
          <w:w w:val="95"/>
        </w:rPr>
        <w:t xml:space="preserve">JSON数据结构的全称为Javascript  </w:t>
      </w:r>
      <w:r>
        <w:rPr>
          <w:spacing w:val="27"/>
          <w:w w:val="95"/>
        </w:rPr>
        <w:t xml:space="preserve"> </w:t>
      </w:r>
      <w:r>
        <w:rPr>
          <w:w w:val="95"/>
        </w:rPr>
        <w:t xml:space="preserve">Object  </w:t>
      </w:r>
      <w:r>
        <w:rPr>
          <w:spacing w:val="28"/>
          <w:w w:val="95"/>
        </w:rPr>
        <w:t xml:space="preserve"> </w:t>
      </w:r>
      <w:r>
        <w:rPr>
          <w:w w:val="95"/>
        </w:rPr>
        <w:t>Notation，是一种轻量级的数据交换格式，非常易于人阅读和编</w:t>
      </w:r>
      <w:r>
        <w:t xml:space="preserve"> </w:t>
      </w:r>
      <w:r>
        <w:rPr>
          <w:w w:val="95"/>
        </w:rPr>
        <w:t>写，同时也易于机器生成和解析。</w:t>
      </w:r>
    </w:p>
    <w:p w:rsidR="0020037C" w:rsidRDefault="0020037C">
      <w:pPr>
        <w:spacing w:before="10" w:line="110" w:lineRule="exact"/>
        <w:rPr>
          <w:sz w:val="11"/>
          <w:szCs w:val="11"/>
        </w:rPr>
      </w:pPr>
    </w:p>
    <w:p w:rsidR="0020037C" w:rsidRDefault="004474D3">
      <w:pPr>
        <w:pStyle w:val="BodyText"/>
        <w:spacing w:line="167" w:lineRule="auto"/>
        <w:ind w:left="613" w:right="427"/>
      </w:pPr>
      <w:r>
        <w:rPr>
          <w:w w:val="95"/>
        </w:rPr>
        <w:t>它基于JavaScript</w:t>
      </w:r>
      <w:r>
        <w:rPr>
          <w:spacing w:val="-1"/>
          <w:w w:val="95"/>
        </w:rPr>
        <w:t xml:space="preserve"> </w:t>
      </w:r>
      <w:r>
        <w:rPr>
          <w:w w:val="95"/>
        </w:rPr>
        <w:t>Programming Language, Standard</w:t>
      </w:r>
      <w:r>
        <w:rPr>
          <w:spacing w:val="-1"/>
          <w:w w:val="95"/>
        </w:rPr>
        <w:t xml:space="preserve"> </w:t>
      </w:r>
      <w:r>
        <w:rPr>
          <w:w w:val="95"/>
        </w:rPr>
        <w:t>ECMA-262 3rd Edition –</w:t>
      </w:r>
      <w:r>
        <w:rPr>
          <w:spacing w:val="-1"/>
          <w:w w:val="95"/>
        </w:rPr>
        <w:t xml:space="preserve"> </w:t>
      </w:r>
      <w:r>
        <w:rPr>
          <w:w w:val="95"/>
        </w:rPr>
        <w:t>December 1999的一个子</w:t>
      </w:r>
      <w:r>
        <w:t xml:space="preserve"> </w:t>
      </w:r>
      <w:r>
        <w:rPr>
          <w:w w:val="95"/>
        </w:rPr>
        <w:t>集，为纯文本格式，支持嵌套结构与数组。</w:t>
      </w:r>
    </w:p>
    <w:p w:rsidR="0020037C" w:rsidRDefault="004474D3">
      <w:pPr>
        <w:pStyle w:val="BodyText"/>
        <w:spacing w:before="31"/>
        <w:ind w:left="613"/>
        <w:rPr>
          <w:lang w:eastAsia="zh-CN"/>
        </w:rPr>
      </w:pPr>
      <w:r>
        <w:rPr>
          <w:w w:val="95"/>
          <w:lang w:eastAsia="zh-CN"/>
        </w:rPr>
        <w:t>JSON建构基于两种结构：</w:t>
      </w:r>
    </w:p>
    <w:p w:rsidR="0020037C" w:rsidRDefault="0020037C">
      <w:pPr>
        <w:spacing w:before="1" w:line="120" w:lineRule="exact"/>
        <w:rPr>
          <w:sz w:val="12"/>
          <w:szCs w:val="12"/>
          <w:lang w:eastAsia="zh-CN"/>
        </w:rPr>
      </w:pPr>
    </w:p>
    <w:p w:rsidR="0020037C" w:rsidRDefault="004474D3">
      <w:pPr>
        <w:pStyle w:val="BodyText"/>
        <w:tabs>
          <w:tab w:val="left" w:pos="897"/>
        </w:tabs>
        <w:spacing w:line="169" w:lineRule="auto"/>
        <w:ind w:left="897" w:right="64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键值对集合。在键值对集合结构中，每一个数据元素拥有一个名称与一个数值。数值可以包含数字，字 </w:t>
      </w:r>
      <w:r>
        <w:rPr>
          <w:lang w:eastAsia="zh-CN"/>
        </w:rPr>
        <w:t>符串等常用结构，或嵌套JSON对象和数组</w:t>
      </w:r>
    </w:p>
    <w:p w:rsidR="0020037C" w:rsidRDefault="004474D3">
      <w:pPr>
        <w:pStyle w:val="BodyText"/>
        <w:tabs>
          <w:tab w:val="left" w:pos="897"/>
        </w:tabs>
        <w:spacing w:before="26" w:line="169" w:lineRule="auto"/>
        <w:ind w:left="897" w:right="590"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数组。在数组中的每一个元素不包含元素名，其值可以为数字，字符串等常用结构，或者嵌套JSON对象</w:t>
      </w:r>
      <w:r>
        <w:rPr>
          <w:position w:val="1"/>
          <w:lang w:eastAsia="zh-CN"/>
        </w:rPr>
        <w:t xml:space="preserve"> </w:t>
      </w:r>
      <w:r>
        <w:rPr>
          <w:lang w:eastAsia="zh-CN"/>
        </w:rPr>
        <w:t>和数组</w:t>
      </w:r>
    </w:p>
    <w:p w:rsidR="0020037C" w:rsidRDefault="004474D3">
      <w:pPr>
        <w:pStyle w:val="BodyText"/>
        <w:spacing w:before="51"/>
        <w:ind w:left="613"/>
        <w:rPr>
          <w:lang w:eastAsia="zh-CN"/>
        </w:rPr>
      </w:pPr>
      <w:r>
        <w:rPr>
          <w:w w:val="95"/>
          <w:lang w:eastAsia="zh-CN"/>
        </w:rPr>
        <w:t>JSON具有如下形式：</w:t>
      </w:r>
    </w:p>
    <w:p w:rsidR="0020037C" w:rsidRDefault="0020037C">
      <w:pPr>
        <w:spacing w:before="1" w:line="120" w:lineRule="exact"/>
        <w:rPr>
          <w:sz w:val="12"/>
          <w:szCs w:val="12"/>
          <w:lang w:eastAsia="zh-CN"/>
        </w:rPr>
      </w:pPr>
    </w:p>
    <w:p w:rsidR="0020037C" w:rsidRDefault="00B0609F">
      <w:pPr>
        <w:pStyle w:val="BodyText"/>
        <w:tabs>
          <w:tab w:val="left" w:pos="897"/>
        </w:tabs>
        <w:spacing w:line="169" w:lineRule="auto"/>
        <w:ind w:left="897" w:right="665" w:hanging="284"/>
        <w:rPr>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450" type="#_x0000_t75" style="position:absolute;left:0;text-align:left;margin-left:95.85pt;margin-top:32.8pt;width:420pt;height:84pt;z-index:-251999744;mso-position-horizontal-relative:page">
            <v:imagedata r:id="rId12" o:title=""/>
            <w10:wrap anchorx="page"/>
          </v:shape>
        </w:pict>
      </w:r>
      <w:r w:rsidR="004474D3">
        <w:rPr>
          <w:rFonts w:ascii="Times New Roman" w:eastAsia="Times New Roman" w:hAnsi="Times New Roman" w:cs="Times New Roman"/>
          <w:w w:val="95"/>
          <w:lang w:eastAsia="zh-CN"/>
        </w:rPr>
        <w:t>•</w:t>
      </w:r>
      <w:r w:rsidR="004474D3">
        <w:rPr>
          <w:rFonts w:ascii="Times New Roman" w:eastAsia="Times New Roman" w:hAnsi="Times New Roman" w:cs="Times New Roman"/>
          <w:w w:val="95"/>
          <w:lang w:eastAsia="zh-CN"/>
        </w:rPr>
        <w:tab/>
      </w:r>
      <w:r w:rsidR="004474D3">
        <w:rPr>
          <w:w w:val="90"/>
          <w:position w:val="1"/>
          <w:lang w:eastAsia="zh-CN"/>
        </w:rPr>
        <w:t>对象是一个无序的“键值对”集合，以“{”（左大括号）开始，“}”（右大括号）结束。每一个元素名后跟一</w:t>
      </w:r>
      <w:r w:rsidR="004474D3">
        <w:rPr>
          <w:position w:val="1"/>
          <w:lang w:eastAsia="zh-CN"/>
        </w:rPr>
        <w:t xml:space="preserve"> </w:t>
      </w:r>
      <w:r w:rsidR="004474D3">
        <w:rPr>
          <w:w w:val="95"/>
          <w:lang w:eastAsia="zh-CN"/>
        </w:rPr>
        <w:t>个“:”（冒号）；而元素之间使用“,”（逗号）分隔</w:t>
      </w: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before="5" w:line="220" w:lineRule="exact"/>
        <w:rPr>
          <w:lang w:eastAsia="zh-CN"/>
        </w:rPr>
      </w:pPr>
    </w:p>
    <w:p w:rsidR="0020037C" w:rsidRDefault="004474D3">
      <w:pPr>
        <w:pStyle w:val="BodyText"/>
        <w:tabs>
          <w:tab w:val="left" w:pos="897"/>
        </w:tabs>
        <w:ind w:left="613"/>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数组是值的有序集合，以“[”（左中括号）开始，“]”（右中括号）结束。值之间使用“,”（逗号）分隔</w:t>
      </w:r>
    </w:p>
    <w:p w:rsidR="0020037C" w:rsidRDefault="0020037C">
      <w:pPr>
        <w:spacing w:before="9" w:line="150" w:lineRule="exact"/>
        <w:rPr>
          <w:sz w:val="15"/>
          <w:szCs w:val="15"/>
          <w:lang w:eastAsia="zh-CN"/>
        </w:rPr>
      </w:pPr>
    </w:p>
    <w:p w:rsidR="0020037C" w:rsidRDefault="00DD1987">
      <w:pPr>
        <w:ind w:left="897"/>
        <w:rPr>
          <w:rFonts w:ascii="Times New Roman" w:eastAsia="Times New Roman" w:hAnsi="Times New Roman" w:cs="Times New Roman"/>
          <w:sz w:val="20"/>
          <w:szCs w:val="20"/>
        </w:rPr>
      </w:pPr>
      <w:r>
        <w:pict>
          <v:shape id="_x0000_i1025" type="#_x0000_t75" style="width:418.55pt;height:83.8pt;mso-position-horizontal-relative:char;mso-position-vertical-relative:line">
            <v:imagedata r:id="rId13" o:title=""/>
          </v:shape>
        </w:pict>
      </w:r>
    </w:p>
    <w:p w:rsidR="0020037C" w:rsidRDefault="004474D3">
      <w:pPr>
        <w:pStyle w:val="BodyText"/>
        <w:tabs>
          <w:tab w:val="left" w:pos="897"/>
        </w:tabs>
        <w:spacing w:before="62" w:line="169" w:lineRule="auto"/>
        <w:ind w:left="897" w:right="53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值可以为由双引号包裹的字符串，数值，true，false，null，对象，数组，以及SequoiaDB数据库特有的</w:t>
      </w:r>
      <w:r>
        <w:rPr>
          <w:position w:val="1"/>
          <w:lang w:eastAsia="zh-CN"/>
        </w:rPr>
        <w:t xml:space="preserve"> </w:t>
      </w:r>
      <w:r>
        <w:rPr>
          <w:lang w:eastAsia="zh-CN"/>
        </w:rPr>
        <w:t>数据结构（例如日期，时间等）组成</w:t>
      </w:r>
    </w:p>
    <w:p w:rsidR="0020037C" w:rsidRDefault="0020037C">
      <w:pPr>
        <w:spacing w:line="169" w:lineRule="auto"/>
        <w:rPr>
          <w:lang w:eastAsia="zh-CN"/>
        </w:rPr>
        <w:sectPr w:rsidR="0020037C">
          <w:pgSz w:w="12240" w:h="15840"/>
          <w:pgMar w:top="900" w:right="680" w:bottom="280" w:left="1020" w:header="713" w:footer="0" w:gutter="0"/>
          <w:cols w:space="720"/>
        </w:sectPr>
      </w:pPr>
    </w:p>
    <w:p w:rsidR="0020037C" w:rsidRDefault="00B0609F">
      <w:pPr>
        <w:spacing w:before="1" w:line="240" w:lineRule="exact"/>
        <w:rPr>
          <w:sz w:val="24"/>
          <w:szCs w:val="24"/>
          <w:lang w:eastAsia="zh-CN"/>
        </w:rPr>
      </w:pPr>
      <w:r w:rsidRPr="00B0609F">
        <w:lastRenderedPageBreak/>
        <w:pict>
          <v:group id="_x0000_s3447" style="position:absolute;margin-left:56.7pt;margin-top:605.75pt;width:498.6pt;height:.1pt;z-index:-251998720;mso-position-horizontal-relative:page;mso-position-vertical-relative:page" coordorigin="1134,12115" coordsize="9972,2">
            <v:shape id="_x0000_s3448" style="position:absolute;left:1134;top:12115;width:9972;height:2" coordorigin="1134,12115" coordsize="9972,0" path="m1134,12115r9972,e" filled="f" strokeweight="1pt">
              <v:path arrowok="t"/>
            </v:shape>
            <w10:wrap anchorx="page" anchory="page"/>
          </v:group>
        </w:pict>
      </w:r>
    </w:p>
    <w:p w:rsidR="0020037C" w:rsidRDefault="00DD1987">
      <w:pPr>
        <w:ind w:left="1217"/>
        <w:rPr>
          <w:rFonts w:ascii="Times New Roman" w:eastAsia="Times New Roman" w:hAnsi="Times New Roman" w:cs="Times New Roman"/>
          <w:sz w:val="20"/>
          <w:szCs w:val="20"/>
        </w:rPr>
      </w:pPr>
      <w:r>
        <w:pict>
          <v:shape id="_x0000_i1026" type="#_x0000_t75" style="width:418.55pt;height:196.65pt;mso-position-horizontal-relative:char;mso-position-vertical-relative:line">
            <v:imagedata r:id="rId14" o:title=""/>
          </v:shape>
        </w:pict>
      </w:r>
    </w:p>
    <w:p w:rsidR="0020037C" w:rsidRDefault="0020037C">
      <w:pPr>
        <w:spacing w:before="1" w:line="120" w:lineRule="exact"/>
        <w:rPr>
          <w:sz w:val="12"/>
          <w:szCs w:val="12"/>
        </w:rPr>
      </w:pPr>
    </w:p>
    <w:p w:rsidR="0020037C" w:rsidRDefault="004474D3">
      <w:pPr>
        <w:pStyle w:val="BodyText"/>
        <w:spacing w:line="310" w:lineRule="exact"/>
        <w:rPr>
          <w:lang w:eastAsia="zh-CN"/>
        </w:rPr>
      </w:pPr>
      <w:r>
        <w:rPr>
          <w:lang w:eastAsia="zh-CN"/>
        </w:rPr>
        <w:t>一个典型的嵌套式数据结构如下：</w:t>
      </w:r>
    </w:p>
    <w:p w:rsidR="0020037C" w:rsidRDefault="0020037C">
      <w:pPr>
        <w:spacing w:before="7" w:line="150" w:lineRule="exact"/>
        <w:rPr>
          <w:sz w:val="15"/>
          <w:szCs w:val="15"/>
          <w:lang w:eastAsia="zh-CN"/>
        </w:rPr>
      </w:pPr>
    </w:p>
    <w:p w:rsidR="0020037C" w:rsidRDefault="00DD1987">
      <w:pPr>
        <w:ind w:left="933" w:right="11520"/>
        <w:rPr>
          <w:rFonts w:ascii="Times New Roman" w:eastAsia="Times New Roman" w:hAnsi="Times New Roman" w:cs="Times New Roman"/>
          <w:sz w:val="20"/>
          <w:szCs w:val="20"/>
        </w:rPr>
      </w:pPr>
      <w:r>
        <w:pict>
          <v:shape id="_x0000_i1027" type="#_x0000_t75" style="width:431.45pt;height:276.7pt;mso-position-horizontal-relative:char;mso-position-vertical-relative:line">
            <v:imagedata r:id="rId15" o:title=""/>
          </v:shape>
        </w:pict>
      </w:r>
    </w:p>
    <w:p w:rsidR="0020037C" w:rsidRDefault="0020037C">
      <w:pPr>
        <w:spacing w:before="9" w:line="170" w:lineRule="exact"/>
        <w:rPr>
          <w:sz w:val="17"/>
          <w:szCs w:val="17"/>
        </w:rPr>
      </w:pPr>
    </w:p>
    <w:p w:rsidR="0020037C" w:rsidRDefault="0020037C">
      <w:pPr>
        <w:spacing w:line="200" w:lineRule="exact"/>
        <w:rPr>
          <w:sz w:val="20"/>
          <w:szCs w:val="20"/>
        </w:rPr>
      </w:pPr>
    </w:p>
    <w:p w:rsidR="0020037C" w:rsidRDefault="004474D3">
      <w:pPr>
        <w:pStyle w:val="Heading2"/>
      </w:pPr>
      <w:bookmarkStart w:id="8" w:name="系统架构"/>
      <w:bookmarkStart w:id="9" w:name="_bookmark3"/>
      <w:bookmarkEnd w:id="8"/>
      <w:bookmarkEnd w:id="9"/>
      <w:r>
        <w:t>系统架构</w:t>
      </w:r>
    </w:p>
    <w:p w:rsidR="0020037C" w:rsidRDefault="004474D3">
      <w:pPr>
        <w:pStyle w:val="BodyText"/>
        <w:spacing w:before="42"/>
      </w:pPr>
      <w:r>
        <w:t>SequoiaDB使用分布式架构，下图提供了对SequoiaDB体系结构的一般概述。</w:t>
      </w:r>
    </w:p>
    <w:p w:rsidR="0020037C" w:rsidRDefault="0020037C">
      <w:pPr>
        <w:sectPr w:rsidR="0020037C">
          <w:pgSz w:w="12240" w:h="15840"/>
          <w:pgMar w:top="900" w:right="1720" w:bottom="280" w:left="700" w:header="713" w:footer="0" w:gutter="0"/>
          <w:cols w:space="720"/>
        </w:sectPr>
      </w:pPr>
    </w:p>
    <w:p w:rsidR="0020037C" w:rsidRDefault="0020037C">
      <w:pPr>
        <w:spacing w:before="1" w:line="240" w:lineRule="exact"/>
        <w:rPr>
          <w:sz w:val="24"/>
          <w:szCs w:val="24"/>
        </w:rPr>
      </w:pPr>
    </w:p>
    <w:p w:rsidR="0020037C" w:rsidRDefault="00DD1987">
      <w:pPr>
        <w:ind w:left="113" w:right="10700"/>
        <w:rPr>
          <w:rFonts w:ascii="Times New Roman" w:eastAsia="Times New Roman" w:hAnsi="Times New Roman" w:cs="Times New Roman"/>
          <w:sz w:val="20"/>
          <w:szCs w:val="20"/>
        </w:rPr>
      </w:pPr>
      <w:r>
        <w:pict>
          <v:shape id="_x0000_i1028" type="#_x0000_t75" style="width:418.55pt;height:262.75pt;mso-position-horizontal-relative:char;mso-position-vertical-relative:line">
            <v:imagedata r:id="rId16" o:title=""/>
          </v:shape>
        </w:pict>
      </w:r>
    </w:p>
    <w:p w:rsidR="0020037C" w:rsidRDefault="0020037C">
      <w:pPr>
        <w:spacing w:before="1" w:line="100" w:lineRule="exact"/>
        <w:rPr>
          <w:sz w:val="10"/>
          <w:szCs w:val="10"/>
        </w:rPr>
      </w:pPr>
    </w:p>
    <w:p w:rsidR="0020037C" w:rsidRDefault="004474D3">
      <w:pPr>
        <w:pStyle w:val="BodyText"/>
        <w:spacing w:before="55" w:line="167" w:lineRule="auto"/>
        <w:ind w:left="113" w:right="345"/>
        <w:rPr>
          <w:lang w:eastAsia="zh-CN"/>
        </w:rPr>
      </w:pPr>
      <w:r>
        <w:rPr>
          <w:w w:val="95"/>
          <w:lang w:eastAsia="zh-CN"/>
        </w:rPr>
        <w:t>在客户机端（或应用程序端），本地或/和远程应用程序都与SequoiaDB客户机库链接。本地与远程客户机使</w:t>
      </w:r>
      <w:r>
        <w:rPr>
          <w:lang w:eastAsia="zh-CN"/>
        </w:rPr>
        <w:t xml:space="preserve"> 用TCP/IP协议与协调节点进行通讯。</w:t>
      </w:r>
    </w:p>
    <w:p w:rsidR="0020037C" w:rsidRDefault="004474D3">
      <w:pPr>
        <w:pStyle w:val="BodyText"/>
        <w:spacing w:before="31" w:line="251" w:lineRule="auto"/>
        <w:ind w:left="113" w:right="492"/>
        <w:rPr>
          <w:lang w:eastAsia="zh-CN"/>
        </w:rPr>
      </w:pPr>
      <w:r>
        <w:rPr>
          <w:lang w:eastAsia="zh-CN"/>
        </w:rPr>
        <w:t>协调节点不保存任何用户数据，仅作为请求分发节点将用户请求分发至相应的数据节点。 编目节点保存系统的元数据信息，协调节点通过与编目节点通讯从而了解数据在数据节点中的实际分布。一</w:t>
      </w:r>
    </w:p>
    <w:p w:rsidR="0020037C" w:rsidRDefault="004474D3">
      <w:pPr>
        <w:pStyle w:val="BodyText"/>
        <w:spacing w:line="227" w:lineRule="exact"/>
        <w:ind w:left="113"/>
        <w:rPr>
          <w:lang w:eastAsia="zh-CN"/>
        </w:rPr>
      </w:pPr>
      <w:r>
        <w:rPr>
          <w:lang w:eastAsia="zh-CN"/>
        </w:rPr>
        <w:t>个或多个编目节点可组成复制组集群。</w:t>
      </w:r>
    </w:p>
    <w:p w:rsidR="0020037C" w:rsidRDefault="0020037C">
      <w:pPr>
        <w:spacing w:before="5" w:line="100" w:lineRule="exact"/>
        <w:rPr>
          <w:sz w:val="10"/>
          <w:szCs w:val="10"/>
          <w:lang w:eastAsia="zh-CN"/>
        </w:rPr>
      </w:pPr>
    </w:p>
    <w:p w:rsidR="0020037C" w:rsidRDefault="004474D3">
      <w:pPr>
        <w:pStyle w:val="BodyText"/>
        <w:spacing w:line="167" w:lineRule="auto"/>
        <w:ind w:left="113" w:right="492"/>
        <w:rPr>
          <w:lang w:eastAsia="zh-CN"/>
        </w:rPr>
      </w:pPr>
      <w:r>
        <w:rPr>
          <w:lang w:eastAsia="zh-CN"/>
        </w:rPr>
        <w:t>数据节点保存用户的数据信息。一个或多个数据节点可以构成一个复制组。复制组中每个数据节点的数据保 证最终一致性同步。数据复制组又叫做数据</w:t>
      </w:r>
      <w:r w:rsidR="00423ADE">
        <w:rPr>
          <w:lang w:eastAsia="zh-CN"/>
        </w:rPr>
        <w:t>分区</w:t>
      </w:r>
      <w:r>
        <w:rPr>
          <w:lang w:eastAsia="zh-CN"/>
        </w:rPr>
        <w:t>（Shard），不同的</w:t>
      </w:r>
      <w:r w:rsidR="00423ADE">
        <w:rPr>
          <w:lang w:eastAsia="zh-CN"/>
        </w:rPr>
        <w:t>分区</w:t>
      </w:r>
      <w:r>
        <w:rPr>
          <w:lang w:eastAsia="zh-CN"/>
        </w:rPr>
        <w:t>中保存的数据无重复。</w:t>
      </w:r>
    </w:p>
    <w:p w:rsidR="0020037C" w:rsidRDefault="0020037C">
      <w:pPr>
        <w:spacing w:before="10" w:line="110" w:lineRule="exact"/>
        <w:rPr>
          <w:sz w:val="11"/>
          <w:szCs w:val="11"/>
          <w:lang w:eastAsia="zh-CN"/>
        </w:rPr>
      </w:pPr>
    </w:p>
    <w:p w:rsidR="0020037C" w:rsidRDefault="004474D3">
      <w:pPr>
        <w:pStyle w:val="BodyText"/>
        <w:spacing w:line="167" w:lineRule="auto"/>
        <w:ind w:left="113" w:right="492"/>
        <w:rPr>
          <w:lang w:eastAsia="zh-CN"/>
        </w:rPr>
      </w:pPr>
      <w:r>
        <w:rPr>
          <w:lang w:eastAsia="zh-CN"/>
        </w:rPr>
        <w:t>每个</w:t>
      </w:r>
      <w:r w:rsidR="00423ADE">
        <w:rPr>
          <w:lang w:eastAsia="zh-CN"/>
        </w:rPr>
        <w:t>分区</w:t>
      </w:r>
      <w:r>
        <w:rPr>
          <w:lang w:eastAsia="zh-CN"/>
        </w:rPr>
        <w:t>中可以包含一个或多个数据节点。当存在多个数据节点时，节点间数据进行异步复制。</w:t>
      </w:r>
      <w:r w:rsidR="00423ADE">
        <w:rPr>
          <w:lang w:eastAsia="zh-CN"/>
        </w:rPr>
        <w:t>分区</w:t>
      </w:r>
      <w:r>
        <w:rPr>
          <w:lang w:eastAsia="zh-CN"/>
        </w:rPr>
        <w:t>中可以 存在最多一个主节点与若干从节点。其中主节点可以进行读写操作，从节点进行只读操作。</w:t>
      </w:r>
    </w:p>
    <w:p w:rsidR="0020037C" w:rsidRDefault="0020037C">
      <w:pPr>
        <w:spacing w:before="2" w:line="170" w:lineRule="exact"/>
        <w:rPr>
          <w:sz w:val="17"/>
          <w:szCs w:val="17"/>
          <w:lang w:eastAsia="zh-CN"/>
        </w:rPr>
      </w:pPr>
    </w:p>
    <w:p w:rsidR="0020037C" w:rsidRDefault="00DD1987">
      <w:pPr>
        <w:ind w:left="113" w:right="10700"/>
        <w:rPr>
          <w:rFonts w:ascii="Times New Roman" w:eastAsia="Times New Roman" w:hAnsi="Times New Roman" w:cs="Times New Roman"/>
          <w:sz w:val="20"/>
          <w:szCs w:val="20"/>
        </w:rPr>
      </w:pPr>
      <w:r>
        <w:pict>
          <v:shape id="_x0000_i1029" type="#_x0000_t75" style="width:393.85pt;height:159.05pt;mso-position-horizontal-relative:char;mso-position-vertical-relative:line">
            <v:imagedata r:id="rId17" o:title=""/>
          </v:shape>
        </w:pict>
      </w:r>
    </w:p>
    <w:p w:rsidR="0020037C" w:rsidRDefault="004474D3">
      <w:pPr>
        <w:pStyle w:val="BodyText"/>
        <w:spacing w:before="67"/>
        <w:ind w:left="113"/>
        <w:rPr>
          <w:lang w:eastAsia="zh-CN"/>
        </w:rPr>
      </w:pPr>
      <w:r>
        <w:rPr>
          <w:lang w:eastAsia="zh-CN"/>
        </w:rPr>
        <w:t>从节点离线不影响主节点的正常工作。主节点离线后会在从节点中自动选举出新的主节点处理写请求。</w:t>
      </w:r>
    </w:p>
    <w:p w:rsidR="0020037C" w:rsidRDefault="0020037C">
      <w:pPr>
        <w:rPr>
          <w:lang w:eastAsia="zh-CN"/>
        </w:rPr>
        <w:sectPr w:rsidR="0020037C">
          <w:pgSz w:w="12240" w:h="15840"/>
          <w:pgMar w:top="900" w:right="680" w:bottom="280" w:left="1520" w:header="713" w:footer="0" w:gutter="0"/>
          <w:cols w:space="720"/>
        </w:sectPr>
      </w:pPr>
    </w:p>
    <w:p w:rsidR="0020037C" w:rsidRDefault="0020037C">
      <w:pPr>
        <w:spacing w:before="1" w:line="240" w:lineRule="exact"/>
        <w:rPr>
          <w:sz w:val="24"/>
          <w:szCs w:val="24"/>
          <w:lang w:eastAsia="zh-CN"/>
        </w:rPr>
      </w:pPr>
    </w:p>
    <w:p w:rsidR="0020037C" w:rsidRDefault="00DD1987">
      <w:pPr>
        <w:ind w:left="933" w:right="11520"/>
        <w:rPr>
          <w:rFonts w:ascii="Times New Roman" w:eastAsia="Times New Roman" w:hAnsi="Times New Roman" w:cs="Times New Roman"/>
          <w:sz w:val="20"/>
          <w:szCs w:val="20"/>
        </w:rPr>
      </w:pPr>
      <w:r>
        <w:pict>
          <v:shape id="_x0000_i1030" type="#_x0000_t75" style="width:349.25pt;height:174.1pt;mso-position-horizontal-relative:char;mso-position-vertical-relative:line">
            <v:imagedata r:id="rId18" o:title=""/>
          </v:shape>
        </w:pict>
      </w:r>
    </w:p>
    <w:p w:rsidR="0020037C" w:rsidRDefault="0020037C">
      <w:pPr>
        <w:spacing w:before="1" w:line="100" w:lineRule="exact"/>
        <w:rPr>
          <w:sz w:val="10"/>
          <w:szCs w:val="10"/>
        </w:rPr>
      </w:pPr>
    </w:p>
    <w:p w:rsidR="0020037C" w:rsidRDefault="004474D3">
      <w:pPr>
        <w:pStyle w:val="BodyText"/>
        <w:spacing w:line="310" w:lineRule="exact"/>
        <w:rPr>
          <w:lang w:eastAsia="zh-CN"/>
        </w:rPr>
      </w:pPr>
      <w:r>
        <w:rPr>
          <w:lang w:eastAsia="zh-CN"/>
        </w:rPr>
        <w:t>节点恢复后，或新的节点加入</w:t>
      </w:r>
      <w:r w:rsidR="00423ADE">
        <w:rPr>
          <w:lang w:eastAsia="zh-CN"/>
        </w:rPr>
        <w:t>分区</w:t>
      </w:r>
      <w:r>
        <w:rPr>
          <w:lang w:eastAsia="zh-CN"/>
        </w:rPr>
        <w:t>后会进行自动同步，保障数据在同步完成时与主节点一致。</w:t>
      </w:r>
    </w:p>
    <w:p w:rsidR="0020037C" w:rsidRDefault="0020037C">
      <w:pPr>
        <w:spacing w:before="7" w:line="150" w:lineRule="exact"/>
        <w:rPr>
          <w:sz w:val="15"/>
          <w:szCs w:val="15"/>
          <w:lang w:eastAsia="zh-CN"/>
        </w:rPr>
      </w:pPr>
    </w:p>
    <w:p w:rsidR="0020037C" w:rsidRDefault="00DD1987">
      <w:pPr>
        <w:ind w:left="933" w:right="11520"/>
        <w:rPr>
          <w:rFonts w:ascii="Times New Roman" w:eastAsia="Times New Roman" w:hAnsi="Times New Roman" w:cs="Times New Roman"/>
          <w:sz w:val="20"/>
          <w:szCs w:val="20"/>
        </w:rPr>
      </w:pPr>
      <w:r>
        <w:pict>
          <v:shape id="_x0000_i1031" type="#_x0000_t75" style="width:357.85pt;height:160.1pt;mso-position-horizontal-relative:char;mso-position-vertical-relative:line">
            <v:imagedata r:id="rId19" o:title=""/>
          </v:shape>
        </w:pict>
      </w:r>
    </w:p>
    <w:p w:rsidR="0020037C" w:rsidRDefault="004474D3">
      <w:pPr>
        <w:pStyle w:val="BodyText"/>
        <w:spacing w:before="67"/>
        <w:rPr>
          <w:lang w:eastAsia="zh-CN"/>
        </w:rPr>
      </w:pPr>
      <w:r>
        <w:rPr>
          <w:lang w:eastAsia="zh-CN"/>
        </w:rPr>
        <w:t>在单个数据节点中的体系结构如下：</w:t>
      </w:r>
    </w:p>
    <w:p w:rsidR="0020037C" w:rsidRDefault="0020037C">
      <w:pPr>
        <w:spacing w:before="7" w:line="150" w:lineRule="exact"/>
        <w:rPr>
          <w:sz w:val="15"/>
          <w:szCs w:val="15"/>
          <w:lang w:eastAsia="zh-CN"/>
        </w:rPr>
      </w:pPr>
    </w:p>
    <w:p w:rsidR="0020037C" w:rsidRDefault="00DD1987">
      <w:pPr>
        <w:ind w:left="933" w:right="9800"/>
        <w:rPr>
          <w:rFonts w:ascii="Times New Roman" w:eastAsia="Times New Roman" w:hAnsi="Times New Roman" w:cs="Times New Roman"/>
          <w:sz w:val="20"/>
          <w:szCs w:val="20"/>
        </w:rPr>
      </w:pPr>
      <w:r>
        <w:pict>
          <v:shape id="_x0000_i1032" type="#_x0000_t75" style="width:416.95pt;height:269.2pt;mso-position-horizontal-relative:char;mso-position-vertical-relative:line">
            <v:imagedata r:id="rId20" o:title=""/>
          </v:shape>
        </w:pict>
      </w:r>
    </w:p>
    <w:p w:rsidR="0020037C" w:rsidRDefault="0020037C">
      <w:pPr>
        <w:rPr>
          <w:rFonts w:ascii="Times New Roman" w:eastAsia="Times New Roman" w:hAnsi="Times New Roman" w:cs="Times New Roman"/>
          <w:sz w:val="20"/>
          <w:szCs w:val="20"/>
        </w:rPr>
        <w:sectPr w:rsidR="0020037C">
          <w:pgSz w:w="12240" w:h="15840"/>
          <w:pgMar w:top="900" w:right="17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ind w:left="113" w:right="526"/>
        <w:jc w:val="both"/>
        <w:rPr>
          <w:lang w:eastAsia="zh-CN"/>
        </w:rPr>
      </w:pPr>
      <w:r>
        <w:rPr>
          <w:w w:val="95"/>
          <w:lang w:eastAsia="zh-CN"/>
        </w:rPr>
        <w:t>在数据节点，活动由引擎可调度单元（EDU）控制。每一个节点为操作系统中的一个进程。每个EDU在节点</w:t>
      </w:r>
      <w:r>
        <w:rPr>
          <w:lang w:eastAsia="zh-CN"/>
        </w:rPr>
        <w:t xml:space="preserve"> 中为一个线程。对于外部用户请求其处理线程为代理线程，对于集群内部请求则由同步代理线程处理</w:t>
      </w:r>
      <w:r w:rsidR="00423ADE">
        <w:rPr>
          <w:lang w:eastAsia="zh-CN"/>
        </w:rPr>
        <w:t>分区</w:t>
      </w:r>
      <w:r>
        <w:rPr>
          <w:lang w:eastAsia="zh-CN"/>
        </w:rPr>
        <w:t>内 同步事件；或</w:t>
      </w:r>
      <w:r w:rsidR="00423ADE">
        <w:rPr>
          <w:lang w:eastAsia="zh-CN"/>
        </w:rPr>
        <w:t>分区</w:t>
      </w:r>
      <w:r>
        <w:rPr>
          <w:lang w:eastAsia="zh-CN"/>
        </w:rPr>
        <w:t>代理线程处理</w:t>
      </w:r>
      <w:r w:rsidR="00423ADE">
        <w:rPr>
          <w:lang w:eastAsia="zh-CN"/>
        </w:rPr>
        <w:t>分区</w:t>
      </w:r>
      <w:r>
        <w:rPr>
          <w:lang w:eastAsia="zh-CN"/>
        </w:rPr>
        <w:t>间同步事件。</w:t>
      </w:r>
    </w:p>
    <w:p w:rsidR="0020037C" w:rsidRDefault="004474D3">
      <w:pPr>
        <w:pStyle w:val="BodyText"/>
        <w:spacing w:before="31" w:line="251" w:lineRule="auto"/>
        <w:ind w:left="113" w:right="492"/>
        <w:rPr>
          <w:lang w:eastAsia="zh-CN"/>
        </w:rPr>
      </w:pPr>
      <w:r>
        <w:rPr>
          <w:lang w:eastAsia="zh-CN"/>
        </w:rPr>
        <w:t>所有对数据的写操作均会记录入日志缓冲区，通过日志记录器将其异步写入磁盘。 用户数据会由代理线程直接写入文件系统缓冲池，然后由操作系统将其异步写入底层磁盘。</w:t>
      </w:r>
    </w:p>
    <w:p w:rsidR="0020037C" w:rsidRDefault="0020037C">
      <w:pPr>
        <w:spacing w:line="251" w:lineRule="auto"/>
        <w:rPr>
          <w:lang w:eastAsia="zh-CN"/>
        </w:rPr>
        <w:sectPr w:rsidR="0020037C">
          <w:pgSz w:w="12240" w:h="15840"/>
          <w:pgMar w:top="900" w:right="680" w:bottom="280" w:left="1520" w:header="713" w:footer="0" w:gutter="0"/>
          <w:cols w:space="720"/>
        </w:sectPr>
      </w:pPr>
    </w:p>
    <w:p w:rsidR="0020037C" w:rsidRDefault="0020037C">
      <w:pPr>
        <w:spacing w:line="200" w:lineRule="exact"/>
        <w:rPr>
          <w:sz w:val="20"/>
          <w:szCs w:val="20"/>
          <w:lang w:eastAsia="zh-CN"/>
        </w:rPr>
      </w:pPr>
    </w:p>
    <w:p w:rsidR="0020037C" w:rsidRDefault="0020037C">
      <w:pPr>
        <w:spacing w:before="4" w:line="240" w:lineRule="exact"/>
        <w:rPr>
          <w:sz w:val="24"/>
          <w:szCs w:val="24"/>
          <w:lang w:eastAsia="zh-CN"/>
        </w:rPr>
      </w:pPr>
    </w:p>
    <w:p w:rsidR="0020037C" w:rsidRPr="008820C6" w:rsidRDefault="00B0609F">
      <w:pPr>
        <w:pStyle w:val="Heading1"/>
        <w:spacing w:line="479" w:lineRule="exact"/>
        <w:rPr>
          <w:rFonts w:eastAsiaTheme="minorEastAsia"/>
          <w:lang w:eastAsia="zh-CN"/>
        </w:rPr>
      </w:pPr>
      <w:r w:rsidRPr="00B0609F">
        <w:pict>
          <v:group id="_x0000_s3438" style="position:absolute;left:0;text-align:left;margin-left:56.7pt;margin-top:25.15pt;width:498.6pt;height:.1pt;z-index:-251997696;mso-position-horizontal-relative:page" coordorigin="1134,503" coordsize="9972,2">
            <v:shape id="_x0000_s3439" style="position:absolute;left:1134;top:503;width:9972;height:2" coordorigin="1134,503" coordsize="9972,0" path="m1134,503r9972,e" filled="f" strokeweight="3pt">
              <v:path arrowok="t"/>
            </v:shape>
            <w10:wrap anchorx="page"/>
          </v:group>
        </w:pict>
      </w:r>
      <w:bookmarkStart w:id="10" w:name="数据库概念"/>
      <w:bookmarkStart w:id="11" w:name="_bookmark4"/>
      <w:bookmarkEnd w:id="10"/>
      <w:bookmarkEnd w:id="11"/>
      <w:r w:rsidR="004474D3">
        <w:rPr>
          <w:lang w:eastAsia="zh-CN"/>
        </w:rPr>
        <w:t>数据库概念</w:t>
      </w:r>
      <w:ins w:id="12" w:author="qiushanggao" w:date="2013-11-06T15:56:00Z">
        <w:r w:rsidR="008820C6">
          <w:rPr>
            <w:rFonts w:eastAsiaTheme="minorEastAsia" w:hint="eastAsia"/>
            <w:lang w:eastAsia="zh-CN"/>
          </w:rPr>
          <w:t>(</w:t>
        </w:r>
      </w:ins>
      <w:ins w:id="13" w:author="qiushanggao" w:date="2013-11-06T17:52:00Z">
        <w:r w:rsidR="00C90251">
          <w:rPr>
            <w:rFonts w:asciiTheme="minorEastAsia" w:eastAsiaTheme="minorEastAsia" w:hAnsiTheme="minorEastAsia" w:hint="eastAsia"/>
            <w:w w:val="95"/>
            <w:lang w:eastAsia="zh-CN"/>
          </w:rPr>
          <w:t>王涛</w:t>
        </w:r>
      </w:ins>
      <w:ins w:id="14" w:author="qiushanggao" w:date="2013-11-06T15:56:00Z">
        <w:r w:rsidR="008820C6">
          <w:rPr>
            <w:rFonts w:eastAsiaTheme="minorEastAsia" w:hint="eastAsia"/>
            <w:lang w:eastAsia="zh-CN"/>
          </w:rPr>
          <w:t>)</w:t>
        </w:r>
      </w:ins>
    </w:p>
    <w:p w:rsidR="0020037C" w:rsidRDefault="0020037C">
      <w:pPr>
        <w:spacing w:before="10" w:line="260" w:lineRule="exact"/>
        <w:rPr>
          <w:sz w:val="26"/>
          <w:szCs w:val="26"/>
          <w:lang w:eastAsia="zh-CN"/>
        </w:rPr>
      </w:pPr>
    </w:p>
    <w:p w:rsidR="0020037C" w:rsidRDefault="004474D3">
      <w:pPr>
        <w:pStyle w:val="BodyText"/>
        <w:rPr>
          <w:lang w:eastAsia="zh-CN"/>
        </w:rPr>
      </w:pPr>
      <w:r>
        <w:rPr>
          <w:lang w:eastAsia="zh-CN"/>
        </w:rPr>
        <w:t>数据库概念相关内容</w:t>
      </w:r>
    </w:p>
    <w:p w:rsidR="0020037C" w:rsidRDefault="0020037C">
      <w:pPr>
        <w:spacing w:line="200" w:lineRule="exact"/>
        <w:rPr>
          <w:sz w:val="20"/>
          <w:szCs w:val="20"/>
          <w:lang w:eastAsia="zh-CN"/>
        </w:rPr>
      </w:pPr>
    </w:p>
    <w:p w:rsidR="0020037C" w:rsidRDefault="0020037C">
      <w:pPr>
        <w:spacing w:before="15" w:line="200" w:lineRule="exact"/>
        <w:rPr>
          <w:sz w:val="20"/>
          <w:szCs w:val="20"/>
          <w:lang w:eastAsia="zh-CN"/>
        </w:rPr>
      </w:pPr>
    </w:p>
    <w:p w:rsidR="0020037C" w:rsidRDefault="004474D3">
      <w:pPr>
        <w:pStyle w:val="Heading2"/>
        <w:spacing w:line="394" w:lineRule="exact"/>
        <w:rPr>
          <w:lang w:eastAsia="zh-CN"/>
        </w:rPr>
      </w:pPr>
      <w:bookmarkStart w:id="15" w:name="数据库"/>
      <w:bookmarkStart w:id="16" w:name="_bookmark5"/>
      <w:bookmarkEnd w:id="15"/>
      <w:bookmarkEnd w:id="16"/>
      <w:r>
        <w:rPr>
          <w:lang w:eastAsia="zh-CN"/>
        </w:rPr>
        <w:t>数据库</w:t>
      </w:r>
    </w:p>
    <w:p w:rsidR="0020037C" w:rsidRDefault="00B0609F">
      <w:pPr>
        <w:pStyle w:val="BodyText"/>
        <w:spacing w:before="42"/>
        <w:rPr>
          <w:lang w:eastAsia="zh-CN"/>
        </w:rPr>
      </w:pPr>
      <w:r>
        <w:pict>
          <v:group id="_x0000_s3436" style="position:absolute;left:0;text-align:left;margin-left:56.7pt;margin-top:1.65pt;width:498.6pt;height:.1pt;z-index:-251996672;mso-position-horizontal-relative:page" coordorigin="1134,33" coordsize="9972,2">
            <v:shape id="_x0000_s3437" style="position:absolute;left:1134;top:33;width:9972;height:2" coordorigin="1134,33" coordsize="9972,0" path="m1134,33r9972,e" filled="f" strokeweight="1pt">
              <v:path arrowok="t"/>
            </v:shape>
            <w10:wrap anchorx="page"/>
          </v:group>
        </w:pict>
      </w:r>
      <w:r w:rsidR="004474D3">
        <w:rPr>
          <w:lang w:eastAsia="zh-CN"/>
        </w:rPr>
        <w:t>数据库的主要对象包括文档，集合，集合空间与索引。</w:t>
      </w:r>
    </w:p>
    <w:p w:rsidR="0020037C" w:rsidRDefault="0020037C">
      <w:pPr>
        <w:spacing w:before="2" w:line="110" w:lineRule="exact"/>
        <w:rPr>
          <w:sz w:val="11"/>
          <w:szCs w:val="11"/>
          <w:lang w:eastAsia="zh-CN"/>
        </w:rPr>
      </w:pPr>
    </w:p>
    <w:p w:rsidR="0020037C" w:rsidRDefault="004474D3">
      <w:pPr>
        <w:pStyle w:val="Heading3"/>
        <w:rPr>
          <w:lang w:eastAsia="zh-CN"/>
        </w:rPr>
      </w:pPr>
      <w:bookmarkStart w:id="17" w:name="文档"/>
      <w:bookmarkStart w:id="18" w:name="_bookmark6"/>
      <w:bookmarkEnd w:id="17"/>
      <w:bookmarkEnd w:id="18"/>
      <w:r>
        <w:rPr>
          <w:lang w:eastAsia="zh-CN"/>
        </w:rPr>
        <w:t>文档</w:t>
      </w:r>
    </w:p>
    <w:p w:rsidR="0020037C" w:rsidRDefault="0020037C">
      <w:pPr>
        <w:spacing w:before="9" w:line="190" w:lineRule="exact"/>
        <w:rPr>
          <w:sz w:val="19"/>
          <w:szCs w:val="19"/>
          <w:lang w:eastAsia="zh-CN"/>
        </w:rPr>
      </w:pPr>
    </w:p>
    <w:p w:rsidR="0020037C" w:rsidRDefault="004474D3">
      <w:pPr>
        <w:pStyle w:val="BodyText"/>
        <w:spacing w:line="251" w:lineRule="auto"/>
        <w:ind w:right="741"/>
        <w:rPr>
          <w:lang w:eastAsia="zh-CN"/>
        </w:rPr>
      </w:pPr>
      <w:r>
        <w:rPr>
          <w:lang w:eastAsia="zh-CN"/>
        </w:rPr>
        <w:t xml:space="preserve">概念 </w:t>
      </w:r>
      <w:r>
        <w:rPr>
          <w:w w:val="95"/>
          <w:lang w:eastAsia="zh-CN"/>
        </w:rPr>
        <w:t>SequoiaDB中的文档为JSON格式，一般又被称为记录。在数据库内部使用BSON，即二进制的方式存</w:t>
      </w:r>
    </w:p>
    <w:p w:rsidR="0020037C" w:rsidRDefault="004474D3">
      <w:pPr>
        <w:pStyle w:val="BodyText"/>
        <w:spacing w:line="227" w:lineRule="exact"/>
        <w:rPr>
          <w:lang w:eastAsia="zh-CN"/>
        </w:rPr>
      </w:pPr>
      <w:r>
        <w:rPr>
          <w:w w:val="95"/>
          <w:lang w:eastAsia="zh-CN"/>
        </w:rPr>
        <w:t>放JSON数据。</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lang w:eastAsia="zh-CN"/>
        </w:rPr>
        <w:t>一般来说，一条文档由一个或多个字段构成，每个字段分为键值与数值两个部分，如下为包含两个字段的文 档：</w:t>
      </w:r>
    </w:p>
    <w:p w:rsidR="0020037C" w:rsidRDefault="004474D3">
      <w:pPr>
        <w:pStyle w:val="BodyText"/>
        <w:spacing w:before="31"/>
        <w:rPr>
          <w:lang w:eastAsia="zh-CN"/>
        </w:rPr>
      </w:pPr>
      <w:r>
        <w:rPr>
          <w:w w:val="105"/>
          <w:lang w:eastAsia="zh-CN"/>
        </w:rPr>
        <w:t>{</w:t>
      </w:r>
      <w:r>
        <w:rPr>
          <w:spacing w:val="-17"/>
          <w:w w:val="105"/>
          <w:lang w:eastAsia="zh-CN"/>
        </w:rPr>
        <w:t xml:space="preserve"> </w:t>
      </w:r>
      <w:r>
        <w:rPr>
          <w:w w:val="105"/>
          <w:lang w:eastAsia="zh-CN"/>
        </w:rPr>
        <w:t>"姓名"</w:t>
      </w:r>
      <w:r>
        <w:rPr>
          <w:spacing w:val="-17"/>
          <w:w w:val="105"/>
          <w:lang w:eastAsia="zh-CN"/>
        </w:rPr>
        <w:t xml:space="preserve"> </w:t>
      </w:r>
      <w:r>
        <w:rPr>
          <w:w w:val="105"/>
          <w:lang w:eastAsia="zh-CN"/>
        </w:rPr>
        <w:t>:</w:t>
      </w:r>
      <w:r>
        <w:rPr>
          <w:spacing w:val="-16"/>
          <w:w w:val="105"/>
          <w:lang w:eastAsia="zh-CN"/>
        </w:rPr>
        <w:t xml:space="preserve"> </w:t>
      </w:r>
      <w:r>
        <w:rPr>
          <w:w w:val="105"/>
          <w:lang w:eastAsia="zh-CN"/>
        </w:rPr>
        <w:t>"张三",</w:t>
      </w:r>
      <w:r>
        <w:rPr>
          <w:spacing w:val="-17"/>
          <w:w w:val="105"/>
          <w:lang w:eastAsia="zh-CN"/>
        </w:rPr>
        <w:t xml:space="preserve"> </w:t>
      </w:r>
      <w:r>
        <w:rPr>
          <w:w w:val="105"/>
          <w:lang w:eastAsia="zh-CN"/>
        </w:rPr>
        <w:t>"性别"</w:t>
      </w:r>
      <w:r>
        <w:rPr>
          <w:spacing w:val="-16"/>
          <w:w w:val="105"/>
          <w:lang w:eastAsia="zh-CN"/>
        </w:rPr>
        <w:t xml:space="preserve"> </w:t>
      </w:r>
      <w:r>
        <w:rPr>
          <w:w w:val="105"/>
          <w:lang w:eastAsia="zh-CN"/>
        </w:rPr>
        <w:t>:</w:t>
      </w:r>
      <w:r>
        <w:rPr>
          <w:spacing w:val="-17"/>
          <w:w w:val="105"/>
          <w:lang w:eastAsia="zh-CN"/>
        </w:rPr>
        <w:t xml:space="preserve"> </w:t>
      </w:r>
      <w:r>
        <w:rPr>
          <w:w w:val="105"/>
          <w:lang w:eastAsia="zh-CN"/>
        </w:rPr>
        <w:t>"男"</w:t>
      </w:r>
      <w:r>
        <w:rPr>
          <w:spacing w:val="-16"/>
          <w:w w:val="105"/>
          <w:lang w:eastAsia="zh-CN"/>
        </w:rPr>
        <w:t xml:space="preserve"> </w:t>
      </w:r>
      <w:r>
        <w:rPr>
          <w:w w:val="105"/>
          <w:lang w:eastAsia="zh-CN"/>
        </w:rPr>
        <w:t>}</w:t>
      </w:r>
    </w:p>
    <w:p w:rsidR="0020037C" w:rsidRDefault="0020037C">
      <w:pPr>
        <w:spacing w:before="2" w:line="120" w:lineRule="exact"/>
        <w:rPr>
          <w:sz w:val="12"/>
          <w:szCs w:val="12"/>
          <w:lang w:eastAsia="zh-CN"/>
        </w:rPr>
      </w:pPr>
    </w:p>
    <w:p w:rsidR="0020037C" w:rsidRDefault="00DD1987">
      <w:pPr>
        <w:pStyle w:val="BodyText"/>
        <w:spacing w:line="153" w:lineRule="auto"/>
        <w:ind w:left="1573" w:hanging="640"/>
        <w:rPr>
          <w:lang w:eastAsia="zh-CN"/>
        </w:rPr>
      </w:pPr>
      <w:r>
        <w:pict>
          <v:shape id="_x0000_i1033"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BSON文档可能有多个同名的字段，但是，大多数SequoiaDB接口不支持重复的字段名，如果需要操</w:t>
      </w:r>
      <w:r w:rsidR="004474D3">
        <w:rPr>
          <w:lang w:eastAsia="zh-CN"/>
        </w:rPr>
        <w:t xml:space="preserve"> 作的文档有多个同名的字段，请参阅驱动程序了解更多信息。</w:t>
      </w:r>
    </w:p>
    <w:p w:rsidR="0020037C" w:rsidRDefault="0020037C">
      <w:pPr>
        <w:spacing w:before="3" w:line="120" w:lineRule="exact"/>
        <w:rPr>
          <w:sz w:val="12"/>
          <w:szCs w:val="12"/>
          <w:lang w:eastAsia="zh-CN"/>
        </w:rPr>
      </w:pPr>
    </w:p>
    <w:p w:rsidR="0020037C" w:rsidRDefault="004474D3">
      <w:pPr>
        <w:pStyle w:val="BodyText"/>
        <w:spacing w:line="167" w:lineRule="auto"/>
        <w:ind w:left="1573" w:right="362"/>
        <w:rPr>
          <w:lang w:eastAsia="zh-CN"/>
        </w:rPr>
      </w:pPr>
      <w:r>
        <w:rPr>
          <w:w w:val="95"/>
          <w:lang w:eastAsia="zh-CN"/>
        </w:rPr>
        <w:t>SequoiaDB内部程序创建的一些文档可能含有重名的字段，但是不会向现有的用户文档添加重名的</w:t>
      </w:r>
      <w:r>
        <w:rPr>
          <w:lang w:eastAsia="zh-CN"/>
        </w:rPr>
        <w:t xml:space="preserve"> 键。</w:t>
      </w:r>
    </w:p>
    <w:p w:rsidR="0020037C" w:rsidRDefault="0020037C">
      <w:pPr>
        <w:spacing w:before="11" w:line="200" w:lineRule="exact"/>
        <w:rPr>
          <w:sz w:val="20"/>
          <w:szCs w:val="20"/>
          <w:lang w:eastAsia="zh-CN"/>
        </w:rPr>
      </w:pPr>
    </w:p>
    <w:p w:rsidR="0020037C" w:rsidRDefault="004474D3">
      <w:pPr>
        <w:pStyle w:val="BodyText"/>
        <w:spacing w:line="251" w:lineRule="auto"/>
        <w:ind w:right="362"/>
      </w:pPr>
      <w:r>
        <w:rPr>
          <w:lang w:eastAsia="zh-CN"/>
        </w:rPr>
        <w:t xml:space="preserve">字段类型 </w:t>
      </w:r>
      <w:r>
        <w:rPr>
          <w:w w:val="95"/>
          <w:lang w:eastAsia="zh-CN"/>
        </w:rPr>
        <w:t>每个字段的键值为字符串，而数值则可以为数字，字符串，嵌套JSON，嵌套数组等对象。</w:t>
      </w:r>
      <w:r>
        <w:rPr>
          <w:w w:val="95"/>
        </w:rPr>
        <w:t>SequoiaDB所支持</w:t>
      </w:r>
    </w:p>
    <w:p w:rsidR="0020037C" w:rsidRDefault="004474D3">
      <w:pPr>
        <w:pStyle w:val="BodyText"/>
        <w:spacing w:line="227" w:lineRule="exact"/>
      </w:pPr>
      <w:r>
        <w:t>的数值类型见下表：</w:t>
      </w:r>
    </w:p>
    <w:p w:rsidR="0020037C" w:rsidRDefault="0020037C">
      <w:pPr>
        <w:spacing w:before="7" w:line="60" w:lineRule="exact"/>
        <w:rPr>
          <w:sz w:val="6"/>
          <w:szCs w:val="6"/>
        </w:rPr>
      </w:pPr>
    </w:p>
    <w:tbl>
      <w:tblPr>
        <w:tblW w:w="0" w:type="auto"/>
        <w:tblInd w:w="923" w:type="dxa"/>
        <w:tblLayout w:type="fixed"/>
        <w:tblCellMar>
          <w:left w:w="0" w:type="dxa"/>
          <w:right w:w="0" w:type="dxa"/>
        </w:tblCellMar>
        <w:tblLook w:val="01E0"/>
      </w:tblPr>
      <w:tblGrid>
        <w:gridCol w:w="2104"/>
        <w:gridCol w:w="4211"/>
        <w:gridCol w:w="3157"/>
      </w:tblGrid>
      <w:tr w:rsidR="0020037C">
        <w:trPr>
          <w:trHeight w:hRule="exact" w:val="305"/>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数值类型</w:t>
            </w:r>
          </w:p>
        </w:tc>
        <w:tc>
          <w:tcPr>
            <w:tcW w:w="4211" w:type="dxa"/>
            <w:tcBorders>
              <w:top w:val="nil"/>
              <w:left w:val="nil"/>
              <w:bottom w:val="nil"/>
              <w:right w:val="single" w:sz="8" w:space="0" w:color="000000"/>
            </w:tcBorders>
          </w:tcPr>
          <w:p w:rsidR="0020037C" w:rsidRDefault="004474D3">
            <w:pPr>
              <w:pStyle w:val="TableParagraph"/>
              <w:spacing w:line="222"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定义</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用例</w:t>
            </w:r>
          </w:p>
        </w:tc>
      </w:tr>
      <w:tr w:rsidR="0020037C">
        <w:trPr>
          <w:trHeight w:hRule="exact" w:val="30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整数，范围-2147483648至2147483647</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123</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w:t>
            </w:r>
          </w:p>
        </w:tc>
      </w:tr>
      <w:tr w:rsidR="0020037C">
        <w:trPr>
          <w:trHeight w:hRule="exact" w:val="354"/>
        </w:trPr>
        <w:tc>
          <w:tcPr>
            <w:tcW w:w="2104"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4211" w:type="dxa"/>
            <w:tcBorders>
              <w:top w:val="nil"/>
              <w:left w:val="nil"/>
              <w:bottom w:val="nil"/>
              <w:right w:val="single" w:sz="8" w:space="0" w:color="000000"/>
            </w:tcBorders>
          </w:tcPr>
          <w:p w:rsidR="0020037C" w:rsidRDefault="004474D3">
            <w:pPr>
              <w:pStyle w:val="TableParagraph"/>
              <w:spacing w:before="40"/>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整数，范围-9223372036854775808</w:t>
            </w:r>
          </w:p>
        </w:tc>
        <w:tc>
          <w:tcPr>
            <w:tcW w:w="3157" w:type="dxa"/>
            <w:vMerge w:val="restart"/>
            <w:tcBorders>
              <w:top w:val="single" w:sz="8" w:space="0" w:color="000000"/>
              <w:left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3000000000</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p>
        </w:tc>
      </w:tr>
      <w:tr w:rsidR="0020037C">
        <w:trPr>
          <w:trHeight w:hRule="exact" w:val="270"/>
        </w:trPr>
        <w:tc>
          <w:tcPr>
            <w:tcW w:w="2104" w:type="dxa"/>
            <w:tcBorders>
              <w:top w:val="nil"/>
              <w:left w:val="single" w:sz="8" w:space="0" w:color="000000"/>
              <w:bottom w:val="nil"/>
              <w:right w:val="nil"/>
            </w:tcBorders>
          </w:tcPr>
          <w:p w:rsidR="0020037C" w:rsidRDefault="0020037C"/>
        </w:tc>
        <w:tc>
          <w:tcPr>
            <w:tcW w:w="4211" w:type="dxa"/>
            <w:tcBorders>
              <w:top w:val="nil"/>
              <w:left w:val="nil"/>
              <w:bottom w:val="nil"/>
              <w:right w:val="single" w:sz="8" w:space="0" w:color="000000"/>
            </w:tcBorders>
          </w:tcPr>
          <w:p w:rsidR="0020037C" w:rsidRDefault="004474D3">
            <w:pPr>
              <w:pStyle w:val="TableParagraph"/>
              <w:spacing w:line="227" w:lineRule="exact"/>
              <w:ind w:left="110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至9223372036854775807。如果用户指定的数值</w:t>
            </w:r>
          </w:p>
        </w:tc>
        <w:tc>
          <w:tcPr>
            <w:tcW w:w="3157" w:type="dxa"/>
            <w:vMerge/>
            <w:tcBorders>
              <w:left w:val="single" w:sz="8" w:space="0" w:color="000000"/>
              <w:right w:val="single" w:sz="8" w:space="0" w:color="000000"/>
            </w:tcBorders>
          </w:tcPr>
          <w:p w:rsidR="0020037C" w:rsidRDefault="0020037C">
            <w:pPr>
              <w:rPr>
                <w:lang w:eastAsia="zh-CN"/>
              </w:rPr>
            </w:pPr>
          </w:p>
        </w:tc>
      </w:tr>
      <w:tr w:rsidR="0020037C">
        <w:trPr>
          <w:trHeight w:hRule="exact" w:val="240"/>
        </w:trPr>
        <w:tc>
          <w:tcPr>
            <w:tcW w:w="2104" w:type="dxa"/>
            <w:tcBorders>
              <w:top w:val="nil"/>
              <w:left w:val="single" w:sz="8" w:space="0" w:color="000000"/>
              <w:bottom w:val="nil"/>
              <w:right w:val="nil"/>
            </w:tcBorders>
          </w:tcPr>
          <w:p w:rsidR="0020037C" w:rsidRDefault="0020037C">
            <w:pPr>
              <w:rPr>
                <w:lang w:eastAsia="zh-CN"/>
              </w:rPr>
            </w:pPr>
          </w:p>
        </w:tc>
        <w:tc>
          <w:tcPr>
            <w:tcW w:w="4211" w:type="dxa"/>
            <w:tcBorders>
              <w:top w:val="nil"/>
              <w:left w:val="nil"/>
              <w:bottom w:val="nil"/>
              <w:right w:val="single" w:sz="8" w:space="0" w:color="000000"/>
            </w:tcBorders>
          </w:tcPr>
          <w:p w:rsidR="0020037C" w:rsidRDefault="004474D3">
            <w:pPr>
              <w:pStyle w:val="TableParagraph"/>
              <w:spacing w:line="197" w:lineRule="exact"/>
              <w:ind w:left="110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无法适用于整数，则SequoiaDB自动将其转化为</w:t>
            </w:r>
          </w:p>
        </w:tc>
        <w:tc>
          <w:tcPr>
            <w:tcW w:w="3157" w:type="dxa"/>
            <w:vMerge/>
            <w:tcBorders>
              <w:left w:val="single" w:sz="8" w:space="0" w:color="000000"/>
              <w:right w:val="single" w:sz="8" w:space="0" w:color="000000"/>
            </w:tcBorders>
          </w:tcPr>
          <w:p w:rsidR="0020037C" w:rsidRDefault="0020037C">
            <w:pPr>
              <w:rPr>
                <w:lang w:eastAsia="zh-CN"/>
              </w:rPr>
            </w:pPr>
          </w:p>
        </w:tc>
      </w:tr>
      <w:tr w:rsidR="0020037C">
        <w:trPr>
          <w:trHeight w:hRule="exact" w:val="280"/>
        </w:trPr>
        <w:tc>
          <w:tcPr>
            <w:tcW w:w="2104" w:type="dxa"/>
            <w:tcBorders>
              <w:top w:val="nil"/>
              <w:left w:val="single" w:sz="8" w:space="0" w:color="000000"/>
              <w:bottom w:val="single" w:sz="8" w:space="0" w:color="000000"/>
              <w:right w:val="nil"/>
            </w:tcBorders>
          </w:tcPr>
          <w:p w:rsidR="0020037C" w:rsidRDefault="0020037C">
            <w:pPr>
              <w:rPr>
                <w:lang w:eastAsia="zh-CN"/>
              </w:rPr>
            </w:pPr>
          </w:p>
        </w:tc>
        <w:tc>
          <w:tcPr>
            <w:tcW w:w="4211" w:type="dxa"/>
            <w:tcBorders>
              <w:top w:val="nil"/>
              <w:left w:val="nil"/>
              <w:bottom w:val="nil"/>
              <w:right w:val="single" w:sz="8" w:space="0" w:color="000000"/>
            </w:tcBorders>
          </w:tcPr>
          <w:p w:rsidR="0020037C" w:rsidRDefault="004474D3">
            <w:pPr>
              <w:pStyle w:val="TableParagraph"/>
              <w:spacing w:line="19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vMerge/>
            <w:tcBorders>
              <w:left w:val="single" w:sz="8" w:space="0" w:color="000000"/>
              <w:bottom w:val="single" w:sz="8" w:space="0" w:color="000000"/>
              <w:right w:val="single" w:sz="8" w:space="0" w:color="000000"/>
            </w:tcBorders>
          </w:tcPr>
          <w:p w:rsidR="0020037C" w:rsidRDefault="0020037C"/>
        </w:tc>
      </w:tr>
      <w:tr w:rsidR="0020037C">
        <w:trPr>
          <w:trHeight w:hRule="exact" w:val="30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浮点数，范围1.7E-308至1.7E+308</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123.456</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}或{</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9"/>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123e+50</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w:t>
            </w:r>
          </w:p>
        </w:tc>
      </w:tr>
      <w:tr w:rsidR="0020037C">
        <w:trPr>
          <w:trHeight w:hRule="exact" w:val="30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双引号包含的字符串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9"/>
                <w:w w:val="105"/>
                <w:sz w:val="14"/>
                <w:szCs w:val="14"/>
              </w:rPr>
              <w:t xml:space="preserve"> </w:t>
            </w:r>
            <w:r>
              <w:rPr>
                <w:rFonts w:ascii="Microsoft JhengHei" w:eastAsia="Microsoft JhengHei" w:hAnsi="Microsoft JhengHei" w:cs="Microsoft JhengHei"/>
                <w:w w:val="105"/>
                <w:sz w:val="14"/>
                <w:szCs w:val="14"/>
              </w:rPr>
              <w:t>"key"</w:t>
            </w:r>
            <w:r>
              <w:rPr>
                <w:rFonts w:ascii="Microsoft JhengHei" w:eastAsia="Microsoft JhengHei" w:hAnsi="Microsoft JhengHei" w:cs="Microsoft JhengHei"/>
                <w:spacing w:val="-19"/>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8"/>
                <w:w w:val="105"/>
                <w:sz w:val="14"/>
                <w:szCs w:val="14"/>
              </w:rPr>
              <w:t xml:space="preserve"> </w:t>
            </w:r>
            <w:r>
              <w:rPr>
                <w:rFonts w:ascii="Microsoft JhengHei" w:eastAsia="Microsoft JhengHei" w:hAnsi="Microsoft JhengHei" w:cs="Microsoft JhengHei"/>
                <w:w w:val="105"/>
                <w:sz w:val="14"/>
                <w:szCs w:val="14"/>
              </w:rPr>
              <w:t>"value"</w:t>
            </w:r>
            <w:r>
              <w:rPr>
                <w:rFonts w:ascii="Microsoft JhengHei" w:eastAsia="Microsoft JhengHei" w:hAnsi="Microsoft JhengHei" w:cs="Microsoft JhengHei"/>
                <w:spacing w:val="-19"/>
                <w:w w:val="105"/>
                <w:sz w:val="14"/>
                <w:szCs w:val="14"/>
              </w:rPr>
              <w:t xml:space="preserve"> </w:t>
            </w:r>
            <w:r>
              <w:rPr>
                <w:rFonts w:ascii="Microsoft JhengHei" w:eastAsia="Microsoft JhengHei" w:hAnsi="Microsoft JhengHei" w:cs="Microsoft JhengHei"/>
                <w:w w:val="105"/>
                <w:sz w:val="14"/>
                <w:szCs w:val="14"/>
              </w:rPr>
              <w:t>}</w:t>
            </w:r>
          </w:p>
        </w:tc>
      </w:tr>
      <w:tr w:rsidR="0020037C">
        <w:trPr>
          <w:trHeight w:hRule="exact" w:val="54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对象ID（OID）</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十二字节对象ID</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5"/>
                <w:w w:val="105"/>
                <w:sz w:val="14"/>
                <w:szCs w:val="14"/>
              </w:rPr>
              <w:t xml:space="preserve"> </w:t>
            </w:r>
            <w:r>
              <w:rPr>
                <w:rFonts w:ascii="Microsoft JhengHei" w:eastAsia="Microsoft JhengHei" w:hAnsi="Microsoft JhengHei" w:cs="Microsoft JhengHei"/>
                <w:w w:val="105"/>
                <w:sz w:val="14"/>
                <w:szCs w:val="14"/>
              </w:rPr>
              <w:t>"key"</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5"/>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5"/>
                <w:w w:val="105"/>
                <w:sz w:val="14"/>
                <w:szCs w:val="14"/>
              </w:rPr>
              <w:t xml:space="preserve"> </w:t>
            </w:r>
            <w:r>
              <w:rPr>
                <w:rFonts w:ascii="Microsoft JhengHei" w:eastAsia="Microsoft JhengHei" w:hAnsi="Microsoft JhengHei" w:cs="Microsoft JhengHei"/>
                <w:w w:val="105"/>
                <w:sz w:val="14"/>
                <w:szCs w:val="14"/>
              </w:rPr>
              <w:t>"$oid"</w:t>
            </w:r>
            <w:r>
              <w:rPr>
                <w:rFonts w:ascii="Microsoft JhengHei" w:eastAsia="Microsoft JhengHei" w:hAnsi="Microsoft JhengHei" w:cs="Microsoft JhengHei"/>
                <w:spacing w:val="-15"/>
                <w:w w:val="105"/>
                <w:sz w:val="14"/>
                <w:szCs w:val="14"/>
              </w:rPr>
              <w:t xml:space="preserve"> </w:t>
            </w:r>
            <w:r>
              <w:rPr>
                <w:rFonts w:ascii="Microsoft JhengHei" w:eastAsia="Microsoft JhengHei" w:hAnsi="Microsoft JhengHei" w:cs="Microsoft JhengHei"/>
                <w:w w:val="105"/>
                <w:sz w:val="14"/>
                <w:szCs w:val="14"/>
              </w:rPr>
              <w:t>:</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"123abcd00ef12358902300ef"</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 }</w:t>
            </w:r>
          </w:p>
        </w:tc>
      </w:tr>
      <w:tr w:rsidR="0020037C">
        <w:trPr>
          <w:trHeight w:hRule="exact" w:val="30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布尔</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true或者false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true</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}或{</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false</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w:t>
            </w:r>
          </w:p>
        </w:tc>
      </w:tr>
      <w:tr w:rsidR="0020037C">
        <w:trPr>
          <w:trHeight w:hRule="exact" w:val="30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日期</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YYYY-MM-DD的日期形式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"$date"</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"2012-01-01"</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w:t>
            </w:r>
          </w:p>
        </w:tc>
      </w:tr>
      <w:tr w:rsidR="0020037C">
        <w:trPr>
          <w:trHeight w:hRule="exact" w:val="54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时间戳</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YYYY-MM-DD-HH.mm.ss.ffffff的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24"/>
                <w:w w:val="105"/>
                <w:sz w:val="14"/>
                <w:szCs w:val="14"/>
              </w:rPr>
              <w:t xml:space="preserve"> </w:t>
            </w:r>
            <w:r>
              <w:rPr>
                <w:rFonts w:ascii="Microsoft JhengHei" w:eastAsia="Microsoft JhengHei" w:hAnsi="Microsoft JhengHei" w:cs="Microsoft JhengHei"/>
                <w:w w:val="105"/>
                <w:sz w:val="14"/>
                <w:szCs w:val="14"/>
              </w:rPr>
              <w:t>"key"</w:t>
            </w:r>
            <w:r>
              <w:rPr>
                <w:rFonts w:ascii="Microsoft JhengHei" w:eastAsia="Microsoft JhengHei" w:hAnsi="Microsoft JhengHei" w:cs="Microsoft JhengHei"/>
                <w:spacing w:val="-25"/>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24"/>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24"/>
                <w:w w:val="105"/>
                <w:sz w:val="14"/>
                <w:szCs w:val="14"/>
              </w:rPr>
              <w:t xml:space="preserve"> </w:t>
            </w:r>
            <w:r>
              <w:rPr>
                <w:rFonts w:ascii="Microsoft JhengHei" w:eastAsia="Microsoft JhengHei" w:hAnsi="Microsoft JhengHei" w:cs="Microsoft JhengHei"/>
                <w:w w:val="105"/>
                <w:sz w:val="14"/>
                <w:szCs w:val="14"/>
              </w:rPr>
              <w:t>"$timestamp"</w:t>
            </w:r>
            <w:r>
              <w:rPr>
                <w:rFonts w:ascii="Microsoft JhengHei" w:eastAsia="Microsoft JhengHei" w:hAnsi="Microsoft JhengHei" w:cs="Microsoft JhengHei"/>
                <w:spacing w:val="-24"/>
                <w:w w:val="105"/>
                <w:sz w:val="14"/>
                <w:szCs w:val="14"/>
              </w:rPr>
              <w:t xml:space="preserve"> </w:t>
            </w:r>
            <w:r>
              <w:rPr>
                <w:rFonts w:ascii="Microsoft JhengHei" w:eastAsia="Microsoft JhengHei" w:hAnsi="Microsoft JhengHei" w:cs="Microsoft JhengHei"/>
                <w:w w:val="105"/>
                <w:sz w:val="14"/>
                <w:szCs w:val="14"/>
              </w:rPr>
              <w:t>:</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"2012-01-01-13.14.26.124233"</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54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二进制数据</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Base64形式的二进制数据</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"key"</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"$binary"</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"aGVsbG8gd29ybGQ=",</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"$type"</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w:t>
            </w:r>
          </w:p>
        </w:tc>
      </w:tr>
      <w:tr w:rsidR="0020037C">
        <w:trPr>
          <w:trHeight w:hRule="exact" w:val="30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正则表达式</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正则表达式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"$regex"</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"^张",</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"$options"</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"i"</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w:t>
            </w:r>
          </w:p>
        </w:tc>
      </w:tr>
      <w:tr w:rsidR="0020037C">
        <w:trPr>
          <w:trHeight w:hRule="exact" w:val="300"/>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嵌套JSON文档对象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"key"</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"subobj"</w:t>
            </w:r>
            <w:r>
              <w:rPr>
                <w:rFonts w:ascii="Microsoft JhengHei" w:eastAsia="Microsoft JhengHei" w:hAnsi="Microsoft JhengHei" w:cs="Microsoft JhengHei"/>
                <w:spacing w:val="-15"/>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"value"</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w:t>
            </w:r>
            <w:r>
              <w:rPr>
                <w:rFonts w:ascii="Microsoft JhengHei" w:eastAsia="Microsoft JhengHei" w:hAnsi="Microsoft JhengHei" w:cs="Microsoft JhengHei"/>
                <w:spacing w:val="-16"/>
                <w:w w:val="105"/>
                <w:sz w:val="14"/>
                <w:szCs w:val="14"/>
              </w:rPr>
              <w:t xml:space="preserve"> </w:t>
            </w:r>
            <w:r>
              <w:rPr>
                <w:rFonts w:ascii="Microsoft JhengHei" w:eastAsia="Microsoft JhengHei" w:hAnsi="Microsoft JhengHei" w:cs="Microsoft JhengHei"/>
                <w:w w:val="105"/>
                <w:sz w:val="14"/>
                <w:szCs w:val="14"/>
              </w:rPr>
              <w:t>}</w:t>
            </w:r>
          </w:p>
        </w:tc>
      </w:tr>
      <w:tr w:rsidR="0020037C">
        <w:trPr>
          <w:trHeight w:hRule="exact" w:val="295"/>
        </w:trPr>
        <w:tc>
          <w:tcPr>
            <w:tcW w:w="210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w:t>
            </w:r>
          </w:p>
        </w:tc>
        <w:tc>
          <w:tcPr>
            <w:tcW w:w="4211" w:type="dxa"/>
            <w:tcBorders>
              <w:top w:val="nil"/>
              <w:left w:val="nil"/>
              <w:bottom w:val="nil"/>
              <w:right w:val="single" w:sz="8" w:space="0" w:color="000000"/>
            </w:tcBorders>
          </w:tcPr>
          <w:p w:rsidR="0020037C" w:rsidRDefault="004474D3">
            <w:pPr>
              <w:pStyle w:val="TableParagraph"/>
              <w:spacing w:line="217" w:lineRule="exact"/>
              <w:ind w:left="11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嵌套数组对象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"abc",</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0,</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"def"</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w:t>
            </w:r>
          </w:p>
        </w:tc>
      </w:tr>
    </w:tbl>
    <w:p w:rsidR="0020037C" w:rsidRDefault="0020037C">
      <w:pPr>
        <w:spacing w:line="207" w:lineRule="exact"/>
        <w:rPr>
          <w:rFonts w:ascii="Microsoft JhengHei" w:eastAsia="Microsoft JhengHei" w:hAnsi="Microsoft JhengHei" w:cs="Microsoft JhengHei"/>
          <w:sz w:val="14"/>
          <w:szCs w:val="14"/>
        </w:rPr>
        <w:sectPr w:rsidR="0020037C">
          <w:headerReference w:type="even" r:id="rId22"/>
          <w:headerReference w:type="default" r:id="rId23"/>
          <w:pgSz w:w="12240" w:h="15840"/>
          <w:pgMar w:top="900" w:right="1020" w:bottom="280" w:left="700" w:header="713" w:footer="0" w:gutter="0"/>
          <w:pgNumType w:start="12"/>
          <w:cols w:space="720"/>
        </w:sectPr>
      </w:pPr>
    </w:p>
    <w:p w:rsidR="0020037C" w:rsidRDefault="0020037C">
      <w:pPr>
        <w:spacing w:before="11" w:line="200" w:lineRule="exact"/>
        <w:rPr>
          <w:sz w:val="20"/>
          <w:szCs w:val="20"/>
        </w:rPr>
      </w:pPr>
    </w:p>
    <w:tbl>
      <w:tblPr>
        <w:tblW w:w="0" w:type="auto"/>
        <w:tblInd w:w="103" w:type="dxa"/>
        <w:tblLayout w:type="fixed"/>
        <w:tblCellMar>
          <w:left w:w="0" w:type="dxa"/>
          <w:right w:w="0" w:type="dxa"/>
        </w:tblCellMar>
        <w:tblLook w:val="01E0"/>
      </w:tblPr>
      <w:tblGrid>
        <w:gridCol w:w="1909"/>
        <w:gridCol w:w="4406"/>
        <w:gridCol w:w="3157"/>
      </w:tblGrid>
      <w:tr w:rsidR="0020037C">
        <w:trPr>
          <w:trHeight w:hRule="exact" w:val="305"/>
        </w:trPr>
        <w:tc>
          <w:tcPr>
            <w:tcW w:w="190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数值类型</w:t>
            </w:r>
          </w:p>
        </w:tc>
        <w:tc>
          <w:tcPr>
            <w:tcW w:w="4406" w:type="dxa"/>
            <w:tcBorders>
              <w:top w:val="nil"/>
              <w:left w:val="nil"/>
              <w:bottom w:val="nil"/>
              <w:right w:val="single" w:sz="8" w:space="0" w:color="000000"/>
            </w:tcBorders>
          </w:tcPr>
          <w:p w:rsidR="0020037C" w:rsidRDefault="004474D3">
            <w:pPr>
              <w:pStyle w:val="TableParagraph"/>
              <w:spacing w:line="222" w:lineRule="exact"/>
              <w:ind w:left="12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定义</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用例</w:t>
            </w:r>
          </w:p>
        </w:tc>
      </w:tr>
      <w:tr w:rsidR="0020037C">
        <w:trPr>
          <w:trHeight w:hRule="exact" w:val="295"/>
        </w:trPr>
        <w:tc>
          <w:tcPr>
            <w:tcW w:w="19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空</w:t>
            </w:r>
          </w:p>
        </w:tc>
        <w:tc>
          <w:tcPr>
            <w:tcW w:w="4406" w:type="dxa"/>
            <w:tcBorders>
              <w:top w:val="nil"/>
              <w:left w:val="nil"/>
              <w:bottom w:val="nil"/>
              <w:right w:val="single" w:sz="8" w:space="0" w:color="000000"/>
            </w:tcBorders>
          </w:tcPr>
          <w:p w:rsidR="0020037C" w:rsidRDefault="004474D3">
            <w:pPr>
              <w:pStyle w:val="TableParagraph"/>
              <w:spacing w:line="217" w:lineRule="exact"/>
              <w:ind w:left="129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null</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"key"</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null</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w:t>
            </w:r>
          </w:p>
        </w:tc>
      </w:tr>
    </w:tbl>
    <w:p w:rsidR="0020037C" w:rsidRDefault="0020037C">
      <w:pPr>
        <w:spacing w:before="3" w:line="200" w:lineRule="exact"/>
        <w:rPr>
          <w:sz w:val="20"/>
          <w:szCs w:val="20"/>
        </w:rPr>
      </w:pPr>
    </w:p>
    <w:p w:rsidR="0020037C" w:rsidRDefault="004474D3">
      <w:pPr>
        <w:pStyle w:val="BodyText"/>
        <w:spacing w:line="310" w:lineRule="exact"/>
        <w:ind w:left="113"/>
      </w:pPr>
      <w:r>
        <w:t>字段顺序</w:t>
      </w:r>
    </w:p>
    <w:p w:rsidR="0020037C" w:rsidRDefault="004474D3">
      <w:pPr>
        <w:pStyle w:val="BodyText"/>
        <w:spacing w:before="16" w:line="251" w:lineRule="auto"/>
        <w:ind w:left="113" w:right="492"/>
        <w:rPr>
          <w:lang w:eastAsia="zh-CN"/>
        </w:rPr>
      </w:pPr>
      <w:r>
        <w:rPr>
          <w:lang w:eastAsia="zh-CN"/>
        </w:rPr>
        <w:t xml:space="preserve">文档中的各字段无排列顺序，在进行数据操作时字段之间的顺序可能会被调换。 </w:t>
      </w:r>
      <w:r>
        <w:rPr>
          <w:w w:val="95"/>
          <w:lang w:eastAsia="zh-CN"/>
        </w:rPr>
        <w:t>当表示嵌套对象中的某一个字段时，可以使用“.”（句号）在字段名之间进行分割。例如给定数据：</w:t>
      </w:r>
    </w:p>
    <w:p w:rsidR="0020037C" w:rsidRDefault="00B0609F">
      <w:pPr>
        <w:pStyle w:val="BodyText"/>
        <w:spacing w:line="290" w:lineRule="exact"/>
        <w:ind w:left="113"/>
        <w:rPr>
          <w:rFonts w:ascii="仿宋" w:eastAsia="仿宋" w:hAnsi="仿宋" w:cs="仿宋"/>
          <w:lang w:eastAsia="zh-CN"/>
        </w:rPr>
      </w:pPr>
      <w:r w:rsidRPr="00B0609F">
        <w:pict>
          <v:group id="_x0000_s3433" style="position:absolute;left:0;text-align:left;margin-left:81.7pt;margin-top:4.2pt;width:473.6pt;height:10.6pt;z-index:-251995648;mso-position-horizontal-relative:page" coordorigin="1634,84" coordsize="9472,212">
            <v:shape id="_x0000_s3434"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lang w:eastAsia="zh-CN"/>
        </w:rPr>
        <w:t>{ "姓名" : "张三", "地址" : { "街道" : "水蓝街", "城市" : "xx", "省份" : "yy" } }</w:t>
      </w:r>
    </w:p>
    <w:p w:rsidR="0020037C" w:rsidRDefault="004474D3">
      <w:pPr>
        <w:pStyle w:val="BodyText"/>
        <w:spacing w:before="45" w:line="376" w:lineRule="auto"/>
        <w:ind w:left="113" w:right="4013"/>
        <w:rPr>
          <w:lang w:eastAsia="zh-CN"/>
        </w:rPr>
      </w:pPr>
      <w:r>
        <w:rPr>
          <w:w w:val="95"/>
          <w:lang w:eastAsia="zh-CN"/>
        </w:rPr>
        <w:t>用户可以使用“地址.城市”字段名表示地址子对象中的城市字段。</w:t>
      </w:r>
      <w:r>
        <w:rPr>
          <w:w w:val="96"/>
          <w:lang w:eastAsia="zh-CN"/>
        </w:rPr>
        <w:t xml:space="preserve"> </w:t>
      </w:r>
      <w:r>
        <w:rPr>
          <w:w w:val="95"/>
          <w:lang w:eastAsia="zh-CN"/>
        </w:rPr>
        <w:t>其他</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每个文档的最大尺寸为16MB</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文档中必须包括“_id”字段，如果用户没有提供该字段，系统会自动生成一个对象ID类型的字段</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w w:val="90"/>
          <w:lang w:eastAsia="zh-CN"/>
        </w:rPr>
        <w:t>•</w:t>
      </w:r>
      <w:r>
        <w:rPr>
          <w:rFonts w:ascii="Times New Roman" w:eastAsia="Times New Roman" w:hAnsi="Times New Roman" w:cs="Times New Roman"/>
          <w:w w:val="90"/>
          <w:lang w:eastAsia="zh-CN"/>
        </w:rPr>
        <w:tab/>
      </w:r>
      <w:r>
        <w:rPr>
          <w:w w:val="90"/>
          <w:position w:val="1"/>
          <w:lang w:eastAsia="zh-CN"/>
        </w:rPr>
        <w:t>“_id”字段在集合内唯一</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文档的字段名不可以“$”字符起始</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文档的字段名不可以包含“.”字符</w:t>
      </w:r>
    </w:p>
    <w:p w:rsidR="0020037C" w:rsidRDefault="0020037C">
      <w:pPr>
        <w:spacing w:before="1" w:line="120" w:lineRule="exact"/>
        <w:rPr>
          <w:sz w:val="12"/>
          <w:szCs w:val="12"/>
          <w:lang w:eastAsia="zh-CN"/>
        </w:rPr>
      </w:pPr>
    </w:p>
    <w:p w:rsidR="0020037C" w:rsidRDefault="004474D3">
      <w:pPr>
        <w:pStyle w:val="BodyText"/>
        <w:ind w:left="113"/>
        <w:rPr>
          <w:lang w:eastAsia="zh-CN"/>
        </w:rPr>
      </w:pPr>
      <w:bookmarkStart w:id="19" w:name="数组"/>
      <w:bookmarkEnd w:id="19"/>
      <w:r>
        <w:rPr>
          <w:lang w:eastAsia="zh-CN"/>
        </w:rPr>
        <w:t>数组</w:t>
      </w:r>
    </w:p>
    <w:p w:rsidR="0020037C" w:rsidRDefault="0020037C">
      <w:pPr>
        <w:spacing w:before="6" w:line="190" w:lineRule="exact"/>
        <w:rPr>
          <w:sz w:val="19"/>
          <w:szCs w:val="19"/>
          <w:lang w:eastAsia="zh-CN"/>
        </w:rPr>
      </w:pPr>
    </w:p>
    <w:p w:rsidR="0020037C" w:rsidRDefault="004474D3">
      <w:pPr>
        <w:pStyle w:val="BodyText"/>
        <w:spacing w:line="251" w:lineRule="auto"/>
        <w:ind w:left="113" w:right="4844"/>
        <w:rPr>
          <w:lang w:eastAsia="zh-CN"/>
        </w:rPr>
      </w:pPr>
      <w:r>
        <w:rPr>
          <w:lang w:eastAsia="zh-CN"/>
        </w:rPr>
        <w:t xml:space="preserve">概念 </w:t>
      </w:r>
      <w:r>
        <w:rPr>
          <w:w w:val="95"/>
          <w:lang w:eastAsia="zh-CN"/>
        </w:rPr>
        <w:t>SequoiaDB中的文档为JSON格式，一般又被称为记录。</w:t>
      </w:r>
    </w:p>
    <w:p w:rsidR="0020037C" w:rsidRDefault="0020037C">
      <w:pPr>
        <w:spacing w:before="4" w:line="180" w:lineRule="exact"/>
        <w:rPr>
          <w:sz w:val="18"/>
          <w:szCs w:val="18"/>
          <w:lang w:eastAsia="zh-CN"/>
        </w:rPr>
      </w:pPr>
    </w:p>
    <w:p w:rsidR="0020037C" w:rsidRDefault="004474D3">
      <w:pPr>
        <w:pStyle w:val="BodyText"/>
        <w:spacing w:line="251" w:lineRule="auto"/>
        <w:ind w:left="113" w:right="1147"/>
        <w:rPr>
          <w:lang w:eastAsia="zh-CN"/>
        </w:rPr>
      </w:pPr>
      <w:r>
        <w:rPr>
          <w:lang w:eastAsia="zh-CN"/>
        </w:rPr>
        <w:t xml:space="preserve">格式 </w:t>
      </w:r>
      <w:r>
        <w:rPr>
          <w:w w:val="95"/>
          <w:lang w:eastAsia="zh-CN"/>
        </w:rPr>
        <w:t>当记录中的某一字段对应多个数值是，用户可以使用数组结构存放数据。数组由“[”（左中括号）起</w:t>
      </w:r>
    </w:p>
    <w:p w:rsidR="0020037C" w:rsidRDefault="004474D3">
      <w:pPr>
        <w:pStyle w:val="BodyText"/>
        <w:spacing w:line="227" w:lineRule="exact"/>
        <w:ind w:left="113"/>
        <w:rPr>
          <w:lang w:eastAsia="zh-CN"/>
        </w:rPr>
      </w:pPr>
      <w:r>
        <w:rPr>
          <w:w w:val="95"/>
          <w:lang w:eastAsia="zh-CN"/>
        </w:rPr>
        <w:t>始，至“]”（右中括号）结束，其中包含零个或多个数值。</w:t>
      </w:r>
    </w:p>
    <w:p w:rsidR="0020037C" w:rsidRDefault="00B0609F">
      <w:pPr>
        <w:pStyle w:val="BodyText"/>
        <w:spacing w:before="8"/>
        <w:ind w:left="113"/>
        <w:rPr>
          <w:rFonts w:ascii="仿宋" w:eastAsia="仿宋" w:hAnsi="仿宋" w:cs="仿宋"/>
          <w:lang w:eastAsia="zh-CN"/>
        </w:rPr>
      </w:pPr>
      <w:r w:rsidRPr="00B0609F">
        <w:pict>
          <v:group id="_x0000_s3431" style="position:absolute;left:0;text-align:left;margin-left:81.7pt;margin-top:4.85pt;width:473.6pt;height:10.6pt;z-index:-251994624;mso-position-horizontal-relative:page" coordorigin="1634,97" coordsize="9472,212">
            <v:shape id="_x0000_s3432"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lang w:eastAsia="zh-CN"/>
        </w:rPr>
        <w:t>{ 字段名 : [ &lt;数值1&gt;,, &lt;数值2&gt;, &lt;数值3&gt; ... ] }</w:t>
      </w:r>
    </w:p>
    <w:p w:rsidR="0020037C" w:rsidRDefault="0020037C">
      <w:pPr>
        <w:spacing w:before="5" w:line="180" w:lineRule="exact"/>
        <w:rPr>
          <w:sz w:val="18"/>
          <w:szCs w:val="18"/>
          <w:lang w:eastAsia="zh-CN"/>
        </w:rPr>
      </w:pPr>
    </w:p>
    <w:p w:rsidR="0020037C" w:rsidRDefault="004474D3">
      <w:pPr>
        <w:pStyle w:val="BodyText"/>
        <w:spacing w:line="251" w:lineRule="auto"/>
        <w:ind w:left="113" w:right="2747"/>
      </w:pPr>
      <w:r>
        <w:rPr>
          <w:lang w:eastAsia="zh-CN"/>
        </w:rPr>
        <w:t xml:space="preserve">示例 </w:t>
      </w:r>
      <w:r>
        <w:rPr>
          <w:w w:val="95"/>
          <w:lang w:eastAsia="zh-CN"/>
        </w:rPr>
        <w:t>数组可以存放完全不相同的数据类型，其中每个记录以从0起始的下标表示。</w:t>
      </w:r>
      <w:r>
        <w:rPr>
          <w:w w:val="95"/>
        </w:rPr>
        <w:t>例如：</w:t>
      </w:r>
    </w:p>
    <w:p w:rsidR="0020037C" w:rsidRDefault="00B0609F">
      <w:pPr>
        <w:pStyle w:val="BodyText"/>
        <w:spacing w:line="290" w:lineRule="exact"/>
        <w:ind w:left="113"/>
        <w:rPr>
          <w:rFonts w:ascii="仿宋" w:eastAsia="仿宋" w:hAnsi="仿宋" w:cs="仿宋"/>
        </w:rPr>
      </w:pPr>
      <w:r w:rsidRPr="00B0609F">
        <w:pict>
          <v:group id="_x0000_s3429" style="position:absolute;left:0;text-align:left;margin-left:81.7pt;margin-top:4.2pt;width:473.6pt;height:10.6pt;z-index:-251993600;mso-position-horizontal-relative:page" coordorigin="1634,84" coordsize="9472,212">
            <v:shape id="_x0000_s3430"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"key" : [ "hello", "world" ] }</w:t>
      </w:r>
    </w:p>
    <w:p w:rsidR="0020037C" w:rsidRDefault="0020037C">
      <w:pPr>
        <w:spacing w:before="4" w:line="130" w:lineRule="exact"/>
        <w:rPr>
          <w:sz w:val="13"/>
          <w:szCs w:val="13"/>
        </w:rPr>
      </w:pPr>
    </w:p>
    <w:p w:rsidR="0020037C" w:rsidRDefault="004474D3">
      <w:pPr>
        <w:pStyle w:val="BodyText"/>
        <w:spacing w:line="167" w:lineRule="auto"/>
        <w:ind w:left="113" w:right="345"/>
        <w:rPr>
          <w:lang w:eastAsia="zh-CN"/>
        </w:rPr>
      </w:pPr>
      <w:r>
        <w:rPr>
          <w:w w:val="95"/>
          <w:lang w:eastAsia="zh-CN"/>
        </w:rPr>
        <w:t>其中"hello"在数组中的下标为0，而"world"在数组中的下标为1。数组之中的数值有序，在进行数据操作时</w:t>
      </w:r>
      <w:r>
        <w:rPr>
          <w:lang w:eastAsia="zh-CN"/>
        </w:rPr>
        <w:t xml:space="preserve"> 数组中的数值顺序不会改变。</w:t>
      </w:r>
    </w:p>
    <w:p w:rsidR="0020037C" w:rsidRDefault="0020037C">
      <w:pPr>
        <w:spacing w:before="10" w:line="110" w:lineRule="exact"/>
        <w:rPr>
          <w:sz w:val="11"/>
          <w:szCs w:val="11"/>
          <w:lang w:eastAsia="zh-CN"/>
        </w:rPr>
      </w:pPr>
    </w:p>
    <w:p w:rsidR="0020037C" w:rsidRDefault="004474D3">
      <w:pPr>
        <w:pStyle w:val="BodyText"/>
        <w:spacing w:line="167" w:lineRule="auto"/>
        <w:ind w:left="113" w:right="684"/>
        <w:rPr>
          <w:lang w:eastAsia="zh-CN"/>
        </w:rPr>
      </w:pPr>
      <w:r>
        <w:rPr>
          <w:w w:val="95"/>
          <w:lang w:eastAsia="zh-CN"/>
        </w:rPr>
        <w:t>表示数组中某个元素时，可以使用“字段名.下标”的方式。例如如果希望表示key中"world"所在的数值，可以</w:t>
      </w:r>
      <w:r>
        <w:rPr>
          <w:lang w:eastAsia="zh-CN"/>
        </w:rPr>
        <w:t xml:space="preserve"> 使用"key.1"作为字段名。</w:t>
      </w:r>
    </w:p>
    <w:p w:rsidR="0020037C" w:rsidRDefault="0020037C">
      <w:pPr>
        <w:spacing w:before="1" w:line="110" w:lineRule="exact"/>
        <w:rPr>
          <w:sz w:val="11"/>
          <w:szCs w:val="11"/>
          <w:lang w:eastAsia="zh-CN"/>
        </w:rPr>
      </w:pPr>
    </w:p>
    <w:p w:rsidR="0020037C" w:rsidRDefault="004474D3">
      <w:pPr>
        <w:pStyle w:val="BodyText"/>
        <w:ind w:left="113"/>
        <w:rPr>
          <w:lang w:eastAsia="zh-CN"/>
        </w:rPr>
      </w:pPr>
      <w:bookmarkStart w:id="20" w:name="对象ID"/>
      <w:bookmarkEnd w:id="20"/>
      <w:r>
        <w:rPr>
          <w:lang w:eastAsia="zh-CN"/>
        </w:rPr>
        <w:t>对象ID</w:t>
      </w:r>
    </w:p>
    <w:p w:rsidR="0020037C" w:rsidRDefault="0020037C">
      <w:pPr>
        <w:spacing w:before="6" w:line="190" w:lineRule="exact"/>
        <w:rPr>
          <w:sz w:val="19"/>
          <w:szCs w:val="19"/>
          <w:lang w:eastAsia="zh-CN"/>
        </w:rPr>
      </w:pPr>
    </w:p>
    <w:p w:rsidR="0020037C" w:rsidRDefault="004474D3">
      <w:pPr>
        <w:pStyle w:val="BodyText"/>
        <w:spacing w:line="251" w:lineRule="auto"/>
        <w:ind w:left="113" w:right="4796"/>
        <w:rPr>
          <w:lang w:eastAsia="zh-CN"/>
        </w:rPr>
      </w:pPr>
      <w:r>
        <w:rPr>
          <w:lang w:eastAsia="zh-CN"/>
        </w:rPr>
        <w:t xml:space="preserve">概念 </w:t>
      </w:r>
      <w:r>
        <w:rPr>
          <w:w w:val="95"/>
          <w:lang w:eastAsia="zh-CN"/>
        </w:rPr>
        <w:t>对象ID为一个12字节的BSON数据类型，包括如下内容：</w:t>
      </w:r>
    </w:p>
    <w:p w:rsidR="0020037C" w:rsidRDefault="004474D3">
      <w:pPr>
        <w:pStyle w:val="BodyText"/>
        <w:tabs>
          <w:tab w:val="left" w:pos="397"/>
        </w:tabs>
        <w:spacing w:before="19"/>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4字节精确到秒的时间戳</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3字节系统（物理机）标示</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2字节进程ID</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3字节由随机数起始的序列号</w:t>
      </w:r>
    </w:p>
    <w:p w:rsidR="0020037C" w:rsidRDefault="0020037C">
      <w:pPr>
        <w:spacing w:before="2" w:line="170" w:lineRule="exact"/>
        <w:rPr>
          <w:sz w:val="17"/>
          <w:szCs w:val="17"/>
          <w:lang w:eastAsia="zh-CN"/>
        </w:rPr>
      </w:pPr>
    </w:p>
    <w:tbl>
      <w:tblPr>
        <w:tblW w:w="0" w:type="auto"/>
        <w:tblInd w:w="103" w:type="dxa"/>
        <w:tblLayout w:type="fixed"/>
        <w:tblCellMar>
          <w:left w:w="0" w:type="dxa"/>
          <w:right w:w="0" w:type="dxa"/>
        </w:tblCellMar>
        <w:tblLook w:val="01E0"/>
      </w:tblPr>
      <w:tblGrid>
        <w:gridCol w:w="4736"/>
        <w:gridCol w:w="2363"/>
        <w:gridCol w:w="2373"/>
      </w:tblGrid>
      <w:tr w:rsidR="0020037C">
        <w:trPr>
          <w:trHeight w:hRule="exact" w:val="295"/>
        </w:trPr>
        <w:tc>
          <w:tcPr>
            <w:tcW w:w="4736" w:type="dxa"/>
            <w:tcBorders>
              <w:top w:val="nil"/>
              <w:left w:val="single" w:sz="8" w:space="0" w:color="000000"/>
              <w:bottom w:val="nil"/>
              <w:right w:val="single" w:sz="8" w:space="0" w:color="000000"/>
            </w:tcBorders>
          </w:tcPr>
          <w:p w:rsidR="0020037C" w:rsidRDefault="004474D3">
            <w:pPr>
              <w:pStyle w:val="TableParagraph"/>
              <w:tabs>
                <w:tab w:val="left" w:pos="2408"/>
              </w:tabs>
              <w:spacing w:line="222"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4字节时间戳</w:t>
            </w:r>
            <w:r>
              <w:rPr>
                <w:rFonts w:ascii="Microsoft JhengHei" w:eastAsia="Microsoft JhengHei" w:hAnsi="Microsoft JhengHei" w:cs="Microsoft JhengHei"/>
                <w:sz w:val="14"/>
                <w:szCs w:val="14"/>
                <w:lang w:eastAsia="zh-CN"/>
              </w:rPr>
              <w:tab/>
              <w:t>3字节系统标示</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2字节进程ID</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3字节序列号</w:t>
            </w:r>
          </w:p>
        </w:tc>
      </w:tr>
      <w:tr w:rsidR="0020037C">
        <w:trPr>
          <w:trHeight w:hRule="exact" w:val="265"/>
        </w:trPr>
        <w:tc>
          <w:tcPr>
            <w:tcW w:w="4736" w:type="dxa"/>
            <w:tcBorders>
              <w:top w:val="nil"/>
              <w:left w:val="single" w:sz="8" w:space="0" w:color="000000"/>
              <w:bottom w:val="nil"/>
              <w:right w:val="single" w:sz="8" w:space="0" w:color="000000"/>
            </w:tcBorders>
          </w:tcPr>
          <w:p w:rsidR="0020037C" w:rsidRDefault="0020037C"/>
        </w:tc>
        <w:tc>
          <w:tcPr>
            <w:tcW w:w="2363" w:type="dxa"/>
            <w:tcBorders>
              <w:top w:val="single" w:sz="8" w:space="0" w:color="000000"/>
              <w:left w:val="single" w:sz="8" w:space="0" w:color="000000"/>
              <w:bottom w:val="single" w:sz="8" w:space="0" w:color="000000"/>
              <w:right w:val="single" w:sz="8" w:space="0" w:color="000000"/>
            </w:tcBorders>
          </w:tcPr>
          <w:p w:rsidR="0020037C" w:rsidRDefault="0020037C"/>
        </w:tc>
        <w:tc>
          <w:tcPr>
            <w:tcW w:w="2373" w:type="dxa"/>
            <w:tcBorders>
              <w:top w:val="single" w:sz="8" w:space="0" w:color="000000"/>
              <w:left w:val="single" w:sz="8" w:space="0" w:color="000000"/>
              <w:bottom w:val="single" w:sz="8" w:space="0" w:color="000000"/>
              <w:right w:val="single" w:sz="8" w:space="0" w:color="000000"/>
            </w:tcBorders>
          </w:tcPr>
          <w:p w:rsidR="0020037C" w:rsidRDefault="0020037C"/>
        </w:tc>
      </w:tr>
    </w:tbl>
    <w:p w:rsidR="0020037C" w:rsidRDefault="0020037C">
      <w:pPr>
        <w:sectPr w:rsidR="0020037C">
          <w:pgSz w:w="12240" w:h="15840"/>
          <w:pgMar w:top="900" w:right="680" w:bottom="280" w:left="152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rPr>
          <w:lang w:eastAsia="zh-CN"/>
        </w:rPr>
      </w:pPr>
      <w:r>
        <w:rPr>
          <w:w w:val="95"/>
          <w:lang w:eastAsia="zh-CN"/>
        </w:rPr>
        <w:t>该对象ID可以在集群环境中，对每台系统中的每个进程，每秒钟标示16777216个不同的数值，因此基本可</w:t>
      </w:r>
      <w:r>
        <w:rPr>
          <w:lang w:eastAsia="zh-CN"/>
        </w:rPr>
        <w:t xml:space="preserve"> 以认为在集群环境中全局唯一。</w:t>
      </w:r>
    </w:p>
    <w:p w:rsidR="0020037C" w:rsidRDefault="004474D3">
      <w:pPr>
        <w:pStyle w:val="BodyText"/>
        <w:spacing w:before="31"/>
        <w:rPr>
          <w:lang w:eastAsia="zh-CN"/>
        </w:rPr>
      </w:pPr>
      <w:r>
        <w:rPr>
          <w:lang w:eastAsia="zh-CN"/>
        </w:rPr>
        <w:t>在SequoiaDB中，每个集合中存放的文档必须拥有一个_id字段，并且该字段在集合中唯一。</w:t>
      </w:r>
    </w:p>
    <w:p w:rsidR="0020037C" w:rsidRDefault="0020037C">
      <w:pPr>
        <w:spacing w:before="6" w:line="190" w:lineRule="exact"/>
        <w:rPr>
          <w:sz w:val="19"/>
          <w:szCs w:val="19"/>
          <w:lang w:eastAsia="zh-CN"/>
        </w:rPr>
      </w:pPr>
    </w:p>
    <w:p w:rsidR="0020037C" w:rsidRDefault="004474D3">
      <w:pPr>
        <w:pStyle w:val="BodyText"/>
        <w:spacing w:line="251" w:lineRule="auto"/>
        <w:ind w:right="6930"/>
        <w:rPr>
          <w:lang w:eastAsia="zh-CN"/>
        </w:rPr>
      </w:pPr>
      <w:r>
        <w:rPr>
          <w:lang w:eastAsia="zh-CN"/>
        </w:rPr>
        <w:t xml:space="preserve">格式 </w:t>
      </w:r>
      <w:r>
        <w:rPr>
          <w:w w:val="95"/>
          <w:lang w:eastAsia="zh-CN"/>
        </w:rPr>
        <w:t>对象ID的表达形式如下：</w:t>
      </w:r>
    </w:p>
    <w:p w:rsidR="0020037C" w:rsidRDefault="00B0609F">
      <w:pPr>
        <w:pStyle w:val="BodyText"/>
        <w:spacing w:line="290" w:lineRule="exact"/>
        <w:rPr>
          <w:rFonts w:ascii="仿宋" w:eastAsia="仿宋" w:hAnsi="仿宋" w:cs="仿宋"/>
          <w:lang w:eastAsia="zh-CN"/>
        </w:rPr>
      </w:pPr>
      <w:r w:rsidRPr="00B0609F">
        <w:pict>
          <v:group id="_x0000_s3427" style="position:absolute;left:0;text-align:left;margin-left:81.7pt;margin-top:4.2pt;width:473.6pt;height:10.6pt;z-index:-251992576;mso-position-horizontal-relative:page" coordorigin="1634,84" coordsize="9472,212">
            <v:shape id="_x0000_s3428"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lang w:eastAsia="zh-CN"/>
        </w:rPr>
        <w:t>{ "$oid" : "&lt;24字节16进制字符串&gt;" }</w:t>
      </w:r>
    </w:p>
    <w:p w:rsidR="0020037C" w:rsidRDefault="0020037C">
      <w:pPr>
        <w:spacing w:before="5" w:line="180" w:lineRule="exact"/>
        <w:rPr>
          <w:sz w:val="18"/>
          <w:szCs w:val="18"/>
          <w:lang w:eastAsia="zh-CN"/>
        </w:rPr>
      </w:pPr>
    </w:p>
    <w:p w:rsidR="0020037C" w:rsidRDefault="004474D3">
      <w:pPr>
        <w:pStyle w:val="BodyText"/>
        <w:spacing w:line="251" w:lineRule="auto"/>
        <w:ind w:right="6930"/>
        <w:rPr>
          <w:lang w:eastAsia="zh-CN"/>
        </w:rPr>
      </w:pPr>
      <w:r>
        <w:rPr>
          <w:lang w:eastAsia="zh-CN"/>
        </w:rPr>
        <w:t xml:space="preserve">示例 </w:t>
      </w:r>
      <w:r>
        <w:rPr>
          <w:w w:val="95"/>
          <w:lang w:eastAsia="zh-CN"/>
        </w:rPr>
        <w:t>对象ID的显示结果如下：</w:t>
      </w:r>
    </w:p>
    <w:p w:rsidR="0020037C" w:rsidRDefault="00B0609F">
      <w:pPr>
        <w:pStyle w:val="BodyText"/>
        <w:spacing w:line="290" w:lineRule="exact"/>
        <w:rPr>
          <w:rFonts w:ascii="仿宋" w:eastAsia="仿宋" w:hAnsi="仿宋" w:cs="仿宋"/>
        </w:rPr>
      </w:pPr>
      <w:r w:rsidRPr="00B0609F">
        <w:pict>
          <v:group id="_x0000_s3425" style="position:absolute;left:0;text-align:left;margin-left:81.7pt;margin-top:4.2pt;width:473.6pt;height:10.6pt;z-index:-251991552;mso-position-horizontal-relative:page" coordorigin="1634,84" coordsize="9472,212">
            <v:shape id="_x0000_s3426"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"key" : { "$oid" : "5156c192f970aed30c020000" } }</w:t>
      </w:r>
    </w:p>
    <w:p w:rsidR="0020037C" w:rsidRDefault="004474D3">
      <w:pPr>
        <w:pStyle w:val="BodyText"/>
        <w:spacing w:before="85"/>
      </w:pPr>
      <w:bookmarkStart w:id="21" w:name="日期"/>
      <w:bookmarkEnd w:id="21"/>
      <w:r>
        <w:t>日期</w:t>
      </w:r>
    </w:p>
    <w:p w:rsidR="0020037C" w:rsidRDefault="0020037C">
      <w:pPr>
        <w:spacing w:before="6" w:line="190" w:lineRule="exact"/>
        <w:rPr>
          <w:sz w:val="19"/>
          <w:szCs w:val="19"/>
        </w:rPr>
      </w:pPr>
    </w:p>
    <w:p w:rsidR="0020037C" w:rsidRDefault="004474D3">
      <w:pPr>
        <w:pStyle w:val="BodyText"/>
      </w:pPr>
      <w:r>
        <w:t>概念</w:t>
      </w:r>
    </w:p>
    <w:p w:rsidR="0020037C" w:rsidRDefault="004474D3">
      <w:pPr>
        <w:pStyle w:val="BodyText"/>
        <w:spacing w:before="16"/>
      </w:pPr>
      <w:r>
        <w:rPr>
          <w:w w:val="95"/>
        </w:rPr>
        <w:t>SequoiaDB中的日期使用YYYY-MM-DD的形式存取，在存储时将其转换为4字节的整数。</w:t>
      </w:r>
    </w:p>
    <w:p w:rsidR="0020037C" w:rsidRDefault="0020037C">
      <w:pPr>
        <w:spacing w:before="6" w:line="190" w:lineRule="exact"/>
        <w:rPr>
          <w:sz w:val="19"/>
          <w:szCs w:val="19"/>
        </w:rPr>
      </w:pPr>
    </w:p>
    <w:p w:rsidR="0020037C" w:rsidRDefault="004474D3">
      <w:pPr>
        <w:pStyle w:val="BodyText"/>
        <w:spacing w:line="251" w:lineRule="auto"/>
        <w:ind w:right="7027"/>
      </w:pPr>
      <w:r>
        <w:t>格式 日期的表达形式如下：</w:t>
      </w:r>
    </w:p>
    <w:p w:rsidR="0020037C" w:rsidRDefault="00B0609F">
      <w:pPr>
        <w:pStyle w:val="BodyText"/>
        <w:spacing w:line="290" w:lineRule="exact"/>
        <w:rPr>
          <w:rFonts w:ascii="仿宋" w:eastAsia="仿宋" w:hAnsi="仿宋" w:cs="仿宋"/>
        </w:rPr>
      </w:pPr>
      <w:r w:rsidRPr="00B0609F">
        <w:pict>
          <v:group id="_x0000_s3423" style="position:absolute;left:0;text-align:left;margin-left:81.7pt;margin-top:4.2pt;width:473.6pt;height:10.6pt;z-index:-251990528;mso-position-horizontal-relative:page" coordorigin="1634,84" coordsize="9472,212">
            <v:shape id="_x0000_s3424"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"$date" : "&lt;YYYY-MM-DD&gt;" }</w:t>
      </w:r>
    </w:p>
    <w:p w:rsidR="0020037C" w:rsidRDefault="0020037C">
      <w:pPr>
        <w:spacing w:before="5" w:line="180" w:lineRule="exact"/>
        <w:rPr>
          <w:sz w:val="18"/>
          <w:szCs w:val="18"/>
        </w:rPr>
      </w:pPr>
    </w:p>
    <w:p w:rsidR="0020037C" w:rsidRDefault="004474D3">
      <w:pPr>
        <w:pStyle w:val="BodyText"/>
        <w:spacing w:line="251" w:lineRule="auto"/>
        <w:ind w:right="8427"/>
      </w:pPr>
      <w:r>
        <w:t>示例 例如：</w:t>
      </w:r>
    </w:p>
    <w:p w:rsidR="0020037C" w:rsidRDefault="00B0609F">
      <w:pPr>
        <w:pStyle w:val="BodyText"/>
        <w:spacing w:line="290" w:lineRule="exact"/>
        <w:rPr>
          <w:rFonts w:ascii="仿宋" w:eastAsia="仿宋" w:hAnsi="仿宋" w:cs="仿宋"/>
        </w:rPr>
      </w:pPr>
      <w:r w:rsidRPr="00B0609F">
        <w:pict>
          <v:group id="_x0000_s3421" style="position:absolute;left:0;text-align:left;margin-left:81.7pt;margin-top:4.2pt;width:473.6pt;height:10.6pt;z-index:-251989504;mso-position-horizontal-relative:page" coordorigin="1634,84" coordsize="9472,212">
            <v:shape id="_x0000_s3422"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"createTime" : { "$date" : "2012-05-12" } }</w:t>
      </w:r>
    </w:p>
    <w:p w:rsidR="0020037C" w:rsidRDefault="004474D3">
      <w:pPr>
        <w:pStyle w:val="BodyText"/>
        <w:spacing w:before="85"/>
        <w:rPr>
          <w:lang w:eastAsia="zh-CN"/>
        </w:rPr>
      </w:pPr>
      <w:bookmarkStart w:id="22" w:name="时间戳"/>
      <w:bookmarkEnd w:id="22"/>
      <w:r>
        <w:rPr>
          <w:lang w:eastAsia="zh-CN"/>
        </w:rPr>
        <w:t>时间戳</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概念</w:t>
      </w:r>
    </w:p>
    <w:p w:rsidR="0020037C" w:rsidRDefault="004474D3">
      <w:pPr>
        <w:pStyle w:val="BodyText"/>
        <w:spacing w:before="16"/>
        <w:rPr>
          <w:lang w:eastAsia="zh-CN"/>
        </w:rPr>
      </w:pPr>
      <w:r>
        <w:rPr>
          <w:w w:val="95"/>
          <w:lang w:eastAsia="zh-CN"/>
        </w:rPr>
        <w:t>SequoiaDB中的时间戳使用YYYY-MM-DD-HH.mm.ss.ffffff的形式存取，在存储时将其转换为8字节的整数。</w:t>
      </w:r>
    </w:p>
    <w:p w:rsidR="0020037C" w:rsidRDefault="0020037C">
      <w:pPr>
        <w:spacing w:before="6" w:line="190" w:lineRule="exact"/>
        <w:rPr>
          <w:sz w:val="19"/>
          <w:szCs w:val="19"/>
          <w:lang w:eastAsia="zh-CN"/>
        </w:rPr>
      </w:pPr>
    </w:p>
    <w:p w:rsidR="0020037C" w:rsidRDefault="004474D3">
      <w:pPr>
        <w:pStyle w:val="BodyText"/>
        <w:spacing w:line="251" w:lineRule="auto"/>
        <w:ind w:right="7027"/>
        <w:rPr>
          <w:lang w:eastAsia="zh-CN"/>
        </w:rPr>
      </w:pPr>
      <w:r>
        <w:rPr>
          <w:lang w:eastAsia="zh-CN"/>
        </w:rPr>
        <w:t>格式 时间戳的表达形式如下：</w:t>
      </w:r>
    </w:p>
    <w:p w:rsidR="0020037C" w:rsidRDefault="00B0609F">
      <w:pPr>
        <w:pStyle w:val="BodyText"/>
        <w:spacing w:line="290" w:lineRule="exact"/>
        <w:rPr>
          <w:rFonts w:ascii="仿宋" w:eastAsia="仿宋" w:hAnsi="仿宋" w:cs="仿宋"/>
        </w:rPr>
      </w:pPr>
      <w:r w:rsidRPr="00B0609F">
        <w:pict>
          <v:group id="_x0000_s3419" style="position:absolute;left:0;text-align:left;margin-left:81.7pt;margin-top:4.2pt;width:473.6pt;height:10.6pt;z-index:-251988480;mso-position-horizontal-relative:page" coordorigin="1634,84" coordsize="9472,212">
            <v:shape id="_x0000_s3420"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"timestamp" : "YYYY-MM-DD-HH.mm.ss.ffffff" }</w:t>
      </w:r>
    </w:p>
    <w:p w:rsidR="0020037C" w:rsidRDefault="0020037C">
      <w:pPr>
        <w:spacing w:before="5" w:line="180" w:lineRule="exact"/>
        <w:rPr>
          <w:sz w:val="18"/>
          <w:szCs w:val="18"/>
        </w:rPr>
      </w:pPr>
    </w:p>
    <w:p w:rsidR="0020037C" w:rsidRDefault="004474D3">
      <w:pPr>
        <w:pStyle w:val="BodyText"/>
        <w:spacing w:line="251" w:lineRule="auto"/>
        <w:ind w:right="8427"/>
      </w:pPr>
      <w:r>
        <w:t>示例 例如：</w:t>
      </w:r>
    </w:p>
    <w:p w:rsidR="0020037C" w:rsidRDefault="00B0609F">
      <w:pPr>
        <w:pStyle w:val="BodyText"/>
        <w:spacing w:line="290" w:lineRule="exact"/>
        <w:rPr>
          <w:rFonts w:ascii="仿宋" w:eastAsia="仿宋" w:hAnsi="仿宋" w:cs="仿宋"/>
        </w:rPr>
      </w:pPr>
      <w:r w:rsidRPr="00B0609F">
        <w:pict>
          <v:group id="_x0000_s3417" style="position:absolute;left:0;text-align:left;margin-left:81.7pt;margin-top:4.2pt;width:473.6pt;height:10.6pt;z-index:-251987456;mso-position-horizontal-relative:page" coordorigin="1634,84" coordsize="9472,212">
            <v:shape id="_x0000_s3418"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"createTime" : { "$timestamp" : "2012-05-12-13.15.21.241523" } }</w:t>
      </w:r>
    </w:p>
    <w:p w:rsidR="0020037C" w:rsidRDefault="004474D3">
      <w:pPr>
        <w:pStyle w:val="BodyText"/>
        <w:spacing w:before="85"/>
        <w:rPr>
          <w:lang w:eastAsia="zh-CN"/>
        </w:rPr>
      </w:pPr>
      <w:bookmarkStart w:id="23" w:name="二进制数据"/>
      <w:bookmarkEnd w:id="23"/>
      <w:r>
        <w:rPr>
          <w:lang w:eastAsia="zh-CN"/>
        </w:rPr>
        <w:t>二进制数据</w:t>
      </w:r>
    </w:p>
    <w:p w:rsidR="0020037C" w:rsidRDefault="0020037C">
      <w:pPr>
        <w:spacing w:before="6" w:line="190" w:lineRule="exact"/>
        <w:rPr>
          <w:sz w:val="19"/>
          <w:szCs w:val="19"/>
          <w:lang w:eastAsia="zh-CN"/>
        </w:rPr>
      </w:pPr>
    </w:p>
    <w:p w:rsidR="0020037C" w:rsidRDefault="004474D3">
      <w:pPr>
        <w:pStyle w:val="BodyText"/>
        <w:spacing w:line="251" w:lineRule="auto"/>
        <w:ind w:right="126"/>
        <w:rPr>
          <w:lang w:eastAsia="zh-CN"/>
        </w:rPr>
      </w:pPr>
      <w:r>
        <w:rPr>
          <w:lang w:eastAsia="zh-CN"/>
        </w:rPr>
        <w:t xml:space="preserve">概念 </w:t>
      </w:r>
      <w:r>
        <w:rPr>
          <w:w w:val="95"/>
          <w:lang w:eastAsia="zh-CN"/>
        </w:rPr>
        <w:t>在SequoiaDB中的数据使用JSON形式访问，因此对于二进制的数据需要用户使用Base64方式进行编码，之</w:t>
      </w:r>
    </w:p>
    <w:p w:rsidR="0020037C" w:rsidRDefault="004474D3">
      <w:pPr>
        <w:pStyle w:val="BodyText"/>
        <w:spacing w:line="227" w:lineRule="exact"/>
        <w:rPr>
          <w:lang w:eastAsia="zh-CN"/>
        </w:rPr>
      </w:pPr>
      <w:r>
        <w:rPr>
          <w:lang w:eastAsia="zh-CN"/>
        </w:rPr>
        <w:t>后以字符串的形式发送至数据库。</w:t>
      </w:r>
    </w:p>
    <w:p w:rsidR="0020037C" w:rsidRDefault="0020037C">
      <w:pPr>
        <w:spacing w:before="6" w:line="190" w:lineRule="exact"/>
        <w:rPr>
          <w:sz w:val="19"/>
          <w:szCs w:val="19"/>
          <w:lang w:eastAsia="zh-CN"/>
        </w:rPr>
      </w:pPr>
    </w:p>
    <w:p w:rsidR="0020037C" w:rsidRDefault="004474D3">
      <w:pPr>
        <w:pStyle w:val="BodyText"/>
        <w:spacing w:line="251" w:lineRule="auto"/>
        <w:ind w:right="6427"/>
        <w:rPr>
          <w:lang w:eastAsia="zh-CN"/>
        </w:rPr>
      </w:pPr>
      <w:r>
        <w:rPr>
          <w:lang w:eastAsia="zh-CN"/>
        </w:rPr>
        <w:t>格式 二进制数据的表达形式如下：</w:t>
      </w:r>
    </w:p>
    <w:p w:rsidR="0020037C" w:rsidRDefault="004474D3">
      <w:pPr>
        <w:spacing w:before="57"/>
        <w:ind w:left="933"/>
        <w:rPr>
          <w:rFonts w:ascii="Microsoft JhengHei" w:eastAsia="Microsoft JhengHei" w:hAnsi="Microsoft JhengHei" w:cs="Microsoft JhengHei"/>
          <w:sz w:val="15"/>
          <w:szCs w:val="15"/>
          <w:lang w:eastAsia="zh-CN"/>
        </w:rPr>
      </w:pPr>
      <w:r>
        <w:rPr>
          <w:rFonts w:ascii="Microsoft JhengHei" w:eastAsia="Microsoft JhengHei" w:hAnsi="Microsoft JhengHei" w:cs="Microsoft JhengHei"/>
          <w:sz w:val="15"/>
          <w:szCs w:val="15"/>
          <w:lang w:eastAsia="zh-CN"/>
        </w:rPr>
        <w:t>{</w:t>
      </w:r>
      <w:r>
        <w:rPr>
          <w:rFonts w:ascii="Microsoft JhengHei" w:eastAsia="Microsoft JhengHei" w:hAnsi="Microsoft JhengHei" w:cs="Microsoft JhengHei"/>
          <w:spacing w:val="-22"/>
          <w:sz w:val="15"/>
          <w:szCs w:val="15"/>
          <w:lang w:eastAsia="zh-CN"/>
        </w:rPr>
        <w:t xml:space="preserve"> </w:t>
      </w:r>
      <w:r>
        <w:rPr>
          <w:rFonts w:ascii="Microsoft JhengHei" w:eastAsia="Microsoft JhengHei" w:hAnsi="Microsoft JhengHei" w:cs="Microsoft JhengHei"/>
          <w:sz w:val="15"/>
          <w:szCs w:val="15"/>
          <w:lang w:eastAsia="zh-CN"/>
        </w:rPr>
        <w:t>"$binary"</w:t>
      </w:r>
      <w:r>
        <w:rPr>
          <w:rFonts w:ascii="Microsoft JhengHei" w:eastAsia="Microsoft JhengHei" w:hAnsi="Microsoft JhengHei" w:cs="Microsoft JhengHei"/>
          <w:spacing w:val="-21"/>
          <w:sz w:val="15"/>
          <w:szCs w:val="15"/>
          <w:lang w:eastAsia="zh-CN"/>
        </w:rPr>
        <w:t xml:space="preserve"> </w:t>
      </w:r>
      <w:r>
        <w:rPr>
          <w:rFonts w:ascii="Microsoft JhengHei" w:eastAsia="Microsoft JhengHei" w:hAnsi="Microsoft JhengHei" w:cs="Microsoft JhengHei"/>
          <w:sz w:val="15"/>
          <w:szCs w:val="15"/>
          <w:lang w:eastAsia="zh-CN"/>
        </w:rPr>
        <w:t>:</w:t>
      </w:r>
      <w:r>
        <w:rPr>
          <w:rFonts w:ascii="Microsoft JhengHei" w:eastAsia="Microsoft JhengHei" w:hAnsi="Microsoft JhengHei" w:cs="Microsoft JhengHei"/>
          <w:spacing w:val="-22"/>
          <w:sz w:val="15"/>
          <w:szCs w:val="15"/>
          <w:lang w:eastAsia="zh-CN"/>
        </w:rPr>
        <w:t xml:space="preserve"> </w:t>
      </w:r>
      <w:r>
        <w:rPr>
          <w:rFonts w:ascii="Microsoft JhengHei" w:eastAsia="Microsoft JhengHei" w:hAnsi="Microsoft JhengHei" w:cs="Microsoft JhengHei"/>
          <w:sz w:val="15"/>
          <w:szCs w:val="15"/>
          <w:lang w:eastAsia="zh-CN"/>
        </w:rPr>
        <w:t>"</w:t>
      </w:r>
      <w:r>
        <w:rPr>
          <w:rFonts w:ascii="Microsoft JhengHei" w:eastAsia="Microsoft JhengHei" w:hAnsi="Microsoft JhengHei" w:cs="Microsoft JhengHei"/>
          <w:spacing w:val="-2"/>
          <w:sz w:val="15"/>
          <w:szCs w:val="15"/>
          <w:lang w:eastAsia="zh-CN"/>
        </w:rPr>
        <w:t>&lt;</w:t>
      </w:r>
      <w:r>
        <w:rPr>
          <w:rFonts w:ascii="Microsoft JhengHei" w:eastAsia="Microsoft JhengHei" w:hAnsi="Microsoft JhengHei" w:cs="Microsoft JhengHei"/>
          <w:sz w:val="15"/>
          <w:szCs w:val="15"/>
          <w:lang w:eastAsia="zh-CN"/>
        </w:rPr>
        <w:t>数据&gt;",</w:t>
      </w:r>
      <w:r>
        <w:rPr>
          <w:rFonts w:ascii="Microsoft JhengHei" w:eastAsia="Microsoft JhengHei" w:hAnsi="Microsoft JhengHei" w:cs="Microsoft JhengHei"/>
          <w:spacing w:val="-21"/>
          <w:sz w:val="15"/>
          <w:szCs w:val="15"/>
          <w:lang w:eastAsia="zh-CN"/>
        </w:rPr>
        <w:t xml:space="preserve"> </w:t>
      </w:r>
      <w:r>
        <w:rPr>
          <w:rFonts w:ascii="Microsoft JhengHei" w:eastAsia="Microsoft JhengHei" w:hAnsi="Microsoft JhengHei" w:cs="Microsoft JhengHei"/>
          <w:sz w:val="15"/>
          <w:szCs w:val="15"/>
          <w:lang w:eastAsia="zh-CN"/>
        </w:rPr>
        <w:t>"$type"</w:t>
      </w:r>
      <w:r>
        <w:rPr>
          <w:rFonts w:ascii="Microsoft JhengHei" w:eastAsia="Microsoft JhengHei" w:hAnsi="Microsoft JhengHei" w:cs="Microsoft JhengHei"/>
          <w:spacing w:val="-22"/>
          <w:sz w:val="15"/>
          <w:szCs w:val="15"/>
          <w:lang w:eastAsia="zh-CN"/>
        </w:rPr>
        <w:t xml:space="preserve"> </w:t>
      </w:r>
      <w:r>
        <w:rPr>
          <w:rFonts w:ascii="Microsoft JhengHei" w:eastAsia="Microsoft JhengHei" w:hAnsi="Microsoft JhengHei" w:cs="Microsoft JhengHei"/>
          <w:sz w:val="15"/>
          <w:szCs w:val="15"/>
          <w:lang w:eastAsia="zh-CN"/>
        </w:rPr>
        <w:t>:</w:t>
      </w:r>
      <w:r>
        <w:rPr>
          <w:rFonts w:ascii="Microsoft JhengHei" w:eastAsia="Microsoft JhengHei" w:hAnsi="Microsoft JhengHei" w:cs="Microsoft JhengHei"/>
          <w:spacing w:val="-21"/>
          <w:sz w:val="15"/>
          <w:szCs w:val="15"/>
          <w:lang w:eastAsia="zh-CN"/>
        </w:rPr>
        <w:t xml:space="preserve"> </w:t>
      </w:r>
      <w:r>
        <w:rPr>
          <w:rFonts w:ascii="Microsoft JhengHei" w:eastAsia="Microsoft JhengHei" w:hAnsi="Microsoft JhengHei" w:cs="Microsoft JhengHei"/>
          <w:sz w:val="15"/>
          <w:szCs w:val="15"/>
          <w:lang w:eastAsia="zh-CN"/>
        </w:rPr>
        <w:t>"</w:t>
      </w:r>
      <w:r>
        <w:rPr>
          <w:rFonts w:ascii="Microsoft JhengHei" w:eastAsia="Microsoft JhengHei" w:hAnsi="Microsoft JhengHei" w:cs="Microsoft JhengHei"/>
          <w:spacing w:val="-2"/>
          <w:sz w:val="15"/>
          <w:szCs w:val="15"/>
          <w:lang w:eastAsia="zh-CN"/>
        </w:rPr>
        <w:t>&lt;</w:t>
      </w:r>
      <w:r>
        <w:rPr>
          <w:rFonts w:ascii="Microsoft JhengHei" w:eastAsia="Microsoft JhengHei" w:hAnsi="Microsoft JhengHei" w:cs="Microsoft JhengHei"/>
          <w:sz w:val="15"/>
          <w:szCs w:val="15"/>
          <w:lang w:eastAsia="zh-CN"/>
        </w:rPr>
        <w:t>类型&gt;"</w:t>
      </w:r>
      <w:r>
        <w:rPr>
          <w:rFonts w:ascii="Microsoft JhengHei" w:eastAsia="Microsoft JhengHei" w:hAnsi="Microsoft JhengHei" w:cs="Microsoft JhengHei"/>
          <w:spacing w:val="-22"/>
          <w:sz w:val="15"/>
          <w:szCs w:val="15"/>
          <w:lang w:eastAsia="zh-CN"/>
        </w:rPr>
        <w:t xml:space="preserve"> </w:t>
      </w:r>
      <w:r>
        <w:rPr>
          <w:rFonts w:ascii="Microsoft JhengHei" w:eastAsia="Microsoft JhengHei" w:hAnsi="Microsoft JhengHei" w:cs="Microsoft JhengHei"/>
          <w:sz w:val="15"/>
          <w:szCs w:val="15"/>
          <w:lang w:eastAsia="zh-CN"/>
        </w:rPr>
        <w:t>}</w:t>
      </w:r>
    </w:p>
    <w:p w:rsidR="0020037C" w:rsidRDefault="0020037C">
      <w:pPr>
        <w:rPr>
          <w:rFonts w:ascii="Microsoft JhengHei" w:eastAsia="Microsoft JhengHei" w:hAnsi="Microsoft JhengHei" w:cs="Microsoft JhengHei"/>
          <w:sz w:val="15"/>
          <w:szCs w:val="15"/>
          <w:lang w:eastAsia="zh-CN"/>
        </w:rPr>
        <w:sectPr w:rsidR="0020037C">
          <w:pgSz w:w="12240" w:h="15840"/>
          <w:pgMar w:top="900" w:right="120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before="55" w:line="167" w:lineRule="auto"/>
        <w:ind w:left="613"/>
        <w:rPr>
          <w:lang w:eastAsia="zh-CN"/>
        </w:rPr>
      </w:pPr>
      <w:r>
        <w:rPr>
          <w:w w:val="90"/>
          <w:lang w:eastAsia="zh-CN"/>
        </w:rPr>
        <w:t>其中“数据”必须为Base64编码的数据，“类型”为0-255之间的十进制数值，用户可以任意指定该范围之间的类</w:t>
      </w:r>
      <w:r>
        <w:rPr>
          <w:lang w:eastAsia="zh-CN"/>
        </w:rPr>
        <w:t xml:space="preserve"> </w:t>
      </w:r>
      <w:r>
        <w:rPr>
          <w:w w:val="95"/>
          <w:lang w:eastAsia="zh-CN"/>
        </w:rPr>
        <w:t>型作为应用程序中的类型标示。</w:t>
      </w:r>
    </w:p>
    <w:p w:rsidR="0020037C" w:rsidRDefault="0020037C">
      <w:pPr>
        <w:spacing w:before="10" w:line="110" w:lineRule="exact"/>
        <w:rPr>
          <w:sz w:val="11"/>
          <w:szCs w:val="11"/>
          <w:lang w:eastAsia="zh-CN"/>
        </w:rPr>
      </w:pPr>
    </w:p>
    <w:p w:rsidR="0020037C" w:rsidRDefault="004474D3">
      <w:pPr>
        <w:pStyle w:val="BodyText"/>
        <w:spacing w:line="167" w:lineRule="auto"/>
        <w:ind w:left="613"/>
        <w:rPr>
          <w:lang w:eastAsia="zh-CN"/>
        </w:rPr>
      </w:pPr>
      <w:r>
        <w:rPr>
          <w:w w:val="95"/>
          <w:lang w:eastAsia="zh-CN"/>
        </w:rPr>
        <w:t>Base64为一种通用的数据转换形式，主要将二进制数据转化为以纯ASCII字符串表示的字节流。一般来说转</w:t>
      </w:r>
      <w:r>
        <w:rPr>
          <w:lang w:eastAsia="zh-CN"/>
        </w:rPr>
        <w:t xml:space="preserve"> 换之后的数据长度会大于原本的数据长度。</w:t>
      </w:r>
    </w:p>
    <w:p w:rsidR="0020037C" w:rsidRDefault="0020037C">
      <w:pPr>
        <w:spacing w:before="10" w:line="110" w:lineRule="exact"/>
        <w:rPr>
          <w:sz w:val="11"/>
          <w:szCs w:val="11"/>
          <w:lang w:eastAsia="zh-CN"/>
        </w:rPr>
      </w:pPr>
    </w:p>
    <w:p w:rsidR="0020037C" w:rsidRDefault="004474D3">
      <w:pPr>
        <w:pStyle w:val="BodyText"/>
        <w:spacing w:line="167" w:lineRule="auto"/>
        <w:ind w:left="613" w:right="428"/>
        <w:rPr>
          <w:lang w:eastAsia="zh-CN"/>
        </w:rPr>
      </w:pPr>
      <w:r>
        <w:rPr>
          <w:w w:val="95"/>
          <w:lang w:eastAsia="zh-CN"/>
        </w:rPr>
        <w:t>为了节省空间，在SequoiaDB的内部存放数据时，会将Base64编码后的数据解码为原始数据进行存放。当用</w:t>
      </w:r>
      <w:r>
        <w:rPr>
          <w:lang w:eastAsia="zh-CN"/>
        </w:rPr>
        <w:t xml:space="preserve"> 户读取数据时会再次将其转化为Base64形式发送。</w:t>
      </w:r>
    </w:p>
    <w:p w:rsidR="0020037C" w:rsidRDefault="0020037C">
      <w:pPr>
        <w:spacing w:before="11" w:line="200" w:lineRule="exact"/>
        <w:rPr>
          <w:sz w:val="20"/>
          <w:szCs w:val="20"/>
          <w:lang w:eastAsia="zh-CN"/>
        </w:rPr>
      </w:pPr>
    </w:p>
    <w:p w:rsidR="0020037C" w:rsidRDefault="004474D3">
      <w:pPr>
        <w:pStyle w:val="BodyText"/>
        <w:ind w:left="613"/>
      </w:pPr>
      <w:r>
        <w:t>示例</w:t>
      </w:r>
    </w:p>
    <w:p w:rsidR="0020037C" w:rsidRDefault="004474D3">
      <w:pPr>
        <w:pStyle w:val="BodyText"/>
        <w:spacing w:before="16" w:line="251" w:lineRule="auto"/>
        <w:ind w:left="613" w:right="2747"/>
      </w:pPr>
      <w:r>
        <w:rPr>
          <w:w w:val="85"/>
        </w:rPr>
        <w:t xml:space="preserve">例如字符串“hello       </w:t>
      </w:r>
      <w:r>
        <w:rPr>
          <w:spacing w:val="38"/>
          <w:w w:val="85"/>
        </w:rPr>
        <w:t xml:space="preserve"> </w:t>
      </w:r>
      <w:r>
        <w:rPr>
          <w:w w:val="85"/>
        </w:rPr>
        <w:t>world”被Base64编码后的数据为“aGVsbG8gd29ybGQ=”。</w:t>
      </w:r>
      <w:r>
        <w:rPr>
          <w:w w:val="68"/>
        </w:rPr>
        <w:t xml:space="preserve"> </w:t>
      </w:r>
      <w:r>
        <w:rPr>
          <w:w w:val="90"/>
        </w:rPr>
        <w:t xml:space="preserve">包含“hello   </w:t>
      </w:r>
      <w:r>
        <w:rPr>
          <w:spacing w:val="27"/>
          <w:w w:val="90"/>
        </w:rPr>
        <w:t xml:space="preserve"> </w:t>
      </w:r>
      <w:r>
        <w:rPr>
          <w:w w:val="90"/>
        </w:rPr>
        <w:t>world”二进制数据，且类型为1的JSON数据为：</w:t>
      </w:r>
    </w:p>
    <w:p w:rsidR="0020037C" w:rsidRDefault="00B0609F">
      <w:pPr>
        <w:pStyle w:val="BodyText"/>
        <w:spacing w:line="290" w:lineRule="exact"/>
        <w:ind w:left="613"/>
        <w:rPr>
          <w:rFonts w:ascii="仿宋" w:eastAsia="仿宋" w:hAnsi="仿宋" w:cs="仿宋"/>
        </w:rPr>
      </w:pPr>
      <w:r w:rsidRPr="00B0609F">
        <w:pict>
          <v:group id="_x0000_s3415" style="position:absolute;left:0;text-align:left;margin-left:81.7pt;margin-top:4.2pt;width:473.6pt;height:10.6pt;z-index:-251986432;mso-position-horizontal-relative:page" coordorigin="1634,84" coordsize="9472,212">
            <v:shape id="_x0000_s3416"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"key" : { "$binary" : "aGVsbG8gd29ybGQ=", "$type" : "1" } }</w:t>
      </w:r>
    </w:p>
    <w:p w:rsidR="0020037C" w:rsidRDefault="004474D3">
      <w:pPr>
        <w:pStyle w:val="BodyText"/>
        <w:spacing w:before="85"/>
        <w:ind w:left="613"/>
      </w:pPr>
      <w:bookmarkStart w:id="24" w:name="正则表达式"/>
      <w:bookmarkEnd w:id="24"/>
      <w:r>
        <w:t>正则表达式</w:t>
      </w:r>
    </w:p>
    <w:p w:rsidR="0020037C" w:rsidRDefault="0020037C">
      <w:pPr>
        <w:spacing w:before="6" w:line="190" w:lineRule="exact"/>
        <w:rPr>
          <w:sz w:val="19"/>
          <w:szCs w:val="19"/>
        </w:rPr>
      </w:pPr>
    </w:p>
    <w:p w:rsidR="0020037C" w:rsidRDefault="004474D3">
      <w:pPr>
        <w:pStyle w:val="BodyText"/>
        <w:spacing w:line="251" w:lineRule="auto"/>
        <w:ind w:left="613" w:right="5714"/>
        <w:rPr>
          <w:lang w:eastAsia="zh-CN"/>
        </w:rPr>
      </w:pPr>
      <w:r>
        <w:rPr>
          <w:lang w:eastAsia="zh-CN"/>
        </w:rPr>
        <w:t xml:space="preserve">概念 </w:t>
      </w:r>
      <w:r>
        <w:rPr>
          <w:w w:val="95"/>
          <w:lang w:eastAsia="zh-CN"/>
        </w:rPr>
        <w:t>SequoiaDB可以使用正则表达式检索用户数据。</w:t>
      </w:r>
    </w:p>
    <w:p w:rsidR="0020037C" w:rsidRDefault="0020037C">
      <w:pPr>
        <w:spacing w:before="4" w:line="180" w:lineRule="exact"/>
        <w:rPr>
          <w:sz w:val="18"/>
          <w:szCs w:val="18"/>
          <w:lang w:eastAsia="zh-CN"/>
        </w:rPr>
      </w:pPr>
    </w:p>
    <w:p w:rsidR="0020037C" w:rsidRDefault="004474D3">
      <w:pPr>
        <w:pStyle w:val="BodyText"/>
        <w:spacing w:line="251" w:lineRule="auto"/>
        <w:ind w:left="613" w:right="7163"/>
        <w:rPr>
          <w:lang w:eastAsia="zh-CN"/>
        </w:rPr>
      </w:pPr>
      <w:r>
        <w:rPr>
          <w:lang w:eastAsia="zh-CN"/>
        </w:rPr>
        <w:t>格式 正则表达式输入的格式如下：</w:t>
      </w:r>
    </w:p>
    <w:p w:rsidR="0020037C" w:rsidRDefault="00B0609F">
      <w:pPr>
        <w:pStyle w:val="BodyText"/>
        <w:spacing w:line="290" w:lineRule="exact"/>
        <w:ind w:left="613"/>
        <w:rPr>
          <w:rFonts w:ascii="仿宋" w:eastAsia="仿宋" w:hAnsi="仿宋" w:cs="仿宋"/>
          <w:lang w:eastAsia="zh-CN"/>
        </w:rPr>
      </w:pPr>
      <w:r w:rsidRPr="00B0609F">
        <w:pict>
          <v:group id="_x0000_s3413" style="position:absolute;left:0;text-align:left;margin-left:81.7pt;margin-top:4.2pt;width:473.6pt;height:10.6pt;z-index:-251985408;mso-position-horizontal-relative:page" coordorigin="1634,84" coordsize="9472,212">
            <v:shape id="_x0000_s3414"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lang w:eastAsia="zh-CN"/>
        </w:rPr>
        <w:t>{ "$regex" : "正则表达式", "$options" : "选项" }</w:t>
      </w:r>
    </w:p>
    <w:p w:rsidR="0020037C" w:rsidRDefault="004474D3">
      <w:pPr>
        <w:pStyle w:val="BodyText"/>
        <w:spacing w:before="45"/>
        <w:ind w:left="613"/>
        <w:rPr>
          <w:lang w:eastAsia="zh-CN"/>
        </w:rPr>
      </w:pPr>
      <w:r>
        <w:rPr>
          <w:w w:val="90"/>
          <w:lang w:eastAsia="zh-CN"/>
        </w:rPr>
        <w:t>其中“正则表达式”为一个正则表达式字符串，“选项”则参见下表：</w:t>
      </w:r>
    </w:p>
    <w:p w:rsidR="0020037C" w:rsidRDefault="0020037C">
      <w:pPr>
        <w:spacing w:before="7" w:line="60" w:lineRule="exact"/>
        <w:rPr>
          <w:sz w:val="6"/>
          <w:szCs w:val="6"/>
          <w:lang w:eastAsia="zh-CN"/>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选项</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匹配时不区分大小写</w:t>
            </w:r>
          </w:p>
        </w:tc>
      </w:tr>
      <w:tr w:rsidR="0020037C">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0"/>
                <w:sz w:val="14"/>
                <w:szCs w:val="14"/>
                <w:lang w:eastAsia="zh-CN"/>
              </w:rPr>
              <w:t>允许进行多行匹配；当该参数打开时，字符“^”与“&amp;”匹配换行符的之后与之</w:t>
            </w:r>
          </w:p>
          <w:p w:rsidR="0020037C" w:rsidRDefault="004474D3">
            <w:pPr>
              <w:pStyle w:val="TableParagraph"/>
              <w:spacing w:line="240"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前的字符</w:t>
            </w:r>
          </w:p>
        </w:tc>
      </w:tr>
      <w:tr w:rsidR="0020037C">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x</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忽略正则表达式匹配中的空白字符；如果需要使用空白字符，在空白字符之</w:t>
            </w:r>
          </w:p>
          <w:p w:rsidR="0020037C" w:rsidRDefault="004474D3">
            <w:pPr>
              <w:pStyle w:val="TableParagraph"/>
              <w:spacing w:line="240"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前使用反斜线“\”进行转意</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0"/>
                <w:sz w:val="14"/>
                <w:szCs w:val="14"/>
                <w:lang w:eastAsia="zh-CN"/>
              </w:rPr>
              <w:t>允许“.”字符匹配换行符</w:t>
            </w:r>
          </w:p>
        </w:tc>
      </w:tr>
    </w:tbl>
    <w:p w:rsidR="0020037C" w:rsidRDefault="004474D3">
      <w:pPr>
        <w:pStyle w:val="BodyText"/>
        <w:spacing w:line="333" w:lineRule="exact"/>
        <w:ind w:left="613"/>
        <w:rPr>
          <w:lang w:eastAsia="zh-CN"/>
        </w:rPr>
      </w:pPr>
      <w:r>
        <w:rPr>
          <w:lang w:eastAsia="zh-CN"/>
        </w:rPr>
        <w:t>当使用选项时，用户可以使用任意组合指定其中的选项。</w:t>
      </w:r>
    </w:p>
    <w:p w:rsidR="0020037C" w:rsidRDefault="0020037C">
      <w:pPr>
        <w:spacing w:before="6" w:line="190" w:lineRule="exact"/>
        <w:rPr>
          <w:sz w:val="19"/>
          <w:szCs w:val="19"/>
          <w:lang w:eastAsia="zh-CN"/>
        </w:rPr>
      </w:pPr>
    </w:p>
    <w:p w:rsidR="0020037C" w:rsidRDefault="004474D3">
      <w:pPr>
        <w:pStyle w:val="BodyText"/>
        <w:spacing w:line="251" w:lineRule="auto"/>
        <w:ind w:left="613" w:right="3119"/>
        <w:rPr>
          <w:lang w:eastAsia="zh-CN"/>
        </w:rPr>
      </w:pPr>
      <w:r>
        <w:rPr>
          <w:lang w:eastAsia="zh-CN"/>
        </w:rPr>
        <w:t xml:space="preserve">示例 </w:t>
      </w:r>
      <w:r>
        <w:rPr>
          <w:w w:val="95"/>
          <w:lang w:eastAsia="zh-CN"/>
        </w:rPr>
        <w:t>使用正则表达式进行大小写忽略，匹配以字符"W"起始的字符串，可以使用：</w:t>
      </w:r>
    </w:p>
    <w:p w:rsidR="0020037C" w:rsidRDefault="00B0609F">
      <w:pPr>
        <w:pStyle w:val="BodyText"/>
        <w:spacing w:line="290" w:lineRule="exact"/>
        <w:ind w:left="613"/>
        <w:rPr>
          <w:rFonts w:ascii="仿宋" w:eastAsia="仿宋" w:hAnsi="仿宋" w:cs="仿宋"/>
        </w:rPr>
      </w:pPr>
      <w:r w:rsidRPr="00B0609F">
        <w:pict>
          <v:group id="_x0000_s3411" style="position:absolute;left:0;text-align:left;margin-left:81.7pt;margin-top:4.2pt;width:473.6pt;height:10.6pt;z-index:-251984384;mso-position-horizontal-relative:page" coordorigin="1634,84" coordsize="9472,212">
            <v:shape id="_x0000_s3412"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rPr>
        <w:t>{ "key" : { "$regex" : "^W", "$options" : "i" } }</w:t>
      </w:r>
    </w:p>
    <w:p w:rsidR="0020037C" w:rsidRDefault="004474D3">
      <w:pPr>
        <w:pStyle w:val="BodyText"/>
        <w:spacing w:before="45"/>
        <w:ind w:left="613"/>
        <w:rPr>
          <w:lang w:eastAsia="zh-CN"/>
        </w:rPr>
      </w:pPr>
      <w:r>
        <w:rPr>
          <w:lang w:eastAsia="zh-CN"/>
        </w:rPr>
        <w:t>关于正则表达式规则，请参阅</w:t>
      </w:r>
      <w:hyperlink r:id="rId24">
        <w:r>
          <w:rPr>
            <w:color w:val="0000FF"/>
            <w:lang w:eastAsia="zh-CN"/>
          </w:rPr>
          <w:t>Perl正则表达式手册</w:t>
        </w:r>
      </w:hyperlink>
      <w:r>
        <w:rPr>
          <w:color w:val="000000"/>
          <w:lang w:eastAsia="zh-CN"/>
        </w:rPr>
        <w:t>。</w:t>
      </w:r>
    </w:p>
    <w:p w:rsidR="0020037C" w:rsidRDefault="0020037C">
      <w:pPr>
        <w:spacing w:before="2" w:line="170" w:lineRule="exact"/>
        <w:rPr>
          <w:sz w:val="17"/>
          <w:szCs w:val="17"/>
          <w:lang w:eastAsia="zh-CN"/>
        </w:rPr>
      </w:pPr>
    </w:p>
    <w:p w:rsidR="0020037C" w:rsidRDefault="004474D3">
      <w:pPr>
        <w:pStyle w:val="Heading3"/>
        <w:spacing w:line="352" w:lineRule="exact"/>
        <w:ind w:left="113"/>
        <w:rPr>
          <w:lang w:eastAsia="zh-CN"/>
        </w:rPr>
      </w:pPr>
      <w:bookmarkStart w:id="25" w:name="集合"/>
      <w:bookmarkStart w:id="26" w:name="_bookmark7"/>
      <w:bookmarkEnd w:id="25"/>
      <w:bookmarkEnd w:id="26"/>
      <w:r>
        <w:rPr>
          <w:lang w:eastAsia="zh-CN"/>
        </w:rPr>
        <w:t>集合</w:t>
      </w:r>
    </w:p>
    <w:p w:rsidR="0020037C" w:rsidRDefault="0020037C">
      <w:pPr>
        <w:spacing w:before="13" w:line="220" w:lineRule="exact"/>
        <w:rPr>
          <w:lang w:eastAsia="zh-CN"/>
        </w:rPr>
      </w:pPr>
    </w:p>
    <w:p w:rsidR="0020037C" w:rsidRDefault="004474D3">
      <w:pPr>
        <w:pStyle w:val="BodyText"/>
        <w:spacing w:line="310" w:lineRule="exact"/>
        <w:ind w:left="613"/>
        <w:rPr>
          <w:lang w:eastAsia="zh-CN"/>
        </w:rPr>
      </w:pPr>
      <w:r>
        <w:rPr>
          <w:lang w:eastAsia="zh-CN"/>
        </w:rPr>
        <w:t>概念</w:t>
      </w:r>
    </w:p>
    <w:p w:rsidR="0020037C" w:rsidRDefault="004474D3">
      <w:pPr>
        <w:pStyle w:val="BodyText"/>
        <w:spacing w:before="16" w:line="251" w:lineRule="auto"/>
        <w:ind w:left="613" w:right="463"/>
        <w:rPr>
          <w:lang w:eastAsia="zh-CN"/>
        </w:rPr>
      </w:pPr>
      <w:r>
        <w:rPr>
          <w:w w:val="95"/>
          <w:lang w:eastAsia="zh-CN"/>
        </w:rPr>
        <w:t>集合（Collection）是数据库中存放文档的逻辑对象。任何一条文档必须属于一个且仅一个集合。</w:t>
      </w:r>
      <w:r>
        <w:rPr>
          <w:lang w:eastAsia="zh-CN"/>
        </w:rPr>
        <w:t xml:space="preserve"> </w:t>
      </w:r>
      <w:r>
        <w:rPr>
          <w:w w:val="95"/>
          <w:lang w:eastAsia="zh-CN"/>
        </w:rPr>
        <w:t>集合由“&lt;集合空间名&gt;.&lt;集合名&gt;”构成。集合名最大长度127字节，为UTF-8编码。一个集合中可以包含零个</w:t>
      </w:r>
    </w:p>
    <w:p w:rsidR="0020037C" w:rsidRDefault="004474D3">
      <w:pPr>
        <w:pStyle w:val="BodyText"/>
        <w:spacing w:line="227" w:lineRule="exact"/>
        <w:ind w:left="613"/>
        <w:rPr>
          <w:lang w:eastAsia="zh-CN"/>
        </w:rPr>
      </w:pPr>
      <w:r>
        <w:rPr>
          <w:lang w:eastAsia="zh-CN"/>
        </w:rPr>
        <w:t>至任意多个文档（上限为集合空间大小上限）。</w:t>
      </w:r>
    </w:p>
    <w:p w:rsidR="0020037C" w:rsidRDefault="004474D3">
      <w:pPr>
        <w:pStyle w:val="BodyText"/>
        <w:spacing w:before="16"/>
        <w:ind w:left="613"/>
        <w:rPr>
          <w:lang w:eastAsia="zh-CN"/>
        </w:rPr>
      </w:pPr>
      <w:r>
        <w:rPr>
          <w:lang w:eastAsia="zh-CN"/>
        </w:rPr>
        <w:t>在</w:t>
      </w:r>
      <w:r w:rsidR="00423ADE">
        <w:rPr>
          <w:lang w:eastAsia="zh-CN"/>
        </w:rPr>
        <w:t>分区</w:t>
      </w:r>
      <w:r>
        <w:rPr>
          <w:lang w:eastAsia="zh-CN"/>
        </w:rPr>
        <w:t>环境下，每个集合拥有除名称外的三个属性：</w:t>
      </w:r>
    </w:p>
    <w:p w:rsidR="0020037C" w:rsidRDefault="0020037C">
      <w:pPr>
        <w:spacing w:before="7" w:line="60" w:lineRule="exact"/>
        <w:rPr>
          <w:sz w:val="6"/>
          <w:szCs w:val="6"/>
          <w:lang w:eastAsia="zh-CN"/>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属性名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5"/>
        </w:trPr>
        <w:tc>
          <w:tcPr>
            <w:tcW w:w="474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分区</w:t>
            </w:r>
            <w:r w:rsidR="004474D3">
              <w:rPr>
                <w:rFonts w:ascii="Microsoft JhengHei" w:eastAsia="Microsoft JhengHei" w:hAnsi="Microsoft JhengHei" w:cs="Microsoft JhengHei"/>
                <w:w w:val="95"/>
                <w:sz w:val="14"/>
                <w:szCs w:val="14"/>
              </w:rPr>
              <w:t>键(ShardingKey)</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指定集合的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键，集合中所有的文档将</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键中指定的字段作为</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信</w:t>
            </w:r>
          </w:p>
          <w:p w:rsidR="0020037C" w:rsidRDefault="004474D3">
            <w:pPr>
              <w:pStyle w:val="TableParagraph"/>
              <w:spacing w:line="240"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息，文档分别存放在所对应的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中</w:t>
            </w:r>
          </w:p>
        </w:tc>
      </w:tr>
    </w:tbl>
    <w:p w:rsidR="0020037C" w:rsidRDefault="0020037C">
      <w:pPr>
        <w:spacing w:line="240" w:lineRule="exact"/>
        <w:rPr>
          <w:rFonts w:ascii="Microsoft JhengHei" w:eastAsia="Microsoft JhengHei" w:hAnsi="Microsoft JhengHei" w:cs="Microsoft JhengHei"/>
          <w:sz w:val="14"/>
          <w:szCs w:val="14"/>
          <w:lang w:eastAsia="zh-CN"/>
        </w:rPr>
        <w:sectPr w:rsidR="0020037C">
          <w:pgSz w:w="12240" w:h="15840"/>
          <w:pgMar w:top="900" w:right="680" w:bottom="280" w:left="1020" w:header="713" w:footer="0" w:gutter="0"/>
          <w:cols w:space="720"/>
        </w:sectPr>
      </w:pPr>
    </w:p>
    <w:p w:rsidR="0020037C" w:rsidRDefault="0020037C">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属性名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78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写副本数(ReplSize)</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指定该集合默认的写副本数。如果该值小于等于1，数据的写请求在一个副</w:t>
            </w:r>
          </w:p>
          <w:p w:rsidR="0020037C" w:rsidRDefault="004474D3">
            <w:pPr>
              <w:pStyle w:val="TableParagraph"/>
              <w:spacing w:before="12" w:line="240"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本写入成功后就会返回。如果该值大于1，则需要等到至少指定数量的副本</w:t>
            </w:r>
            <w:r>
              <w:rPr>
                <w:rFonts w:ascii="Microsoft JhengHei" w:eastAsia="Microsoft JhengHei" w:hAnsi="Microsoft JhengHei" w:cs="Microsoft JhengHei"/>
                <w:sz w:val="14"/>
                <w:szCs w:val="14"/>
                <w:lang w:eastAsia="zh-CN"/>
              </w:rPr>
              <w:t xml:space="preserve"> 被成功写入数据后才会返回</w:t>
            </w:r>
          </w:p>
        </w:tc>
      </w:tr>
      <w:tr w:rsidR="0020037C">
        <w:trPr>
          <w:trHeight w:hRule="exact" w:val="53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数据压缩(Compressed)</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创建集合时，指定Compressed属性的值代表着在做插入操作时，是否以压</w:t>
            </w:r>
          </w:p>
          <w:p w:rsidR="0020037C" w:rsidRDefault="004474D3">
            <w:pPr>
              <w:pStyle w:val="TableParagraph"/>
              <w:spacing w:line="240"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缩的形式存储数据，它的值有true和false，默认为false。</w:t>
            </w:r>
          </w:p>
        </w:tc>
      </w:tr>
    </w:tbl>
    <w:p w:rsidR="0020037C" w:rsidRDefault="0020037C">
      <w:pPr>
        <w:spacing w:before="5" w:line="140" w:lineRule="exact"/>
        <w:rPr>
          <w:sz w:val="14"/>
          <w:szCs w:val="14"/>
        </w:rPr>
      </w:pPr>
    </w:p>
    <w:p w:rsidR="0020037C" w:rsidRDefault="004474D3">
      <w:pPr>
        <w:pStyle w:val="Heading3"/>
        <w:spacing w:line="352" w:lineRule="exact"/>
      </w:pPr>
      <w:bookmarkStart w:id="27" w:name="集合空间"/>
      <w:bookmarkStart w:id="28" w:name="_bookmark8"/>
      <w:bookmarkEnd w:id="27"/>
      <w:bookmarkEnd w:id="28"/>
      <w:r>
        <w:t>集合空间</w:t>
      </w:r>
    </w:p>
    <w:p w:rsidR="0020037C" w:rsidRDefault="0020037C">
      <w:pPr>
        <w:spacing w:before="9" w:line="190" w:lineRule="exact"/>
        <w:rPr>
          <w:sz w:val="19"/>
          <w:szCs w:val="19"/>
        </w:rPr>
      </w:pPr>
    </w:p>
    <w:p w:rsidR="0020037C" w:rsidRDefault="004474D3">
      <w:pPr>
        <w:pStyle w:val="BodyText"/>
      </w:pPr>
      <w:r>
        <w:t>概念</w:t>
      </w:r>
    </w:p>
    <w:p w:rsidR="0020037C" w:rsidRDefault="0020037C">
      <w:pPr>
        <w:spacing w:before="5" w:line="100" w:lineRule="exact"/>
        <w:rPr>
          <w:sz w:val="10"/>
          <w:szCs w:val="10"/>
        </w:rPr>
      </w:pPr>
    </w:p>
    <w:p w:rsidR="0020037C" w:rsidRDefault="004474D3">
      <w:pPr>
        <w:pStyle w:val="BodyText"/>
        <w:spacing w:line="167" w:lineRule="auto"/>
      </w:pPr>
      <w:r>
        <w:rPr>
          <w:w w:val="95"/>
        </w:rPr>
        <w:t xml:space="preserve">集合空间（Collection        </w:t>
      </w:r>
      <w:r>
        <w:rPr>
          <w:spacing w:val="4"/>
          <w:w w:val="95"/>
        </w:rPr>
        <w:t xml:space="preserve"> </w:t>
      </w:r>
      <w:r>
        <w:rPr>
          <w:w w:val="95"/>
        </w:rPr>
        <w:t>Space）是数据库中存放集合的物理对象。任何一个集合必须属于一个且仅一个集合空</w:t>
      </w:r>
      <w:r>
        <w:t xml:space="preserve"> 间。</w:t>
      </w:r>
    </w:p>
    <w:p w:rsidR="0020037C" w:rsidRDefault="0020037C">
      <w:pPr>
        <w:spacing w:before="10" w:line="110" w:lineRule="exact"/>
        <w:rPr>
          <w:sz w:val="11"/>
          <w:szCs w:val="11"/>
        </w:rPr>
      </w:pPr>
    </w:p>
    <w:p w:rsidR="0020037C" w:rsidRDefault="004474D3">
      <w:pPr>
        <w:pStyle w:val="BodyText"/>
        <w:spacing w:line="167" w:lineRule="auto"/>
        <w:rPr>
          <w:lang w:eastAsia="zh-CN"/>
        </w:rPr>
      </w:pPr>
      <w:r>
        <w:rPr>
          <w:w w:val="95"/>
          <w:lang w:eastAsia="zh-CN"/>
        </w:rPr>
        <w:t>集合空间名最大长度127字节，为UTF-8编码。一个集合空间中可以包含不超过4096个集合；每个数据节点</w:t>
      </w:r>
      <w:r>
        <w:rPr>
          <w:lang w:eastAsia="zh-CN"/>
        </w:rPr>
        <w:t xml:space="preserve"> 可以包含不超过4096个集合空间。</w:t>
      </w:r>
    </w:p>
    <w:p w:rsidR="0020037C" w:rsidRDefault="004474D3">
      <w:pPr>
        <w:pStyle w:val="BodyText"/>
        <w:spacing w:before="31"/>
        <w:rPr>
          <w:lang w:eastAsia="zh-CN"/>
        </w:rPr>
      </w:pPr>
      <w:r>
        <w:rPr>
          <w:w w:val="95"/>
          <w:lang w:eastAsia="zh-CN"/>
        </w:rPr>
        <w:t>每一个集合空间在数据节点均对应一个文件，文件名格式为“&lt;集合空间名&gt;.1”。</w:t>
      </w:r>
    </w:p>
    <w:p w:rsidR="0020037C" w:rsidRDefault="0020037C">
      <w:pPr>
        <w:spacing w:before="6" w:line="190" w:lineRule="exact"/>
        <w:rPr>
          <w:sz w:val="19"/>
          <w:szCs w:val="19"/>
          <w:lang w:eastAsia="zh-CN"/>
        </w:rPr>
      </w:pPr>
    </w:p>
    <w:p w:rsidR="0020037C" w:rsidRDefault="004474D3">
      <w:pPr>
        <w:pStyle w:val="BodyText"/>
        <w:spacing w:line="251" w:lineRule="auto"/>
        <w:ind w:right="362"/>
        <w:rPr>
          <w:lang w:eastAsia="zh-CN"/>
        </w:rPr>
      </w:pPr>
      <w:r>
        <w:rPr>
          <w:lang w:eastAsia="zh-CN"/>
        </w:rPr>
        <w:t xml:space="preserve">数据页 </w:t>
      </w:r>
      <w:r>
        <w:rPr>
          <w:w w:val="95"/>
          <w:lang w:eastAsia="zh-CN"/>
        </w:rPr>
        <w:t>集合空间将文件划分为若干个固定大小的数据页（Page），在创建集合空间时用户可以指定数据页大小，且</w:t>
      </w:r>
    </w:p>
    <w:p w:rsidR="0020037C" w:rsidRDefault="004474D3">
      <w:pPr>
        <w:pStyle w:val="BodyText"/>
        <w:spacing w:line="227" w:lineRule="exact"/>
        <w:rPr>
          <w:lang w:eastAsia="zh-CN"/>
        </w:rPr>
      </w:pPr>
      <w:r>
        <w:rPr>
          <w:lang w:eastAsia="zh-CN"/>
        </w:rPr>
        <w:t>创建后不可更改。</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w w:val="95"/>
          <w:lang w:eastAsia="zh-CN"/>
        </w:rPr>
        <w:t>每个</w:t>
      </w:r>
      <w:r w:rsidR="00423ADE">
        <w:rPr>
          <w:w w:val="95"/>
          <w:lang w:eastAsia="zh-CN"/>
        </w:rPr>
        <w:t>分区</w:t>
      </w:r>
      <w:r>
        <w:rPr>
          <w:w w:val="95"/>
          <w:lang w:eastAsia="zh-CN"/>
        </w:rPr>
        <w:t>节点中，单个集合空间可以访问16777216个数据页。因此对应不同数据页大小，单</w:t>
      </w:r>
      <w:r w:rsidR="00423ADE">
        <w:rPr>
          <w:w w:val="95"/>
          <w:lang w:eastAsia="zh-CN"/>
        </w:rPr>
        <w:t>分区</w:t>
      </w:r>
      <w:r>
        <w:rPr>
          <w:w w:val="95"/>
          <w:lang w:eastAsia="zh-CN"/>
        </w:rPr>
        <w:t>中集合空</w:t>
      </w:r>
      <w:r>
        <w:rPr>
          <w:lang w:eastAsia="zh-CN"/>
        </w:rPr>
        <w:t xml:space="preserve"> 间容量上限为：</w:t>
      </w:r>
    </w:p>
    <w:p w:rsidR="0020037C" w:rsidRDefault="0020037C">
      <w:pPr>
        <w:spacing w:before="2" w:line="80" w:lineRule="exact"/>
        <w:rPr>
          <w:sz w:val="8"/>
          <w:szCs w:val="8"/>
          <w:lang w:eastAsia="zh-CN"/>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数据页大小（字节）</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集合空间最大容量（GB）</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4096</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64</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8192</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128</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16384</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256</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32768</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512</w:t>
            </w:r>
          </w:p>
        </w:tc>
      </w:tr>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65536</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1024</w:t>
            </w:r>
          </w:p>
        </w:tc>
      </w:tr>
    </w:tbl>
    <w:p w:rsidR="0020037C" w:rsidRDefault="0020037C">
      <w:pPr>
        <w:spacing w:before="3" w:line="200" w:lineRule="exact"/>
        <w:rPr>
          <w:sz w:val="20"/>
          <w:szCs w:val="20"/>
        </w:rPr>
      </w:pPr>
    </w:p>
    <w:p w:rsidR="0020037C" w:rsidRDefault="004474D3">
      <w:pPr>
        <w:pStyle w:val="BodyText"/>
        <w:spacing w:line="310" w:lineRule="exact"/>
      </w:pPr>
      <w:r>
        <w:t>数据块</w:t>
      </w:r>
    </w:p>
    <w:p w:rsidR="0020037C" w:rsidRDefault="0020037C">
      <w:pPr>
        <w:spacing w:before="5" w:line="100" w:lineRule="exact"/>
        <w:rPr>
          <w:sz w:val="10"/>
          <w:szCs w:val="10"/>
        </w:rPr>
      </w:pPr>
    </w:p>
    <w:p w:rsidR="0020037C" w:rsidRDefault="004474D3">
      <w:pPr>
        <w:pStyle w:val="BodyText"/>
        <w:spacing w:line="167" w:lineRule="auto"/>
        <w:rPr>
          <w:lang w:eastAsia="zh-CN"/>
        </w:rPr>
      </w:pPr>
      <w:r>
        <w:rPr>
          <w:lang w:eastAsia="zh-CN"/>
        </w:rPr>
        <w:t>一个或多个数据页组成数据块。集合空间中的每个集合由零个或以上的数据块构成，每个数据块的大小由用 户数据长度自动调整。集合中的文档不可跨多个数据块存放。</w:t>
      </w:r>
    </w:p>
    <w:p w:rsidR="0020037C" w:rsidRDefault="004474D3">
      <w:pPr>
        <w:pStyle w:val="BodyText"/>
        <w:spacing w:before="31"/>
        <w:rPr>
          <w:lang w:eastAsia="zh-CN"/>
        </w:rPr>
      </w:pPr>
      <w:r>
        <w:rPr>
          <w:lang w:eastAsia="zh-CN"/>
        </w:rPr>
        <w:t>集合空间中的数据块存放方式如下图所示：</w:t>
      </w:r>
    </w:p>
    <w:p w:rsidR="0020037C" w:rsidRDefault="0020037C">
      <w:pPr>
        <w:spacing w:before="7" w:line="150" w:lineRule="exact"/>
        <w:rPr>
          <w:sz w:val="15"/>
          <w:szCs w:val="15"/>
          <w:lang w:eastAsia="zh-CN"/>
        </w:rPr>
      </w:pPr>
    </w:p>
    <w:p w:rsidR="0020037C" w:rsidRDefault="00DD1987">
      <w:pPr>
        <w:ind w:left="933" w:right="11520"/>
        <w:rPr>
          <w:rFonts w:ascii="Times New Roman" w:eastAsia="Times New Roman" w:hAnsi="Times New Roman" w:cs="Times New Roman"/>
          <w:sz w:val="20"/>
          <w:szCs w:val="20"/>
        </w:rPr>
      </w:pPr>
      <w:r>
        <w:pict>
          <v:shape id="_x0000_i1034" type="#_x0000_t75" style="width:409.45pt;height:94.55pt;mso-position-horizontal-relative:char;mso-position-vertical-relative:line">
            <v:imagedata r:id="rId25" o:title=""/>
          </v:shape>
        </w:pict>
      </w:r>
    </w:p>
    <w:p w:rsidR="0020037C" w:rsidRDefault="0020037C">
      <w:pPr>
        <w:spacing w:before="5" w:line="150" w:lineRule="exact"/>
        <w:rPr>
          <w:sz w:val="15"/>
          <w:szCs w:val="15"/>
        </w:rPr>
      </w:pPr>
    </w:p>
    <w:p w:rsidR="0020037C" w:rsidRDefault="004474D3">
      <w:pPr>
        <w:pStyle w:val="BodyText"/>
        <w:spacing w:line="167" w:lineRule="auto"/>
        <w:rPr>
          <w:lang w:eastAsia="zh-CN"/>
        </w:rPr>
      </w:pPr>
      <w:r>
        <w:rPr>
          <w:lang w:eastAsia="zh-CN"/>
        </w:rPr>
        <w:t>图中显示了一个集合空间中的三个集合，分别用不同的颜色代表。每个集合所对应的数据存放在各自的数据 页中。一个或多个数据页可以组成一个数据块，每个数据块中的数据连续，且文档不能跨越多个数据块。</w:t>
      </w:r>
    </w:p>
    <w:p w:rsidR="0020037C" w:rsidRDefault="0020037C">
      <w:pPr>
        <w:spacing w:before="7" w:line="120" w:lineRule="exact"/>
        <w:rPr>
          <w:sz w:val="12"/>
          <w:szCs w:val="12"/>
          <w:lang w:eastAsia="zh-CN"/>
        </w:rPr>
      </w:pPr>
    </w:p>
    <w:p w:rsidR="0020037C" w:rsidRDefault="004474D3">
      <w:pPr>
        <w:pStyle w:val="Heading3"/>
        <w:ind w:left="414" w:right="8626"/>
        <w:jc w:val="center"/>
        <w:rPr>
          <w:lang w:eastAsia="zh-CN"/>
        </w:rPr>
      </w:pPr>
      <w:bookmarkStart w:id="29" w:name="数据库服务器"/>
      <w:bookmarkStart w:id="30" w:name="_bookmark9"/>
      <w:bookmarkEnd w:id="29"/>
      <w:bookmarkEnd w:id="30"/>
      <w:r>
        <w:rPr>
          <w:lang w:eastAsia="zh-CN"/>
        </w:rPr>
        <w:t>数据库服务器</w:t>
      </w:r>
    </w:p>
    <w:p w:rsidR="0020037C" w:rsidRDefault="0020037C">
      <w:pPr>
        <w:spacing w:before="9" w:line="190" w:lineRule="exact"/>
        <w:rPr>
          <w:sz w:val="19"/>
          <w:szCs w:val="19"/>
          <w:lang w:eastAsia="zh-CN"/>
        </w:rPr>
      </w:pPr>
    </w:p>
    <w:p w:rsidR="0020037C" w:rsidRDefault="004474D3">
      <w:pPr>
        <w:pStyle w:val="BodyText"/>
        <w:spacing w:line="251" w:lineRule="auto"/>
        <w:ind w:right="606"/>
        <w:rPr>
          <w:lang w:eastAsia="zh-CN"/>
        </w:rPr>
      </w:pPr>
      <w:r>
        <w:rPr>
          <w:lang w:eastAsia="zh-CN"/>
        </w:rPr>
        <w:t xml:space="preserve">概念 </w:t>
      </w:r>
      <w:r>
        <w:rPr>
          <w:w w:val="95"/>
          <w:lang w:eastAsia="zh-CN"/>
        </w:rPr>
        <w:t>数据库服务器提供软件服务以便安全、高效地管理信息。SequoiaDB是文档型非关系型数据库服务器。</w:t>
      </w:r>
    </w:p>
    <w:p w:rsidR="0020037C" w:rsidRDefault="0020037C">
      <w:pPr>
        <w:spacing w:line="251" w:lineRule="auto"/>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before="55" w:line="167" w:lineRule="auto"/>
        <w:ind w:left="613" w:right="746"/>
        <w:rPr>
          <w:lang w:eastAsia="zh-CN"/>
        </w:rPr>
      </w:pPr>
      <w:r>
        <w:rPr>
          <w:w w:val="95"/>
          <w:lang w:eastAsia="zh-CN"/>
        </w:rPr>
        <w:t>数据库服务器是指安装了SequoiaDB数据库引擎的计算机。SequoiaDB引擎为数据存取操作的基本单元，在</w:t>
      </w:r>
      <w:r>
        <w:rPr>
          <w:lang w:eastAsia="zh-CN"/>
        </w:rPr>
        <w:t xml:space="preserve"> 分布式架构中，每一个数据库作为一个节点（Node）存在，节点之间的数据无共享。</w:t>
      </w:r>
    </w:p>
    <w:p w:rsidR="0020037C" w:rsidRDefault="0020037C">
      <w:pPr>
        <w:spacing w:before="10" w:line="110" w:lineRule="exact"/>
        <w:rPr>
          <w:sz w:val="11"/>
          <w:szCs w:val="11"/>
          <w:lang w:eastAsia="zh-CN"/>
        </w:rPr>
      </w:pPr>
    </w:p>
    <w:p w:rsidR="0020037C" w:rsidRDefault="004474D3">
      <w:pPr>
        <w:pStyle w:val="BodyText"/>
        <w:spacing w:line="167" w:lineRule="auto"/>
        <w:ind w:left="613" w:right="726"/>
        <w:rPr>
          <w:lang w:eastAsia="zh-CN"/>
        </w:rPr>
      </w:pPr>
      <w:r>
        <w:rPr>
          <w:w w:val="95"/>
          <w:lang w:eastAsia="zh-CN"/>
        </w:rPr>
        <w:t>在一台计算机中，每一个SequoiaDB数据库引擎对应一个数据库路径，该数据库中所有的集合空间均放置在</w:t>
      </w:r>
      <w:r>
        <w:rPr>
          <w:lang w:eastAsia="zh-CN"/>
        </w:rPr>
        <w:t xml:space="preserve"> 该目录中。</w:t>
      </w:r>
    </w:p>
    <w:p w:rsidR="0020037C" w:rsidRDefault="0020037C">
      <w:pPr>
        <w:spacing w:before="10" w:line="110" w:lineRule="exact"/>
        <w:rPr>
          <w:sz w:val="11"/>
          <w:szCs w:val="11"/>
          <w:lang w:eastAsia="zh-CN"/>
        </w:rPr>
      </w:pPr>
    </w:p>
    <w:p w:rsidR="0020037C" w:rsidRDefault="004474D3">
      <w:pPr>
        <w:pStyle w:val="BodyText"/>
        <w:spacing w:line="167" w:lineRule="auto"/>
        <w:ind w:left="613" w:right="706"/>
        <w:rPr>
          <w:lang w:eastAsia="zh-CN"/>
        </w:rPr>
      </w:pPr>
      <w:r>
        <w:rPr>
          <w:w w:val="95"/>
          <w:lang w:eastAsia="zh-CN"/>
        </w:rPr>
        <w:t>数据库路径包含一个或多个集合空间。对于数据节点和协调节点至少存在一个SYSTEMP系统临时集合空</w:t>
      </w:r>
      <w:r>
        <w:rPr>
          <w:w w:val="96"/>
          <w:lang w:eastAsia="zh-CN"/>
        </w:rPr>
        <w:t xml:space="preserve"> </w:t>
      </w:r>
      <w:r>
        <w:rPr>
          <w:lang w:eastAsia="zh-CN"/>
        </w:rPr>
        <w:t>间；而对于编目节点至少存在SYSTEMP系统临时集合空间，与SYSCAT系统编目集合空间。</w:t>
      </w:r>
    </w:p>
    <w:p w:rsidR="0020037C" w:rsidRDefault="004474D3">
      <w:pPr>
        <w:pStyle w:val="BodyText"/>
        <w:spacing w:before="31"/>
        <w:ind w:left="613"/>
        <w:rPr>
          <w:lang w:eastAsia="zh-CN"/>
        </w:rPr>
      </w:pPr>
      <w:r>
        <w:rPr>
          <w:lang w:eastAsia="zh-CN"/>
        </w:rPr>
        <w:t>每个数据库引擎可以包含最多4096个集合空间。</w:t>
      </w:r>
    </w:p>
    <w:p w:rsidR="0020037C" w:rsidRDefault="0020037C">
      <w:pPr>
        <w:spacing w:before="2" w:line="170" w:lineRule="exact"/>
        <w:rPr>
          <w:sz w:val="17"/>
          <w:szCs w:val="17"/>
          <w:lang w:eastAsia="zh-CN"/>
        </w:rPr>
      </w:pPr>
    </w:p>
    <w:p w:rsidR="0020037C" w:rsidRDefault="004474D3">
      <w:pPr>
        <w:pStyle w:val="Heading3"/>
        <w:spacing w:line="352" w:lineRule="exact"/>
        <w:ind w:left="113"/>
        <w:rPr>
          <w:lang w:eastAsia="zh-CN"/>
        </w:rPr>
      </w:pPr>
      <w:bookmarkStart w:id="31" w:name="索引"/>
      <w:bookmarkStart w:id="32" w:name="_bookmark10"/>
      <w:bookmarkEnd w:id="31"/>
      <w:bookmarkEnd w:id="32"/>
      <w:r>
        <w:rPr>
          <w:lang w:eastAsia="zh-CN"/>
        </w:rPr>
        <w:t>索引</w:t>
      </w:r>
    </w:p>
    <w:p w:rsidR="0020037C" w:rsidRDefault="0020037C">
      <w:pPr>
        <w:spacing w:before="1" w:line="170" w:lineRule="exact"/>
        <w:rPr>
          <w:sz w:val="17"/>
          <w:szCs w:val="17"/>
          <w:lang w:eastAsia="zh-CN"/>
        </w:rPr>
      </w:pPr>
    </w:p>
    <w:p w:rsidR="0020037C" w:rsidRDefault="004474D3">
      <w:pPr>
        <w:pStyle w:val="BodyText"/>
        <w:spacing w:before="3" w:line="320" w:lineRule="exact"/>
        <w:ind w:left="613" w:right="706"/>
        <w:rPr>
          <w:lang w:eastAsia="zh-CN"/>
        </w:rPr>
      </w:pPr>
      <w:r>
        <w:rPr>
          <w:lang w:eastAsia="zh-CN"/>
        </w:rPr>
        <w:t xml:space="preserve">概念 </w:t>
      </w:r>
      <w:r>
        <w:rPr>
          <w:w w:val="95"/>
          <w:lang w:eastAsia="zh-CN"/>
        </w:rPr>
        <w:t>在SequoiaDB数据库中，索引是一种特殊的数据对象。索引本身不做为保存用户数据的容器，而是作为一种</w:t>
      </w:r>
      <w:r>
        <w:rPr>
          <w:w w:val="99"/>
          <w:lang w:eastAsia="zh-CN"/>
        </w:rPr>
        <w:t xml:space="preserve"> </w:t>
      </w:r>
      <w:r>
        <w:rPr>
          <w:lang w:eastAsia="zh-CN"/>
        </w:rPr>
        <w:t>特殊的元数据，提高数据访问的效率。 每一个索引必须建立在一个集合之中，一个集合最多可以拥有64个索引。</w:t>
      </w:r>
      <w:r>
        <w:rPr>
          <w:w w:val="99"/>
          <w:lang w:eastAsia="zh-CN"/>
        </w:rPr>
        <w:t xml:space="preserve"> </w:t>
      </w:r>
      <w:r>
        <w:rPr>
          <w:lang w:eastAsia="zh-CN"/>
        </w:rPr>
        <w:t>索引可以被认为是将数据按照某一个或多个给定的字段进行排序，从而在其中快速搜索到用户指定查询条件 的方式。在SequoiaDB中，索引使用B树结构。</w:t>
      </w:r>
    </w:p>
    <w:p w:rsidR="0020037C" w:rsidRDefault="004474D3">
      <w:pPr>
        <w:pStyle w:val="BodyText"/>
        <w:spacing w:line="307" w:lineRule="exact"/>
        <w:ind w:left="613"/>
        <w:rPr>
          <w:lang w:eastAsia="zh-CN"/>
        </w:rPr>
      </w:pPr>
      <w:r>
        <w:rPr>
          <w:lang w:eastAsia="zh-CN"/>
        </w:rPr>
        <w:t>一个典型的索引结构如下图所示：</w:t>
      </w:r>
    </w:p>
    <w:p w:rsidR="0020037C" w:rsidRDefault="0020037C">
      <w:pPr>
        <w:spacing w:before="19" w:line="200" w:lineRule="exact"/>
        <w:rPr>
          <w:sz w:val="20"/>
          <w:szCs w:val="20"/>
          <w:lang w:eastAsia="zh-CN"/>
        </w:rPr>
      </w:pPr>
    </w:p>
    <w:p w:rsidR="0020037C" w:rsidRDefault="00DD1987">
      <w:pPr>
        <w:ind w:left="613" w:right="11200"/>
        <w:rPr>
          <w:rFonts w:ascii="Times New Roman" w:eastAsia="Times New Roman" w:hAnsi="Times New Roman" w:cs="Times New Roman"/>
          <w:sz w:val="20"/>
          <w:szCs w:val="20"/>
        </w:rPr>
      </w:pPr>
      <w:r>
        <w:pict>
          <v:shape id="_x0000_i1035" type="#_x0000_t75" style="width:500.25pt;height:200.95pt;mso-position-horizontal-relative:char;mso-position-vertical-relative:line">
            <v:imagedata r:id="rId26" o:title=""/>
          </v:shape>
        </w:pict>
      </w:r>
    </w:p>
    <w:p w:rsidR="0020037C" w:rsidRDefault="0020037C">
      <w:pPr>
        <w:spacing w:before="9" w:line="140" w:lineRule="exact"/>
        <w:rPr>
          <w:sz w:val="14"/>
          <w:szCs w:val="14"/>
        </w:rPr>
      </w:pPr>
    </w:p>
    <w:p w:rsidR="0020037C" w:rsidRDefault="004474D3">
      <w:pPr>
        <w:pStyle w:val="BodyText"/>
        <w:spacing w:line="167" w:lineRule="auto"/>
        <w:ind w:left="613" w:right="706"/>
        <w:rPr>
          <w:lang w:eastAsia="zh-CN"/>
        </w:rPr>
      </w:pPr>
      <w:r>
        <w:rPr>
          <w:lang w:eastAsia="zh-CN"/>
        </w:rPr>
        <w:t>图中左边的方形为数据，右边的三角形为索引。索引按照从小到大的树形结构排列，每条索引记录分别指向 一条记录文档。</w:t>
      </w:r>
    </w:p>
    <w:p w:rsidR="0020037C" w:rsidRDefault="004474D3">
      <w:pPr>
        <w:pStyle w:val="BodyText"/>
        <w:spacing w:before="31" w:line="251" w:lineRule="auto"/>
        <w:ind w:left="613" w:right="706"/>
        <w:rPr>
          <w:lang w:eastAsia="zh-CN"/>
        </w:rPr>
      </w:pPr>
      <w:r>
        <w:rPr>
          <w:lang w:eastAsia="zh-CN"/>
        </w:rPr>
        <w:t>通过进行树形遍历，对于查找某个特定数值的操作，可以使用树遍历在索引中快速定位其所需的数据。 SequoiaDB可以对任意数据类型进行索引，每一个索引包含几个属性：</w:t>
      </w:r>
    </w:p>
    <w:p w:rsidR="0020037C" w:rsidRDefault="0020037C">
      <w:pPr>
        <w:spacing w:before="4" w:line="50" w:lineRule="exact"/>
        <w:rPr>
          <w:sz w:val="5"/>
          <w:szCs w:val="5"/>
          <w:lang w:eastAsia="zh-CN"/>
        </w:rPr>
      </w:pPr>
    </w:p>
    <w:tbl>
      <w:tblPr>
        <w:tblW w:w="0" w:type="auto"/>
        <w:tblInd w:w="603" w:type="dxa"/>
        <w:tblLayout w:type="fixed"/>
        <w:tblCellMar>
          <w:left w:w="0" w:type="dxa"/>
          <w:right w:w="0" w:type="dxa"/>
        </w:tblCellMar>
        <w:tblLook w:val="01E0"/>
      </w:tblPr>
      <w:tblGrid>
        <w:gridCol w:w="4736"/>
        <w:gridCol w:w="4736"/>
      </w:tblGrid>
      <w:tr w:rsidR="0020037C">
        <w:trPr>
          <w:trHeight w:hRule="exact" w:val="305"/>
        </w:trPr>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属性</w:t>
            </w:r>
          </w:p>
        </w:tc>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索引名，同一个集合中的索引名必须唯一</w:t>
            </w:r>
          </w:p>
        </w:tc>
      </w:tr>
      <w:tr w:rsidR="0020037C">
        <w:trPr>
          <w:trHeight w:hRule="exact" w:val="540"/>
        </w:trPr>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key</w:t>
            </w:r>
          </w:p>
        </w:tc>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索引键，为一个JSON结构，包含一个或多个指定索引字段与方向的字段。</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其中方向为1代表从小到大排序，-1则为从大到小排序</w:t>
            </w:r>
          </w:p>
        </w:tc>
      </w:tr>
      <w:tr w:rsidR="0020037C">
        <w:trPr>
          <w:trHeight w:hRule="exact" w:val="780"/>
        </w:trPr>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unique</w:t>
            </w:r>
          </w:p>
        </w:tc>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索引是否唯一，可选参数，默认false。设置为true时代表该索引为唯一索</w:t>
            </w:r>
          </w:p>
          <w:p w:rsidR="0020037C" w:rsidRDefault="004474D3">
            <w:pPr>
              <w:pStyle w:val="TableParagraph"/>
              <w:spacing w:before="12" w:line="240" w:lineRule="exact"/>
              <w:ind w:left="40" w:right="56"/>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引。在唯一索引所指定的索引键字段上，集合中不可存在一条以上的记录完 全重复</w:t>
            </w:r>
          </w:p>
        </w:tc>
      </w:tr>
      <w:tr w:rsidR="0020037C">
        <w:trPr>
          <w:trHeight w:hRule="exact" w:val="775"/>
        </w:trPr>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enforced</w:t>
            </w:r>
          </w:p>
        </w:tc>
        <w:tc>
          <w:tcPr>
            <w:tcW w:w="4736"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索引是否强制唯一，可选参数，在unique为true时生效，默认false。设置</w:t>
            </w:r>
          </w:p>
          <w:p w:rsidR="0020037C" w:rsidRDefault="004474D3">
            <w:pPr>
              <w:pStyle w:val="TableParagraph"/>
              <w:spacing w:before="12" w:line="240" w:lineRule="exact"/>
              <w:ind w:left="40" w:right="74"/>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为true时代表该索引在unique为true的前提下，不可存在一个以上全空的索</w:t>
            </w:r>
            <w:r>
              <w:rPr>
                <w:rFonts w:ascii="Microsoft JhengHei" w:eastAsia="Microsoft JhengHei" w:hAnsi="Microsoft JhengHei" w:cs="Microsoft JhengHei"/>
                <w:w w:val="99"/>
                <w:sz w:val="14"/>
                <w:szCs w:val="14"/>
                <w:lang w:eastAsia="zh-CN"/>
              </w:rPr>
              <w:t xml:space="preserve"> </w:t>
            </w:r>
            <w:r>
              <w:rPr>
                <w:rFonts w:ascii="Microsoft JhengHei" w:eastAsia="Microsoft JhengHei" w:hAnsi="Microsoft JhengHei" w:cs="Microsoft JhengHei"/>
                <w:sz w:val="14"/>
                <w:szCs w:val="14"/>
                <w:lang w:eastAsia="zh-CN"/>
              </w:rPr>
              <w:t>引键</w:t>
            </w:r>
          </w:p>
        </w:tc>
      </w:tr>
    </w:tbl>
    <w:p w:rsidR="0020037C" w:rsidRDefault="0020037C">
      <w:pPr>
        <w:spacing w:line="240" w:lineRule="exact"/>
        <w:rPr>
          <w:rFonts w:ascii="Microsoft JhengHei" w:eastAsia="Microsoft JhengHei" w:hAnsi="Microsoft JhengHei" w:cs="Microsoft JhengHei"/>
          <w:sz w:val="14"/>
          <w:szCs w:val="14"/>
          <w:lang w:eastAsia="zh-CN"/>
        </w:rPr>
        <w:sectPr w:rsidR="0020037C">
          <w:pgSz w:w="12240" w:h="15840"/>
          <w:pgMar w:top="900" w:right="500" w:bottom="280" w:left="10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rPr>
          <w:lang w:eastAsia="zh-CN"/>
        </w:rPr>
      </w:pPr>
      <w:r>
        <w:rPr>
          <w:w w:val="95"/>
          <w:lang w:eastAsia="zh-CN"/>
        </w:rPr>
        <w:t>在SequoiaDB中，所有集合均包含一个名为“$id”的强制唯一索引。该索引包含一个“_id”字段的索引键。</w:t>
      </w:r>
    </w:p>
    <w:p w:rsidR="0020037C" w:rsidRDefault="004474D3">
      <w:pPr>
        <w:pStyle w:val="BodyText"/>
        <w:spacing w:before="16"/>
        <w:rPr>
          <w:lang w:eastAsia="zh-CN"/>
        </w:rPr>
      </w:pPr>
      <w:r>
        <w:rPr>
          <w:w w:val="95"/>
          <w:lang w:eastAsia="zh-CN"/>
        </w:rPr>
        <w:t>所有的</w:t>
      </w:r>
      <w:r w:rsidR="00423ADE">
        <w:rPr>
          <w:w w:val="95"/>
          <w:lang w:eastAsia="zh-CN"/>
        </w:rPr>
        <w:t>分区</w:t>
      </w:r>
      <w:r>
        <w:rPr>
          <w:w w:val="95"/>
          <w:lang w:eastAsia="zh-CN"/>
        </w:rPr>
        <w:t>集合在创建时均会自动生成一个额外的“$shard”索引，索引键为用户指定的</w:t>
      </w:r>
      <w:r w:rsidR="00423ADE">
        <w:rPr>
          <w:w w:val="95"/>
          <w:lang w:eastAsia="zh-CN"/>
        </w:rPr>
        <w:t>分区</w:t>
      </w:r>
      <w:r>
        <w:rPr>
          <w:w w:val="95"/>
          <w:lang w:eastAsia="zh-CN"/>
        </w:rPr>
        <w:t>键字段。</w:t>
      </w:r>
    </w:p>
    <w:p w:rsidR="0020037C" w:rsidRDefault="0020037C">
      <w:pPr>
        <w:spacing w:before="9" w:line="130" w:lineRule="exact"/>
        <w:rPr>
          <w:sz w:val="13"/>
          <w:szCs w:val="13"/>
          <w:lang w:eastAsia="zh-CN"/>
        </w:rPr>
      </w:pPr>
    </w:p>
    <w:p w:rsidR="0020037C" w:rsidRDefault="00DD1987">
      <w:pPr>
        <w:pStyle w:val="BodyText"/>
        <w:spacing w:line="139" w:lineRule="auto"/>
        <w:ind w:left="1573" w:right="2303" w:hanging="640"/>
        <w:rPr>
          <w:lang w:eastAsia="zh-CN"/>
        </w:rPr>
      </w:pPr>
      <w:r>
        <w:pict>
          <v:shape id="_x0000_i1036"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在</w:t>
      </w:r>
      <w:r w:rsidR="00423ADE">
        <w:rPr>
          <w:lang w:eastAsia="zh-CN"/>
        </w:rPr>
        <w:t>分区</w:t>
      </w:r>
      <w:r w:rsidR="004474D3">
        <w:rPr>
          <w:lang w:eastAsia="zh-CN"/>
        </w:rPr>
        <w:t>集合中，所有的唯一索引必须包含集合</w:t>
      </w:r>
      <w:r w:rsidR="00423ADE">
        <w:rPr>
          <w:lang w:eastAsia="zh-CN"/>
        </w:rPr>
        <w:t>分区</w:t>
      </w:r>
      <w:r w:rsidR="004474D3">
        <w:rPr>
          <w:lang w:eastAsia="zh-CN"/>
        </w:rPr>
        <w:t>键中所指定的全部字段。</w:t>
      </w:r>
    </w:p>
    <w:p w:rsidR="0020037C" w:rsidRDefault="0020037C">
      <w:pPr>
        <w:spacing w:before="6" w:line="120" w:lineRule="exact"/>
        <w:rPr>
          <w:sz w:val="12"/>
          <w:szCs w:val="12"/>
          <w:lang w:eastAsia="zh-CN"/>
        </w:rPr>
      </w:pPr>
    </w:p>
    <w:p w:rsidR="0020037C" w:rsidRDefault="004474D3">
      <w:pPr>
        <w:pStyle w:val="BodyText"/>
        <w:spacing w:line="167" w:lineRule="auto"/>
        <w:ind w:left="1573"/>
        <w:rPr>
          <w:lang w:eastAsia="zh-CN"/>
        </w:rPr>
      </w:pPr>
      <w:r>
        <w:rPr>
          <w:w w:val="95"/>
          <w:lang w:eastAsia="zh-CN"/>
        </w:rPr>
        <w:t>在</w:t>
      </w:r>
      <w:r w:rsidR="00423ADE">
        <w:rPr>
          <w:w w:val="95"/>
          <w:lang w:eastAsia="zh-CN"/>
        </w:rPr>
        <w:t>分区</w:t>
      </w:r>
      <w:r>
        <w:rPr>
          <w:w w:val="95"/>
          <w:lang w:eastAsia="zh-CN"/>
        </w:rPr>
        <w:t>集合中，“$id”索引仅保证单节点内记录的唯一性。如果用户希望指定全局唯一的字段，需要额</w:t>
      </w:r>
      <w:r>
        <w:rPr>
          <w:lang w:eastAsia="zh-CN"/>
        </w:rPr>
        <w:t xml:space="preserve"> 外创建唯一索引，且该索引必须包含集合</w:t>
      </w:r>
      <w:r w:rsidR="00423ADE">
        <w:rPr>
          <w:lang w:eastAsia="zh-CN"/>
        </w:rPr>
        <w:t>分区</w:t>
      </w:r>
      <w:r>
        <w:rPr>
          <w:lang w:eastAsia="zh-CN"/>
        </w:rPr>
        <w:t>键中所指定的全部字段。</w:t>
      </w:r>
    </w:p>
    <w:p w:rsidR="0020037C" w:rsidRDefault="0020037C">
      <w:pPr>
        <w:spacing w:before="11" w:line="200" w:lineRule="exact"/>
        <w:rPr>
          <w:sz w:val="20"/>
          <w:szCs w:val="20"/>
          <w:lang w:eastAsia="zh-CN"/>
        </w:rPr>
      </w:pPr>
    </w:p>
    <w:p w:rsidR="0020037C" w:rsidRDefault="004474D3">
      <w:pPr>
        <w:pStyle w:val="BodyText"/>
        <w:spacing w:line="251" w:lineRule="auto"/>
        <w:ind w:right="431"/>
        <w:rPr>
          <w:lang w:eastAsia="zh-CN"/>
        </w:rPr>
      </w:pPr>
      <w:r>
        <w:rPr>
          <w:lang w:eastAsia="zh-CN"/>
        </w:rPr>
        <w:t xml:space="preserve">格式 </w:t>
      </w:r>
      <w:r>
        <w:rPr>
          <w:w w:val="95"/>
          <w:lang w:eastAsia="zh-CN"/>
        </w:rPr>
        <w:t>索引的定义格式必须包含name与key两个字段。其中name的值必须为字符串，key则为一个JSON对象。</w:t>
      </w:r>
    </w:p>
    <w:p w:rsidR="0020037C" w:rsidRDefault="00B0609F">
      <w:pPr>
        <w:pStyle w:val="BodyText"/>
        <w:spacing w:before="70" w:line="172" w:lineRule="auto"/>
        <w:ind w:left="2033" w:right="487" w:hanging="1100"/>
        <w:rPr>
          <w:rFonts w:ascii="仿宋" w:eastAsia="仿宋" w:hAnsi="仿宋" w:cs="仿宋"/>
        </w:rPr>
      </w:pPr>
      <w:r w:rsidRPr="00B0609F">
        <w:pict>
          <v:group id="_x0000_s3406" style="position:absolute;left:0;text-align:left;margin-left:81.7pt;margin-top:4.2pt;width:473.6pt;height:21.2pt;z-index:-251983360;mso-position-horizontal-relative:page" coordorigin="1634,84" coordsize="9472,424">
            <v:shape id="_x0000_s3407" style="position:absolute;left:1634;top:84;width:9472;height:424" coordorigin="1634,84" coordsize="9472,424" path="m1634,84r9472,l11106,508r-9472,l1634,84xe" fillcolor="#efefef" stroked="f">
              <v:path arrowok="t"/>
            </v:shape>
            <w10:wrap anchorx="page"/>
          </v:group>
        </w:pict>
      </w:r>
      <w:r w:rsidR="004474D3">
        <w:rPr>
          <w:rFonts w:ascii="仿宋" w:eastAsia="仿宋" w:hAnsi="仿宋" w:cs="仿宋"/>
        </w:rPr>
        <w:t>{ "name" : "&lt;索引名&gt;", "key" : "{ "&lt;索引字段1&gt;" : &lt;1|-1&gt; [, "&lt;索引字段2&gt;" : &lt;1|-1&gt; ...] }, [ "unique" : &lt;true|false&gt; ], [ "enforced" : &lt;true|false&gt; ] }</w:t>
      </w:r>
    </w:p>
    <w:p w:rsidR="0020037C" w:rsidRDefault="0020037C">
      <w:pPr>
        <w:spacing w:before="2" w:line="140" w:lineRule="exact"/>
        <w:rPr>
          <w:sz w:val="14"/>
          <w:szCs w:val="14"/>
        </w:rPr>
      </w:pPr>
    </w:p>
    <w:p w:rsidR="0020037C" w:rsidRDefault="004474D3">
      <w:pPr>
        <w:pStyle w:val="BodyText"/>
        <w:spacing w:line="167" w:lineRule="auto"/>
        <w:ind w:right="23"/>
        <w:rPr>
          <w:lang w:eastAsia="zh-CN"/>
        </w:rPr>
      </w:pPr>
      <w:r>
        <w:rPr>
          <w:w w:val="95"/>
          <w:lang w:eastAsia="zh-CN"/>
        </w:rPr>
        <w:t>key的对象必须包含至少一个字段，其中字段名为用户需要索引的字段名，数值为1或者-1。其中1代表数据</w:t>
      </w:r>
      <w:r>
        <w:rPr>
          <w:w w:val="97"/>
          <w:lang w:eastAsia="zh-CN"/>
        </w:rPr>
        <w:t xml:space="preserve"> </w:t>
      </w:r>
      <w:r>
        <w:rPr>
          <w:lang w:eastAsia="zh-CN"/>
        </w:rPr>
        <w:t>在索引中的排列顺序由小至大，-1则代表由大至小。</w:t>
      </w:r>
    </w:p>
    <w:p w:rsidR="0020037C" w:rsidRDefault="0020037C">
      <w:pPr>
        <w:spacing w:before="11" w:line="200" w:lineRule="exact"/>
        <w:rPr>
          <w:sz w:val="20"/>
          <w:szCs w:val="20"/>
          <w:lang w:eastAsia="zh-CN"/>
        </w:rPr>
      </w:pPr>
    </w:p>
    <w:p w:rsidR="0020037C" w:rsidRDefault="004474D3">
      <w:pPr>
        <w:pStyle w:val="BodyText"/>
      </w:pPr>
      <w:r>
        <w:t>示例</w:t>
      </w:r>
    </w:p>
    <w:p w:rsidR="0020037C" w:rsidRDefault="004474D3">
      <w:pPr>
        <w:pStyle w:val="BodyText"/>
        <w:numPr>
          <w:ilvl w:val="0"/>
          <w:numId w:val="29"/>
        </w:numPr>
        <w:tabs>
          <w:tab w:val="left" w:pos="1217"/>
        </w:tabs>
        <w:spacing w:before="31"/>
        <w:ind w:left="1217"/>
      </w:pPr>
      <w:r>
        <w:rPr>
          <w:w w:val="90"/>
          <w:position w:val="1"/>
        </w:rPr>
        <w:t>非唯一索引，索引名“employee_id_key”，索引字段为正向“employee_id”</w:t>
      </w:r>
    </w:p>
    <w:p w:rsidR="0020037C" w:rsidRDefault="00B0609F">
      <w:pPr>
        <w:pStyle w:val="BodyText"/>
        <w:spacing w:before="10"/>
        <w:ind w:left="1217"/>
        <w:rPr>
          <w:rFonts w:ascii="仿宋" w:eastAsia="仿宋" w:hAnsi="仿宋" w:cs="仿宋"/>
        </w:rPr>
      </w:pPr>
      <w:r w:rsidRPr="00B0609F">
        <w:pict>
          <v:group id="_x0000_s3404" style="position:absolute;left:0;text-align:left;margin-left:95.85pt;margin-top:4.95pt;width:459.45pt;height:10.6pt;z-index:-251982336;mso-position-horizontal-relative:page" coordorigin="1917,99" coordsize="9189,212">
            <v:shape id="_x0000_s340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 "name" : "employee_id_key", "key" : { "employee_id" : 1 } }</w:t>
      </w:r>
    </w:p>
    <w:p w:rsidR="0020037C" w:rsidRDefault="004474D3">
      <w:pPr>
        <w:pStyle w:val="BodyText"/>
        <w:numPr>
          <w:ilvl w:val="0"/>
          <w:numId w:val="29"/>
        </w:numPr>
        <w:tabs>
          <w:tab w:val="left" w:pos="1217"/>
        </w:tabs>
        <w:spacing w:line="257" w:lineRule="exact"/>
        <w:ind w:left="1217"/>
      </w:pPr>
      <w:r>
        <w:rPr>
          <w:w w:val="90"/>
          <w:position w:val="1"/>
        </w:rPr>
        <w:t>唯一索引，索引名为“record_id_index”，索引字段为正向“product_key”与逆向“record_key”</w:t>
      </w:r>
    </w:p>
    <w:p w:rsidR="0020037C" w:rsidRDefault="00B0609F">
      <w:pPr>
        <w:pStyle w:val="BodyText"/>
        <w:spacing w:before="84" w:line="172" w:lineRule="auto"/>
        <w:ind w:left="1317" w:hanging="100"/>
        <w:rPr>
          <w:rFonts w:ascii="仿宋" w:eastAsia="仿宋" w:hAnsi="仿宋" w:cs="仿宋"/>
        </w:rPr>
      </w:pPr>
      <w:r w:rsidRPr="00B0609F">
        <w:pict>
          <v:group id="_x0000_s3402" style="position:absolute;left:0;text-align:left;margin-left:95.85pt;margin-top:4.9pt;width:459.45pt;height:21.2pt;z-index:-251981312;mso-position-horizontal-relative:page" coordorigin="1917,98" coordsize="9189,424">
            <v:shape id="_x0000_s3403"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 "name" : "record_id_index", "key" : { "product_key" : 1, "record_key" : -1 }, "unique" : true }</w:t>
      </w:r>
    </w:p>
    <w:p w:rsidR="0020037C" w:rsidRDefault="0020037C">
      <w:pPr>
        <w:spacing w:before="2" w:line="140" w:lineRule="exact"/>
        <w:rPr>
          <w:sz w:val="14"/>
          <w:szCs w:val="14"/>
        </w:rPr>
      </w:pPr>
    </w:p>
    <w:p w:rsidR="0020037C" w:rsidRDefault="004474D3">
      <w:pPr>
        <w:pStyle w:val="BodyText"/>
        <w:spacing w:line="167" w:lineRule="auto"/>
        <w:ind w:left="1217"/>
      </w:pPr>
      <w:r>
        <w:rPr>
          <w:w w:val="95"/>
        </w:rPr>
        <w:t>在该索引中，不可存在两条记录拥有同样的product_key与record_key（如果仅product_key相同，或者</w:t>
      </w:r>
      <w:r>
        <w:t xml:space="preserve"> 仅record_key相同则可以通过唯一判定）</w:t>
      </w:r>
    </w:p>
    <w:p w:rsidR="0020037C" w:rsidRDefault="004474D3">
      <w:pPr>
        <w:pStyle w:val="BodyText"/>
        <w:tabs>
          <w:tab w:val="left" w:pos="1217"/>
        </w:tabs>
        <w:spacing w:line="283" w:lineRule="exact"/>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强制唯一索引，索引名为“测试索引”，索引字段为正向“测试用例名称”</w:t>
      </w:r>
    </w:p>
    <w:p w:rsidR="0020037C" w:rsidRDefault="00B0609F">
      <w:pPr>
        <w:pStyle w:val="BodyText"/>
        <w:spacing w:before="10"/>
        <w:ind w:left="1217"/>
        <w:rPr>
          <w:rFonts w:ascii="仿宋" w:eastAsia="仿宋" w:hAnsi="仿宋" w:cs="仿宋"/>
        </w:rPr>
      </w:pPr>
      <w:r w:rsidRPr="00B0609F">
        <w:pict>
          <v:group id="_x0000_s3400" style="position:absolute;left:0;text-align:left;margin-left:95.85pt;margin-top:4.95pt;width:459.45pt;height:10.6pt;z-index:-251980288;mso-position-horizontal-relative:page" coordorigin="1917,99" coordsize="9189,212">
            <v:shape id="_x0000_s3401"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 "name" : "测试索引", "key" : { "测试用例名称" : 1 }, "unique" : true, "enforced" : true }</w:t>
      </w:r>
    </w:p>
    <w:p w:rsidR="0020037C" w:rsidRDefault="0020037C">
      <w:pPr>
        <w:spacing w:before="4" w:line="130" w:lineRule="exact"/>
        <w:rPr>
          <w:sz w:val="13"/>
          <w:szCs w:val="13"/>
        </w:rPr>
      </w:pPr>
    </w:p>
    <w:p w:rsidR="0020037C" w:rsidRDefault="004474D3">
      <w:pPr>
        <w:pStyle w:val="BodyText"/>
        <w:spacing w:line="167" w:lineRule="auto"/>
        <w:ind w:left="1217"/>
      </w:pPr>
      <w:r>
        <w:rPr>
          <w:w w:val="95"/>
        </w:rPr>
        <w:t>在强制唯一索引中，所有记录必须遵循唯一索引规则，且不可存在一条以上的数据在“测试用例名称”字段</w:t>
      </w:r>
      <w:r>
        <w:rPr>
          <w:w w:val="96"/>
        </w:rPr>
        <w:t xml:space="preserve"> </w:t>
      </w:r>
      <w:r>
        <w:t>为空。</w:t>
      </w:r>
    </w:p>
    <w:p w:rsidR="0020037C" w:rsidRDefault="0020037C">
      <w:pPr>
        <w:spacing w:before="8" w:line="180" w:lineRule="exact"/>
        <w:rPr>
          <w:sz w:val="18"/>
          <w:szCs w:val="18"/>
        </w:rPr>
      </w:pPr>
    </w:p>
    <w:p w:rsidR="0020037C" w:rsidRDefault="004474D3">
      <w:pPr>
        <w:pStyle w:val="Heading3"/>
        <w:spacing w:line="352" w:lineRule="exact"/>
      </w:pPr>
      <w:bookmarkStart w:id="33" w:name="事务"/>
      <w:bookmarkStart w:id="34" w:name="_bookmark11"/>
      <w:bookmarkEnd w:id="33"/>
      <w:bookmarkEnd w:id="34"/>
      <w:r>
        <w:t>事务</w:t>
      </w:r>
    </w:p>
    <w:p w:rsidR="0020037C" w:rsidRDefault="0020037C">
      <w:pPr>
        <w:spacing w:before="8" w:line="100" w:lineRule="exact"/>
        <w:rPr>
          <w:sz w:val="10"/>
          <w:szCs w:val="10"/>
        </w:rPr>
      </w:pPr>
    </w:p>
    <w:p w:rsidR="0020037C" w:rsidRDefault="004474D3">
      <w:pPr>
        <w:pStyle w:val="BodyText"/>
        <w:spacing w:line="167" w:lineRule="auto"/>
        <w:ind w:right="166"/>
        <w:jc w:val="both"/>
        <w:rPr>
          <w:lang w:eastAsia="zh-CN"/>
        </w:rPr>
      </w:pPr>
      <w:r>
        <w:t>事务是由一系列操作组成的逻辑工作单元。</w:t>
      </w:r>
      <w:r>
        <w:rPr>
          <w:lang w:eastAsia="zh-CN"/>
        </w:rPr>
        <w:t>在同一个会话（或连接）中，同一时刻只允许存在一个事务，也 就是说当用户在一次会话中创建了一个事务，在这个事务结束前用户不能再创建新的事务。</w:t>
      </w:r>
    </w:p>
    <w:p w:rsidR="0020037C" w:rsidRDefault="0020037C">
      <w:pPr>
        <w:spacing w:before="10" w:line="110" w:lineRule="exact"/>
        <w:rPr>
          <w:sz w:val="11"/>
          <w:szCs w:val="11"/>
          <w:lang w:eastAsia="zh-CN"/>
        </w:rPr>
      </w:pPr>
    </w:p>
    <w:p w:rsidR="0020037C" w:rsidRDefault="004474D3">
      <w:pPr>
        <w:pStyle w:val="BodyText"/>
        <w:spacing w:line="167" w:lineRule="auto"/>
        <w:ind w:right="166"/>
        <w:jc w:val="both"/>
        <w:rPr>
          <w:lang w:eastAsia="zh-CN"/>
        </w:rPr>
      </w:pPr>
      <w:r>
        <w:rPr>
          <w:w w:val="95"/>
          <w:lang w:eastAsia="zh-CN"/>
        </w:rPr>
        <w:t>事务作为一个完整的工作单元执行，事务中的操作要么全部执行成功要么全部执行失败。Sequoiadb事务中</w:t>
      </w:r>
      <w:r>
        <w:rPr>
          <w:w w:val="96"/>
          <w:lang w:eastAsia="zh-CN"/>
        </w:rPr>
        <w:t xml:space="preserve"> </w:t>
      </w:r>
      <w:r>
        <w:rPr>
          <w:lang w:eastAsia="zh-CN"/>
        </w:rPr>
        <w:t>的操作只能是插入数据、修改数据以及删除数据，在事务过程中执行的其它操作不会纳入事务范畴，也就是 说事务回滚时非事务操作不会被执行回滚。如果一个表或表空间中有数据涉及事务操作，则该表或表空间不 允许被删除。</w:t>
      </w:r>
    </w:p>
    <w:p w:rsidR="0020037C" w:rsidRDefault="0020037C">
      <w:pPr>
        <w:spacing w:before="10" w:line="110" w:lineRule="exact"/>
        <w:rPr>
          <w:sz w:val="11"/>
          <w:szCs w:val="11"/>
          <w:lang w:eastAsia="zh-CN"/>
        </w:rPr>
      </w:pPr>
    </w:p>
    <w:p w:rsidR="0020037C" w:rsidRDefault="004474D3">
      <w:pPr>
        <w:pStyle w:val="BodyText"/>
        <w:spacing w:line="167" w:lineRule="auto"/>
        <w:ind w:right="2303"/>
        <w:rPr>
          <w:lang w:eastAsia="zh-CN"/>
        </w:rPr>
      </w:pPr>
      <w:r>
        <w:rPr>
          <w:lang w:eastAsia="zh-CN"/>
        </w:rPr>
        <w:t xml:space="preserve">默认情况下，事务功能是关闭的，如要打开事务功能需要在节点的配置文件中 </w:t>
      </w:r>
      <w:r>
        <w:rPr>
          <w:w w:val="95"/>
          <w:lang w:eastAsia="zh-CN"/>
        </w:rPr>
        <w:t>配置参数：transactionon=TRUE；在创建数据节点时，增加json类型的参数：</w:t>
      </w:r>
    </w:p>
    <w:p w:rsidR="0020037C" w:rsidRDefault="004474D3">
      <w:pPr>
        <w:pStyle w:val="BodyText"/>
        <w:spacing w:line="255" w:lineRule="exact"/>
        <w:ind w:right="4925"/>
        <w:jc w:val="both"/>
      </w:pPr>
      <w:r>
        <w:rPr>
          <w:w w:val="95"/>
        </w:rPr>
        <w:t>{"transactionon"："YES"}或{"transctionon"：true}。</w:t>
      </w:r>
    </w:p>
    <w:p w:rsidR="0020037C" w:rsidRDefault="0020037C">
      <w:pPr>
        <w:spacing w:before="2" w:line="170" w:lineRule="exact"/>
        <w:rPr>
          <w:sz w:val="17"/>
          <w:szCs w:val="17"/>
        </w:rPr>
      </w:pPr>
    </w:p>
    <w:p w:rsidR="0020037C" w:rsidRDefault="004474D3">
      <w:pPr>
        <w:pStyle w:val="Heading3"/>
        <w:spacing w:line="352" w:lineRule="exact"/>
        <w:rPr>
          <w:lang w:eastAsia="zh-CN"/>
        </w:rPr>
      </w:pPr>
      <w:bookmarkStart w:id="35" w:name="最终一致性策略"/>
      <w:bookmarkStart w:id="36" w:name="_bookmark12"/>
      <w:bookmarkEnd w:id="35"/>
      <w:bookmarkEnd w:id="36"/>
      <w:r>
        <w:rPr>
          <w:lang w:eastAsia="zh-CN"/>
        </w:rPr>
        <w:t>最终一致性策略</w:t>
      </w:r>
    </w:p>
    <w:p w:rsidR="0020037C" w:rsidRDefault="0020037C">
      <w:pPr>
        <w:spacing w:before="8" w:line="100" w:lineRule="exact"/>
        <w:rPr>
          <w:sz w:val="10"/>
          <w:szCs w:val="10"/>
          <w:lang w:eastAsia="zh-CN"/>
        </w:rPr>
      </w:pPr>
    </w:p>
    <w:p w:rsidR="0020037C" w:rsidRDefault="004474D3">
      <w:pPr>
        <w:pStyle w:val="BodyText"/>
        <w:spacing w:line="167" w:lineRule="auto"/>
        <w:ind w:right="23"/>
        <w:rPr>
          <w:lang w:eastAsia="zh-CN"/>
        </w:rPr>
      </w:pPr>
      <w:r>
        <w:rPr>
          <w:w w:val="95"/>
          <w:lang w:eastAsia="zh-CN"/>
        </w:rPr>
        <w:t>为了提升数据的可靠性和实现数据的读写分离，SequoiaDB中，对于复制组间的数据采用“最终一致性”策</w:t>
      </w:r>
      <w:r>
        <w:rPr>
          <w:w w:val="94"/>
          <w:lang w:eastAsia="zh-CN"/>
        </w:rPr>
        <w:t xml:space="preserve"> </w:t>
      </w:r>
      <w:r>
        <w:rPr>
          <w:lang w:eastAsia="zh-CN"/>
        </w:rPr>
        <w:t>略，在读写分离时读取的数据某一个时期内可能不是最新的，但最终是一致的。</w:t>
      </w:r>
    </w:p>
    <w:p w:rsidR="0020037C" w:rsidRDefault="0020037C">
      <w:pPr>
        <w:spacing w:before="11" w:line="200" w:lineRule="exact"/>
        <w:rPr>
          <w:sz w:val="20"/>
          <w:szCs w:val="20"/>
          <w:lang w:eastAsia="zh-CN"/>
        </w:rPr>
      </w:pPr>
    </w:p>
    <w:p w:rsidR="0020037C" w:rsidRDefault="004474D3">
      <w:pPr>
        <w:pStyle w:val="BodyText"/>
        <w:spacing w:line="251" w:lineRule="auto"/>
        <w:ind w:right="7267"/>
        <w:rPr>
          <w:lang w:eastAsia="zh-CN"/>
        </w:rPr>
      </w:pPr>
      <w:r>
        <w:rPr>
          <w:lang w:eastAsia="zh-CN"/>
        </w:rPr>
        <w:t xml:space="preserve">名词解释 </w:t>
      </w:r>
      <w:r>
        <w:rPr>
          <w:w w:val="95"/>
          <w:lang w:eastAsia="zh-CN"/>
        </w:rPr>
        <w:t>W：副本写入个数</w:t>
      </w:r>
      <w:r>
        <w:rPr>
          <w:lang w:eastAsia="zh-CN"/>
        </w:rPr>
        <w:t xml:space="preserve"> R：副本读取个数</w:t>
      </w:r>
    </w:p>
    <w:p w:rsidR="0020037C" w:rsidRDefault="0020037C">
      <w:pPr>
        <w:spacing w:line="251" w:lineRule="auto"/>
        <w:rPr>
          <w:lang w:eastAsia="zh-CN"/>
        </w:rPr>
        <w:sectPr w:rsidR="0020037C">
          <w:pgSz w:w="12240" w:h="15840"/>
          <w:pgMar w:top="900" w:right="104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613"/>
        <w:rPr>
          <w:lang w:eastAsia="zh-CN"/>
        </w:rPr>
      </w:pPr>
      <w:r>
        <w:rPr>
          <w:lang w:eastAsia="zh-CN"/>
        </w:rPr>
        <w:t>N：副本个数</w:t>
      </w:r>
    </w:p>
    <w:p w:rsidR="0020037C" w:rsidRDefault="004474D3">
      <w:pPr>
        <w:pStyle w:val="BodyText"/>
        <w:spacing w:before="16" w:line="251" w:lineRule="auto"/>
        <w:ind w:left="613"/>
        <w:rPr>
          <w:lang w:eastAsia="zh-CN"/>
        </w:rPr>
      </w:pPr>
      <w:r>
        <w:rPr>
          <w:lang w:eastAsia="zh-CN"/>
        </w:rPr>
        <w:t xml:space="preserve">在SequoiaDB中，设置R的值为1，且不可配置。 </w:t>
      </w:r>
      <w:r>
        <w:rPr>
          <w:w w:val="95"/>
          <w:lang w:eastAsia="zh-CN"/>
        </w:rPr>
        <w:t>默认情况下，数据组中的主节点在处理完一个写请求后会立即返回，即W=1。数据同步会在后台异步完成(</w:t>
      </w:r>
      <w:hyperlink w:anchor="_bookmark72" w:history="1">
        <w:r>
          <w:rPr>
            <w:color w:val="0000FF"/>
            <w:w w:val="95"/>
            <w:lang w:eastAsia="zh-CN"/>
          </w:rPr>
          <w:t>同</w:t>
        </w:r>
      </w:hyperlink>
    </w:p>
    <w:p w:rsidR="0020037C" w:rsidRDefault="00B0609F">
      <w:pPr>
        <w:pStyle w:val="BodyText"/>
        <w:spacing w:line="227" w:lineRule="exact"/>
        <w:ind w:left="613"/>
        <w:rPr>
          <w:lang w:eastAsia="zh-CN"/>
        </w:rPr>
      </w:pPr>
      <w:hyperlink w:anchor="_bookmark72" w:history="1">
        <w:r w:rsidR="004474D3">
          <w:rPr>
            <w:color w:val="0000FF"/>
            <w:lang w:eastAsia="zh-CN"/>
          </w:rPr>
          <w:t>步日志</w:t>
        </w:r>
      </w:hyperlink>
      <w:r w:rsidR="004474D3">
        <w:rPr>
          <w:color w:val="000000"/>
          <w:lang w:eastAsia="zh-CN"/>
        </w:rPr>
        <w:t>)并达到最终一致。此时外部的读请求获得的数据可能不是最新的。在对数据一致性要求不高的场景</w:t>
      </w:r>
    </w:p>
    <w:p w:rsidR="0020037C" w:rsidRDefault="004474D3">
      <w:pPr>
        <w:pStyle w:val="BodyText"/>
        <w:spacing w:line="240" w:lineRule="exact"/>
        <w:ind w:left="613"/>
        <w:rPr>
          <w:lang w:eastAsia="zh-CN"/>
        </w:rPr>
      </w:pPr>
      <w:r>
        <w:rPr>
          <w:lang w:eastAsia="zh-CN"/>
        </w:rPr>
        <w:t>中，这种方式可以提供最优的写入性能。</w:t>
      </w:r>
    </w:p>
    <w:p w:rsidR="0020037C" w:rsidRDefault="004474D3">
      <w:pPr>
        <w:pStyle w:val="BodyText"/>
        <w:spacing w:before="16"/>
        <w:ind w:left="613"/>
        <w:rPr>
          <w:lang w:eastAsia="zh-CN"/>
        </w:rPr>
      </w:pPr>
      <w:r>
        <w:rPr>
          <w:lang w:eastAsia="zh-CN"/>
        </w:rPr>
        <w:t>当我们</w:t>
      </w:r>
      <w:hyperlink w:anchor="_bookmark170" w:history="1">
        <w:r>
          <w:rPr>
            <w:color w:val="0000FF"/>
            <w:lang w:eastAsia="zh-CN"/>
          </w:rPr>
          <w:t>创建集合</w:t>
        </w:r>
      </w:hyperlink>
      <w:r>
        <w:rPr>
          <w:color w:val="000000"/>
          <w:lang w:eastAsia="zh-CN"/>
        </w:rPr>
        <w:t>时，可以通过ReplSize属性指定集合的W值。</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默认情况下W=1。</w:t>
      </w:r>
    </w:p>
    <w:p w:rsidR="0020037C" w:rsidRDefault="004474D3">
      <w:pPr>
        <w:pStyle w:val="BodyText"/>
        <w:tabs>
          <w:tab w:val="left" w:pos="897"/>
        </w:tabs>
        <w:spacing w:before="36" w:line="169" w:lineRule="auto"/>
        <w:ind w:left="897" w:right="490"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当ReplSize等于0时，W的个数会根据当前数据组的N变化而变化。即，如果开始组内有三个节点，则W等</w:t>
      </w:r>
      <w:r>
        <w:rPr>
          <w:position w:val="1"/>
          <w:lang w:eastAsia="zh-CN"/>
        </w:rPr>
        <w:t xml:space="preserve"> </w:t>
      </w:r>
      <w:r>
        <w:rPr>
          <w:lang w:eastAsia="zh-CN"/>
        </w:rPr>
        <w:t>于3。当新增加一个入节点时，W会自动变为4。</w:t>
      </w:r>
    </w:p>
    <w:p w:rsidR="0020037C" w:rsidRDefault="004474D3">
      <w:pPr>
        <w:pStyle w:val="BodyText"/>
        <w:tabs>
          <w:tab w:val="left" w:pos="897"/>
        </w:tabs>
        <w:spacing w:line="28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当手动指定W的个数时，不能超出当前组内节点个数。</w:t>
      </w:r>
    </w:p>
    <w:p w:rsidR="0020037C" w:rsidRDefault="0020037C">
      <w:pPr>
        <w:spacing w:before="9" w:line="140" w:lineRule="exact"/>
        <w:rPr>
          <w:sz w:val="14"/>
          <w:szCs w:val="14"/>
          <w:lang w:eastAsia="zh-CN"/>
        </w:rPr>
      </w:pPr>
    </w:p>
    <w:p w:rsidR="0020037C" w:rsidRDefault="004474D3">
      <w:pPr>
        <w:pStyle w:val="BodyText"/>
        <w:spacing w:line="167" w:lineRule="auto"/>
        <w:ind w:left="613" w:right="463"/>
        <w:rPr>
          <w:lang w:eastAsia="zh-CN"/>
        </w:rPr>
      </w:pPr>
      <w:r>
        <w:rPr>
          <w:lang w:eastAsia="zh-CN"/>
        </w:rPr>
        <w:t xml:space="preserve">增大W可以有效提高数据的一致性和可靠性。当W=N并且写请求处理成功后，后续读到的数据一定是当前 </w:t>
      </w:r>
      <w:r>
        <w:rPr>
          <w:w w:val="95"/>
          <w:lang w:eastAsia="zh-CN"/>
        </w:rPr>
        <w:t xml:space="preserve">组内最新的。但是这样会降低数据组的写入性能。        </w:t>
      </w:r>
      <w:r>
        <w:rPr>
          <w:spacing w:val="38"/>
          <w:w w:val="95"/>
          <w:lang w:eastAsia="zh-CN"/>
        </w:rPr>
        <w:t xml:space="preserve"> </w:t>
      </w:r>
      <w:r>
        <w:rPr>
          <w:w w:val="95"/>
          <w:lang w:eastAsia="zh-CN"/>
        </w:rPr>
        <w:t>值得注意的是，虽然我们可以将W设为N，但这并不代</w:t>
      </w:r>
      <w:r>
        <w:rPr>
          <w:lang w:eastAsia="zh-CN"/>
        </w:rPr>
        <w:t xml:space="preserve"> </w:t>
      </w:r>
      <w:r>
        <w:rPr>
          <w:w w:val="95"/>
          <w:lang w:eastAsia="zh-CN"/>
        </w:rPr>
        <w:t>表Sequoiadb中的数据拥有强一致性。当某个副本写入失败（如磁盘满）时，数据组内可能存在多个版本的</w:t>
      </w:r>
      <w:r>
        <w:rPr>
          <w:lang w:eastAsia="zh-CN"/>
        </w:rPr>
        <w:t xml:space="preserve"> 数据。此时既可能读到新的数据，也可能读到旧的。当失败副本恢复正常后，会继续从主节点上同步最新的 数据并达到最终一致。</w:t>
      </w:r>
    </w:p>
    <w:p w:rsidR="0020037C" w:rsidRDefault="0020037C">
      <w:pPr>
        <w:spacing w:before="7" w:line="120" w:lineRule="exact"/>
        <w:rPr>
          <w:sz w:val="12"/>
          <w:szCs w:val="12"/>
          <w:lang w:eastAsia="zh-CN"/>
        </w:rPr>
      </w:pPr>
    </w:p>
    <w:p w:rsidR="0020037C" w:rsidRDefault="004474D3">
      <w:pPr>
        <w:pStyle w:val="Heading3"/>
        <w:ind w:left="113"/>
        <w:rPr>
          <w:lang w:eastAsia="zh-CN"/>
        </w:rPr>
      </w:pPr>
      <w:bookmarkStart w:id="37" w:name="读写分离"/>
      <w:bookmarkStart w:id="38" w:name="_bookmark13"/>
      <w:bookmarkEnd w:id="37"/>
      <w:bookmarkEnd w:id="38"/>
      <w:r>
        <w:rPr>
          <w:lang w:eastAsia="zh-CN"/>
        </w:rPr>
        <w:t>读写分离</w:t>
      </w:r>
    </w:p>
    <w:p w:rsidR="0020037C" w:rsidRDefault="0020037C">
      <w:pPr>
        <w:spacing w:before="9" w:line="190" w:lineRule="exact"/>
        <w:rPr>
          <w:sz w:val="19"/>
          <w:szCs w:val="19"/>
          <w:lang w:eastAsia="zh-CN"/>
        </w:rPr>
      </w:pPr>
    </w:p>
    <w:p w:rsidR="0020037C" w:rsidRDefault="004474D3">
      <w:pPr>
        <w:pStyle w:val="BodyText"/>
        <w:spacing w:line="251" w:lineRule="auto"/>
        <w:ind w:left="613" w:right="2747"/>
        <w:rPr>
          <w:lang w:eastAsia="zh-CN"/>
        </w:rPr>
      </w:pPr>
      <w:r>
        <w:rPr>
          <w:lang w:eastAsia="zh-CN"/>
        </w:rPr>
        <w:t>写请求处理 所有写请求都只会发往主节点，如果没有主节点则当前数据组不可处理写请求。</w:t>
      </w:r>
    </w:p>
    <w:p w:rsidR="0020037C" w:rsidRDefault="0020037C">
      <w:pPr>
        <w:spacing w:before="4" w:line="180" w:lineRule="exact"/>
        <w:rPr>
          <w:sz w:val="18"/>
          <w:szCs w:val="18"/>
          <w:lang w:eastAsia="zh-CN"/>
        </w:rPr>
      </w:pPr>
    </w:p>
    <w:p w:rsidR="0020037C" w:rsidRDefault="004474D3">
      <w:pPr>
        <w:pStyle w:val="BodyText"/>
        <w:spacing w:line="251" w:lineRule="auto"/>
        <w:ind w:left="613" w:right="463"/>
        <w:rPr>
          <w:lang w:eastAsia="zh-CN"/>
        </w:rPr>
      </w:pPr>
      <w:r>
        <w:rPr>
          <w:lang w:eastAsia="zh-CN"/>
        </w:rPr>
        <w:t>读请求处理 读请求会按照会话（连接）随机选择组内任意一个节点（对外透明）。在一次会话中如果上一次查询（包</w:t>
      </w:r>
    </w:p>
    <w:p w:rsidR="0020037C" w:rsidRDefault="004474D3">
      <w:pPr>
        <w:pStyle w:val="BodyText"/>
        <w:spacing w:line="227" w:lineRule="exact"/>
        <w:ind w:left="613"/>
        <w:rPr>
          <w:lang w:eastAsia="zh-CN"/>
        </w:rPr>
      </w:pPr>
      <w:r>
        <w:rPr>
          <w:lang w:eastAsia="zh-CN"/>
        </w:rPr>
        <w:t>括query和fetch）返回成功，则下一次查询不会重选节点；如果上一次查询发生失败，则下一次查询将重选</w:t>
      </w:r>
    </w:p>
    <w:p w:rsidR="0020037C" w:rsidRDefault="004474D3">
      <w:pPr>
        <w:pStyle w:val="BodyText"/>
        <w:spacing w:line="240" w:lineRule="exact"/>
        <w:ind w:left="613"/>
        <w:rPr>
          <w:lang w:eastAsia="zh-CN"/>
        </w:rPr>
      </w:pPr>
      <w:r>
        <w:rPr>
          <w:lang w:eastAsia="zh-CN"/>
        </w:rPr>
        <w:t>节点。如果没有可用节点则返回失败。一次查询中不会重选节点。</w:t>
      </w:r>
    </w:p>
    <w:p w:rsidR="0020037C" w:rsidRDefault="0020037C">
      <w:pPr>
        <w:spacing w:line="200" w:lineRule="exact"/>
        <w:rPr>
          <w:sz w:val="20"/>
          <w:szCs w:val="20"/>
          <w:lang w:eastAsia="zh-CN"/>
        </w:rPr>
      </w:pPr>
    </w:p>
    <w:p w:rsidR="0020037C" w:rsidRDefault="0020037C">
      <w:pPr>
        <w:spacing w:before="15" w:line="200" w:lineRule="exact"/>
        <w:rPr>
          <w:sz w:val="20"/>
          <w:szCs w:val="20"/>
          <w:lang w:eastAsia="zh-CN"/>
        </w:rPr>
      </w:pPr>
    </w:p>
    <w:p w:rsidR="0020037C" w:rsidRDefault="004474D3">
      <w:pPr>
        <w:pStyle w:val="Heading2"/>
        <w:spacing w:line="394" w:lineRule="exact"/>
        <w:ind w:left="113"/>
        <w:rPr>
          <w:lang w:eastAsia="zh-CN"/>
        </w:rPr>
      </w:pPr>
      <w:bookmarkStart w:id="39" w:name="集群"/>
      <w:bookmarkStart w:id="40" w:name="_bookmark14"/>
      <w:bookmarkEnd w:id="39"/>
      <w:bookmarkEnd w:id="40"/>
      <w:r>
        <w:rPr>
          <w:lang w:eastAsia="zh-CN"/>
        </w:rPr>
        <w:t>集群</w:t>
      </w:r>
    </w:p>
    <w:p w:rsidR="0020037C" w:rsidRDefault="00B0609F">
      <w:pPr>
        <w:pStyle w:val="BodyText"/>
        <w:spacing w:before="42" w:line="251" w:lineRule="auto"/>
        <w:ind w:left="613" w:right="428"/>
        <w:rPr>
          <w:lang w:eastAsia="zh-CN"/>
        </w:rPr>
      </w:pPr>
      <w:r>
        <w:pict>
          <v:group id="_x0000_s3398" style="position:absolute;left:0;text-align:left;margin-left:56.7pt;margin-top:1.65pt;width:498.6pt;height:.1pt;z-index:-251979264;mso-position-horizontal-relative:page" coordorigin="1134,33" coordsize="9972,2">
            <v:shape id="_x0000_s3399" style="position:absolute;left:1134;top:33;width:9972;height:2" coordorigin="1134,33" coordsize="9972,0" path="m1134,33r9972,e" filled="f" strokeweight="1pt">
              <v:path arrowok="t"/>
            </v:shape>
            <w10:wrap anchorx="page"/>
          </v:group>
        </w:pict>
      </w:r>
      <w:r w:rsidR="004474D3">
        <w:rPr>
          <w:w w:val="95"/>
          <w:lang w:eastAsia="zh-CN"/>
        </w:rPr>
        <w:t>SequoiaDB集群是指通过并联多台数据库服务器，达到并行计算，以提升数据请求效率的方式。</w:t>
      </w:r>
      <w:r w:rsidR="004474D3">
        <w:rPr>
          <w:lang w:eastAsia="zh-CN"/>
        </w:rPr>
        <w:t xml:space="preserve"> 使用SequoiaDB集群，用户可以得到：</w:t>
      </w:r>
    </w:p>
    <w:p w:rsidR="0020037C" w:rsidRDefault="0020037C">
      <w:pPr>
        <w:spacing w:before="4" w:line="180" w:lineRule="exact"/>
        <w:rPr>
          <w:sz w:val="18"/>
          <w:szCs w:val="18"/>
          <w:lang w:eastAsia="zh-CN"/>
        </w:rPr>
      </w:pPr>
    </w:p>
    <w:p w:rsidR="0020037C" w:rsidRDefault="004474D3">
      <w:pPr>
        <w:pStyle w:val="BodyText"/>
        <w:spacing w:line="251" w:lineRule="auto"/>
        <w:ind w:left="613" w:right="463"/>
        <w:rPr>
          <w:lang w:eastAsia="zh-CN"/>
        </w:rPr>
      </w:pPr>
      <w:r>
        <w:rPr>
          <w:lang w:eastAsia="zh-CN"/>
        </w:rPr>
        <w:t>高性能的数据访问 通过并行计算的方式，在多台数据库服务器上分布式执行任务，降低了单节点的资源消耗，提升整体吞吐量</w:t>
      </w:r>
    </w:p>
    <w:p w:rsidR="0020037C" w:rsidRDefault="004474D3">
      <w:pPr>
        <w:pStyle w:val="BodyText"/>
        <w:spacing w:line="227" w:lineRule="exact"/>
        <w:ind w:left="613"/>
        <w:rPr>
          <w:lang w:eastAsia="zh-CN"/>
        </w:rPr>
      </w:pPr>
      <w:r>
        <w:rPr>
          <w:lang w:eastAsia="zh-CN"/>
        </w:rPr>
        <w:t>与数据访问性能。</w:t>
      </w:r>
    </w:p>
    <w:p w:rsidR="0020037C" w:rsidRDefault="0020037C">
      <w:pPr>
        <w:spacing w:before="6" w:line="190" w:lineRule="exact"/>
        <w:rPr>
          <w:sz w:val="19"/>
          <w:szCs w:val="19"/>
          <w:lang w:eastAsia="zh-CN"/>
        </w:rPr>
      </w:pPr>
    </w:p>
    <w:p w:rsidR="0020037C" w:rsidRDefault="004474D3">
      <w:pPr>
        <w:pStyle w:val="BodyText"/>
        <w:spacing w:line="251" w:lineRule="auto"/>
        <w:ind w:left="613" w:right="2747"/>
        <w:rPr>
          <w:lang w:eastAsia="zh-CN"/>
        </w:rPr>
      </w:pPr>
      <w:r>
        <w:rPr>
          <w:lang w:eastAsia="zh-CN"/>
        </w:rPr>
        <w:t xml:space="preserve">24x7的高可用性 </w:t>
      </w:r>
      <w:r w:rsidR="00423ADE">
        <w:rPr>
          <w:lang w:eastAsia="zh-CN"/>
        </w:rPr>
        <w:t>分区</w:t>
      </w:r>
      <w:r>
        <w:rPr>
          <w:lang w:eastAsia="zh-CN"/>
        </w:rPr>
        <w:t>组内数据复制保障了数据的可用性，任何一台系统宕机不影响数据的访问。</w:t>
      </w:r>
    </w:p>
    <w:p w:rsidR="0020037C" w:rsidRDefault="0020037C">
      <w:pPr>
        <w:spacing w:before="4" w:line="180" w:lineRule="exact"/>
        <w:rPr>
          <w:sz w:val="18"/>
          <w:szCs w:val="18"/>
          <w:lang w:eastAsia="zh-CN"/>
        </w:rPr>
      </w:pPr>
    </w:p>
    <w:p w:rsidR="0020037C" w:rsidRDefault="004474D3">
      <w:pPr>
        <w:pStyle w:val="BodyText"/>
        <w:spacing w:line="251" w:lineRule="auto"/>
        <w:ind w:left="613" w:right="463"/>
        <w:rPr>
          <w:lang w:eastAsia="zh-CN"/>
        </w:rPr>
      </w:pPr>
      <w:r>
        <w:rPr>
          <w:lang w:eastAsia="zh-CN"/>
        </w:rPr>
        <w:t>数据库的水平扩张能力 通过增加</w:t>
      </w:r>
      <w:r w:rsidR="00423ADE">
        <w:rPr>
          <w:lang w:eastAsia="zh-CN"/>
        </w:rPr>
        <w:t>分区</w:t>
      </w:r>
      <w:r>
        <w:rPr>
          <w:lang w:eastAsia="zh-CN"/>
        </w:rPr>
        <w:t>组的数量，数据库可以容纳更多的数据；通过增加</w:t>
      </w:r>
      <w:r w:rsidR="00423ADE">
        <w:rPr>
          <w:lang w:eastAsia="zh-CN"/>
        </w:rPr>
        <w:t>分区</w:t>
      </w:r>
      <w:r>
        <w:rPr>
          <w:lang w:eastAsia="zh-CN"/>
        </w:rPr>
        <w:t>组内节点的数量，数据库可以同时处理</w:t>
      </w:r>
    </w:p>
    <w:p w:rsidR="0020037C" w:rsidRDefault="004474D3">
      <w:pPr>
        <w:pStyle w:val="BodyText"/>
        <w:spacing w:line="227" w:lineRule="exact"/>
        <w:ind w:left="613"/>
        <w:rPr>
          <w:lang w:eastAsia="zh-CN"/>
        </w:rPr>
      </w:pPr>
      <w:r>
        <w:rPr>
          <w:lang w:eastAsia="zh-CN"/>
        </w:rPr>
        <w:t>更多的读请求。数据库节点数量与整体吞吐量程近线形上升趋势。</w:t>
      </w:r>
    </w:p>
    <w:p w:rsidR="0020037C" w:rsidRDefault="0020037C">
      <w:pPr>
        <w:spacing w:before="2" w:line="110" w:lineRule="exact"/>
        <w:rPr>
          <w:sz w:val="11"/>
          <w:szCs w:val="11"/>
          <w:lang w:eastAsia="zh-CN"/>
        </w:rPr>
      </w:pPr>
    </w:p>
    <w:p w:rsidR="0020037C" w:rsidRDefault="004474D3">
      <w:pPr>
        <w:pStyle w:val="Heading3"/>
        <w:ind w:left="113"/>
        <w:rPr>
          <w:lang w:eastAsia="zh-CN"/>
        </w:rPr>
      </w:pPr>
      <w:bookmarkStart w:id="41" w:name="运行模式"/>
      <w:bookmarkStart w:id="42" w:name="_bookmark15"/>
      <w:bookmarkEnd w:id="41"/>
      <w:bookmarkEnd w:id="42"/>
      <w:r>
        <w:rPr>
          <w:lang w:eastAsia="zh-CN"/>
        </w:rPr>
        <w:t>运行模式</w:t>
      </w:r>
    </w:p>
    <w:p w:rsidR="0020037C" w:rsidRDefault="0020037C">
      <w:pPr>
        <w:spacing w:before="9" w:line="190" w:lineRule="exact"/>
        <w:rPr>
          <w:sz w:val="19"/>
          <w:szCs w:val="19"/>
          <w:lang w:eastAsia="zh-CN"/>
        </w:rPr>
      </w:pPr>
    </w:p>
    <w:p w:rsidR="0020037C" w:rsidRDefault="004474D3">
      <w:pPr>
        <w:pStyle w:val="BodyText"/>
        <w:spacing w:line="251" w:lineRule="auto"/>
        <w:ind w:left="613" w:right="2672"/>
        <w:rPr>
          <w:lang w:eastAsia="zh-CN"/>
        </w:rPr>
      </w:pPr>
      <w:r>
        <w:rPr>
          <w:lang w:eastAsia="zh-CN"/>
        </w:rPr>
        <w:t xml:space="preserve">概念 </w:t>
      </w:r>
      <w:r>
        <w:rPr>
          <w:w w:val="95"/>
          <w:lang w:eastAsia="zh-CN"/>
        </w:rPr>
        <w:t>运行模式指启动SequoiaDB服务时，该服务以独立模式启动还是以集群模式启动。</w:t>
      </w:r>
    </w:p>
    <w:p w:rsidR="0020037C" w:rsidRDefault="0020037C">
      <w:pPr>
        <w:spacing w:line="251" w:lineRule="auto"/>
        <w:rPr>
          <w:lang w:eastAsia="zh-CN"/>
        </w:rPr>
        <w:sectPr w:rsidR="0020037C">
          <w:pgSz w:w="12240" w:h="15840"/>
          <w:pgMar w:top="900" w:right="680" w:bottom="280" w:left="10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rPr>
          <w:lang w:eastAsia="zh-CN"/>
        </w:rPr>
      </w:pPr>
      <w:r>
        <w:rPr>
          <w:lang w:eastAsia="zh-CN"/>
        </w:rPr>
        <w:t>独立模式</w:t>
      </w:r>
    </w:p>
    <w:p w:rsidR="0020037C" w:rsidRDefault="004474D3">
      <w:pPr>
        <w:pStyle w:val="BodyText"/>
        <w:spacing w:before="16" w:line="251" w:lineRule="auto"/>
        <w:rPr>
          <w:lang w:eastAsia="zh-CN"/>
        </w:rPr>
      </w:pPr>
      <w:r>
        <w:rPr>
          <w:lang w:eastAsia="zh-CN"/>
        </w:rPr>
        <w:t>独立模式是启动SequoiaDB的最精简模式，仅需要启动一个独立模式的</w:t>
      </w:r>
      <w:hyperlink w:anchor="_bookmark25" w:history="1">
        <w:r>
          <w:rPr>
            <w:color w:val="0000FF"/>
            <w:lang w:eastAsia="zh-CN"/>
          </w:rPr>
          <w:t>数据节点</w:t>
        </w:r>
      </w:hyperlink>
      <w:r>
        <w:rPr>
          <w:color w:val="000000"/>
          <w:lang w:eastAsia="zh-CN"/>
        </w:rPr>
        <w:t xml:space="preserve">，即可进行数据服务。 </w:t>
      </w:r>
      <w:r>
        <w:rPr>
          <w:color w:val="000000"/>
          <w:w w:val="95"/>
          <w:lang w:eastAsia="zh-CN"/>
        </w:rPr>
        <w:t>在独立模式中，SequoiaDB数据库作为一个独立的进程不需要与其他除客户端以外的进程进行通讯。所有的</w:t>
      </w:r>
    </w:p>
    <w:p w:rsidR="0020037C" w:rsidRDefault="004474D3">
      <w:pPr>
        <w:pStyle w:val="BodyText"/>
        <w:spacing w:line="227" w:lineRule="exact"/>
        <w:rPr>
          <w:lang w:eastAsia="zh-CN"/>
        </w:rPr>
      </w:pPr>
      <w:r>
        <w:rPr>
          <w:lang w:eastAsia="zh-CN"/>
        </w:rPr>
        <w:t>数据均存放在数据节点内。</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lang w:eastAsia="zh-CN"/>
        </w:rPr>
        <w:t>以独立模式启动的数据库不可进行</w:t>
      </w:r>
      <w:r w:rsidR="00423ADE">
        <w:rPr>
          <w:lang w:eastAsia="zh-CN"/>
        </w:rPr>
        <w:t>分区</w:t>
      </w:r>
      <w:r>
        <w:rPr>
          <w:lang w:eastAsia="zh-CN"/>
        </w:rPr>
        <w:t>，也不可进行数据复制。因此，在对数据安全性要求较高的环境下不 建议使用独立模式。</w:t>
      </w:r>
    </w:p>
    <w:p w:rsidR="0020037C" w:rsidRDefault="004474D3">
      <w:pPr>
        <w:pStyle w:val="BodyText"/>
        <w:spacing w:before="31" w:line="251" w:lineRule="auto"/>
        <w:ind w:right="667"/>
        <w:rPr>
          <w:lang w:eastAsia="zh-CN"/>
        </w:rPr>
      </w:pPr>
      <w:r>
        <w:rPr>
          <w:lang w:eastAsia="zh-CN"/>
        </w:rPr>
        <w:t>独立模式的数据库中不存在编目信息。 一般推荐在开发环境中使用独立模式，以减少对硬件资源的需求。</w:t>
      </w:r>
    </w:p>
    <w:p w:rsidR="0020037C" w:rsidRDefault="0020037C">
      <w:pPr>
        <w:spacing w:before="4" w:line="180" w:lineRule="exact"/>
        <w:rPr>
          <w:sz w:val="18"/>
          <w:szCs w:val="18"/>
          <w:lang w:eastAsia="zh-CN"/>
        </w:rPr>
      </w:pPr>
    </w:p>
    <w:p w:rsidR="0020037C" w:rsidRDefault="004474D3">
      <w:pPr>
        <w:pStyle w:val="BodyText"/>
        <w:spacing w:line="251" w:lineRule="auto"/>
        <w:ind w:right="3290"/>
        <w:rPr>
          <w:lang w:eastAsia="zh-CN"/>
        </w:rPr>
      </w:pPr>
      <w:r>
        <w:rPr>
          <w:lang w:eastAsia="zh-CN"/>
        </w:rPr>
        <w:t xml:space="preserve">集群模式 集群模式是启动SequoiaDB的标准模式，至少需要三个节点。 </w:t>
      </w:r>
      <w:r>
        <w:rPr>
          <w:w w:val="95"/>
          <w:lang w:eastAsia="zh-CN"/>
        </w:rPr>
        <w:t>在集群环境下，SequoiaDB数据库需要三种角色的节点，分别为：</w:t>
      </w:r>
    </w:p>
    <w:p w:rsidR="0020037C" w:rsidRDefault="004474D3">
      <w:pPr>
        <w:pStyle w:val="BodyText"/>
        <w:tabs>
          <w:tab w:val="left" w:pos="1217"/>
        </w:tabs>
        <w:spacing w:before="19"/>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25" w:history="1">
        <w:r>
          <w:rPr>
            <w:color w:val="0000FF"/>
            <w:position w:val="1"/>
            <w:lang w:eastAsia="zh-CN"/>
          </w:rPr>
          <w:t>数据节点</w:t>
        </w:r>
      </w:hyperlink>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7" w:history="1">
        <w:r>
          <w:rPr>
            <w:color w:val="0000FF"/>
            <w:position w:val="1"/>
            <w:lang w:eastAsia="zh-CN"/>
          </w:rPr>
          <w:t>编目节点</w:t>
        </w:r>
      </w:hyperlink>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24" w:history="1">
        <w:r>
          <w:rPr>
            <w:color w:val="0000FF"/>
            <w:position w:val="1"/>
            <w:lang w:eastAsia="zh-CN"/>
          </w:rPr>
          <w:t>协调节点</w:t>
        </w:r>
      </w:hyperlink>
    </w:p>
    <w:p w:rsidR="0020037C" w:rsidRDefault="004474D3">
      <w:pPr>
        <w:pStyle w:val="BodyText"/>
        <w:spacing w:before="60" w:line="251" w:lineRule="auto"/>
        <w:rPr>
          <w:lang w:eastAsia="zh-CN"/>
        </w:rPr>
      </w:pPr>
      <w:r>
        <w:rPr>
          <w:lang w:eastAsia="zh-CN"/>
        </w:rPr>
        <w:t>集群模式的最小配置中，每种角色的节点至少启动一个，才能构成完整的集群模式。 集群模式中客户端或应用程序直接连接到协调节点，其余数据节点与编目节点对应用程序完全透明。 应用程序本身不需关心数据存放在哪个数据节点，协调节点会对接收到的请求解析，自动将其发送到需要的</w:t>
      </w:r>
    </w:p>
    <w:p w:rsidR="0020037C" w:rsidRDefault="004474D3">
      <w:pPr>
        <w:pStyle w:val="BodyText"/>
        <w:spacing w:line="227" w:lineRule="exact"/>
        <w:rPr>
          <w:lang w:eastAsia="zh-CN"/>
        </w:rPr>
      </w:pPr>
      <w:r>
        <w:rPr>
          <w:lang w:eastAsia="zh-CN"/>
        </w:rPr>
        <w:t>数据节点上进行处理。</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lang w:eastAsia="zh-CN"/>
        </w:rPr>
        <w:t>在集群模式下，数据</w:t>
      </w:r>
      <w:r w:rsidR="00423ADE">
        <w:rPr>
          <w:lang w:eastAsia="zh-CN"/>
        </w:rPr>
        <w:t>分区</w:t>
      </w:r>
      <w:r>
        <w:rPr>
          <w:lang w:eastAsia="zh-CN"/>
        </w:rPr>
        <w:t>之间的数据无共享，数据</w:t>
      </w:r>
      <w:r w:rsidR="00423ADE">
        <w:rPr>
          <w:lang w:eastAsia="zh-CN"/>
        </w:rPr>
        <w:t>分区</w:t>
      </w:r>
      <w:r>
        <w:rPr>
          <w:lang w:eastAsia="zh-CN"/>
        </w:rPr>
        <w:t>内的节点间进行异步数据复制，保证数据的最终一致 性。</w:t>
      </w:r>
    </w:p>
    <w:p w:rsidR="0020037C" w:rsidRDefault="0020037C">
      <w:pPr>
        <w:spacing w:before="8" w:line="180" w:lineRule="exact"/>
        <w:rPr>
          <w:sz w:val="18"/>
          <w:szCs w:val="18"/>
          <w:lang w:eastAsia="zh-CN"/>
        </w:rPr>
      </w:pPr>
    </w:p>
    <w:p w:rsidR="0020037C" w:rsidRDefault="004474D3">
      <w:pPr>
        <w:pStyle w:val="Heading3"/>
        <w:spacing w:line="352" w:lineRule="exact"/>
        <w:rPr>
          <w:lang w:eastAsia="zh-CN"/>
        </w:rPr>
      </w:pPr>
      <w:bookmarkStart w:id="43" w:name="节点"/>
      <w:bookmarkStart w:id="44" w:name="_bookmark16"/>
      <w:bookmarkEnd w:id="43"/>
      <w:bookmarkEnd w:id="44"/>
      <w:r>
        <w:rPr>
          <w:lang w:eastAsia="zh-CN"/>
        </w:rPr>
        <w:t>节点</w:t>
      </w:r>
    </w:p>
    <w:p w:rsidR="0020037C" w:rsidRDefault="0020037C">
      <w:pPr>
        <w:spacing w:before="13" w:line="220" w:lineRule="exact"/>
        <w:rPr>
          <w:lang w:eastAsia="zh-CN"/>
        </w:rPr>
      </w:pPr>
    </w:p>
    <w:p w:rsidR="0020037C" w:rsidRDefault="004474D3">
      <w:pPr>
        <w:pStyle w:val="BodyText"/>
        <w:spacing w:line="310" w:lineRule="exact"/>
        <w:rPr>
          <w:lang w:eastAsia="zh-CN"/>
        </w:rPr>
      </w:pPr>
      <w:r>
        <w:rPr>
          <w:lang w:eastAsia="zh-CN"/>
        </w:rPr>
        <w:t>概念</w:t>
      </w:r>
    </w:p>
    <w:p w:rsidR="0020037C" w:rsidRDefault="004474D3">
      <w:pPr>
        <w:pStyle w:val="BodyText"/>
        <w:spacing w:before="16"/>
        <w:rPr>
          <w:lang w:eastAsia="zh-CN"/>
        </w:rPr>
      </w:pPr>
      <w:r>
        <w:rPr>
          <w:lang w:eastAsia="zh-CN"/>
        </w:rPr>
        <w:t>在SequoiaDB集群环境中，数据库节点分为物理节点与逻辑节点。</w:t>
      </w:r>
    </w:p>
    <w:p w:rsidR="0020037C" w:rsidRDefault="0020037C">
      <w:pPr>
        <w:spacing w:before="7" w:line="140" w:lineRule="exact"/>
        <w:rPr>
          <w:sz w:val="14"/>
          <w:szCs w:val="14"/>
          <w:lang w:eastAsia="zh-CN"/>
        </w:rPr>
      </w:pPr>
    </w:p>
    <w:p w:rsidR="0020037C" w:rsidRDefault="004474D3">
      <w:pPr>
        <w:pStyle w:val="BodyText"/>
        <w:tabs>
          <w:tab w:val="left" w:pos="6229"/>
        </w:tabs>
        <w:spacing w:line="178" w:lineRule="auto"/>
        <w:ind w:left="6230" w:right="210" w:hanging="4737"/>
        <w:rPr>
          <w:lang w:eastAsia="zh-CN"/>
        </w:rPr>
      </w:pPr>
      <w:r>
        <w:rPr>
          <w:position w:val="6"/>
          <w:lang w:eastAsia="zh-CN"/>
        </w:rPr>
        <w:t>逻辑节点</w:t>
      </w:r>
      <w:r>
        <w:rPr>
          <w:position w:val="6"/>
          <w:lang w:eastAsia="zh-CN"/>
        </w:rPr>
        <w:tab/>
      </w:r>
      <w:r>
        <w:rPr>
          <w:lang w:eastAsia="zh-CN"/>
        </w:rPr>
        <w:t>逻辑节点即一个单独的数据库服务，代表一个 最基本的数据库服务单元。</w:t>
      </w:r>
    </w:p>
    <w:p w:rsidR="0020037C" w:rsidRDefault="0020037C">
      <w:pPr>
        <w:spacing w:before="8" w:line="110" w:lineRule="exact"/>
        <w:rPr>
          <w:sz w:val="11"/>
          <w:szCs w:val="11"/>
          <w:lang w:eastAsia="zh-CN"/>
        </w:rPr>
      </w:pPr>
    </w:p>
    <w:p w:rsidR="0020037C" w:rsidRDefault="004474D3">
      <w:pPr>
        <w:pStyle w:val="BodyText"/>
        <w:spacing w:line="167" w:lineRule="auto"/>
        <w:ind w:left="6230"/>
        <w:rPr>
          <w:lang w:eastAsia="zh-CN"/>
        </w:rPr>
      </w:pPr>
      <w:r>
        <w:rPr>
          <w:w w:val="95"/>
          <w:lang w:eastAsia="zh-CN"/>
        </w:rPr>
        <w:t>在Windows与Unix操作系统中，一个逻辑节点</w:t>
      </w:r>
      <w:r>
        <w:rPr>
          <w:lang w:eastAsia="zh-CN"/>
        </w:rPr>
        <w:t xml:space="preserve"> 即一个sequoiadb进程。一台计算机中可以运 行多个逻辑节点。</w:t>
      </w:r>
    </w:p>
    <w:p w:rsidR="0020037C" w:rsidRDefault="0020037C">
      <w:pPr>
        <w:spacing w:before="2" w:line="120" w:lineRule="exact"/>
        <w:rPr>
          <w:sz w:val="12"/>
          <w:szCs w:val="12"/>
          <w:lang w:eastAsia="zh-CN"/>
        </w:rPr>
      </w:pPr>
    </w:p>
    <w:p w:rsidR="0020037C" w:rsidRDefault="004474D3">
      <w:pPr>
        <w:pStyle w:val="BodyText"/>
        <w:tabs>
          <w:tab w:val="left" w:pos="6229"/>
        </w:tabs>
        <w:spacing w:line="178" w:lineRule="auto"/>
        <w:ind w:left="6230" w:right="610" w:hanging="4737"/>
        <w:rPr>
          <w:lang w:eastAsia="zh-CN"/>
        </w:rPr>
      </w:pPr>
      <w:r>
        <w:rPr>
          <w:position w:val="6"/>
          <w:lang w:eastAsia="zh-CN"/>
        </w:rPr>
        <w:t>物理节点</w:t>
      </w:r>
      <w:r>
        <w:rPr>
          <w:position w:val="6"/>
          <w:lang w:eastAsia="zh-CN"/>
        </w:rPr>
        <w:tab/>
      </w:r>
      <w:r>
        <w:rPr>
          <w:lang w:eastAsia="zh-CN"/>
        </w:rPr>
        <w:t>物理节点即一台单独运行操作系统的服务 器，代表一个最基本的物理单元。</w:t>
      </w:r>
    </w:p>
    <w:p w:rsidR="0020037C" w:rsidRDefault="004474D3">
      <w:pPr>
        <w:pStyle w:val="BodyText"/>
        <w:spacing w:before="29"/>
        <w:ind w:left="6230"/>
        <w:rPr>
          <w:lang w:eastAsia="zh-CN"/>
        </w:rPr>
      </w:pPr>
      <w:r>
        <w:rPr>
          <w:lang w:eastAsia="zh-CN"/>
        </w:rPr>
        <w:t>在虚拟化环境中，物理节点代表一台虚拟机。</w:t>
      </w:r>
    </w:p>
    <w:p w:rsidR="0020037C" w:rsidRDefault="0020037C">
      <w:pPr>
        <w:spacing w:before="5" w:line="160" w:lineRule="exact"/>
        <w:rPr>
          <w:sz w:val="16"/>
          <w:szCs w:val="16"/>
          <w:lang w:eastAsia="zh-CN"/>
        </w:rPr>
      </w:pPr>
    </w:p>
    <w:p w:rsidR="0020037C" w:rsidRDefault="004474D3">
      <w:pPr>
        <w:pStyle w:val="BodyText"/>
        <w:spacing w:line="167" w:lineRule="auto"/>
        <w:rPr>
          <w:lang w:eastAsia="zh-CN"/>
        </w:rPr>
      </w:pPr>
      <w:r>
        <w:rPr>
          <w:lang w:eastAsia="zh-CN"/>
        </w:rPr>
        <w:t>一个物理节点中可以运行多个逻辑节点。一般来说，同一个物理节点中的每个逻辑节点监听不同的端口，各 自从相应的端口获得请求信息并返回结果。</w:t>
      </w:r>
    </w:p>
    <w:p w:rsidR="0020037C" w:rsidRDefault="0020037C">
      <w:pPr>
        <w:spacing w:line="167" w:lineRule="auto"/>
        <w:rPr>
          <w:lang w:eastAsia="zh-CN"/>
        </w:rPr>
        <w:sectPr w:rsidR="0020037C">
          <w:pgSz w:w="12240" w:h="15840"/>
          <w:pgMar w:top="900" w:right="1100" w:bottom="280" w:left="700" w:header="713" w:footer="0" w:gutter="0"/>
          <w:cols w:space="720"/>
        </w:sectPr>
      </w:pPr>
    </w:p>
    <w:p w:rsidR="0020037C" w:rsidRDefault="0020037C">
      <w:pPr>
        <w:spacing w:before="1" w:line="240" w:lineRule="exact"/>
        <w:rPr>
          <w:sz w:val="24"/>
          <w:szCs w:val="24"/>
          <w:lang w:eastAsia="zh-CN"/>
        </w:rPr>
      </w:pPr>
    </w:p>
    <w:p w:rsidR="0020037C" w:rsidRDefault="00DD1987">
      <w:pPr>
        <w:ind w:left="113" w:right="10700"/>
        <w:rPr>
          <w:rFonts w:ascii="Times New Roman" w:eastAsia="Times New Roman" w:hAnsi="Times New Roman" w:cs="Times New Roman"/>
          <w:sz w:val="20"/>
          <w:szCs w:val="20"/>
        </w:rPr>
      </w:pPr>
      <w:r>
        <w:pict>
          <v:shape id="_x0000_i1037" type="#_x0000_t75" style="width:140.25pt;height:129.5pt;mso-position-horizontal-relative:char;mso-position-vertical-relative:line">
            <v:imagedata r:id="rId27" o:title=""/>
          </v:shape>
        </w:pict>
      </w:r>
    </w:p>
    <w:p w:rsidR="0020037C" w:rsidRDefault="0020037C">
      <w:pPr>
        <w:spacing w:before="1" w:line="180" w:lineRule="exact"/>
        <w:rPr>
          <w:sz w:val="18"/>
          <w:szCs w:val="18"/>
        </w:rPr>
      </w:pPr>
    </w:p>
    <w:p w:rsidR="0020037C" w:rsidRDefault="004474D3">
      <w:pPr>
        <w:pStyle w:val="BodyText"/>
        <w:spacing w:line="310" w:lineRule="exact"/>
        <w:ind w:left="113"/>
        <w:rPr>
          <w:lang w:eastAsia="zh-CN"/>
        </w:rPr>
      </w:pPr>
      <w:bookmarkStart w:id="45" w:name="_bookmark17"/>
      <w:bookmarkEnd w:id="45"/>
      <w:r>
        <w:rPr>
          <w:lang w:eastAsia="zh-CN"/>
        </w:rPr>
        <w:t>编目节点</w:t>
      </w:r>
    </w:p>
    <w:p w:rsidR="0020037C" w:rsidRDefault="0020037C">
      <w:pPr>
        <w:spacing w:before="6" w:line="190" w:lineRule="exact"/>
        <w:rPr>
          <w:sz w:val="19"/>
          <w:szCs w:val="19"/>
          <w:lang w:eastAsia="zh-CN"/>
        </w:rPr>
      </w:pPr>
    </w:p>
    <w:p w:rsidR="0020037C" w:rsidRDefault="004474D3">
      <w:pPr>
        <w:pStyle w:val="BodyText"/>
        <w:spacing w:line="251" w:lineRule="auto"/>
        <w:ind w:left="113" w:right="2271"/>
        <w:rPr>
          <w:lang w:eastAsia="zh-CN"/>
        </w:rPr>
      </w:pPr>
      <w:r>
        <w:rPr>
          <w:lang w:eastAsia="zh-CN"/>
        </w:rPr>
        <w:t>概念 编目节点为一种逻辑节点，其中保存了数据库的元数据信息，而不保存其他用户数据。 编目节点中包含4个集合空间：</w:t>
      </w:r>
    </w:p>
    <w:p w:rsidR="0020037C" w:rsidRDefault="004474D3">
      <w:pPr>
        <w:pStyle w:val="BodyText"/>
        <w:tabs>
          <w:tab w:val="left" w:pos="397"/>
        </w:tabs>
        <w:spacing w:before="19"/>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SYSCAT系统编目集合空间，包含4个系统集合：</w:t>
      </w:r>
    </w:p>
    <w:p w:rsidR="0020037C" w:rsidRDefault="0020037C">
      <w:pPr>
        <w:spacing w:before="9" w:line="60" w:lineRule="exact"/>
        <w:rPr>
          <w:sz w:val="6"/>
          <w:szCs w:val="6"/>
          <w:lang w:eastAsia="zh-CN"/>
        </w:rPr>
      </w:pPr>
    </w:p>
    <w:tbl>
      <w:tblPr>
        <w:tblW w:w="0" w:type="auto"/>
        <w:tblInd w:w="387" w:type="dxa"/>
        <w:tblLayout w:type="fixed"/>
        <w:tblCellMar>
          <w:left w:w="0" w:type="dxa"/>
          <w:right w:w="0" w:type="dxa"/>
        </w:tblCellMar>
        <w:tblLook w:val="01E0"/>
      </w:tblPr>
      <w:tblGrid>
        <w:gridCol w:w="4589"/>
        <w:gridCol w:w="4599"/>
      </w:tblGrid>
      <w:tr w:rsidR="0020037C">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集合名</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8" w:history="1">
              <w:r w:rsidR="004474D3">
                <w:rPr>
                  <w:rFonts w:ascii="Microsoft JhengHei" w:eastAsia="Microsoft JhengHei" w:hAnsi="Microsoft JhengHei" w:cs="Microsoft JhengHei"/>
                  <w:color w:val="0000FF"/>
                  <w:w w:val="90"/>
                  <w:sz w:val="14"/>
                  <w:szCs w:val="14"/>
                </w:rPr>
                <w:t>SYSCOLLECTIONS</w:t>
              </w:r>
            </w:hyperlink>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保存了该集群中所有的用户集合信息</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9" w:history="1">
              <w:r w:rsidR="004474D3">
                <w:rPr>
                  <w:rFonts w:ascii="Microsoft JhengHei" w:eastAsia="Microsoft JhengHei" w:hAnsi="Microsoft JhengHei" w:cs="Microsoft JhengHei"/>
                  <w:color w:val="0000FF"/>
                  <w:w w:val="90"/>
                  <w:sz w:val="14"/>
                  <w:szCs w:val="14"/>
                </w:rPr>
                <w:t>SYSCOLLECTIONSPACES</w:t>
              </w:r>
            </w:hyperlink>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保存了该集群中所有的用户集合空间信息</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 w:history="1">
              <w:r w:rsidR="004474D3">
                <w:rPr>
                  <w:rFonts w:ascii="Microsoft JhengHei" w:eastAsia="Microsoft JhengHei" w:hAnsi="Microsoft JhengHei" w:cs="Microsoft JhengHei"/>
                  <w:color w:val="0000FF"/>
                  <w:w w:val="90"/>
                  <w:sz w:val="14"/>
                  <w:szCs w:val="14"/>
                </w:rPr>
                <w:t>SYSNODES</w:t>
              </w:r>
            </w:hyperlink>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保存了该集群中所有的逻辑节点与复制组信息</w:t>
            </w:r>
          </w:p>
        </w:tc>
      </w:tr>
      <w:tr w:rsidR="0020037C">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1" w:history="1">
              <w:r w:rsidR="004474D3">
                <w:rPr>
                  <w:rFonts w:ascii="Microsoft JhengHei" w:eastAsia="Microsoft JhengHei" w:hAnsi="Microsoft JhengHei" w:cs="Microsoft JhengHei"/>
                  <w:color w:val="0000FF"/>
                  <w:w w:val="90"/>
                  <w:sz w:val="14"/>
                  <w:szCs w:val="14"/>
                </w:rPr>
                <w:t>SYSTASKS</w:t>
              </w:r>
            </w:hyperlink>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保存了该集群中所有正在运行的后台任务信息</w:t>
            </w:r>
          </w:p>
        </w:tc>
      </w:tr>
    </w:tbl>
    <w:p w:rsidR="0020037C" w:rsidRDefault="004474D3">
      <w:pPr>
        <w:pStyle w:val="BodyText"/>
        <w:tabs>
          <w:tab w:val="left" w:pos="397"/>
        </w:tabs>
        <w:spacing w:line="241"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SYSTEMP系统临时集合空间，可以创建最多4096个临时集合，用于用户访问数据时进行排序。</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SYSAUTH系统认证集合空间，包含一个用户集合，保存当前系统中所有的用户信息</w:t>
      </w:r>
    </w:p>
    <w:p w:rsidR="0020037C" w:rsidRDefault="0020037C">
      <w:pPr>
        <w:spacing w:before="9" w:line="60" w:lineRule="exact"/>
        <w:rPr>
          <w:sz w:val="6"/>
          <w:szCs w:val="6"/>
          <w:lang w:eastAsia="zh-CN"/>
        </w:rPr>
      </w:pPr>
    </w:p>
    <w:tbl>
      <w:tblPr>
        <w:tblW w:w="0" w:type="auto"/>
        <w:tblInd w:w="387" w:type="dxa"/>
        <w:tblLayout w:type="fixed"/>
        <w:tblCellMar>
          <w:left w:w="0" w:type="dxa"/>
          <w:right w:w="0" w:type="dxa"/>
        </w:tblCellMar>
        <w:tblLook w:val="01E0"/>
      </w:tblPr>
      <w:tblGrid>
        <w:gridCol w:w="4589"/>
        <w:gridCol w:w="4599"/>
      </w:tblGrid>
      <w:tr w:rsidR="0020037C">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集合名</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 w:history="1">
              <w:r w:rsidR="004474D3">
                <w:rPr>
                  <w:rFonts w:ascii="Microsoft JhengHei" w:eastAsia="Microsoft JhengHei" w:hAnsi="Microsoft JhengHei" w:cs="Microsoft JhengHei"/>
                  <w:color w:val="0000FF"/>
                  <w:w w:val="90"/>
                  <w:sz w:val="14"/>
                  <w:szCs w:val="14"/>
                </w:rPr>
                <w:t>SYSUSRS</w:t>
              </w:r>
            </w:hyperlink>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保存了该集群中所有的用户信息</w:t>
            </w:r>
          </w:p>
        </w:tc>
      </w:tr>
    </w:tbl>
    <w:p w:rsidR="0020037C" w:rsidRDefault="004474D3">
      <w:pPr>
        <w:pStyle w:val="BodyText"/>
        <w:tabs>
          <w:tab w:val="left" w:pos="397"/>
        </w:tabs>
        <w:spacing w:line="241"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SYSPROCEDURES系统存储过程集合空间，包含一个集合，用于存储所有的存储过程函数信息</w:t>
      </w:r>
    </w:p>
    <w:p w:rsidR="0020037C" w:rsidRDefault="0020037C">
      <w:pPr>
        <w:spacing w:before="9" w:line="60" w:lineRule="exact"/>
        <w:rPr>
          <w:sz w:val="6"/>
          <w:szCs w:val="6"/>
        </w:rPr>
      </w:pPr>
    </w:p>
    <w:tbl>
      <w:tblPr>
        <w:tblW w:w="0" w:type="auto"/>
        <w:tblInd w:w="387" w:type="dxa"/>
        <w:tblLayout w:type="fixed"/>
        <w:tblCellMar>
          <w:left w:w="0" w:type="dxa"/>
          <w:right w:w="0" w:type="dxa"/>
        </w:tblCellMar>
        <w:tblLook w:val="01E0"/>
      </w:tblPr>
      <w:tblGrid>
        <w:gridCol w:w="4589"/>
        <w:gridCol w:w="4599"/>
      </w:tblGrid>
      <w:tr w:rsidR="0020037C">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集合名</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3" w:history="1">
              <w:r w:rsidR="004474D3">
                <w:rPr>
                  <w:rFonts w:ascii="Microsoft JhengHei" w:eastAsia="Microsoft JhengHei" w:hAnsi="Microsoft JhengHei" w:cs="Microsoft JhengHei"/>
                  <w:color w:val="0000FF"/>
                  <w:w w:val="90"/>
                  <w:sz w:val="14"/>
                  <w:szCs w:val="14"/>
                </w:rPr>
                <w:t>STOREPROCEDURES</w:t>
              </w:r>
            </w:hyperlink>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保存所有存储过程函数信息</w:t>
            </w:r>
          </w:p>
        </w:tc>
      </w:tr>
    </w:tbl>
    <w:p w:rsidR="0020037C" w:rsidRDefault="004474D3">
      <w:pPr>
        <w:pStyle w:val="BodyText"/>
        <w:spacing w:before="97" w:line="167" w:lineRule="auto"/>
        <w:ind w:left="113" w:right="492"/>
        <w:rPr>
          <w:lang w:eastAsia="zh-CN"/>
        </w:rPr>
      </w:pPr>
      <w:r>
        <w:rPr>
          <w:lang w:eastAsia="zh-CN"/>
        </w:rPr>
        <w:t>除了编目节点外，集群中所有其他的节点不在磁盘中保存任何全局元数据信息。当需要访问其他节点上的数 据时，除编目节点外的其他节点需要从本地缓存中寻找集合信息，如果不存在则需要从编目节点获取。</w:t>
      </w:r>
    </w:p>
    <w:p w:rsidR="0020037C" w:rsidRDefault="004474D3">
      <w:pPr>
        <w:pStyle w:val="BodyText"/>
        <w:spacing w:before="84" w:line="300" w:lineRule="exact"/>
        <w:ind w:left="113" w:right="1512"/>
      </w:pPr>
      <w:r>
        <w:rPr>
          <w:w w:val="95"/>
          <w:lang w:eastAsia="zh-CN"/>
        </w:rPr>
        <w:t>编目节点与其它节点之间主要使用编目服务端口（catalogname参数）进行通讯。</w:t>
      </w:r>
      <w:r>
        <w:rPr>
          <w:lang w:eastAsia="zh-CN"/>
        </w:rPr>
        <w:t xml:space="preserve"> </w:t>
      </w:r>
      <w:bookmarkStart w:id="46" w:name="SYSCOLLECTIONS集合"/>
      <w:bookmarkStart w:id="47" w:name="_bookmark18"/>
      <w:bookmarkEnd w:id="46"/>
      <w:bookmarkEnd w:id="47"/>
      <w:r>
        <w:rPr>
          <w:w w:val="95"/>
        </w:rPr>
        <w:t>SYSCOLLECTIONS集合</w:t>
      </w:r>
    </w:p>
    <w:p w:rsidR="0020037C" w:rsidRDefault="0020037C">
      <w:pPr>
        <w:spacing w:before="7" w:line="180" w:lineRule="exact"/>
        <w:rPr>
          <w:sz w:val="18"/>
          <w:szCs w:val="18"/>
        </w:rPr>
      </w:pPr>
    </w:p>
    <w:p w:rsidR="0020037C" w:rsidRDefault="004474D3">
      <w:pPr>
        <w:pStyle w:val="BodyText"/>
        <w:spacing w:line="251" w:lineRule="auto"/>
        <w:ind w:left="113" w:right="8347"/>
      </w:pPr>
      <w:r>
        <w:rPr>
          <w:w w:val="95"/>
        </w:rPr>
        <w:t>所属集合空间 SYSCAT</w:t>
      </w:r>
    </w:p>
    <w:p w:rsidR="0020037C" w:rsidRDefault="0020037C">
      <w:pPr>
        <w:spacing w:before="4" w:line="180" w:lineRule="exact"/>
        <w:rPr>
          <w:sz w:val="18"/>
          <w:szCs w:val="18"/>
        </w:rPr>
      </w:pPr>
    </w:p>
    <w:p w:rsidR="0020037C" w:rsidRDefault="004474D3">
      <w:pPr>
        <w:pStyle w:val="BodyText"/>
        <w:spacing w:line="251" w:lineRule="auto"/>
        <w:ind w:left="113" w:right="1476"/>
      </w:pPr>
      <w:r>
        <w:t xml:space="preserve">概念 </w:t>
      </w:r>
      <w:r>
        <w:rPr>
          <w:w w:val="95"/>
        </w:rPr>
        <w:t>SYSCOLLECTIONS集合中包含了该集群中所有的用户集合信息。每个用户集合保存为一个文档。</w:t>
      </w:r>
      <w:r>
        <w:t xml:space="preserve"> 每个文档包含以下字段：</w:t>
      </w:r>
    </w:p>
    <w:p w:rsidR="0020037C" w:rsidRDefault="0020037C">
      <w:pPr>
        <w:spacing w:before="4" w:line="50" w:lineRule="exact"/>
        <w:rPr>
          <w:sz w:val="5"/>
          <w:szCs w:val="5"/>
        </w:rPr>
      </w:pPr>
    </w:p>
    <w:tbl>
      <w:tblPr>
        <w:tblW w:w="0" w:type="auto"/>
        <w:tblInd w:w="103" w:type="dxa"/>
        <w:tblLayout w:type="fixed"/>
        <w:tblCellMar>
          <w:left w:w="0" w:type="dxa"/>
          <w:right w:w="0" w:type="dxa"/>
        </w:tblCellMar>
        <w:tblLook w:val="01E0"/>
      </w:tblPr>
      <w:tblGrid>
        <w:gridCol w:w="1865"/>
        <w:gridCol w:w="4450"/>
        <w:gridCol w:w="3157"/>
      </w:tblGrid>
      <w:tr w:rsidR="0020037C">
        <w:trPr>
          <w:trHeight w:hRule="exact" w:val="305"/>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50" w:type="dxa"/>
            <w:tcBorders>
              <w:top w:val="nil"/>
              <w:left w:val="nil"/>
              <w:bottom w:val="nil"/>
              <w:right w:val="single" w:sz="8" w:space="0" w:color="000000"/>
            </w:tcBorders>
          </w:tcPr>
          <w:p w:rsidR="0020037C" w:rsidRDefault="004474D3">
            <w:pPr>
              <w:pStyle w:val="TableParagraph"/>
              <w:spacing w:line="222"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450" w:type="dxa"/>
            <w:tcBorders>
              <w:top w:val="nil"/>
              <w:left w:val="nil"/>
              <w:bottom w:val="nil"/>
              <w:right w:val="single" w:sz="8" w:space="0" w:color="000000"/>
            </w:tcBorders>
          </w:tcPr>
          <w:p w:rsidR="0020037C" w:rsidRDefault="004474D3">
            <w:pPr>
              <w:pStyle w:val="TableParagraph"/>
              <w:spacing w:line="21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集合的完整名，为&lt;集合空间&gt;.&lt;集合名&gt;形式</w:t>
            </w:r>
          </w:p>
        </w:tc>
      </w:tr>
      <w:tr w:rsidR="0020037C">
        <w:trPr>
          <w:trHeight w:hRule="exact" w:val="535"/>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Version</w:t>
            </w:r>
          </w:p>
        </w:tc>
        <w:tc>
          <w:tcPr>
            <w:tcW w:w="4450" w:type="dxa"/>
            <w:tcBorders>
              <w:top w:val="nil"/>
              <w:left w:val="nil"/>
              <w:bottom w:val="nil"/>
              <w:right w:val="single" w:sz="8" w:space="0" w:color="000000"/>
            </w:tcBorders>
          </w:tcPr>
          <w:p w:rsidR="0020037C" w:rsidRDefault="004474D3">
            <w:pPr>
              <w:pStyle w:val="TableParagraph"/>
              <w:spacing w:line="21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集合的版本号，由1起始，每次对该集合的元数据</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变更会造成版本号+1</w:t>
            </w:r>
          </w:p>
        </w:tc>
      </w:tr>
    </w:tbl>
    <w:p w:rsidR="0020037C" w:rsidRDefault="0020037C">
      <w:pPr>
        <w:spacing w:line="240" w:lineRule="exact"/>
        <w:rPr>
          <w:rFonts w:ascii="Microsoft JhengHei" w:eastAsia="Microsoft JhengHei" w:hAnsi="Microsoft JhengHei" w:cs="Microsoft JhengHei"/>
          <w:sz w:val="14"/>
          <w:szCs w:val="14"/>
        </w:rPr>
        <w:sectPr w:rsidR="0020037C">
          <w:pgSz w:w="12240" w:h="15840"/>
          <w:pgMar w:top="900" w:right="680" w:bottom="280" w:left="1520" w:header="713" w:footer="0" w:gutter="0"/>
          <w:cols w:space="720"/>
        </w:sectPr>
      </w:pPr>
    </w:p>
    <w:p w:rsidR="0020037C" w:rsidRDefault="0020037C">
      <w:pPr>
        <w:spacing w:before="11" w:line="200" w:lineRule="exact"/>
        <w:rPr>
          <w:sz w:val="20"/>
          <w:szCs w:val="20"/>
        </w:rPr>
      </w:pPr>
    </w:p>
    <w:tbl>
      <w:tblPr>
        <w:tblW w:w="0" w:type="auto"/>
        <w:tblInd w:w="923" w:type="dxa"/>
        <w:tblLayout w:type="fixed"/>
        <w:tblCellMar>
          <w:left w:w="0" w:type="dxa"/>
          <w:right w:w="0" w:type="dxa"/>
        </w:tblCellMar>
        <w:tblLook w:val="01E0"/>
      </w:tblPr>
      <w:tblGrid>
        <w:gridCol w:w="2020"/>
        <w:gridCol w:w="4295"/>
        <w:gridCol w:w="3157"/>
      </w:tblGrid>
      <w:tr w:rsidR="0020037C">
        <w:trPr>
          <w:trHeight w:hRule="exact" w:val="305"/>
        </w:trPr>
        <w:tc>
          <w:tcPr>
            <w:tcW w:w="2020"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295" w:type="dxa"/>
            <w:tcBorders>
              <w:top w:val="nil"/>
              <w:left w:val="nil"/>
              <w:bottom w:val="nil"/>
              <w:right w:val="single" w:sz="8" w:space="0" w:color="000000"/>
            </w:tcBorders>
          </w:tcPr>
          <w:p w:rsidR="0020037C" w:rsidRDefault="004474D3">
            <w:pPr>
              <w:pStyle w:val="TableParagraph"/>
              <w:spacing w:line="222" w:lineRule="exact"/>
              <w:ind w:left="118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0"/>
        </w:trPr>
        <w:tc>
          <w:tcPr>
            <w:tcW w:w="2020"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ReplSize</w:t>
            </w:r>
          </w:p>
        </w:tc>
        <w:tc>
          <w:tcPr>
            <w:tcW w:w="4295" w:type="dxa"/>
            <w:tcBorders>
              <w:top w:val="nil"/>
              <w:left w:val="nil"/>
              <w:bottom w:val="nil"/>
              <w:right w:val="single" w:sz="8" w:space="0" w:color="000000"/>
            </w:tcBorders>
          </w:tcPr>
          <w:p w:rsidR="0020037C" w:rsidRDefault="004474D3">
            <w:pPr>
              <w:pStyle w:val="TableParagraph"/>
              <w:spacing w:line="217" w:lineRule="exact"/>
              <w:ind w:left="118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最小复制组，确保任何写操作必须被复制到至少</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指定数量的节点后返回成功</w:t>
            </w:r>
          </w:p>
        </w:tc>
      </w:tr>
      <w:tr w:rsidR="0020037C">
        <w:trPr>
          <w:trHeight w:hRule="exact" w:val="260"/>
        </w:trPr>
        <w:tc>
          <w:tcPr>
            <w:tcW w:w="2020"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ShardingKey</w:t>
            </w:r>
          </w:p>
        </w:tc>
        <w:tc>
          <w:tcPr>
            <w:tcW w:w="4295" w:type="dxa"/>
            <w:vMerge w:val="restart"/>
            <w:tcBorders>
              <w:top w:val="nil"/>
              <w:left w:val="nil"/>
              <w:right w:val="single" w:sz="8" w:space="0" w:color="000000"/>
            </w:tcBorders>
          </w:tcPr>
          <w:p w:rsidR="0020037C" w:rsidRDefault="004474D3">
            <w:pPr>
              <w:pStyle w:val="TableParagraph"/>
              <w:spacing w:line="217" w:lineRule="exact"/>
              <w:ind w:left="118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w:t>
            </w:r>
          </w:p>
        </w:tc>
        <w:tc>
          <w:tcPr>
            <w:tcW w:w="3157" w:type="dxa"/>
            <w:tcBorders>
              <w:top w:val="single" w:sz="8" w:space="0" w:color="000000"/>
              <w:left w:val="single" w:sz="8" w:space="0" w:color="000000"/>
              <w:bottom w:val="nil"/>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键，在</w:t>
            </w: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集合中存在。对象包含一个或</w:t>
            </w:r>
          </w:p>
        </w:tc>
      </w:tr>
      <w:tr w:rsidR="0020037C">
        <w:trPr>
          <w:trHeight w:hRule="exact" w:val="240"/>
        </w:trPr>
        <w:tc>
          <w:tcPr>
            <w:tcW w:w="2020" w:type="dxa"/>
            <w:vMerge/>
            <w:tcBorders>
              <w:left w:val="single" w:sz="8" w:space="0" w:color="000000"/>
              <w:right w:val="nil"/>
            </w:tcBorders>
          </w:tcPr>
          <w:p w:rsidR="0020037C" w:rsidRDefault="0020037C">
            <w:pPr>
              <w:rPr>
                <w:lang w:eastAsia="zh-CN"/>
              </w:rPr>
            </w:pPr>
          </w:p>
        </w:tc>
        <w:tc>
          <w:tcPr>
            <w:tcW w:w="4295"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多个字段，字段名为</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字段名，数值为1或</w:t>
            </w:r>
          </w:p>
        </w:tc>
      </w:tr>
      <w:tr w:rsidR="0020037C">
        <w:trPr>
          <w:trHeight w:hRule="exact" w:val="280"/>
        </w:trPr>
        <w:tc>
          <w:tcPr>
            <w:tcW w:w="2020" w:type="dxa"/>
            <w:vMerge/>
            <w:tcBorders>
              <w:left w:val="single" w:sz="8" w:space="0" w:color="000000"/>
              <w:bottom w:val="single" w:sz="8" w:space="0" w:color="000000"/>
              <w:right w:val="nil"/>
            </w:tcBorders>
          </w:tcPr>
          <w:p w:rsidR="0020037C" w:rsidRDefault="0020037C">
            <w:pPr>
              <w:rPr>
                <w:lang w:eastAsia="zh-CN"/>
              </w:rPr>
            </w:pPr>
          </w:p>
        </w:tc>
        <w:tc>
          <w:tcPr>
            <w:tcW w:w="4295" w:type="dxa"/>
            <w:vMerge/>
            <w:tcBorders>
              <w:left w:val="nil"/>
              <w:bottom w:val="nil"/>
              <w:right w:val="single" w:sz="8" w:space="0" w:color="000000"/>
            </w:tcBorders>
          </w:tcPr>
          <w:p w:rsidR="0020037C" w:rsidRDefault="0020037C">
            <w:pPr>
              <w:rPr>
                <w:lang w:eastAsia="zh-CN"/>
              </w:rPr>
            </w:pP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者-1，代表对该列正向或逆向排序</w:t>
            </w:r>
          </w:p>
        </w:tc>
      </w:tr>
      <w:tr w:rsidR="0020037C">
        <w:trPr>
          <w:trHeight w:hRule="exact" w:val="260"/>
        </w:trPr>
        <w:tc>
          <w:tcPr>
            <w:tcW w:w="2020"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CataInfo</w:t>
            </w:r>
          </w:p>
        </w:tc>
        <w:tc>
          <w:tcPr>
            <w:tcW w:w="4295" w:type="dxa"/>
            <w:vMerge w:val="restart"/>
            <w:tcBorders>
              <w:top w:val="nil"/>
              <w:left w:val="nil"/>
              <w:right w:val="single" w:sz="8" w:space="0" w:color="000000"/>
            </w:tcBorders>
          </w:tcPr>
          <w:p w:rsidR="0020037C" w:rsidRDefault="004474D3">
            <w:pPr>
              <w:pStyle w:val="TableParagraph"/>
              <w:spacing w:line="217" w:lineRule="exact"/>
              <w:ind w:left="118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lang w:eastAsia="zh-CN"/>
              </w:rPr>
              <w:t>集合所在的逻辑节点信息。</w:t>
            </w:r>
            <w:r>
              <w:rPr>
                <w:rFonts w:ascii="Microsoft JhengHei" w:eastAsia="Microsoft JhengHei" w:hAnsi="Microsoft JhengHei" w:cs="Microsoft JhengHei"/>
                <w:sz w:val="14"/>
                <w:szCs w:val="14"/>
              </w:rPr>
              <w:t>在单</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集合</w:t>
            </w:r>
          </w:p>
        </w:tc>
      </w:tr>
      <w:tr w:rsidR="0020037C">
        <w:trPr>
          <w:trHeight w:hRule="exact" w:val="240"/>
        </w:trPr>
        <w:tc>
          <w:tcPr>
            <w:tcW w:w="2020" w:type="dxa"/>
            <w:vMerge/>
            <w:tcBorders>
              <w:left w:val="single" w:sz="8" w:space="0" w:color="000000"/>
              <w:right w:val="nil"/>
            </w:tcBorders>
          </w:tcPr>
          <w:p w:rsidR="0020037C" w:rsidRDefault="0020037C"/>
        </w:tc>
        <w:tc>
          <w:tcPr>
            <w:tcW w:w="4295" w:type="dxa"/>
            <w:vMerge/>
            <w:tcBorders>
              <w:left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中，该数组仅包含一个元素，代表该集合</w:t>
            </w:r>
          </w:p>
        </w:tc>
      </w:tr>
      <w:tr w:rsidR="0020037C">
        <w:trPr>
          <w:trHeight w:hRule="exact" w:val="240"/>
        </w:trPr>
        <w:tc>
          <w:tcPr>
            <w:tcW w:w="2020" w:type="dxa"/>
            <w:vMerge/>
            <w:tcBorders>
              <w:left w:val="single" w:sz="8" w:space="0" w:color="000000"/>
              <w:right w:val="nil"/>
            </w:tcBorders>
          </w:tcPr>
          <w:p w:rsidR="0020037C" w:rsidRDefault="0020037C">
            <w:pPr>
              <w:rPr>
                <w:lang w:eastAsia="zh-CN"/>
              </w:rPr>
            </w:pPr>
          </w:p>
        </w:tc>
        <w:tc>
          <w:tcPr>
            <w:tcW w:w="4295"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所在的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组。在多</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集合中，该数组中</w:t>
            </w:r>
          </w:p>
        </w:tc>
      </w:tr>
      <w:tr w:rsidR="0020037C">
        <w:trPr>
          <w:trHeight w:hRule="exact" w:val="240"/>
        </w:trPr>
        <w:tc>
          <w:tcPr>
            <w:tcW w:w="2020" w:type="dxa"/>
            <w:vMerge/>
            <w:tcBorders>
              <w:left w:val="single" w:sz="8" w:space="0" w:color="000000"/>
              <w:right w:val="nil"/>
            </w:tcBorders>
          </w:tcPr>
          <w:p w:rsidR="0020037C" w:rsidRDefault="0020037C">
            <w:pPr>
              <w:rPr>
                <w:lang w:eastAsia="zh-CN"/>
              </w:rPr>
            </w:pPr>
          </w:p>
        </w:tc>
        <w:tc>
          <w:tcPr>
            <w:tcW w:w="4295"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包含一个或多个元素，代表该集合中的每一</w:t>
            </w:r>
          </w:p>
        </w:tc>
      </w:tr>
      <w:tr w:rsidR="0020037C">
        <w:trPr>
          <w:trHeight w:hRule="exact" w:val="240"/>
        </w:trPr>
        <w:tc>
          <w:tcPr>
            <w:tcW w:w="2020" w:type="dxa"/>
            <w:vMerge/>
            <w:tcBorders>
              <w:left w:val="single" w:sz="8" w:space="0" w:color="000000"/>
              <w:right w:val="nil"/>
            </w:tcBorders>
          </w:tcPr>
          <w:p w:rsidR="0020037C" w:rsidRDefault="0020037C">
            <w:pPr>
              <w:rPr>
                <w:lang w:eastAsia="zh-CN"/>
              </w:rPr>
            </w:pPr>
          </w:p>
        </w:tc>
        <w:tc>
          <w:tcPr>
            <w:tcW w:w="4295"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个取值范围所在的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组。每个取值范围包</w:t>
            </w:r>
          </w:p>
        </w:tc>
      </w:tr>
      <w:tr w:rsidR="0020037C">
        <w:trPr>
          <w:trHeight w:hRule="exact" w:val="240"/>
        </w:trPr>
        <w:tc>
          <w:tcPr>
            <w:tcW w:w="2020" w:type="dxa"/>
            <w:vMerge/>
            <w:tcBorders>
              <w:left w:val="single" w:sz="8" w:space="0" w:color="000000"/>
              <w:right w:val="nil"/>
            </w:tcBorders>
          </w:tcPr>
          <w:p w:rsidR="0020037C" w:rsidRDefault="0020037C">
            <w:pPr>
              <w:rPr>
                <w:lang w:eastAsia="zh-CN"/>
              </w:rPr>
            </w:pPr>
          </w:p>
        </w:tc>
        <w:tc>
          <w:tcPr>
            <w:tcW w:w="4295"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括LowBound与UpBound，代表其下限与上</w:t>
            </w:r>
          </w:p>
        </w:tc>
      </w:tr>
      <w:tr w:rsidR="0020037C">
        <w:trPr>
          <w:trHeight w:hRule="exact" w:val="275"/>
        </w:trPr>
        <w:tc>
          <w:tcPr>
            <w:tcW w:w="2020" w:type="dxa"/>
            <w:vMerge/>
            <w:tcBorders>
              <w:left w:val="single" w:sz="8" w:space="0" w:color="000000"/>
              <w:bottom w:val="single" w:sz="8" w:space="0" w:color="000000"/>
              <w:right w:val="nil"/>
            </w:tcBorders>
          </w:tcPr>
          <w:p w:rsidR="0020037C" w:rsidRDefault="0020037C"/>
        </w:tc>
        <w:tc>
          <w:tcPr>
            <w:tcW w:w="4295" w:type="dxa"/>
            <w:vMerge/>
            <w:tcBorders>
              <w:left w:val="nil"/>
              <w:bottom w:val="nil"/>
              <w:right w:val="single" w:sz="8" w:space="0" w:color="000000"/>
            </w:tcBorders>
          </w:tcPr>
          <w:p w:rsidR="0020037C" w:rsidRDefault="0020037C"/>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限，闭合关系为左闭右开</w:t>
            </w:r>
          </w:p>
        </w:tc>
      </w:tr>
    </w:tbl>
    <w:p w:rsidR="0020037C" w:rsidRDefault="0020037C">
      <w:pPr>
        <w:spacing w:before="3" w:line="200" w:lineRule="exact"/>
        <w:rPr>
          <w:sz w:val="20"/>
          <w:szCs w:val="20"/>
          <w:lang w:eastAsia="zh-CN"/>
        </w:rPr>
      </w:pPr>
    </w:p>
    <w:p w:rsidR="0020037C" w:rsidRDefault="004474D3">
      <w:pPr>
        <w:pStyle w:val="BodyText"/>
        <w:spacing w:line="310" w:lineRule="exact"/>
        <w:rPr>
          <w:lang w:eastAsia="zh-CN"/>
        </w:rPr>
      </w:pPr>
      <w:r>
        <w:rPr>
          <w:lang w:eastAsia="zh-CN"/>
        </w:rPr>
        <w:t>示例</w:t>
      </w:r>
    </w:p>
    <w:p w:rsidR="0020037C" w:rsidRDefault="004474D3">
      <w:pPr>
        <w:pStyle w:val="BodyText"/>
        <w:spacing w:before="16"/>
        <w:rPr>
          <w:lang w:eastAsia="zh-CN"/>
        </w:rPr>
      </w:pPr>
      <w:r>
        <w:rPr>
          <w:lang w:eastAsia="zh-CN"/>
        </w:rPr>
        <w:t>一个典型的单</w:t>
      </w:r>
      <w:r w:rsidR="00423ADE">
        <w:rPr>
          <w:lang w:eastAsia="zh-CN"/>
        </w:rPr>
        <w:t>分区</w:t>
      </w:r>
      <w:r>
        <w:rPr>
          <w:lang w:eastAsia="zh-CN"/>
        </w:rPr>
        <w:t>集合信息如下：</w:t>
      </w:r>
    </w:p>
    <w:p w:rsidR="0020037C" w:rsidRDefault="00B0609F">
      <w:pPr>
        <w:pStyle w:val="BodyText"/>
        <w:spacing w:before="8"/>
        <w:rPr>
          <w:rFonts w:ascii="仿宋" w:eastAsia="仿宋" w:hAnsi="仿宋" w:cs="仿宋"/>
        </w:rPr>
      </w:pPr>
      <w:r w:rsidRPr="00B0609F">
        <w:pict>
          <v:group id="_x0000_s3395" style="position:absolute;left:0;text-align:left;margin-left:81.7pt;margin-top:4.85pt;width:473.6pt;height:10.6pt;z-index:-251978240;mso-position-horizontal-relative:page" coordorigin="1634,97" coordsize="9472,212">
            <v:shape id="_x0000_s3396"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 "Name" : "test.foo", "Version" : 1, "CataInfo" : [ { "GroupID" : 1000 } ] }</w:t>
      </w:r>
    </w:p>
    <w:p w:rsidR="0020037C" w:rsidRDefault="004474D3">
      <w:pPr>
        <w:pStyle w:val="BodyText"/>
        <w:spacing w:before="45"/>
        <w:rPr>
          <w:lang w:eastAsia="zh-CN"/>
        </w:rPr>
      </w:pPr>
      <w:r>
        <w:rPr>
          <w:lang w:eastAsia="zh-CN"/>
        </w:rPr>
        <w:t>一个典型的多</w:t>
      </w:r>
      <w:r w:rsidR="00423ADE">
        <w:rPr>
          <w:lang w:eastAsia="zh-CN"/>
        </w:rPr>
        <w:t>分区</w:t>
      </w:r>
      <w:r>
        <w:rPr>
          <w:lang w:eastAsia="zh-CN"/>
        </w:rPr>
        <w:t>集合信息如下：</w:t>
      </w:r>
    </w:p>
    <w:p w:rsidR="0020037C" w:rsidRDefault="00B0609F">
      <w:pPr>
        <w:pStyle w:val="BodyText"/>
        <w:spacing w:before="83" w:line="172" w:lineRule="auto"/>
        <w:ind w:left="1133" w:right="7313" w:hanging="200"/>
        <w:rPr>
          <w:rFonts w:ascii="仿宋" w:eastAsia="仿宋" w:hAnsi="仿宋" w:cs="仿宋"/>
        </w:rPr>
      </w:pPr>
      <w:r w:rsidRPr="00B0609F">
        <w:pict>
          <v:group id="_x0000_s3393" style="position:absolute;left:0;text-align:left;margin-left:81.7pt;margin-top:4.85pt;width:473.6pt;height:95.4pt;z-index:-251977216;mso-position-horizontal-relative:page" coordorigin="1634,97" coordsize="9472,1908">
            <v:shape id="_x0000_s3394" style="position:absolute;left:1634;top:97;width:9472;height:1908" coordorigin="1634,97" coordsize="9472,1908" path="m1634,97r9472,l11106,2005r-9472,l1634,97xe" fillcolor="#efefef" stroked="f">
              <v:path arrowok="t"/>
            </v:shape>
            <w10:wrap anchorx="page"/>
          </v:group>
        </w:pict>
      </w:r>
      <w:r w:rsidR="004474D3">
        <w:rPr>
          <w:rFonts w:ascii="仿宋" w:eastAsia="仿宋" w:hAnsi="仿宋" w:cs="仿宋"/>
        </w:rPr>
        <w:t>{ "Name" : "foo.test", "Version" : 1,</w:t>
      </w:r>
    </w:p>
    <w:p w:rsidR="0020037C" w:rsidRDefault="004474D3">
      <w:pPr>
        <w:pStyle w:val="BodyText"/>
        <w:spacing w:line="172" w:lineRule="auto"/>
        <w:ind w:left="1133" w:right="4151"/>
        <w:rPr>
          <w:rFonts w:ascii="仿宋" w:eastAsia="仿宋" w:hAnsi="仿宋" w:cs="仿宋"/>
        </w:rPr>
      </w:pPr>
      <w:r>
        <w:rPr>
          <w:rFonts w:ascii="仿宋" w:eastAsia="仿宋" w:hAnsi="仿宋" w:cs="仿宋"/>
        </w:rPr>
        <w:t>"ShardingKey" : { "Field1" : 1, "Field2" : -1 }, "ReplSize": 3,</w:t>
      </w:r>
    </w:p>
    <w:p w:rsidR="0020037C" w:rsidRDefault="004474D3">
      <w:pPr>
        <w:pStyle w:val="BodyText"/>
        <w:spacing w:line="220" w:lineRule="exact"/>
        <w:ind w:left="1133"/>
        <w:rPr>
          <w:rFonts w:ascii="仿宋" w:eastAsia="仿宋" w:hAnsi="仿宋" w:cs="仿宋"/>
        </w:rPr>
      </w:pPr>
      <w:r>
        <w:rPr>
          <w:rFonts w:ascii="仿宋" w:eastAsia="仿宋" w:hAnsi="仿宋" w:cs="仿宋"/>
        </w:rPr>
        <w:t>"CataInfo" : [</w:t>
      </w:r>
    </w:p>
    <w:p w:rsidR="0020037C" w:rsidRDefault="004474D3">
      <w:pPr>
        <w:pStyle w:val="BodyText"/>
        <w:spacing w:line="212" w:lineRule="exact"/>
        <w:ind w:left="414" w:right="6166"/>
        <w:jc w:val="center"/>
        <w:rPr>
          <w:rFonts w:ascii="仿宋" w:eastAsia="仿宋" w:hAnsi="仿宋" w:cs="仿宋"/>
        </w:rPr>
      </w:pPr>
      <w:r>
        <w:rPr>
          <w:rFonts w:ascii="仿宋" w:eastAsia="仿宋" w:hAnsi="仿宋" w:cs="仿宋"/>
        </w:rPr>
        <w:t>{ "GroupID" : 1000,</w:t>
      </w:r>
    </w:p>
    <w:p w:rsidR="0020037C" w:rsidRDefault="004474D3">
      <w:pPr>
        <w:pStyle w:val="BodyText"/>
        <w:spacing w:line="212" w:lineRule="exact"/>
        <w:ind w:left="1633"/>
        <w:rPr>
          <w:rFonts w:ascii="仿宋" w:eastAsia="仿宋" w:hAnsi="仿宋" w:cs="仿宋"/>
        </w:rPr>
      </w:pPr>
      <w:r>
        <w:rPr>
          <w:rFonts w:ascii="仿宋" w:eastAsia="仿宋" w:hAnsi="仿宋" w:cs="仿宋"/>
        </w:rPr>
        <w:t>"LowBound" : { "" : MinKey, "" : MaxKey },</w:t>
      </w:r>
    </w:p>
    <w:p w:rsidR="0020037C" w:rsidRDefault="004474D3">
      <w:pPr>
        <w:pStyle w:val="BodyText"/>
        <w:spacing w:line="212" w:lineRule="exact"/>
        <w:ind w:left="1633"/>
        <w:rPr>
          <w:rFonts w:ascii="仿宋" w:eastAsia="仿宋" w:hAnsi="仿宋" w:cs="仿宋"/>
        </w:rPr>
      </w:pPr>
      <w:r>
        <w:rPr>
          <w:rFonts w:ascii="仿宋" w:eastAsia="仿宋" w:hAnsi="仿宋" w:cs="仿宋"/>
        </w:rPr>
        <w:t>"UpBound" : { "" : MaxKey, "" : MinKey } } ]</w:t>
      </w:r>
    </w:p>
    <w:p w:rsidR="0020037C" w:rsidRDefault="004474D3">
      <w:pPr>
        <w:pStyle w:val="BodyText"/>
        <w:spacing w:line="212" w:lineRule="exact"/>
        <w:ind w:left="414" w:right="8566"/>
        <w:jc w:val="center"/>
        <w:rPr>
          <w:rFonts w:ascii="仿宋" w:eastAsia="仿宋" w:hAnsi="仿宋" w:cs="仿宋"/>
        </w:rPr>
      </w:pPr>
      <w:r>
        <w:rPr>
          <w:rFonts w:ascii="仿宋" w:eastAsia="仿宋" w:hAnsi="仿宋" w:cs="仿宋"/>
        </w:rPr>
        <w:t>}</w:t>
      </w:r>
    </w:p>
    <w:p w:rsidR="0020037C" w:rsidRDefault="004474D3">
      <w:pPr>
        <w:pStyle w:val="BodyText"/>
        <w:spacing w:before="45"/>
      </w:pPr>
      <w:bookmarkStart w:id="48" w:name="SYSCOLLECTIONSPACES集合"/>
      <w:bookmarkStart w:id="49" w:name="_bookmark19"/>
      <w:bookmarkEnd w:id="48"/>
      <w:bookmarkEnd w:id="49"/>
      <w:r>
        <w:rPr>
          <w:w w:val="95"/>
        </w:rPr>
        <w:t>SYSCOLLECTIONSPACES集合</w:t>
      </w:r>
    </w:p>
    <w:p w:rsidR="0020037C" w:rsidRDefault="0020037C">
      <w:pPr>
        <w:spacing w:before="6" w:line="190" w:lineRule="exact"/>
        <w:rPr>
          <w:sz w:val="19"/>
          <w:szCs w:val="19"/>
        </w:rPr>
      </w:pPr>
    </w:p>
    <w:p w:rsidR="0020037C" w:rsidRDefault="004474D3">
      <w:pPr>
        <w:pStyle w:val="BodyText"/>
        <w:spacing w:line="251" w:lineRule="auto"/>
        <w:ind w:right="8007"/>
      </w:pPr>
      <w:r>
        <w:rPr>
          <w:w w:val="95"/>
        </w:rPr>
        <w:t>所属集合空间 SYSCAT</w:t>
      </w:r>
    </w:p>
    <w:p w:rsidR="0020037C" w:rsidRDefault="0020037C">
      <w:pPr>
        <w:spacing w:before="4" w:line="180" w:lineRule="exact"/>
        <w:rPr>
          <w:sz w:val="18"/>
          <w:szCs w:val="18"/>
        </w:rPr>
      </w:pPr>
    </w:p>
    <w:p w:rsidR="0020037C" w:rsidRDefault="004474D3">
      <w:pPr>
        <w:pStyle w:val="BodyText"/>
        <w:spacing w:line="251" w:lineRule="auto"/>
        <w:ind w:right="362"/>
      </w:pPr>
      <w:r>
        <w:t xml:space="preserve">概念 </w:t>
      </w:r>
      <w:r>
        <w:rPr>
          <w:w w:val="95"/>
        </w:rPr>
        <w:t>SYSCOLLECTIONSPACES集合中包含了该集群中所有的用户集合空间信息。每个用户集合空间保存为一个文</w:t>
      </w:r>
    </w:p>
    <w:p w:rsidR="0020037C" w:rsidRDefault="004474D3">
      <w:pPr>
        <w:pStyle w:val="BodyText"/>
        <w:spacing w:line="227" w:lineRule="exact"/>
      </w:pPr>
      <w:r>
        <w:t>档。</w:t>
      </w:r>
    </w:p>
    <w:p w:rsidR="0020037C" w:rsidRDefault="004474D3">
      <w:pPr>
        <w:pStyle w:val="BodyText"/>
        <w:spacing w:before="16"/>
      </w:pPr>
      <w:r>
        <w:t>每个文档包含以下字段：</w:t>
      </w:r>
    </w:p>
    <w:p w:rsidR="0020037C" w:rsidRDefault="0020037C">
      <w:pPr>
        <w:spacing w:before="7" w:line="60" w:lineRule="exact"/>
        <w:rPr>
          <w:sz w:val="6"/>
          <w:szCs w:val="6"/>
        </w:rPr>
      </w:pPr>
    </w:p>
    <w:tbl>
      <w:tblPr>
        <w:tblW w:w="0" w:type="auto"/>
        <w:tblInd w:w="923" w:type="dxa"/>
        <w:tblLayout w:type="fixed"/>
        <w:tblCellMar>
          <w:left w:w="0" w:type="dxa"/>
          <w:right w:w="0" w:type="dxa"/>
        </w:tblCellMar>
        <w:tblLook w:val="01E0"/>
      </w:tblPr>
      <w:tblGrid>
        <w:gridCol w:w="1941"/>
        <w:gridCol w:w="4374"/>
        <w:gridCol w:w="3157"/>
      </w:tblGrid>
      <w:tr w:rsidR="0020037C">
        <w:trPr>
          <w:trHeight w:hRule="exact" w:val="305"/>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4" w:type="dxa"/>
            <w:tcBorders>
              <w:top w:val="nil"/>
              <w:left w:val="nil"/>
              <w:bottom w:val="nil"/>
              <w:right w:val="single" w:sz="8" w:space="0" w:color="000000"/>
            </w:tcBorders>
          </w:tcPr>
          <w:p w:rsidR="0020037C" w:rsidRDefault="004474D3">
            <w:pPr>
              <w:pStyle w:val="TableParagraph"/>
              <w:spacing w:line="222"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r>
      <w:tr w:rsidR="0020037C">
        <w:trPr>
          <w:trHeight w:hRule="exact" w:val="540"/>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该集合空间中包含的所有的集合名，每个集合为</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一个JSON对象，包含“Name”字段与相应的集合名</w:t>
            </w:r>
          </w:p>
        </w:tc>
      </w:tr>
      <w:tr w:rsidR="0020037C">
        <w:trPr>
          <w:trHeight w:hRule="exact" w:val="300"/>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该集合空间所在的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组ID</w:t>
            </w:r>
          </w:p>
        </w:tc>
      </w:tr>
      <w:tr w:rsidR="0020037C">
        <w:trPr>
          <w:trHeight w:hRule="exact" w:val="295"/>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PageSize</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该集合空间的数据页大小</w:t>
            </w:r>
          </w:p>
        </w:tc>
      </w:tr>
    </w:tbl>
    <w:p w:rsidR="0020037C" w:rsidRDefault="0020037C">
      <w:pPr>
        <w:spacing w:before="3" w:line="200" w:lineRule="exact"/>
        <w:rPr>
          <w:sz w:val="20"/>
          <w:szCs w:val="20"/>
          <w:lang w:eastAsia="zh-CN"/>
        </w:rPr>
      </w:pPr>
    </w:p>
    <w:p w:rsidR="0020037C" w:rsidRDefault="004474D3">
      <w:pPr>
        <w:pStyle w:val="BodyText"/>
        <w:spacing w:line="310" w:lineRule="exact"/>
        <w:rPr>
          <w:lang w:eastAsia="zh-CN"/>
        </w:rPr>
      </w:pPr>
      <w:r>
        <w:rPr>
          <w:lang w:eastAsia="zh-CN"/>
        </w:rPr>
        <w:t>示例</w:t>
      </w:r>
    </w:p>
    <w:p w:rsidR="0020037C" w:rsidRDefault="004474D3">
      <w:pPr>
        <w:pStyle w:val="BodyText"/>
        <w:spacing w:before="16"/>
        <w:rPr>
          <w:lang w:eastAsia="zh-CN"/>
        </w:rPr>
      </w:pPr>
      <w:r>
        <w:rPr>
          <w:lang w:eastAsia="zh-CN"/>
        </w:rPr>
        <w:t>一个典型的包含一个集合，存放在一个</w:t>
      </w:r>
      <w:r w:rsidR="00423ADE">
        <w:rPr>
          <w:lang w:eastAsia="zh-CN"/>
        </w:rPr>
        <w:t>分区</w:t>
      </w:r>
      <w:r>
        <w:rPr>
          <w:lang w:eastAsia="zh-CN"/>
        </w:rPr>
        <w:t>组中的集合空间如下：</w:t>
      </w:r>
    </w:p>
    <w:p w:rsidR="0020037C" w:rsidRDefault="00B0609F">
      <w:pPr>
        <w:pStyle w:val="BodyText"/>
        <w:spacing w:before="8"/>
        <w:rPr>
          <w:rFonts w:ascii="仿宋" w:eastAsia="仿宋" w:hAnsi="仿宋" w:cs="仿宋"/>
        </w:rPr>
      </w:pPr>
      <w:r w:rsidRPr="00B0609F">
        <w:pict>
          <v:group id="_x0000_s3391" style="position:absolute;left:0;text-align:left;margin-left:81.7pt;margin-top:4.85pt;width:473.6pt;height:42.4pt;z-index:-251976192;mso-position-horizontal-relative:page" coordorigin="1634,97" coordsize="9472,848">
            <v:shape id="_x0000_s3392" style="position:absolute;left:1634;top:97;width:9472;height:848" coordorigin="1634,97" coordsize="9472,848" path="m1634,97r9472,l11106,945r-9472,l1634,97xe" fillcolor="#efefef" stroked="f">
              <v:path arrowok="t"/>
            </v:shape>
            <w10:wrap anchorx="page"/>
          </v:group>
        </w:pict>
      </w:r>
      <w:r w:rsidR="004474D3">
        <w:rPr>
          <w:rFonts w:ascii="仿宋" w:eastAsia="仿宋" w:hAnsi="仿宋" w:cs="仿宋"/>
        </w:rPr>
        <w:t>{ "Collection" : [ { "Name" : "foo" } ],</w:t>
      </w:r>
    </w:p>
    <w:p w:rsidR="0020037C" w:rsidRDefault="004474D3">
      <w:pPr>
        <w:pStyle w:val="BodyText"/>
        <w:spacing w:line="212" w:lineRule="exact"/>
        <w:ind w:left="1133"/>
        <w:rPr>
          <w:rFonts w:ascii="仿宋" w:eastAsia="仿宋" w:hAnsi="仿宋" w:cs="仿宋"/>
        </w:rPr>
      </w:pPr>
      <w:r>
        <w:rPr>
          <w:rFonts w:ascii="仿宋" w:eastAsia="仿宋" w:hAnsi="仿宋" w:cs="仿宋"/>
        </w:rPr>
        <w:t>"Group" : [ { "GroupID" : 1000 } ],</w:t>
      </w:r>
    </w:p>
    <w:p w:rsidR="0020037C" w:rsidRDefault="004474D3">
      <w:pPr>
        <w:pStyle w:val="BodyText"/>
        <w:spacing w:line="212" w:lineRule="exact"/>
        <w:ind w:left="1133"/>
        <w:rPr>
          <w:rFonts w:ascii="仿宋" w:eastAsia="仿宋" w:hAnsi="仿宋" w:cs="仿宋"/>
        </w:rPr>
      </w:pPr>
      <w:r>
        <w:rPr>
          <w:rFonts w:ascii="仿宋" w:eastAsia="仿宋" w:hAnsi="仿宋" w:cs="仿宋"/>
        </w:rPr>
        <w:t>"Name" : "test",</w:t>
      </w:r>
    </w:p>
    <w:p w:rsidR="0020037C" w:rsidRDefault="004474D3">
      <w:pPr>
        <w:pStyle w:val="BodyText"/>
        <w:spacing w:line="212" w:lineRule="exact"/>
        <w:ind w:left="1133"/>
        <w:rPr>
          <w:rFonts w:ascii="仿宋" w:eastAsia="仿宋" w:hAnsi="仿宋" w:cs="仿宋"/>
        </w:rPr>
      </w:pPr>
      <w:r>
        <w:rPr>
          <w:rFonts w:ascii="仿宋" w:eastAsia="仿宋" w:hAnsi="仿宋" w:cs="仿宋"/>
        </w:rPr>
        <w:t>"PageSize" : 4096 }</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113"/>
      </w:pPr>
      <w:bookmarkStart w:id="50" w:name="SYSNODES集合"/>
      <w:bookmarkStart w:id="51" w:name="_bookmark20"/>
      <w:bookmarkEnd w:id="50"/>
      <w:bookmarkEnd w:id="51"/>
      <w:r>
        <w:rPr>
          <w:w w:val="95"/>
        </w:rPr>
        <w:t>SYSNODES集合</w:t>
      </w:r>
    </w:p>
    <w:p w:rsidR="0020037C" w:rsidRDefault="0020037C">
      <w:pPr>
        <w:spacing w:before="6" w:line="190" w:lineRule="exact"/>
        <w:rPr>
          <w:sz w:val="19"/>
          <w:szCs w:val="19"/>
        </w:rPr>
      </w:pPr>
    </w:p>
    <w:p w:rsidR="0020037C" w:rsidRDefault="004474D3">
      <w:pPr>
        <w:pStyle w:val="BodyText"/>
        <w:spacing w:line="251" w:lineRule="auto"/>
        <w:ind w:left="113" w:right="8347"/>
      </w:pPr>
      <w:r>
        <w:rPr>
          <w:w w:val="95"/>
        </w:rPr>
        <w:t>所属集合空间 SYSCAT</w:t>
      </w:r>
    </w:p>
    <w:p w:rsidR="0020037C" w:rsidRDefault="0020037C">
      <w:pPr>
        <w:spacing w:before="4" w:line="180" w:lineRule="exact"/>
        <w:rPr>
          <w:sz w:val="18"/>
          <w:szCs w:val="18"/>
        </w:rPr>
      </w:pPr>
    </w:p>
    <w:p w:rsidR="0020037C" w:rsidRDefault="004474D3">
      <w:pPr>
        <w:pStyle w:val="BodyText"/>
        <w:spacing w:line="251" w:lineRule="auto"/>
        <w:ind w:left="113" w:right="1904"/>
        <w:rPr>
          <w:lang w:eastAsia="zh-CN"/>
        </w:rPr>
      </w:pPr>
      <w:r>
        <w:rPr>
          <w:lang w:eastAsia="zh-CN"/>
        </w:rPr>
        <w:t xml:space="preserve">概念 </w:t>
      </w:r>
      <w:r>
        <w:rPr>
          <w:w w:val="95"/>
          <w:lang w:eastAsia="zh-CN"/>
        </w:rPr>
        <w:t>SYSNODES集合中包含了该集群中所有的节点与</w:t>
      </w:r>
      <w:r w:rsidR="00423ADE">
        <w:rPr>
          <w:w w:val="95"/>
          <w:lang w:eastAsia="zh-CN"/>
        </w:rPr>
        <w:t>分区</w:t>
      </w:r>
      <w:r>
        <w:rPr>
          <w:w w:val="95"/>
          <w:lang w:eastAsia="zh-CN"/>
        </w:rPr>
        <w:t>组信息。每个</w:t>
      </w:r>
      <w:r w:rsidR="00423ADE">
        <w:rPr>
          <w:w w:val="95"/>
          <w:lang w:eastAsia="zh-CN"/>
        </w:rPr>
        <w:t>分区</w:t>
      </w:r>
      <w:r>
        <w:rPr>
          <w:w w:val="95"/>
          <w:lang w:eastAsia="zh-CN"/>
        </w:rPr>
        <w:t>组保存为一个文档。</w:t>
      </w:r>
      <w:r>
        <w:rPr>
          <w:lang w:eastAsia="zh-CN"/>
        </w:rPr>
        <w:t xml:space="preserve"> 每个文档包含以下字段：</w:t>
      </w:r>
    </w:p>
    <w:p w:rsidR="0020037C" w:rsidRDefault="0020037C">
      <w:pPr>
        <w:spacing w:before="4" w:line="50" w:lineRule="exact"/>
        <w:rPr>
          <w:sz w:val="5"/>
          <w:szCs w:val="5"/>
          <w:lang w:eastAsia="zh-CN"/>
        </w:rPr>
      </w:pPr>
    </w:p>
    <w:tbl>
      <w:tblPr>
        <w:tblW w:w="0" w:type="auto"/>
        <w:tblInd w:w="103" w:type="dxa"/>
        <w:tblLayout w:type="fixed"/>
        <w:tblCellMar>
          <w:left w:w="0" w:type="dxa"/>
          <w:right w:w="0" w:type="dxa"/>
        </w:tblCellMar>
        <w:tblLook w:val="01E0"/>
      </w:tblPr>
      <w:tblGrid>
        <w:gridCol w:w="1865"/>
        <w:gridCol w:w="4450"/>
        <w:gridCol w:w="3157"/>
      </w:tblGrid>
      <w:tr w:rsidR="0020037C">
        <w:trPr>
          <w:trHeight w:hRule="exact" w:val="305"/>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50" w:type="dxa"/>
            <w:tcBorders>
              <w:top w:val="nil"/>
              <w:left w:val="nil"/>
              <w:bottom w:val="nil"/>
              <w:right w:val="single" w:sz="8" w:space="0" w:color="000000"/>
            </w:tcBorders>
          </w:tcPr>
          <w:p w:rsidR="0020037C" w:rsidRDefault="004474D3">
            <w:pPr>
              <w:pStyle w:val="TableParagraph"/>
              <w:spacing w:line="222"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GroupName</w:t>
            </w:r>
          </w:p>
        </w:tc>
        <w:tc>
          <w:tcPr>
            <w:tcW w:w="4450" w:type="dxa"/>
            <w:tcBorders>
              <w:top w:val="nil"/>
              <w:left w:val="nil"/>
              <w:bottom w:val="nil"/>
              <w:right w:val="single" w:sz="8" w:space="0" w:color="000000"/>
            </w:tcBorders>
          </w:tcPr>
          <w:p w:rsidR="0020037C" w:rsidRDefault="004474D3">
            <w:pPr>
              <w:pStyle w:val="TableParagraph"/>
              <w:spacing w:line="21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组名</w:t>
            </w:r>
          </w:p>
        </w:tc>
      </w:tr>
      <w:tr w:rsidR="0020037C">
        <w:trPr>
          <w:trHeight w:hRule="exact" w:val="300"/>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GroupID</w:t>
            </w:r>
          </w:p>
        </w:tc>
        <w:tc>
          <w:tcPr>
            <w:tcW w:w="4450" w:type="dxa"/>
            <w:tcBorders>
              <w:top w:val="nil"/>
              <w:left w:val="nil"/>
              <w:bottom w:val="nil"/>
              <w:right w:val="single" w:sz="8" w:space="0" w:color="000000"/>
            </w:tcBorders>
          </w:tcPr>
          <w:p w:rsidR="0020037C" w:rsidRDefault="004474D3">
            <w:pPr>
              <w:pStyle w:val="TableParagraph"/>
              <w:spacing w:line="21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组ID，该ID在集群中唯一</w:t>
            </w:r>
          </w:p>
        </w:tc>
      </w:tr>
      <w:tr w:rsidR="0020037C">
        <w:trPr>
          <w:trHeight w:hRule="exact" w:val="300"/>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PrimaryNode</w:t>
            </w:r>
          </w:p>
        </w:tc>
        <w:tc>
          <w:tcPr>
            <w:tcW w:w="4450" w:type="dxa"/>
            <w:tcBorders>
              <w:top w:val="nil"/>
              <w:left w:val="nil"/>
              <w:bottom w:val="nil"/>
              <w:right w:val="single" w:sz="8" w:space="0" w:color="000000"/>
            </w:tcBorders>
          </w:tcPr>
          <w:p w:rsidR="0020037C" w:rsidRDefault="004474D3">
            <w:pPr>
              <w:pStyle w:val="TableParagraph"/>
              <w:spacing w:line="21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组内主节点ID</w:t>
            </w:r>
          </w:p>
        </w:tc>
      </w:tr>
      <w:tr w:rsidR="0020037C">
        <w:trPr>
          <w:trHeight w:hRule="exact" w:val="394"/>
        </w:trPr>
        <w:tc>
          <w:tcPr>
            <w:tcW w:w="1865"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Role</w:t>
            </w:r>
          </w:p>
        </w:tc>
        <w:tc>
          <w:tcPr>
            <w:tcW w:w="4450" w:type="dxa"/>
            <w:vMerge w:val="restart"/>
            <w:tcBorders>
              <w:top w:val="nil"/>
              <w:left w:val="nil"/>
              <w:right w:val="single" w:sz="8" w:space="0" w:color="000000"/>
            </w:tcBorders>
          </w:tcPr>
          <w:p w:rsidR="0020037C" w:rsidRDefault="004474D3">
            <w:pPr>
              <w:pStyle w:val="TableParagraph"/>
              <w:spacing w:line="21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23ADE">
            <w:pPr>
              <w:pStyle w:val="TableParagraph"/>
              <w:spacing w:before="30"/>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组角色，可以为：</w:t>
            </w:r>
          </w:p>
        </w:tc>
      </w:tr>
      <w:tr w:rsidR="0020037C">
        <w:trPr>
          <w:trHeight w:hRule="exact" w:val="334"/>
        </w:trPr>
        <w:tc>
          <w:tcPr>
            <w:tcW w:w="1865" w:type="dxa"/>
            <w:vMerge/>
            <w:tcBorders>
              <w:left w:val="single" w:sz="8" w:space="0" w:color="000000"/>
              <w:right w:val="nil"/>
            </w:tcBorders>
          </w:tcPr>
          <w:p w:rsidR="0020037C" w:rsidRDefault="0020037C">
            <w:pPr>
              <w:rPr>
                <w:lang w:eastAsia="zh-CN"/>
              </w:rPr>
            </w:pPr>
          </w:p>
        </w:tc>
        <w:tc>
          <w:tcPr>
            <w:tcW w:w="4450"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before="30"/>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0：数据节点</w:t>
            </w:r>
          </w:p>
        </w:tc>
      </w:tr>
      <w:tr w:rsidR="0020037C">
        <w:trPr>
          <w:trHeight w:hRule="exact" w:val="437"/>
        </w:trPr>
        <w:tc>
          <w:tcPr>
            <w:tcW w:w="1865" w:type="dxa"/>
            <w:vMerge/>
            <w:tcBorders>
              <w:left w:val="single" w:sz="8" w:space="0" w:color="000000"/>
              <w:bottom w:val="single" w:sz="8" w:space="0" w:color="000000"/>
              <w:right w:val="nil"/>
            </w:tcBorders>
          </w:tcPr>
          <w:p w:rsidR="0020037C" w:rsidRDefault="0020037C"/>
        </w:tc>
        <w:tc>
          <w:tcPr>
            <w:tcW w:w="4450" w:type="dxa"/>
            <w:vMerge/>
            <w:tcBorders>
              <w:left w:val="nil"/>
              <w:bottom w:val="nil"/>
              <w:right w:val="single" w:sz="8" w:space="0" w:color="000000"/>
            </w:tcBorders>
          </w:tcPr>
          <w:p w:rsidR="0020037C" w:rsidRDefault="0020037C"/>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2：编目节点</w:t>
            </w:r>
          </w:p>
        </w:tc>
      </w:tr>
      <w:tr w:rsidR="0020037C">
        <w:trPr>
          <w:trHeight w:hRule="exact" w:val="404"/>
        </w:trPr>
        <w:tc>
          <w:tcPr>
            <w:tcW w:w="1865"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450" w:type="dxa"/>
            <w:tcBorders>
              <w:top w:val="nil"/>
              <w:left w:val="nil"/>
              <w:bottom w:val="nil"/>
              <w:right w:val="single" w:sz="8" w:space="0" w:color="000000"/>
            </w:tcBorders>
          </w:tcPr>
          <w:p w:rsidR="0020037C" w:rsidRDefault="004474D3">
            <w:pPr>
              <w:pStyle w:val="TableParagraph"/>
              <w:spacing w:line="21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tabs>
                <w:tab w:val="left" w:pos="323"/>
              </w:tabs>
              <w:spacing w:before="90"/>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1：已激活</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r>
      <w:tr w:rsidR="0020037C">
        <w:trPr>
          <w:trHeight w:hRule="exact" w:val="286"/>
        </w:trPr>
        <w:tc>
          <w:tcPr>
            <w:tcW w:w="1865" w:type="dxa"/>
            <w:tcBorders>
              <w:top w:val="nil"/>
              <w:left w:val="single" w:sz="8" w:space="0" w:color="000000"/>
              <w:bottom w:val="nil"/>
              <w:right w:val="nil"/>
            </w:tcBorders>
          </w:tcPr>
          <w:p w:rsidR="0020037C" w:rsidRDefault="0020037C"/>
        </w:tc>
        <w:tc>
          <w:tcPr>
            <w:tcW w:w="4450" w:type="dxa"/>
            <w:tcBorders>
              <w:top w:val="nil"/>
              <w:left w:val="nil"/>
              <w:bottom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0：未激活</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r>
      <w:tr w:rsidR="0020037C">
        <w:trPr>
          <w:trHeight w:hRule="exact" w:val="361"/>
        </w:trPr>
        <w:tc>
          <w:tcPr>
            <w:tcW w:w="1865" w:type="dxa"/>
            <w:tcBorders>
              <w:top w:val="nil"/>
              <w:left w:val="single" w:sz="8" w:space="0" w:color="000000"/>
              <w:bottom w:val="nil"/>
              <w:right w:val="nil"/>
            </w:tcBorders>
          </w:tcPr>
          <w:p w:rsidR="0020037C" w:rsidRDefault="0020037C"/>
        </w:tc>
        <w:tc>
          <w:tcPr>
            <w:tcW w:w="4450" w:type="dxa"/>
            <w:tcBorders>
              <w:top w:val="nil"/>
              <w:left w:val="nil"/>
              <w:bottom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不存在：未激活</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w:t>
            </w:r>
          </w:p>
        </w:tc>
      </w:tr>
      <w:tr w:rsidR="0020037C">
        <w:trPr>
          <w:trHeight w:hRule="exact" w:val="337"/>
        </w:trPr>
        <w:tc>
          <w:tcPr>
            <w:tcW w:w="1865" w:type="dxa"/>
            <w:vMerge w:val="restart"/>
            <w:tcBorders>
              <w:top w:val="nil"/>
              <w:left w:val="single" w:sz="8" w:space="0" w:color="000000"/>
              <w:right w:val="nil"/>
            </w:tcBorders>
          </w:tcPr>
          <w:p w:rsidR="0020037C" w:rsidRDefault="004474D3">
            <w:pPr>
              <w:pStyle w:val="TableParagraph"/>
              <w:spacing w:before="53"/>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Version</w:t>
            </w:r>
          </w:p>
        </w:tc>
        <w:tc>
          <w:tcPr>
            <w:tcW w:w="4450" w:type="dxa"/>
            <w:vMerge w:val="restart"/>
            <w:tcBorders>
              <w:top w:val="nil"/>
              <w:left w:val="nil"/>
              <w:right w:val="single" w:sz="8" w:space="0" w:color="000000"/>
            </w:tcBorders>
          </w:tcPr>
          <w:p w:rsidR="0020037C" w:rsidRDefault="004474D3">
            <w:pPr>
              <w:pStyle w:val="TableParagraph"/>
              <w:spacing w:before="53"/>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nil"/>
              <w:left w:val="single" w:sz="8" w:space="0" w:color="000000"/>
              <w:bottom w:val="nil"/>
              <w:right w:val="single" w:sz="8" w:space="0" w:color="000000"/>
            </w:tcBorders>
          </w:tcPr>
          <w:p w:rsidR="0020037C" w:rsidRDefault="004474D3">
            <w:pPr>
              <w:pStyle w:val="TableParagraph"/>
              <w:spacing w:before="53"/>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版本号，由1起始，任何对该</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组的操作均会对</w:t>
            </w:r>
          </w:p>
        </w:tc>
      </w:tr>
      <w:tr w:rsidR="0020037C">
        <w:trPr>
          <w:trHeight w:hRule="exact" w:val="270"/>
        </w:trPr>
        <w:tc>
          <w:tcPr>
            <w:tcW w:w="1865" w:type="dxa"/>
            <w:vMerge/>
            <w:tcBorders>
              <w:left w:val="single" w:sz="8" w:space="0" w:color="000000"/>
              <w:bottom w:val="single" w:sz="8" w:space="0" w:color="000000"/>
              <w:right w:val="nil"/>
            </w:tcBorders>
          </w:tcPr>
          <w:p w:rsidR="0020037C" w:rsidRDefault="0020037C">
            <w:pPr>
              <w:rPr>
                <w:lang w:eastAsia="zh-CN"/>
              </w:rPr>
            </w:pPr>
          </w:p>
        </w:tc>
        <w:tc>
          <w:tcPr>
            <w:tcW w:w="4450" w:type="dxa"/>
            <w:vMerge/>
            <w:tcBorders>
              <w:left w:val="nil"/>
              <w:bottom w:val="nil"/>
              <w:right w:val="single" w:sz="8" w:space="0" w:color="000000"/>
            </w:tcBorders>
          </w:tcPr>
          <w:p w:rsidR="0020037C" w:rsidRDefault="0020037C">
            <w:pPr>
              <w:rPr>
                <w:lang w:eastAsia="zh-CN"/>
              </w:rPr>
            </w:pP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其+1</w:t>
            </w:r>
          </w:p>
        </w:tc>
      </w:tr>
      <w:tr w:rsidR="0020037C">
        <w:trPr>
          <w:trHeight w:hRule="exact" w:val="305"/>
        </w:trPr>
        <w:tc>
          <w:tcPr>
            <w:tcW w:w="18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w:t>
            </w:r>
          </w:p>
        </w:tc>
        <w:tc>
          <w:tcPr>
            <w:tcW w:w="4450" w:type="dxa"/>
            <w:tcBorders>
              <w:top w:val="nil"/>
              <w:left w:val="nil"/>
              <w:bottom w:val="nil"/>
              <w:right w:val="single" w:sz="8" w:space="0" w:color="000000"/>
            </w:tcBorders>
          </w:tcPr>
          <w:p w:rsidR="0020037C" w:rsidRDefault="004474D3">
            <w:pPr>
              <w:pStyle w:val="TableParagraph"/>
              <w:spacing w:line="227" w:lineRule="exact"/>
              <w:ind w:left="13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组中节点信息，见下表</w:t>
            </w:r>
          </w:p>
        </w:tc>
      </w:tr>
    </w:tbl>
    <w:p w:rsidR="0020037C" w:rsidRDefault="00423ADE">
      <w:pPr>
        <w:pStyle w:val="BodyText"/>
        <w:spacing w:before="77" w:line="167" w:lineRule="auto"/>
        <w:ind w:left="113" w:right="791"/>
        <w:rPr>
          <w:lang w:eastAsia="zh-CN"/>
        </w:rPr>
      </w:pPr>
      <w:r>
        <w:rPr>
          <w:w w:val="95"/>
          <w:lang w:eastAsia="zh-CN"/>
        </w:rPr>
        <w:t>分区</w:t>
      </w:r>
      <w:r w:rsidR="004474D3">
        <w:rPr>
          <w:w w:val="95"/>
          <w:lang w:eastAsia="zh-CN"/>
        </w:rPr>
        <w:t>组中如果存在一个以上节点，则每个节点作为一个对象存放在Group字段数组中，每个对象的信息如</w:t>
      </w:r>
      <w:r w:rsidR="004474D3">
        <w:rPr>
          <w:lang w:eastAsia="zh-CN"/>
        </w:rPr>
        <w:t xml:space="preserve"> 下：</w:t>
      </w:r>
    </w:p>
    <w:p w:rsidR="0020037C" w:rsidRDefault="0020037C">
      <w:pPr>
        <w:spacing w:before="2" w:line="80" w:lineRule="exact"/>
        <w:rPr>
          <w:sz w:val="8"/>
          <w:szCs w:val="8"/>
          <w:lang w:eastAsia="zh-CN"/>
        </w:rPr>
      </w:pPr>
    </w:p>
    <w:tbl>
      <w:tblPr>
        <w:tblW w:w="0" w:type="auto"/>
        <w:tblInd w:w="103" w:type="dxa"/>
        <w:tblLayout w:type="fixed"/>
        <w:tblCellMar>
          <w:left w:w="0" w:type="dxa"/>
          <w:right w:w="0" w:type="dxa"/>
        </w:tblCellMar>
        <w:tblLook w:val="01E0"/>
      </w:tblPr>
      <w:tblGrid>
        <w:gridCol w:w="1962"/>
        <w:gridCol w:w="4353"/>
        <w:gridCol w:w="3157"/>
      </w:tblGrid>
      <w:tr w:rsidR="0020037C">
        <w:trPr>
          <w:trHeight w:hRule="exact" w:val="295"/>
        </w:trPr>
        <w:tc>
          <w:tcPr>
            <w:tcW w:w="1962"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53" w:type="dxa"/>
            <w:tcBorders>
              <w:top w:val="nil"/>
              <w:left w:val="nil"/>
              <w:bottom w:val="nil"/>
              <w:right w:val="single" w:sz="8" w:space="0" w:color="000000"/>
            </w:tcBorders>
          </w:tcPr>
          <w:p w:rsidR="0020037C" w:rsidRDefault="004474D3">
            <w:pPr>
              <w:pStyle w:val="TableParagraph"/>
              <w:spacing w:line="222" w:lineRule="exact"/>
              <w:ind w:left="12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0"/>
        </w:trPr>
        <w:tc>
          <w:tcPr>
            <w:tcW w:w="196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HostName</w:t>
            </w:r>
          </w:p>
        </w:tc>
        <w:tc>
          <w:tcPr>
            <w:tcW w:w="4353" w:type="dxa"/>
            <w:tcBorders>
              <w:top w:val="nil"/>
              <w:left w:val="nil"/>
              <w:bottom w:val="nil"/>
              <w:right w:val="single" w:sz="8" w:space="0" w:color="000000"/>
            </w:tcBorders>
          </w:tcPr>
          <w:p w:rsidR="0020037C" w:rsidRDefault="004474D3">
            <w:pPr>
              <w:pStyle w:val="TableParagraph"/>
              <w:spacing w:line="227" w:lineRule="exact"/>
              <w:ind w:left="12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节点所在的系统名，需要完全匹配该节点所在操</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作系统中“hostname”命令的输出</w:t>
            </w:r>
          </w:p>
        </w:tc>
      </w:tr>
      <w:tr w:rsidR="0020037C">
        <w:trPr>
          <w:trHeight w:hRule="exact" w:val="540"/>
        </w:trPr>
        <w:tc>
          <w:tcPr>
            <w:tcW w:w="196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dbpath</w:t>
            </w:r>
          </w:p>
        </w:tc>
        <w:tc>
          <w:tcPr>
            <w:tcW w:w="4353" w:type="dxa"/>
            <w:tcBorders>
              <w:top w:val="nil"/>
              <w:left w:val="nil"/>
              <w:bottom w:val="nil"/>
              <w:right w:val="single" w:sz="8" w:space="0" w:color="000000"/>
            </w:tcBorders>
          </w:tcPr>
          <w:p w:rsidR="0020037C" w:rsidRDefault="004474D3">
            <w:pPr>
              <w:pStyle w:val="TableParagraph"/>
              <w:spacing w:line="227" w:lineRule="exact"/>
              <w:ind w:left="12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数据库路径，为节点所在的物理节点中对应的绝</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对路径</w:t>
            </w:r>
          </w:p>
        </w:tc>
      </w:tr>
      <w:tr w:rsidR="0020037C">
        <w:trPr>
          <w:trHeight w:hRule="exact" w:val="300"/>
        </w:trPr>
        <w:tc>
          <w:tcPr>
            <w:tcW w:w="196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NodeID</w:t>
            </w:r>
          </w:p>
        </w:tc>
        <w:tc>
          <w:tcPr>
            <w:tcW w:w="4353" w:type="dxa"/>
            <w:tcBorders>
              <w:top w:val="nil"/>
              <w:left w:val="nil"/>
              <w:bottom w:val="nil"/>
              <w:right w:val="single" w:sz="8" w:space="0" w:color="000000"/>
            </w:tcBorders>
          </w:tcPr>
          <w:p w:rsidR="0020037C" w:rsidRDefault="004474D3">
            <w:pPr>
              <w:pStyle w:val="TableParagraph"/>
              <w:spacing w:line="227" w:lineRule="exact"/>
              <w:ind w:left="12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节点ID，该ID在集群中唯一</w:t>
            </w:r>
          </w:p>
        </w:tc>
      </w:tr>
      <w:tr w:rsidR="0020037C">
        <w:trPr>
          <w:trHeight w:hRule="exact" w:val="2223"/>
        </w:trPr>
        <w:tc>
          <w:tcPr>
            <w:tcW w:w="196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w:t>
            </w:r>
          </w:p>
        </w:tc>
        <w:tc>
          <w:tcPr>
            <w:tcW w:w="4353" w:type="dxa"/>
            <w:tcBorders>
              <w:top w:val="nil"/>
              <w:left w:val="nil"/>
              <w:bottom w:val="nil"/>
              <w:right w:val="single" w:sz="8" w:space="0" w:color="000000"/>
            </w:tcBorders>
          </w:tcPr>
          <w:p w:rsidR="0020037C" w:rsidRDefault="004474D3">
            <w:pPr>
              <w:pStyle w:val="TableParagraph"/>
              <w:spacing w:line="227" w:lineRule="exact"/>
              <w:ind w:left="12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53"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服务名，每个逻辑节点对应4个服务名，每个</w:t>
            </w:r>
            <w:r>
              <w:rPr>
                <w:rFonts w:ascii="Microsoft JhengHei" w:eastAsia="Microsoft JhengHei" w:hAnsi="Microsoft JhengHei" w:cs="Microsoft JhengHei"/>
                <w:sz w:val="14"/>
                <w:szCs w:val="14"/>
                <w:lang w:eastAsia="zh-CN"/>
              </w:rPr>
              <w:t xml:space="preserve"> 服务名包括其类型与服务名（可以为端口号 或services文件中的服务名）。类型如下：</w:t>
            </w:r>
          </w:p>
          <w:p w:rsidR="0020037C" w:rsidRDefault="0020037C">
            <w:pPr>
              <w:pStyle w:val="TableParagraph"/>
              <w:spacing w:before="1" w:line="130" w:lineRule="exact"/>
              <w:rPr>
                <w:sz w:val="13"/>
                <w:szCs w:val="13"/>
                <w:lang w:eastAsia="zh-CN"/>
              </w:rPr>
            </w:pPr>
          </w:p>
          <w:p w:rsidR="0020037C" w:rsidRDefault="004474D3">
            <w:pPr>
              <w:pStyle w:val="TableParagraph"/>
              <w:tabs>
                <w:tab w:val="left" w:pos="323"/>
              </w:tabs>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0：直连服务，对应数据库参数svcname</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1：复制服务，对应数据库参数replname</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2：</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服务，对应数据库参数shardname</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3：编目服务，对应数据库参数catalogname</w:t>
            </w:r>
          </w:p>
        </w:tc>
      </w:tr>
    </w:tbl>
    <w:p w:rsidR="0020037C" w:rsidRDefault="0020037C">
      <w:pPr>
        <w:spacing w:before="2" w:line="110" w:lineRule="exact"/>
        <w:rPr>
          <w:sz w:val="11"/>
          <w:szCs w:val="11"/>
          <w:lang w:eastAsia="zh-CN"/>
        </w:rPr>
      </w:pPr>
    </w:p>
    <w:p w:rsidR="0020037C" w:rsidRDefault="00DD1987">
      <w:pPr>
        <w:pStyle w:val="BodyText"/>
        <w:spacing w:line="139" w:lineRule="auto"/>
        <w:ind w:left="753" w:right="4013" w:hanging="640"/>
        <w:rPr>
          <w:lang w:eastAsia="zh-CN"/>
        </w:rPr>
      </w:pPr>
      <w:r>
        <w:pict>
          <v:shape id="_x0000_i1038"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95"/>
          <w:lang w:eastAsia="zh-CN"/>
        </w:rPr>
        <w:t>注:</w:t>
      </w:r>
      <w:r w:rsidR="004474D3">
        <w:rPr>
          <w:w w:val="116"/>
          <w:lang w:eastAsia="zh-CN"/>
        </w:rPr>
        <w:t xml:space="preserve"> </w:t>
      </w:r>
      <w:r w:rsidR="004474D3">
        <w:rPr>
          <w:w w:val="90"/>
          <w:lang w:eastAsia="zh-CN"/>
        </w:rPr>
        <w:t>编目</w:t>
      </w:r>
      <w:r w:rsidR="00423ADE">
        <w:rPr>
          <w:w w:val="90"/>
          <w:lang w:eastAsia="zh-CN"/>
        </w:rPr>
        <w:t>分区</w:t>
      </w:r>
      <w:r w:rsidR="004474D3">
        <w:rPr>
          <w:w w:val="90"/>
          <w:lang w:eastAsia="zh-CN"/>
        </w:rPr>
        <w:t>组名固定为“SYSCatalogGroup”，</w:t>
      </w:r>
      <w:r w:rsidR="00423ADE">
        <w:rPr>
          <w:w w:val="90"/>
          <w:lang w:eastAsia="zh-CN"/>
        </w:rPr>
        <w:t>分区</w:t>
      </w:r>
      <w:r w:rsidR="004474D3">
        <w:rPr>
          <w:w w:val="90"/>
          <w:lang w:eastAsia="zh-CN"/>
        </w:rPr>
        <w:t>组ID固定为1。</w:t>
      </w:r>
    </w:p>
    <w:p w:rsidR="0020037C" w:rsidRDefault="004474D3">
      <w:pPr>
        <w:pStyle w:val="BodyText"/>
        <w:spacing w:before="37" w:line="251" w:lineRule="auto"/>
        <w:ind w:left="753" w:right="6808"/>
        <w:rPr>
          <w:lang w:eastAsia="zh-CN"/>
        </w:rPr>
      </w:pPr>
      <w:r>
        <w:rPr>
          <w:w w:val="95"/>
          <w:lang w:eastAsia="zh-CN"/>
        </w:rPr>
        <w:t>数据</w:t>
      </w:r>
      <w:r w:rsidR="00423ADE">
        <w:rPr>
          <w:w w:val="95"/>
          <w:lang w:eastAsia="zh-CN"/>
        </w:rPr>
        <w:t>分区</w:t>
      </w:r>
      <w:r>
        <w:rPr>
          <w:w w:val="95"/>
          <w:lang w:eastAsia="zh-CN"/>
        </w:rPr>
        <w:t>组ID由1000起始。</w:t>
      </w:r>
      <w:r>
        <w:rPr>
          <w:lang w:eastAsia="zh-CN"/>
        </w:rPr>
        <w:t xml:space="preserve"> 数据节点ID由1000起始。</w:t>
      </w:r>
    </w:p>
    <w:p w:rsidR="0020037C" w:rsidRDefault="0020037C">
      <w:pPr>
        <w:spacing w:line="251" w:lineRule="auto"/>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rPr>
          <w:lang w:eastAsia="zh-CN"/>
        </w:rPr>
      </w:pPr>
      <w:r>
        <w:rPr>
          <w:lang w:eastAsia="zh-CN"/>
        </w:rPr>
        <w:t>示例</w:t>
      </w:r>
    </w:p>
    <w:p w:rsidR="0020037C" w:rsidRDefault="004474D3">
      <w:pPr>
        <w:pStyle w:val="BodyText"/>
        <w:spacing w:before="16"/>
        <w:rPr>
          <w:lang w:eastAsia="zh-CN"/>
        </w:rPr>
      </w:pPr>
      <w:r>
        <w:rPr>
          <w:lang w:eastAsia="zh-CN"/>
        </w:rPr>
        <w:t>一个典型的包含单节点的编目</w:t>
      </w:r>
      <w:r w:rsidR="00423ADE">
        <w:rPr>
          <w:lang w:eastAsia="zh-CN"/>
        </w:rPr>
        <w:t>分区</w:t>
      </w:r>
      <w:r>
        <w:rPr>
          <w:lang w:eastAsia="zh-CN"/>
        </w:rPr>
        <w:t>组为：</w:t>
      </w:r>
    </w:p>
    <w:p w:rsidR="0020037C" w:rsidRDefault="00B0609F">
      <w:pPr>
        <w:pStyle w:val="BodyText"/>
        <w:spacing w:before="8"/>
        <w:rPr>
          <w:rFonts w:ascii="仿宋" w:eastAsia="仿宋" w:hAnsi="仿宋" w:cs="仿宋"/>
        </w:rPr>
      </w:pPr>
      <w:r w:rsidRPr="00B0609F">
        <w:pict>
          <v:group id="_x0000_s3388" style="position:absolute;left:0;text-align:left;margin-left:81.7pt;margin-top:4.85pt;width:473.6pt;height:159pt;z-index:-251975168;mso-position-horizontal-relative:page" coordorigin="1634,97" coordsize="9472,3180">
            <v:shape id="_x0000_s3389" style="position:absolute;left:1634;top:97;width:9472;height:3180" coordorigin="1634,97" coordsize="9472,3180" path="m1634,97r9472,l11106,3277r-9472,l1634,97xe" fillcolor="#efefef" stroked="f">
              <v:path arrowok="t"/>
            </v:shape>
            <w10:wrap anchorx="page"/>
          </v:group>
        </w:pict>
      </w:r>
      <w:r w:rsidR="004474D3">
        <w:rPr>
          <w:rFonts w:ascii="仿宋" w:eastAsia="仿宋" w:hAnsi="仿宋" w:cs="仿宋"/>
        </w:rPr>
        <w:t>{ "Group" : [</w:t>
      </w:r>
    </w:p>
    <w:p w:rsidR="0020037C" w:rsidRDefault="004474D3">
      <w:pPr>
        <w:pStyle w:val="BodyText"/>
        <w:spacing w:line="212" w:lineRule="exact"/>
        <w:ind w:left="2333"/>
        <w:rPr>
          <w:rFonts w:ascii="仿宋" w:eastAsia="仿宋" w:hAnsi="仿宋" w:cs="仿宋"/>
        </w:rPr>
      </w:pPr>
      <w:r>
        <w:rPr>
          <w:rFonts w:ascii="仿宋" w:eastAsia="仿宋" w:hAnsi="仿宋" w:cs="仿宋"/>
        </w:rPr>
        <w:t>{ "NodeID" : 2,</w:t>
      </w:r>
    </w:p>
    <w:p w:rsidR="0020037C" w:rsidRDefault="004474D3">
      <w:pPr>
        <w:pStyle w:val="BodyText"/>
        <w:spacing w:line="212" w:lineRule="exact"/>
        <w:ind w:left="2533"/>
        <w:rPr>
          <w:rFonts w:ascii="仿宋" w:eastAsia="仿宋" w:hAnsi="仿宋" w:cs="仿宋"/>
        </w:rPr>
      </w:pPr>
      <w:r>
        <w:rPr>
          <w:rFonts w:ascii="仿宋" w:eastAsia="仿宋" w:hAnsi="仿宋" w:cs="仿宋"/>
        </w:rPr>
        <w:t>"HostName" : "vmsvr1-rhel-x64",</w:t>
      </w:r>
    </w:p>
    <w:p w:rsidR="0020037C" w:rsidRDefault="004474D3">
      <w:pPr>
        <w:pStyle w:val="BodyText"/>
        <w:spacing w:line="212" w:lineRule="exact"/>
        <w:ind w:left="2533"/>
        <w:rPr>
          <w:rFonts w:ascii="仿宋" w:eastAsia="仿宋" w:hAnsi="仿宋" w:cs="仿宋"/>
        </w:rPr>
      </w:pPr>
      <w:r>
        <w:rPr>
          <w:rFonts w:ascii="仿宋" w:eastAsia="仿宋" w:hAnsi="仿宋" w:cs="仿宋"/>
        </w:rPr>
        <w:t>"Service" : [</w:t>
      </w:r>
    </w:p>
    <w:p w:rsidR="0020037C" w:rsidRDefault="004474D3">
      <w:pPr>
        <w:pStyle w:val="BodyText"/>
        <w:spacing w:line="212" w:lineRule="exact"/>
        <w:ind w:left="2833"/>
        <w:rPr>
          <w:rFonts w:ascii="仿宋" w:eastAsia="仿宋" w:hAnsi="仿宋" w:cs="仿宋"/>
        </w:rPr>
      </w:pPr>
      <w:r>
        <w:rPr>
          <w:rFonts w:ascii="仿宋" w:eastAsia="仿宋" w:hAnsi="仿宋" w:cs="仿宋"/>
        </w:rPr>
        <w:t>{ "Type" : 3, "Name" : "</w:t>
      </w:r>
      <w:r w:rsidR="0025228F">
        <w:rPr>
          <w:rFonts w:ascii="仿宋" w:eastAsia="仿宋" w:hAnsi="仿宋" w:cs="仿宋"/>
        </w:rPr>
        <w:t>1180</w:t>
      </w:r>
      <w:r w:rsidR="0025228F">
        <w:rPr>
          <w:rFonts w:ascii="仿宋" w:eastAsia="仿宋" w:hAnsi="仿宋" w:cs="仿宋" w:hint="eastAsia"/>
          <w:lang w:eastAsia="zh-CN"/>
        </w:rPr>
        <w:t>3</w:t>
      </w:r>
      <w:r>
        <w:rPr>
          <w:rFonts w:ascii="仿宋" w:eastAsia="仿宋" w:hAnsi="仿宋" w:cs="仿宋"/>
        </w:rPr>
        <w:t>" },</w:t>
      </w:r>
    </w:p>
    <w:p w:rsidR="0020037C" w:rsidRDefault="004474D3">
      <w:pPr>
        <w:pStyle w:val="BodyText"/>
        <w:spacing w:line="212" w:lineRule="exact"/>
        <w:ind w:left="2833"/>
        <w:rPr>
          <w:rFonts w:ascii="仿宋" w:eastAsia="仿宋" w:hAnsi="仿宋" w:cs="仿宋"/>
        </w:rPr>
      </w:pPr>
      <w:r>
        <w:rPr>
          <w:rFonts w:ascii="仿宋" w:eastAsia="仿宋" w:hAnsi="仿宋" w:cs="仿宋"/>
        </w:rPr>
        <w:t>{ "Type" : 1, "Name" : "</w:t>
      </w:r>
      <w:r w:rsidR="0025228F">
        <w:rPr>
          <w:rFonts w:ascii="仿宋" w:eastAsia="仿宋" w:hAnsi="仿宋" w:cs="仿宋"/>
        </w:rPr>
        <w:t>1180</w:t>
      </w:r>
      <w:r w:rsidR="0025228F">
        <w:rPr>
          <w:rFonts w:ascii="仿宋" w:eastAsia="仿宋" w:hAnsi="仿宋" w:cs="仿宋" w:hint="eastAsia"/>
          <w:lang w:eastAsia="zh-CN"/>
        </w:rPr>
        <w:t>1</w:t>
      </w:r>
      <w:r>
        <w:rPr>
          <w:rFonts w:ascii="仿宋" w:eastAsia="仿宋" w:hAnsi="仿宋" w:cs="仿宋"/>
        </w:rPr>
        <w:t>" },</w:t>
      </w:r>
    </w:p>
    <w:p w:rsidR="0020037C" w:rsidRDefault="004474D3">
      <w:pPr>
        <w:pStyle w:val="BodyText"/>
        <w:spacing w:line="212" w:lineRule="exact"/>
        <w:ind w:left="2833"/>
        <w:rPr>
          <w:rFonts w:ascii="仿宋" w:eastAsia="仿宋" w:hAnsi="仿宋" w:cs="仿宋"/>
        </w:rPr>
      </w:pPr>
      <w:r>
        <w:rPr>
          <w:rFonts w:ascii="仿宋" w:eastAsia="仿宋" w:hAnsi="仿宋" w:cs="仿宋"/>
        </w:rPr>
        <w:t>{ "Type" : 2, "Name" : "</w:t>
      </w:r>
      <w:r w:rsidR="0025228F">
        <w:rPr>
          <w:rFonts w:ascii="仿宋" w:eastAsia="仿宋" w:hAnsi="仿宋" w:cs="仿宋"/>
        </w:rPr>
        <w:t>1180</w:t>
      </w:r>
      <w:r w:rsidR="0025228F">
        <w:rPr>
          <w:rFonts w:ascii="仿宋" w:eastAsia="仿宋" w:hAnsi="仿宋" w:cs="仿宋" w:hint="eastAsia"/>
          <w:lang w:eastAsia="zh-CN"/>
        </w:rPr>
        <w:t>2</w:t>
      </w:r>
      <w:r>
        <w:rPr>
          <w:rFonts w:ascii="仿宋" w:eastAsia="仿宋" w:hAnsi="仿宋" w:cs="仿宋"/>
        </w:rPr>
        <w:t>" },</w:t>
      </w:r>
    </w:p>
    <w:p w:rsidR="0020037C" w:rsidRDefault="004474D3">
      <w:pPr>
        <w:pStyle w:val="BodyText"/>
        <w:spacing w:line="212" w:lineRule="exact"/>
        <w:ind w:left="2833"/>
        <w:rPr>
          <w:rFonts w:ascii="仿宋" w:eastAsia="仿宋" w:hAnsi="仿宋" w:cs="仿宋"/>
        </w:rPr>
      </w:pPr>
      <w:r>
        <w:rPr>
          <w:rFonts w:ascii="仿宋" w:eastAsia="仿宋" w:hAnsi="仿宋" w:cs="仿宋"/>
        </w:rPr>
        <w:t>{ "Type" : 0, "Name" : "</w:t>
      </w:r>
      <w:r w:rsidR="0025228F" w:rsidRPr="0025228F">
        <w:rPr>
          <w:rFonts w:ascii="仿宋" w:eastAsia="仿宋" w:hAnsi="仿宋" w:cs="仿宋"/>
        </w:rPr>
        <w:t>11800</w:t>
      </w:r>
      <w:r>
        <w:rPr>
          <w:rFonts w:ascii="仿宋" w:eastAsia="仿宋" w:hAnsi="仿宋" w:cs="仿宋"/>
        </w:rPr>
        <w:t>" } ],</w:t>
      </w:r>
    </w:p>
    <w:p w:rsidR="0020037C" w:rsidRDefault="004474D3">
      <w:pPr>
        <w:pStyle w:val="BodyText"/>
        <w:spacing w:line="212" w:lineRule="exact"/>
        <w:ind w:left="2533"/>
        <w:rPr>
          <w:rFonts w:ascii="仿宋" w:eastAsia="仿宋" w:hAnsi="仿宋" w:cs="仿宋"/>
        </w:rPr>
      </w:pPr>
      <w:r>
        <w:rPr>
          <w:rFonts w:ascii="仿宋" w:eastAsia="仿宋" w:hAnsi="仿宋" w:cs="仿宋"/>
        </w:rPr>
        <w:t>"dbpath" : "/home/sequoiadb/sequoiadb/catalog"</w:t>
      </w:r>
    </w:p>
    <w:p w:rsidR="0020037C" w:rsidRDefault="004474D3">
      <w:pPr>
        <w:pStyle w:val="BodyText"/>
        <w:spacing w:line="212" w:lineRule="exact"/>
        <w:ind w:left="2333"/>
        <w:rPr>
          <w:rFonts w:ascii="仿宋" w:eastAsia="仿宋" w:hAnsi="仿宋" w:cs="仿宋"/>
        </w:rPr>
      </w:pPr>
      <w:r>
        <w:rPr>
          <w:rFonts w:ascii="仿宋" w:eastAsia="仿宋" w:hAnsi="仿宋" w:cs="仿宋"/>
        </w:rPr>
        <w:t>} ],</w:t>
      </w:r>
    </w:p>
    <w:p w:rsidR="0020037C" w:rsidRDefault="004474D3">
      <w:pPr>
        <w:pStyle w:val="BodyText"/>
        <w:spacing w:line="212" w:lineRule="exact"/>
        <w:ind w:left="2333"/>
        <w:rPr>
          <w:rFonts w:ascii="仿宋" w:eastAsia="仿宋" w:hAnsi="仿宋" w:cs="仿宋"/>
        </w:rPr>
      </w:pPr>
      <w:r>
        <w:rPr>
          <w:rFonts w:ascii="仿宋" w:eastAsia="仿宋" w:hAnsi="仿宋" w:cs="仿宋"/>
        </w:rPr>
        <w:t>"GroupID" : 1,</w:t>
      </w:r>
    </w:p>
    <w:p w:rsidR="0020037C" w:rsidRDefault="004474D3">
      <w:pPr>
        <w:pStyle w:val="BodyText"/>
        <w:spacing w:line="212" w:lineRule="exact"/>
        <w:ind w:left="2333"/>
        <w:rPr>
          <w:rFonts w:ascii="仿宋" w:eastAsia="仿宋" w:hAnsi="仿宋" w:cs="仿宋"/>
        </w:rPr>
      </w:pPr>
      <w:r>
        <w:rPr>
          <w:rFonts w:ascii="仿宋" w:eastAsia="仿宋" w:hAnsi="仿宋" w:cs="仿宋"/>
        </w:rPr>
        <w:t>"GroupName" : "SYSCatalogGroup",</w:t>
      </w:r>
    </w:p>
    <w:p w:rsidR="0020037C" w:rsidRDefault="004474D3">
      <w:pPr>
        <w:pStyle w:val="BodyText"/>
        <w:spacing w:line="212" w:lineRule="exact"/>
        <w:ind w:left="2333"/>
        <w:rPr>
          <w:rFonts w:ascii="仿宋" w:eastAsia="仿宋" w:hAnsi="仿宋" w:cs="仿宋"/>
        </w:rPr>
      </w:pPr>
      <w:r>
        <w:rPr>
          <w:rFonts w:ascii="仿宋" w:eastAsia="仿宋" w:hAnsi="仿宋" w:cs="仿宋"/>
        </w:rPr>
        <w:t>"PrimaryNode" : 2,</w:t>
      </w:r>
    </w:p>
    <w:p w:rsidR="0020037C" w:rsidRDefault="004474D3">
      <w:pPr>
        <w:pStyle w:val="BodyText"/>
        <w:spacing w:line="212" w:lineRule="exact"/>
        <w:ind w:left="2333"/>
        <w:rPr>
          <w:rFonts w:ascii="仿宋" w:eastAsia="仿宋" w:hAnsi="仿宋" w:cs="仿宋"/>
        </w:rPr>
      </w:pPr>
      <w:r>
        <w:rPr>
          <w:rFonts w:ascii="仿宋" w:eastAsia="仿宋" w:hAnsi="仿宋" w:cs="仿宋"/>
        </w:rPr>
        <w:t>"Role" : 2,</w:t>
      </w:r>
    </w:p>
    <w:p w:rsidR="0020037C" w:rsidRDefault="004474D3">
      <w:pPr>
        <w:pStyle w:val="BodyText"/>
        <w:spacing w:line="212" w:lineRule="exact"/>
        <w:ind w:left="2333"/>
        <w:rPr>
          <w:rFonts w:ascii="仿宋" w:eastAsia="仿宋" w:hAnsi="仿宋" w:cs="仿宋"/>
          <w:lang w:eastAsia="zh-CN"/>
        </w:rPr>
      </w:pPr>
      <w:r>
        <w:rPr>
          <w:rFonts w:ascii="仿宋" w:eastAsia="仿宋" w:hAnsi="仿宋" w:cs="仿宋"/>
          <w:lang w:eastAsia="zh-CN"/>
        </w:rPr>
        <w:t>"Version" : 1 } }</w:t>
      </w:r>
    </w:p>
    <w:p w:rsidR="0020037C" w:rsidRDefault="004474D3">
      <w:pPr>
        <w:pStyle w:val="BodyText"/>
        <w:spacing w:before="45"/>
        <w:rPr>
          <w:lang w:eastAsia="zh-CN"/>
        </w:rPr>
      </w:pPr>
      <w:r>
        <w:rPr>
          <w:lang w:eastAsia="zh-CN"/>
        </w:rPr>
        <w:t>一个典型的包含单节点的数据</w:t>
      </w:r>
      <w:r w:rsidR="00423ADE">
        <w:rPr>
          <w:lang w:eastAsia="zh-CN"/>
        </w:rPr>
        <w:t>分区</w:t>
      </w:r>
      <w:r>
        <w:rPr>
          <w:lang w:eastAsia="zh-CN"/>
        </w:rPr>
        <w:t>组为：</w:t>
      </w:r>
    </w:p>
    <w:p w:rsidR="0020037C" w:rsidRDefault="00B0609F">
      <w:pPr>
        <w:pStyle w:val="BodyText"/>
        <w:spacing w:before="8"/>
        <w:rPr>
          <w:rFonts w:ascii="仿宋" w:eastAsia="仿宋" w:hAnsi="仿宋" w:cs="仿宋"/>
        </w:rPr>
      </w:pPr>
      <w:r w:rsidRPr="00B0609F">
        <w:pict>
          <v:group id="_x0000_s3386" style="position:absolute;left:0;text-align:left;margin-left:81.7pt;margin-top:4.85pt;width:473.6pt;height:159pt;z-index:-251974144;mso-position-horizontal-relative:page" coordorigin="1634,97" coordsize="9472,3180">
            <v:shape id="_x0000_s3387" style="position:absolute;left:1634;top:97;width:9472;height:3180" coordorigin="1634,97" coordsize="9472,3180" path="m1634,97r9472,l11106,3277r-9472,l1634,97xe" fillcolor="#efefef" stroked="f">
              <v:path arrowok="t"/>
            </v:shape>
            <w10:wrap anchorx="page"/>
          </v:group>
        </w:pict>
      </w:r>
      <w:r w:rsidR="004474D3">
        <w:rPr>
          <w:rFonts w:ascii="仿宋" w:eastAsia="仿宋" w:hAnsi="仿宋" w:cs="仿宋"/>
        </w:rPr>
        <w:t>{ "Group" : [</w:t>
      </w:r>
    </w:p>
    <w:p w:rsidR="0020037C" w:rsidRDefault="0020037C">
      <w:pPr>
        <w:rPr>
          <w:rFonts w:ascii="仿宋" w:eastAsia="仿宋" w:hAnsi="仿宋" w:cs="仿宋"/>
        </w:rPr>
        <w:sectPr w:rsidR="0020037C">
          <w:pgSz w:w="12240" w:h="15840"/>
          <w:pgMar w:top="900" w:right="1020" w:bottom="280" w:left="700" w:header="713" w:footer="0" w:gutter="0"/>
          <w:cols w:space="720"/>
        </w:sect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before="13" w:line="200" w:lineRule="exact"/>
        <w:rPr>
          <w:sz w:val="20"/>
          <w:szCs w:val="20"/>
        </w:rPr>
      </w:pPr>
    </w:p>
    <w:p w:rsidR="0020037C" w:rsidRDefault="004474D3">
      <w:pPr>
        <w:pStyle w:val="BodyText"/>
      </w:pPr>
      <w:bookmarkStart w:id="52" w:name="SYSTASKS集合"/>
      <w:bookmarkStart w:id="53" w:name="_bookmark21"/>
      <w:bookmarkEnd w:id="52"/>
      <w:bookmarkEnd w:id="53"/>
      <w:r>
        <w:rPr>
          <w:w w:val="90"/>
        </w:rPr>
        <w:t>SYSTASKS集合</w:t>
      </w:r>
    </w:p>
    <w:p w:rsidR="0020037C" w:rsidRDefault="0020037C">
      <w:pPr>
        <w:spacing w:before="6" w:line="190" w:lineRule="exact"/>
        <w:rPr>
          <w:sz w:val="19"/>
          <w:szCs w:val="19"/>
        </w:rPr>
      </w:pPr>
    </w:p>
    <w:p w:rsidR="0020037C" w:rsidRDefault="004474D3">
      <w:pPr>
        <w:pStyle w:val="BodyText"/>
        <w:spacing w:line="251" w:lineRule="auto"/>
        <w:ind w:right="61"/>
      </w:pPr>
      <w:r>
        <w:rPr>
          <w:w w:val="95"/>
        </w:rPr>
        <w:t>所属集合空间 SYSCAT</w:t>
      </w:r>
    </w:p>
    <w:p w:rsidR="0020037C" w:rsidRDefault="004474D3">
      <w:pPr>
        <w:pStyle w:val="BodyText"/>
        <w:spacing w:line="212" w:lineRule="exact"/>
        <w:ind w:left="98"/>
        <w:rPr>
          <w:rFonts w:ascii="仿宋" w:eastAsia="仿宋" w:hAnsi="仿宋" w:cs="仿宋"/>
        </w:rPr>
      </w:pPr>
      <w:r>
        <w:br w:type="column"/>
      </w:r>
      <w:r>
        <w:rPr>
          <w:rFonts w:ascii="仿宋" w:eastAsia="仿宋" w:hAnsi="仿宋" w:cs="仿宋"/>
        </w:rPr>
        <w:lastRenderedPageBreak/>
        <w:t>{ "dbpath" : "/home/sequoiadb/sequoiadb/data3",</w:t>
      </w:r>
    </w:p>
    <w:p w:rsidR="0020037C" w:rsidRDefault="004474D3">
      <w:pPr>
        <w:pStyle w:val="BodyText"/>
        <w:spacing w:line="212" w:lineRule="exact"/>
        <w:ind w:left="298"/>
        <w:rPr>
          <w:rFonts w:ascii="仿宋" w:eastAsia="仿宋" w:hAnsi="仿宋" w:cs="仿宋"/>
        </w:rPr>
      </w:pPr>
      <w:r>
        <w:rPr>
          <w:rFonts w:ascii="仿宋" w:eastAsia="仿宋" w:hAnsi="仿宋" w:cs="仿宋"/>
        </w:rPr>
        <w:t>"HostName" : "vmsvr1-rhel-x64",</w:t>
      </w:r>
    </w:p>
    <w:p w:rsidR="0020037C" w:rsidRDefault="004474D3">
      <w:pPr>
        <w:pStyle w:val="BodyText"/>
        <w:spacing w:line="212" w:lineRule="exact"/>
        <w:ind w:left="298"/>
        <w:rPr>
          <w:rFonts w:ascii="仿宋" w:eastAsia="仿宋" w:hAnsi="仿宋" w:cs="仿宋"/>
        </w:rPr>
      </w:pPr>
      <w:r>
        <w:rPr>
          <w:rFonts w:ascii="仿宋" w:eastAsia="仿宋" w:hAnsi="仿宋" w:cs="仿宋"/>
        </w:rPr>
        <w:t>"Service" : [</w:t>
      </w:r>
    </w:p>
    <w:p w:rsidR="0020037C" w:rsidRDefault="004474D3">
      <w:pPr>
        <w:pStyle w:val="BodyText"/>
        <w:spacing w:line="212" w:lineRule="exact"/>
        <w:ind w:left="598"/>
        <w:rPr>
          <w:rFonts w:ascii="仿宋" w:eastAsia="仿宋" w:hAnsi="仿宋" w:cs="仿宋"/>
        </w:rPr>
      </w:pPr>
      <w:r>
        <w:rPr>
          <w:rFonts w:ascii="仿宋" w:eastAsia="仿宋" w:hAnsi="仿宋" w:cs="仿宋"/>
        </w:rPr>
        <w:t>{ "Type" : 0, "Name" : "</w:t>
      </w:r>
      <w:r w:rsidR="0025228F" w:rsidRPr="0025228F">
        <w:rPr>
          <w:rFonts w:ascii="仿宋" w:eastAsia="仿宋" w:hAnsi="仿宋" w:cs="仿宋"/>
        </w:rPr>
        <w:t>11820</w:t>
      </w:r>
      <w:r>
        <w:rPr>
          <w:rFonts w:ascii="仿宋" w:eastAsia="仿宋" w:hAnsi="仿宋" w:cs="仿宋"/>
        </w:rPr>
        <w:t>" },</w:t>
      </w:r>
    </w:p>
    <w:p w:rsidR="0020037C" w:rsidRDefault="004474D3">
      <w:pPr>
        <w:pStyle w:val="BodyText"/>
        <w:spacing w:line="212" w:lineRule="exact"/>
        <w:ind w:left="598"/>
        <w:rPr>
          <w:rFonts w:ascii="仿宋" w:eastAsia="仿宋" w:hAnsi="仿宋" w:cs="仿宋"/>
        </w:rPr>
      </w:pPr>
      <w:r>
        <w:rPr>
          <w:rFonts w:ascii="仿宋" w:eastAsia="仿宋" w:hAnsi="仿宋" w:cs="仿宋"/>
        </w:rPr>
        <w:t>{ "Type" : 1, "Name" : "</w:t>
      </w:r>
      <w:r w:rsidR="0025228F">
        <w:rPr>
          <w:rFonts w:ascii="仿宋" w:eastAsia="仿宋" w:hAnsi="仿宋" w:cs="仿宋"/>
        </w:rPr>
        <w:t>1182</w:t>
      </w:r>
      <w:r w:rsidR="0025228F">
        <w:rPr>
          <w:rFonts w:ascii="仿宋" w:eastAsia="仿宋" w:hAnsi="仿宋" w:cs="仿宋" w:hint="eastAsia"/>
          <w:lang w:eastAsia="zh-CN"/>
        </w:rPr>
        <w:t>1</w:t>
      </w:r>
      <w:r>
        <w:rPr>
          <w:rFonts w:ascii="仿宋" w:eastAsia="仿宋" w:hAnsi="仿宋" w:cs="仿宋"/>
        </w:rPr>
        <w:t>" },</w:t>
      </w:r>
    </w:p>
    <w:p w:rsidR="0020037C" w:rsidRDefault="004474D3">
      <w:pPr>
        <w:pStyle w:val="BodyText"/>
        <w:spacing w:line="212" w:lineRule="exact"/>
        <w:ind w:left="598"/>
        <w:rPr>
          <w:rFonts w:ascii="仿宋" w:eastAsia="仿宋" w:hAnsi="仿宋" w:cs="仿宋"/>
        </w:rPr>
      </w:pPr>
      <w:r>
        <w:rPr>
          <w:rFonts w:ascii="仿宋" w:eastAsia="仿宋" w:hAnsi="仿宋" w:cs="仿宋"/>
        </w:rPr>
        <w:t>{ "Type" : 2, "Name" : "</w:t>
      </w:r>
      <w:r w:rsidR="0025228F">
        <w:rPr>
          <w:rFonts w:ascii="仿宋" w:eastAsia="仿宋" w:hAnsi="仿宋" w:cs="仿宋"/>
        </w:rPr>
        <w:t>1182</w:t>
      </w:r>
      <w:r w:rsidR="0025228F">
        <w:rPr>
          <w:rFonts w:ascii="仿宋" w:eastAsia="仿宋" w:hAnsi="仿宋" w:cs="仿宋" w:hint="eastAsia"/>
          <w:lang w:eastAsia="zh-CN"/>
        </w:rPr>
        <w:t>2</w:t>
      </w:r>
      <w:r>
        <w:rPr>
          <w:rFonts w:ascii="仿宋" w:eastAsia="仿宋" w:hAnsi="仿宋" w:cs="仿宋"/>
        </w:rPr>
        <w:t>" },</w:t>
      </w:r>
    </w:p>
    <w:p w:rsidR="0020037C" w:rsidRDefault="004474D3">
      <w:pPr>
        <w:pStyle w:val="BodyText"/>
        <w:spacing w:line="212" w:lineRule="exact"/>
        <w:ind w:left="598"/>
        <w:rPr>
          <w:rFonts w:ascii="仿宋" w:eastAsia="仿宋" w:hAnsi="仿宋" w:cs="仿宋"/>
        </w:rPr>
      </w:pPr>
      <w:r>
        <w:rPr>
          <w:rFonts w:ascii="仿宋" w:eastAsia="仿宋" w:hAnsi="仿宋" w:cs="仿宋"/>
        </w:rPr>
        <w:t>{ "Type" : 3, "Name" : "</w:t>
      </w:r>
      <w:r w:rsidR="0025228F">
        <w:rPr>
          <w:rFonts w:ascii="仿宋" w:eastAsia="仿宋" w:hAnsi="仿宋" w:cs="仿宋"/>
        </w:rPr>
        <w:t>1182</w:t>
      </w:r>
      <w:r w:rsidR="0025228F">
        <w:rPr>
          <w:rFonts w:ascii="仿宋" w:eastAsia="仿宋" w:hAnsi="仿宋" w:cs="仿宋" w:hint="eastAsia"/>
          <w:lang w:eastAsia="zh-CN"/>
        </w:rPr>
        <w:t>3</w:t>
      </w:r>
      <w:r>
        <w:rPr>
          <w:rFonts w:ascii="仿宋" w:eastAsia="仿宋" w:hAnsi="仿宋" w:cs="仿宋"/>
        </w:rPr>
        <w:t>" } ],</w:t>
      </w:r>
    </w:p>
    <w:p w:rsidR="0020037C" w:rsidRDefault="004474D3">
      <w:pPr>
        <w:pStyle w:val="BodyText"/>
        <w:spacing w:line="212" w:lineRule="exact"/>
        <w:ind w:left="298"/>
        <w:rPr>
          <w:rFonts w:ascii="仿宋" w:eastAsia="仿宋" w:hAnsi="仿宋" w:cs="仿宋"/>
        </w:rPr>
      </w:pPr>
      <w:r>
        <w:rPr>
          <w:rFonts w:ascii="仿宋" w:eastAsia="仿宋" w:hAnsi="仿宋" w:cs="仿宋"/>
        </w:rPr>
        <w:t>"NodeID" : 1001 } ],</w:t>
      </w:r>
    </w:p>
    <w:p w:rsidR="0020037C" w:rsidRDefault="004474D3">
      <w:pPr>
        <w:pStyle w:val="BodyText"/>
        <w:spacing w:line="212" w:lineRule="exact"/>
        <w:ind w:left="298"/>
        <w:rPr>
          <w:rFonts w:ascii="仿宋" w:eastAsia="仿宋" w:hAnsi="仿宋" w:cs="仿宋"/>
        </w:rPr>
      </w:pPr>
      <w:r>
        <w:rPr>
          <w:rFonts w:ascii="仿宋" w:eastAsia="仿宋" w:hAnsi="仿宋" w:cs="仿宋"/>
        </w:rPr>
        <w:t>"GroupID" : 1001,</w:t>
      </w:r>
    </w:p>
    <w:p w:rsidR="0020037C" w:rsidRDefault="004474D3">
      <w:pPr>
        <w:pStyle w:val="BodyText"/>
        <w:spacing w:line="212" w:lineRule="exact"/>
        <w:ind w:left="298"/>
        <w:rPr>
          <w:rFonts w:ascii="仿宋" w:eastAsia="仿宋" w:hAnsi="仿宋" w:cs="仿宋"/>
        </w:rPr>
      </w:pPr>
      <w:r>
        <w:rPr>
          <w:rFonts w:ascii="仿宋" w:eastAsia="仿宋" w:hAnsi="仿宋" w:cs="仿宋"/>
        </w:rPr>
        <w:t>"GroupName" : "foo1",</w:t>
      </w:r>
    </w:p>
    <w:p w:rsidR="0020037C" w:rsidRDefault="004474D3">
      <w:pPr>
        <w:pStyle w:val="BodyText"/>
        <w:spacing w:line="212" w:lineRule="exact"/>
        <w:ind w:left="298"/>
        <w:rPr>
          <w:rFonts w:ascii="仿宋" w:eastAsia="仿宋" w:hAnsi="仿宋" w:cs="仿宋"/>
        </w:rPr>
      </w:pPr>
      <w:r>
        <w:rPr>
          <w:rFonts w:ascii="仿宋" w:eastAsia="仿宋" w:hAnsi="仿宋" w:cs="仿宋"/>
        </w:rPr>
        <w:t>"PrimaryNode" : 1001,</w:t>
      </w:r>
    </w:p>
    <w:p w:rsidR="0020037C" w:rsidRDefault="004474D3">
      <w:pPr>
        <w:pStyle w:val="BodyText"/>
        <w:spacing w:line="212" w:lineRule="exact"/>
        <w:ind w:left="298"/>
        <w:rPr>
          <w:rFonts w:ascii="仿宋" w:eastAsia="仿宋" w:hAnsi="仿宋" w:cs="仿宋"/>
        </w:rPr>
      </w:pPr>
      <w:r>
        <w:rPr>
          <w:rFonts w:ascii="仿宋" w:eastAsia="仿宋" w:hAnsi="仿宋" w:cs="仿宋"/>
        </w:rPr>
        <w:t>"Role" : 0,</w:t>
      </w:r>
    </w:p>
    <w:p w:rsidR="0020037C" w:rsidRDefault="004474D3">
      <w:pPr>
        <w:pStyle w:val="BodyText"/>
        <w:spacing w:line="212" w:lineRule="exact"/>
        <w:ind w:left="298"/>
        <w:rPr>
          <w:rFonts w:ascii="仿宋" w:eastAsia="仿宋" w:hAnsi="仿宋" w:cs="仿宋"/>
        </w:rPr>
      </w:pPr>
      <w:r>
        <w:rPr>
          <w:rFonts w:ascii="仿宋" w:eastAsia="仿宋" w:hAnsi="仿宋" w:cs="仿宋"/>
        </w:rPr>
        <w:t>"Status" : 1,</w:t>
      </w:r>
    </w:p>
    <w:p w:rsidR="0020037C" w:rsidRDefault="004474D3">
      <w:pPr>
        <w:pStyle w:val="BodyText"/>
        <w:spacing w:line="212" w:lineRule="exact"/>
        <w:ind w:left="298"/>
        <w:rPr>
          <w:rFonts w:ascii="仿宋" w:eastAsia="仿宋" w:hAnsi="仿宋" w:cs="仿宋"/>
        </w:rPr>
      </w:pPr>
      <w:r>
        <w:rPr>
          <w:rFonts w:ascii="仿宋" w:eastAsia="仿宋" w:hAnsi="仿宋" w:cs="仿宋"/>
        </w:rPr>
        <w:t>"Version" : 1 } }</w:t>
      </w:r>
    </w:p>
    <w:p w:rsidR="0020037C" w:rsidRDefault="0020037C">
      <w:pPr>
        <w:spacing w:line="212" w:lineRule="exact"/>
        <w:rPr>
          <w:rFonts w:ascii="仿宋" w:eastAsia="仿宋" w:hAnsi="仿宋" w:cs="仿宋"/>
        </w:rPr>
        <w:sectPr w:rsidR="0020037C">
          <w:type w:val="continuous"/>
          <w:pgSz w:w="12240" w:h="15840"/>
          <w:pgMar w:top="1480" w:right="1020" w:bottom="280" w:left="700" w:header="720" w:footer="720" w:gutter="0"/>
          <w:cols w:num="2" w:space="720" w:equalWidth="0">
            <w:col w:w="2196" w:space="40"/>
            <w:col w:w="8284"/>
          </w:cols>
        </w:sectPr>
      </w:pPr>
    </w:p>
    <w:p w:rsidR="0020037C" w:rsidRDefault="0020037C">
      <w:pPr>
        <w:spacing w:before="17" w:line="200" w:lineRule="exact"/>
        <w:rPr>
          <w:sz w:val="20"/>
          <w:szCs w:val="20"/>
        </w:rPr>
      </w:pPr>
    </w:p>
    <w:p w:rsidR="0020037C" w:rsidRDefault="004474D3">
      <w:pPr>
        <w:pStyle w:val="BodyText"/>
        <w:spacing w:line="310" w:lineRule="exact"/>
      </w:pPr>
      <w:r>
        <w:t>概念</w:t>
      </w:r>
    </w:p>
    <w:p w:rsidR="0020037C" w:rsidRDefault="004474D3">
      <w:pPr>
        <w:pStyle w:val="BodyText"/>
        <w:spacing w:before="16" w:line="251" w:lineRule="auto"/>
        <w:ind w:right="43"/>
      </w:pPr>
      <w:r>
        <w:rPr>
          <w:w w:val="95"/>
        </w:rPr>
        <w:t>SYSTASKS集合中包含了该集群中所有正在运行的后台任务信息。每个任务保存为一个文档。</w:t>
      </w:r>
      <w:r>
        <w:t xml:space="preserve"> 每个文档包含以下字段：</w:t>
      </w:r>
    </w:p>
    <w:p w:rsidR="0020037C" w:rsidRDefault="0020037C">
      <w:pPr>
        <w:spacing w:before="4" w:line="50" w:lineRule="exact"/>
        <w:rPr>
          <w:sz w:val="5"/>
          <w:szCs w:val="5"/>
        </w:rPr>
      </w:pPr>
    </w:p>
    <w:tbl>
      <w:tblPr>
        <w:tblW w:w="0" w:type="auto"/>
        <w:tblInd w:w="923" w:type="dxa"/>
        <w:tblLayout w:type="fixed"/>
        <w:tblCellMar>
          <w:left w:w="0" w:type="dxa"/>
          <w:right w:w="0" w:type="dxa"/>
        </w:tblCellMar>
        <w:tblLook w:val="01E0"/>
      </w:tblPr>
      <w:tblGrid>
        <w:gridCol w:w="2125"/>
        <w:gridCol w:w="4190"/>
        <w:gridCol w:w="3157"/>
      </w:tblGrid>
      <w:tr w:rsidR="0020037C">
        <w:trPr>
          <w:trHeight w:hRule="exact" w:val="305"/>
        </w:trPr>
        <w:tc>
          <w:tcPr>
            <w:tcW w:w="212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19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0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880"/>
        </w:trPr>
        <w:tc>
          <w:tcPr>
            <w:tcW w:w="212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JobType</w:t>
            </w:r>
          </w:p>
        </w:tc>
        <w:tc>
          <w:tcPr>
            <w:tcW w:w="41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30"/>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任务类型，分别代表：</w:t>
            </w:r>
          </w:p>
          <w:p w:rsidR="0020037C" w:rsidRDefault="0020037C">
            <w:pPr>
              <w:pStyle w:val="TableParagraph"/>
              <w:spacing w:before="3" w:line="140" w:lineRule="exact"/>
              <w:rPr>
                <w:sz w:val="14"/>
                <w:szCs w:val="14"/>
                <w:lang w:eastAsia="zh-CN"/>
              </w:rPr>
            </w:pPr>
          </w:p>
          <w:p w:rsidR="0020037C" w:rsidRDefault="004474D3">
            <w:pPr>
              <w:pStyle w:val="TableParagraph"/>
              <w:tabs>
                <w:tab w:val="left" w:pos="323"/>
              </w:tabs>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0：数据切分</w:t>
            </w:r>
          </w:p>
        </w:tc>
      </w:tr>
      <w:tr w:rsidR="0020037C">
        <w:trPr>
          <w:trHeight w:hRule="exact" w:val="394"/>
        </w:trPr>
        <w:tc>
          <w:tcPr>
            <w:tcW w:w="2125"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190" w:type="dxa"/>
            <w:vMerge w:val="restart"/>
            <w:tcBorders>
              <w:top w:val="single" w:sz="8" w:space="0" w:color="000000"/>
              <w:left w:val="nil"/>
              <w:right w:val="single" w:sz="8" w:space="0" w:color="000000"/>
            </w:tcBorders>
          </w:tcPr>
          <w:p w:rsidR="0020037C" w:rsidRDefault="004474D3">
            <w:pPr>
              <w:pStyle w:val="TableParagraph"/>
              <w:spacing w:line="207" w:lineRule="exact"/>
              <w:ind w:left="10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before="30"/>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任务状态，分别代表：</w:t>
            </w:r>
          </w:p>
        </w:tc>
      </w:tr>
      <w:tr w:rsidR="0020037C">
        <w:trPr>
          <w:trHeight w:hRule="exact" w:val="334"/>
        </w:trPr>
        <w:tc>
          <w:tcPr>
            <w:tcW w:w="2125" w:type="dxa"/>
            <w:vMerge/>
            <w:tcBorders>
              <w:left w:val="single" w:sz="8" w:space="0" w:color="000000"/>
              <w:right w:val="nil"/>
            </w:tcBorders>
          </w:tcPr>
          <w:p w:rsidR="0020037C" w:rsidRDefault="0020037C">
            <w:pPr>
              <w:rPr>
                <w:lang w:eastAsia="zh-CN"/>
              </w:rPr>
            </w:pPr>
          </w:p>
        </w:tc>
        <w:tc>
          <w:tcPr>
            <w:tcW w:w="4190"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before="30"/>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0：准备</w:t>
            </w:r>
          </w:p>
        </w:tc>
      </w:tr>
      <w:tr w:rsidR="0020037C">
        <w:trPr>
          <w:trHeight w:hRule="exact" w:val="286"/>
        </w:trPr>
        <w:tc>
          <w:tcPr>
            <w:tcW w:w="2125" w:type="dxa"/>
            <w:vMerge/>
            <w:tcBorders>
              <w:left w:val="single" w:sz="8" w:space="0" w:color="000000"/>
              <w:right w:val="nil"/>
            </w:tcBorders>
          </w:tcPr>
          <w:p w:rsidR="0020037C" w:rsidRDefault="0020037C"/>
        </w:tc>
        <w:tc>
          <w:tcPr>
            <w:tcW w:w="4190" w:type="dxa"/>
            <w:vMerge/>
            <w:tcBorders>
              <w:left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1：运行</w:t>
            </w:r>
          </w:p>
        </w:tc>
      </w:tr>
      <w:tr w:rsidR="0020037C">
        <w:trPr>
          <w:trHeight w:hRule="exact" w:val="286"/>
        </w:trPr>
        <w:tc>
          <w:tcPr>
            <w:tcW w:w="2125" w:type="dxa"/>
            <w:vMerge/>
            <w:tcBorders>
              <w:left w:val="single" w:sz="8" w:space="0" w:color="000000"/>
              <w:right w:val="nil"/>
            </w:tcBorders>
          </w:tcPr>
          <w:p w:rsidR="0020037C" w:rsidRDefault="0020037C"/>
        </w:tc>
        <w:tc>
          <w:tcPr>
            <w:tcW w:w="4190" w:type="dxa"/>
            <w:vMerge/>
            <w:tcBorders>
              <w:left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2：暂停</w:t>
            </w:r>
          </w:p>
        </w:tc>
      </w:tr>
      <w:tr w:rsidR="0020037C">
        <w:trPr>
          <w:trHeight w:hRule="exact" w:val="437"/>
        </w:trPr>
        <w:tc>
          <w:tcPr>
            <w:tcW w:w="2125" w:type="dxa"/>
            <w:vMerge/>
            <w:tcBorders>
              <w:left w:val="single" w:sz="8" w:space="0" w:color="000000"/>
              <w:bottom w:val="single" w:sz="8" w:space="0" w:color="000000"/>
              <w:right w:val="nil"/>
            </w:tcBorders>
          </w:tcPr>
          <w:p w:rsidR="0020037C" w:rsidRDefault="0020037C"/>
        </w:tc>
        <w:tc>
          <w:tcPr>
            <w:tcW w:w="4190" w:type="dxa"/>
            <w:vMerge/>
            <w:tcBorders>
              <w:left w:val="nil"/>
              <w:bottom w:val="single" w:sz="8" w:space="0" w:color="000000"/>
              <w:right w:val="single" w:sz="8" w:space="0" w:color="000000"/>
            </w:tcBorders>
          </w:tcPr>
          <w:p w:rsidR="0020037C" w:rsidRDefault="0020037C"/>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3：结束</w:t>
            </w:r>
          </w:p>
        </w:tc>
      </w:tr>
      <w:tr w:rsidR="0020037C">
        <w:trPr>
          <w:trHeight w:hRule="exact" w:val="295"/>
        </w:trPr>
        <w:tc>
          <w:tcPr>
            <w:tcW w:w="212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CollectionSpace</w:t>
            </w:r>
          </w:p>
        </w:tc>
        <w:tc>
          <w:tcPr>
            <w:tcW w:w="41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r>
    </w:tbl>
    <w:p w:rsidR="0020037C" w:rsidRDefault="0020037C">
      <w:pPr>
        <w:spacing w:line="207" w:lineRule="exact"/>
        <w:rPr>
          <w:rFonts w:ascii="Microsoft JhengHei" w:eastAsia="Microsoft JhengHei" w:hAnsi="Microsoft JhengHei" w:cs="Microsoft JhengHei"/>
          <w:sz w:val="14"/>
          <w:szCs w:val="14"/>
        </w:rPr>
        <w:sectPr w:rsidR="0020037C">
          <w:type w:val="continuous"/>
          <w:pgSz w:w="12240" w:h="15840"/>
          <w:pgMar w:top="1480" w:right="1020" w:bottom="280" w:left="700" w:header="720" w:footer="720" w:gutter="0"/>
          <w:cols w:space="720"/>
        </w:sectPr>
      </w:pPr>
    </w:p>
    <w:p w:rsidR="0020037C" w:rsidRDefault="0020037C">
      <w:pPr>
        <w:spacing w:before="11" w:line="200" w:lineRule="exact"/>
        <w:rPr>
          <w:sz w:val="20"/>
          <w:szCs w:val="20"/>
        </w:rPr>
      </w:pPr>
    </w:p>
    <w:tbl>
      <w:tblPr>
        <w:tblW w:w="0" w:type="auto"/>
        <w:tblInd w:w="103" w:type="dxa"/>
        <w:tblLayout w:type="fixed"/>
        <w:tblCellMar>
          <w:left w:w="0" w:type="dxa"/>
          <w:right w:w="0" w:type="dxa"/>
        </w:tblCellMar>
        <w:tblLook w:val="01E0"/>
      </w:tblPr>
      <w:tblGrid>
        <w:gridCol w:w="1941"/>
        <w:gridCol w:w="4374"/>
        <w:gridCol w:w="3157"/>
      </w:tblGrid>
      <w:tr w:rsidR="0020037C">
        <w:trPr>
          <w:trHeight w:hRule="exact" w:val="305"/>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4" w:type="dxa"/>
            <w:tcBorders>
              <w:top w:val="nil"/>
              <w:left w:val="nil"/>
              <w:bottom w:val="nil"/>
              <w:right w:val="single" w:sz="8" w:space="0" w:color="000000"/>
            </w:tcBorders>
          </w:tcPr>
          <w:p w:rsidR="0020037C" w:rsidRDefault="004474D3">
            <w:pPr>
              <w:pStyle w:val="TableParagraph"/>
              <w:spacing w:line="222"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295"/>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集合名</w:t>
            </w:r>
          </w:p>
        </w:tc>
      </w:tr>
    </w:tbl>
    <w:p w:rsidR="0020037C" w:rsidRDefault="0020037C">
      <w:pPr>
        <w:spacing w:before="3" w:line="200" w:lineRule="exact"/>
        <w:rPr>
          <w:sz w:val="20"/>
          <w:szCs w:val="20"/>
        </w:rPr>
      </w:pPr>
    </w:p>
    <w:p w:rsidR="0020037C" w:rsidRDefault="004474D3">
      <w:pPr>
        <w:pStyle w:val="BodyText"/>
        <w:spacing w:line="310" w:lineRule="exact"/>
        <w:ind w:left="113"/>
      </w:pPr>
      <w:r>
        <w:t>数据切分</w:t>
      </w:r>
    </w:p>
    <w:p w:rsidR="0020037C" w:rsidRDefault="004474D3">
      <w:pPr>
        <w:pStyle w:val="BodyText"/>
        <w:spacing w:before="16"/>
        <w:ind w:left="113"/>
        <w:rPr>
          <w:lang w:eastAsia="zh-CN"/>
        </w:rPr>
      </w:pPr>
      <w:r>
        <w:rPr>
          <w:lang w:eastAsia="zh-CN"/>
        </w:rPr>
        <w:t>对于数据切分操作，每个文档还存在以下字段：</w:t>
      </w:r>
    </w:p>
    <w:p w:rsidR="0020037C" w:rsidRDefault="0020037C">
      <w:pPr>
        <w:spacing w:before="7" w:line="60" w:lineRule="exact"/>
        <w:rPr>
          <w:sz w:val="6"/>
          <w:szCs w:val="6"/>
          <w:lang w:eastAsia="zh-CN"/>
        </w:rPr>
      </w:pPr>
    </w:p>
    <w:tbl>
      <w:tblPr>
        <w:tblW w:w="0" w:type="auto"/>
        <w:tblInd w:w="103" w:type="dxa"/>
        <w:tblLayout w:type="fixed"/>
        <w:tblCellMar>
          <w:left w:w="0" w:type="dxa"/>
          <w:right w:w="0" w:type="dxa"/>
        </w:tblCellMar>
        <w:tblLook w:val="01E0"/>
      </w:tblPr>
      <w:tblGrid>
        <w:gridCol w:w="2033"/>
        <w:gridCol w:w="4282"/>
        <w:gridCol w:w="3157"/>
      </w:tblGrid>
      <w:tr w:rsidR="0020037C">
        <w:trPr>
          <w:trHeight w:hRule="exact" w:val="305"/>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282" w:type="dxa"/>
            <w:tcBorders>
              <w:top w:val="nil"/>
              <w:left w:val="nil"/>
              <w:bottom w:val="nil"/>
              <w:right w:val="single" w:sz="8" w:space="0" w:color="000000"/>
            </w:tcBorders>
          </w:tcPr>
          <w:p w:rsidR="0020037C" w:rsidRDefault="004474D3">
            <w:pPr>
              <w:pStyle w:val="TableParagraph"/>
              <w:spacing w:line="222"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SourceName</w:t>
            </w:r>
          </w:p>
        </w:tc>
        <w:tc>
          <w:tcPr>
            <w:tcW w:w="4282" w:type="dxa"/>
            <w:tcBorders>
              <w:top w:val="nil"/>
              <w:left w:val="nil"/>
              <w:bottom w:val="nil"/>
              <w:right w:val="single" w:sz="8" w:space="0" w:color="000000"/>
            </w:tcBorders>
          </w:tcPr>
          <w:p w:rsidR="0020037C" w:rsidRDefault="004474D3">
            <w:pPr>
              <w:pStyle w:val="TableParagraph"/>
              <w:spacing w:line="21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源</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组名</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TargetName</w:t>
            </w:r>
          </w:p>
        </w:tc>
        <w:tc>
          <w:tcPr>
            <w:tcW w:w="4282" w:type="dxa"/>
            <w:tcBorders>
              <w:top w:val="nil"/>
              <w:left w:val="nil"/>
              <w:bottom w:val="nil"/>
              <w:right w:val="single" w:sz="8" w:space="0" w:color="000000"/>
            </w:tcBorders>
          </w:tcPr>
          <w:p w:rsidR="0020037C" w:rsidRDefault="004474D3">
            <w:pPr>
              <w:pStyle w:val="TableParagraph"/>
              <w:spacing w:line="21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目标</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组名</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SourceID</w:t>
            </w:r>
          </w:p>
        </w:tc>
        <w:tc>
          <w:tcPr>
            <w:tcW w:w="4282" w:type="dxa"/>
            <w:tcBorders>
              <w:top w:val="nil"/>
              <w:left w:val="nil"/>
              <w:bottom w:val="nil"/>
              <w:right w:val="single" w:sz="8" w:space="0" w:color="000000"/>
            </w:tcBorders>
          </w:tcPr>
          <w:p w:rsidR="0020037C" w:rsidRDefault="004474D3">
            <w:pPr>
              <w:pStyle w:val="TableParagraph"/>
              <w:spacing w:line="21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源</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组ID</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TargetID</w:t>
            </w:r>
          </w:p>
        </w:tc>
        <w:tc>
          <w:tcPr>
            <w:tcW w:w="4282" w:type="dxa"/>
            <w:tcBorders>
              <w:top w:val="nil"/>
              <w:left w:val="nil"/>
              <w:bottom w:val="nil"/>
              <w:right w:val="single" w:sz="8" w:space="0" w:color="000000"/>
            </w:tcBorders>
          </w:tcPr>
          <w:p w:rsidR="0020037C" w:rsidRDefault="004474D3">
            <w:pPr>
              <w:pStyle w:val="TableParagraph"/>
              <w:spacing w:line="21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目标</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组ID</w:t>
            </w:r>
          </w:p>
        </w:tc>
      </w:tr>
      <w:tr w:rsidR="0020037C">
        <w:trPr>
          <w:trHeight w:hRule="exact" w:val="295"/>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SplitValue</w:t>
            </w:r>
          </w:p>
        </w:tc>
        <w:tc>
          <w:tcPr>
            <w:tcW w:w="4282" w:type="dxa"/>
            <w:tcBorders>
              <w:top w:val="nil"/>
              <w:left w:val="nil"/>
              <w:bottom w:val="nil"/>
              <w:right w:val="single" w:sz="8" w:space="0" w:color="000000"/>
            </w:tcBorders>
          </w:tcPr>
          <w:p w:rsidR="0020037C" w:rsidRDefault="004474D3">
            <w:pPr>
              <w:pStyle w:val="TableParagraph"/>
              <w:spacing w:line="21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数据切分键</w:t>
            </w:r>
          </w:p>
        </w:tc>
      </w:tr>
    </w:tbl>
    <w:p w:rsidR="0020037C" w:rsidRDefault="004474D3">
      <w:pPr>
        <w:pStyle w:val="BodyText"/>
        <w:spacing w:line="233" w:lineRule="exact"/>
        <w:ind w:left="113"/>
      </w:pPr>
      <w:bookmarkStart w:id="54" w:name="SYSUSRS集合"/>
      <w:bookmarkStart w:id="55" w:name="_bookmark22"/>
      <w:bookmarkEnd w:id="54"/>
      <w:bookmarkEnd w:id="55"/>
      <w:r>
        <w:rPr>
          <w:w w:val="95"/>
        </w:rPr>
        <w:t>SYSUSRS集合</w:t>
      </w:r>
    </w:p>
    <w:p w:rsidR="0020037C" w:rsidRDefault="0020037C">
      <w:pPr>
        <w:spacing w:before="6" w:line="190" w:lineRule="exact"/>
        <w:rPr>
          <w:sz w:val="19"/>
          <w:szCs w:val="19"/>
        </w:rPr>
      </w:pPr>
    </w:p>
    <w:p w:rsidR="0020037C" w:rsidRDefault="004474D3">
      <w:pPr>
        <w:pStyle w:val="BodyText"/>
        <w:spacing w:line="251" w:lineRule="auto"/>
        <w:ind w:left="113" w:right="8347"/>
      </w:pPr>
      <w:r>
        <w:rPr>
          <w:w w:val="95"/>
        </w:rPr>
        <w:t>所属集合空间 SYSAUTH</w:t>
      </w:r>
    </w:p>
    <w:p w:rsidR="0020037C" w:rsidRDefault="0020037C">
      <w:pPr>
        <w:spacing w:before="4" w:line="180" w:lineRule="exact"/>
        <w:rPr>
          <w:sz w:val="18"/>
          <w:szCs w:val="18"/>
        </w:rPr>
      </w:pPr>
    </w:p>
    <w:p w:rsidR="0020037C" w:rsidRDefault="004474D3">
      <w:pPr>
        <w:pStyle w:val="BodyText"/>
        <w:spacing w:line="251" w:lineRule="auto"/>
        <w:ind w:left="113" w:right="2658"/>
        <w:rPr>
          <w:lang w:eastAsia="zh-CN"/>
        </w:rPr>
      </w:pPr>
      <w:r>
        <w:rPr>
          <w:lang w:eastAsia="zh-CN"/>
        </w:rPr>
        <w:t xml:space="preserve">概念 </w:t>
      </w:r>
      <w:r>
        <w:rPr>
          <w:w w:val="95"/>
          <w:lang w:eastAsia="zh-CN"/>
        </w:rPr>
        <w:t>SYSUSRS集合中包含了该集群中所有注册用户的信息。每个用户保存为一个文档。</w:t>
      </w:r>
      <w:r>
        <w:rPr>
          <w:lang w:eastAsia="zh-CN"/>
        </w:rPr>
        <w:t xml:space="preserve"> 每个文档包含以下字段：</w:t>
      </w:r>
    </w:p>
    <w:p w:rsidR="0020037C" w:rsidRDefault="0020037C">
      <w:pPr>
        <w:spacing w:before="4" w:line="50" w:lineRule="exact"/>
        <w:rPr>
          <w:sz w:val="5"/>
          <w:szCs w:val="5"/>
          <w:lang w:eastAsia="zh-CN"/>
        </w:rPr>
      </w:pPr>
    </w:p>
    <w:tbl>
      <w:tblPr>
        <w:tblW w:w="0" w:type="auto"/>
        <w:tblInd w:w="103" w:type="dxa"/>
        <w:tblLayout w:type="fixed"/>
        <w:tblCellMar>
          <w:left w:w="0" w:type="dxa"/>
          <w:right w:w="0" w:type="dxa"/>
        </w:tblCellMar>
        <w:tblLook w:val="01E0"/>
      </w:tblPr>
      <w:tblGrid>
        <w:gridCol w:w="1931"/>
        <w:gridCol w:w="4384"/>
        <w:gridCol w:w="3157"/>
      </w:tblGrid>
      <w:tr w:rsidR="0020037C">
        <w:trPr>
          <w:trHeight w:hRule="exact" w:val="295"/>
        </w:trPr>
        <w:tc>
          <w:tcPr>
            <w:tcW w:w="1931"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84" w:type="dxa"/>
            <w:tcBorders>
              <w:top w:val="nil"/>
              <w:left w:val="nil"/>
              <w:bottom w:val="nil"/>
              <w:right w:val="single" w:sz="8" w:space="0" w:color="000000"/>
            </w:tcBorders>
          </w:tcPr>
          <w:p w:rsidR="0020037C" w:rsidRDefault="004474D3">
            <w:pPr>
              <w:pStyle w:val="TableParagraph"/>
              <w:spacing w:line="222" w:lineRule="exact"/>
              <w:ind w:left="127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31"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User</w:t>
            </w:r>
          </w:p>
        </w:tc>
        <w:tc>
          <w:tcPr>
            <w:tcW w:w="4384" w:type="dxa"/>
            <w:tcBorders>
              <w:top w:val="nil"/>
              <w:left w:val="nil"/>
              <w:bottom w:val="nil"/>
              <w:right w:val="single" w:sz="8" w:space="0" w:color="000000"/>
            </w:tcBorders>
          </w:tcPr>
          <w:p w:rsidR="0020037C" w:rsidRDefault="004474D3">
            <w:pPr>
              <w:pStyle w:val="TableParagraph"/>
              <w:spacing w:line="227" w:lineRule="exact"/>
              <w:ind w:left="127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用户名</w:t>
            </w:r>
          </w:p>
        </w:tc>
      </w:tr>
      <w:tr w:rsidR="0020037C">
        <w:trPr>
          <w:trHeight w:hRule="exact" w:val="305"/>
        </w:trPr>
        <w:tc>
          <w:tcPr>
            <w:tcW w:w="1931"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Password</w:t>
            </w:r>
          </w:p>
        </w:tc>
        <w:tc>
          <w:tcPr>
            <w:tcW w:w="4384" w:type="dxa"/>
            <w:tcBorders>
              <w:top w:val="nil"/>
              <w:left w:val="nil"/>
              <w:bottom w:val="nil"/>
              <w:right w:val="single" w:sz="8" w:space="0" w:color="000000"/>
            </w:tcBorders>
          </w:tcPr>
          <w:p w:rsidR="0020037C" w:rsidRDefault="004474D3">
            <w:pPr>
              <w:pStyle w:val="TableParagraph"/>
              <w:spacing w:line="227" w:lineRule="exact"/>
              <w:ind w:left="127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对用户密码进行MD5散列的结果</w:t>
            </w:r>
          </w:p>
        </w:tc>
      </w:tr>
    </w:tbl>
    <w:p w:rsidR="0020037C" w:rsidRDefault="0020037C">
      <w:pPr>
        <w:spacing w:before="2" w:line="110" w:lineRule="exact"/>
        <w:rPr>
          <w:sz w:val="11"/>
          <w:szCs w:val="11"/>
          <w:lang w:eastAsia="zh-CN"/>
        </w:rPr>
      </w:pPr>
    </w:p>
    <w:p w:rsidR="0020037C" w:rsidRDefault="00DD1987">
      <w:pPr>
        <w:pStyle w:val="BodyText"/>
        <w:spacing w:line="139" w:lineRule="auto"/>
        <w:ind w:left="753" w:right="4863" w:hanging="640"/>
        <w:rPr>
          <w:lang w:eastAsia="zh-CN"/>
        </w:rPr>
      </w:pPr>
      <w:r>
        <w:pict>
          <v:shape id="_x0000_i1039"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如果该集合为空，则对任何连接不进行身份认证。</w:t>
      </w:r>
    </w:p>
    <w:p w:rsidR="0020037C" w:rsidRDefault="004474D3">
      <w:pPr>
        <w:pStyle w:val="BodyText"/>
        <w:spacing w:before="37"/>
        <w:ind w:left="113"/>
      </w:pPr>
      <w:bookmarkStart w:id="56" w:name="STOREPROCEDURES集合"/>
      <w:bookmarkStart w:id="57" w:name="_bookmark23"/>
      <w:bookmarkEnd w:id="56"/>
      <w:bookmarkEnd w:id="57"/>
      <w:r>
        <w:rPr>
          <w:w w:val="95"/>
        </w:rPr>
        <w:t>STOREPROCEDURES集合</w:t>
      </w:r>
    </w:p>
    <w:p w:rsidR="0020037C" w:rsidRDefault="0020037C">
      <w:pPr>
        <w:spacing w:before="6" w:line="190" w:lineRule="exact"/>
        <w:rPr>
          <w:sz w:val="19"/>
          <w:szCs w:val="19"/>
        </w:rPr>
      </w:pPr>
    </w:p>
    <w:p w:rsidR="0020037C" w:rsidRDefault="004474D3">
      <w:pPr>
        <w:pStyle w:val="BodyText"/>
        <w:spacing w:line="251" w:lineRule="auto"/>
        <w:ind w:left="113" w:right="7355"/>
      </w:pPr>
      <w:r>
        <w:rPr>
          <w:w w:val="95"/>
        </w:rPr>
        <w:t xml:space="preserve">所属集合空间 </w:t>
      </w:r>
      <w:r>
        <w:rPr>
          <w:w w:val="90"/>
        </w:rPr>
        <w:t>SYSPROCEDURES</w:t>
      </w:r>
    </w:p>
    <w:p w:rsidR="0020037C" w:rsidRDefault="0020037C">
      <w:pPr>
        <w:spacing w:before="4" w:line="180" w:lineRule="exact"/>
        <w:rPr>
          <w:sz w:val="18"/>
          <w:szCs w:val="18"/>
        </w:rPr>
      </w:pPr>
    </w:p>
    <w:p w:rsidR="0020037C" w:rsidRDefault="004474D3">
      <w:pPr>
        <w:pStyle w:val="BodyText"/>
        <w:spacing w:line="251" w:lineRule="auto"/>
        <w:ind w:left="113" w:right="492"/>
      </w:pPr>
      <w:r>
        <w:t xml:space="preserve">概念 </w:t>
      </w:r>
      <w:r>
        <w:rPr>
          <w:w w:val="95"/>
        </w:rPr>
        <w:t>STOREPROCEDURES集合中包含了所有的存储过程函数，每一个函数保存为一个文档，每个文档包含以下字</w:t>
      </w:r>
    </w:p>
    <w:p w:rsidR="0020037C" w:rsidRDefault="004474D3">
      <w:pPr>
        <w:pStyle w:val="BodyText"/>
        <w:spacing w:line="227" w:lineRule="exact"/>
        <w:ind w:left="113"/>
      </w:pPr>
      <w:r>
        <w:t>段：</w:t>
      </w:r>
    </w:p>
    <w:p w:rsidR="0020037C" w:rsidRDefault="0020037C">
      <w:pPr>
        <w:spacing w:before="7" w:line="60" w:lineRule="exact"/>
        <w:rPr>
          <w:sz w:val="6"/>
          <w:szCs w:val="6"/>
        </w:rPr>
      </w:pPr>
    </w:p>
    <w:tbl>
      <w:tblPr>
        <w:tblW w:w="0" w:type="auto"/>
        <w:tblInd w:w="103" w:type="dxa"/>
        <w:tblLayout w:type="fixed"/>
        <w:tblCellMar>
          <w:left w:w="0" w:type="dxa"/>
          <w:right w:w="0" w:type="dxa"/>
        </w:tblCellMar>
        <w:tblLook w:val="01E0"/>
      </w:tblPr>
      <w:tblGrid>
        <w:gridCol w:w="1916"/>
        <w:gridCol w:w="4399"/>
        <w:gridCol w:w="3157"/>
      </w:tblGrid>
      <w:tr w:rsidR="0020037C">
        <w:trPr>
          <w:trHeight w:hRule="exact" w:val="305"/>
        </w:trPr>
        <w:tc>
          <w:tcPr>
            <w:tcW w:w="1916"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99" w:type="dxa"/>
            <w:tcBorders>
              <w:top w:val="nil"/>
              <w:left w:val="nil"/>
              <w:bottom w:val="nil"/>
              <w:right w:val="single" w:sz="8" w:space="0" w:color="000000"/>
            </w:tcBorders>
          </w:tcPr>
          <w:p w:rsidR="0020037C" w:rsidRDefault="004474D3">
            <w:pPr>
              <w:pStyle w:val="TableParagraph"/>
              <w:spacing w:line="222" w:lineRule="exact"/>
              <w:ind w:left="129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16"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399" w:type="dxa"/>
            <w:tcBorders>
              <w:top w:val="nil"/>
              <w:left w:val="nil"/>
              <w:bottom w:val="nil"/>
              <w:right w:val="single" w:sz="8" w:space="0" w:color="000000"/>
            </w:tcBorders>
          </w:tcPr>
          <w:p w:rsidR="0020037C" w:rsidRDefault="004474D3">
            <w:pPr>
              <w:pStyle w:val="TableParagraph"/>
              <w:spacing w:line="217" w:lineRule="exact"/>
              <w:ind w:left="129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函数名</w:t>
            </w:r>
          </w:p>
        </w:tc>
      </w:tr>
      <w:tr w:rsidR="0020037C">
        <w:trPr>
          <w:trHeight w:hRule="exact" w:val="300"/>
        </w:trPr>
        <w:tc>
          <w:tcPr>
            <w:tcW w:w="1916"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func</w:t>
            </w:r>
          </w:p>
        </w:tc>
        <w:tc>
          <w:tcPr>
            <w:tcW w:w="4399" w:type="dxa"/>
            <w:tcBorders>
              <w:top w:val="nil"/>
              <w:left w:val="nil"/>
              <w:bottom w:val="nil"/>
              <w:right w:val="single" w:sz="8" w:space="0" w:color="000000"/>
            </w:tcBorders>
          </w:tcPr>
          <w:p w:rsidR="0020037C" w:rsidRDefault="004474D3">
            <w:pPr>
              <w:pStyle w:val="TableParagraph"/>
              <w:spacing w:line="217" w:lineRule="exact"/>
              <w:ind w:left="129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函数体</w:t>
            </w:r>
          </w:p>
        </w:tc>
      </w:tr>
      <w:tr w:rsidR="0020037C">
        <w:trPr>
          <w:trHeight w:hRule="exact" w:val="1111"/>
        </w:trPr>
        <w:tc>
          <w:tcPr>
            <w:tcW w:w="1916"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funcType</w:t>
            </w:r>
          </w:p>
        </w:tc>
        <w:tc>
          <w:tcPr>
            <w:tcW w:w="4399" w:type="dxa"/>
            <w:tcBorders>
              <w:top w:val="nil"/>
              <w:left w:val="nil"/>
              <w:bottom w:val="nil"/>
              <w:right w:val="single" w:sz="8" w:space="0" w:color="000000"/>
            </w:tcBorders>
          </w:tcPr>
          <w:p w:rsidR="0020037C" w:rsidRDefault="004474D3">
            <w:pPr>
              <w:pStyle w:val="TableParagraph"/>
              <w:spacing w:line="217" w:lineRule="exact"/>
              <w:ind w:left="129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函数类型</w:t>
            </w:r>
          </w:p>
          <w:p w:rsidR="0020037C" w:rsidRDefault="004474D3">
            <w:pPr>
              <w:pStyle w:val="ListParagraph"/>
              <w:numPr>
                <w:ilvl w:val="0"/>
                <w:numId w:val="28"/>
              </w:numPr>
              <w:tabs>
                <w:tab w:val="left" w:pos="323"/>
              </w:tabs>
              <w:spacing w:before="34" w:line="392" w:lineRule="exact"/>
              <w:ind w:left="40" w:right="1435" w:firstLine="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0：代表javascript函数</w:t>
            </w:r>
            <w:r>
              <w:rPr>
                <w:rFonts w:ascii="Microsoft JhengHei" w:eastAsia="Microsoft JhengHei" w:hAnsi="Microsoft JhengHei" w:cs="Microsoft JhengHei"/>
                <w:sz w:val="14"/>
                <w:szCs w:val="14"/>
              </w:rPr>
              <w:t xml:space="preserve"> 其他类型暂无</w:t>
            </w:r>
          </w:p>
        </w:tc>
      </w:tr>
    </w:tbl>
    <w:p w:rsidR="0020037C" w:rsidRDefault="0020037C">
      <w:pPr>
        <w:spacing w:before="3" w:line="200" w:lineRule="exact"/>
        <w:rPr>
          <w:sz w:val="20"/>
          <w:szCs w:val="20"/>
        </w:rPr>
      </w:pPr>
    </w:p>
    <w:p w:rsidR="0020037C" w:rsidRDefault="004474D3">
      <w:pPr>
        <w:pStyle w:val="BodyText"/>
        <w:spacing w:line="310" w:lineRule="exact"/>
        <w:ind w:left="113"/>
      </w:pPr>
      <w:r>
        <w:t>示例</w:t>
      </w:r>
    </w:p>
    <w:p w:rsidR="0020037C" w:rsidRDefault="004474D3">
      <w:pPr>
        <w:pStyle w:val="BodyText"/>
        <w:spacing w:before="16"/>
        <w:ind w:left="113"/>
        <w:rPr>
          <w:lang w:eastAsia="zh-CN"/>
        </w:rPr>
      </w:pPr>
      <w:r>
        <w:rPr>
          <w:lang w:eastAsia="zh-CN"/>
        </w:rPr>
        <w:t>一个简单的存储过程函数如下：</w:t>
      </w:r>
    </w:p>
    <w:p w:rsidR="0020037C" w:rsidRDefault="00B0609F">
      <w:pPr>
        <w:pStyle w:val="BodyText"/>
        <w:spacing w:before="8"/>
        <w:ind w:left="113"/>
        <w:rPr>
          <w:rFonts w:ascii="仿宋" w:eastAsia="仿宋" w:hAnsi="仿宋" w:cs="仿宋"/>
        </w:rPr>
      </w:pPr>
      <w:r w:rsidRPr="00B0609F">
        <w:pict>
          <v:group id="_x0000_s3383" style="position:absolute;left:0;text-align:left;margin-left:81.7pt;margin-top:4.85pt;width:473.6pt;height:31.8pt;z-index:-251973120;mso-position-horizontal-relative:page" coordorigin="1634,97" coordsize="9472,636">
            <v:shape id="_x0000_s3384" style="position:absolute;left:1634;top:97;width:9472;height:636" coordorigin="1634,97" coordsize="9472,636" path="m1634,97r9472,l11106,733r-9472,l1634,97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"_id" : { "$oid" : "5257b115925c31dd16ec4e4a" },</w:t>
      </w:r>
    </w:p>
    <w:p w:rsidR="0020037C" w:rsidRDefault="004474D3">
      <w:pPr>
        <w:pStyle w:val="BodyText"/>
        <w:spacing w:line="212" w:lineRule="exact"/>
        <w:ind w:left="313"/>
        <w:rPr>
          <w:rFonts w:ascii="仿宋" w:eastAsia="仿宋" w:hAnsi="仿宋" w:cs="仿宋"/>
        </w:rPr>
      </w:pPr>
      <w:r>
        <w:rPr>
          <w:rFonts w:ascii="仿宋" w:eastAsia="仿宋" w:hAnsi="仿宋" w:cs="仿宋"/>
        </w:rPr>
        <w:t>"name" : "fun",</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20037C">
      <w:pPr>
        <w:spacing w:before="7" w:line="120" w:lineRule="exact"/>
        <w:rPr>
          <w:sz w:val="12"/>
          <w:szCs w:val="12"/>
        </w:rPr>
      </w:pPr>
    </w:p>
    <w:p w:rsidR="0020037C" w:rsidRDefault="00B0609F">
      <w:pPr>
        <w:pStyle w:val="BodyText"/>
        <w:spacing w:before="80" w:line="172" w:lineRule="auto"/>
        <w:ind w:left="1533" w:right="6287" w:hanging="400"/>
        <w:rPr>
          <w:rFonts w:ascii="仿宋" w:eastAsia="仿宋" w:hAnsi="仿宋" w:cs="仿宋"/>
        </w:rPr>
      </w:pPr>
      <w:r w:rsidRPr="00B0609F">
        <w:pict>
          <v:group id="_x0000_s3381" style="position:absolute;left:0;text-align:left;margin-left:81.7pt;margin-top:4.7pt;width:473.6pt;height:84.8pt;z-index:-251972096;mso-position-horizontal-relative:page" coordorigin="1634,94" coordsize="9472,1696">
            <v:shape id="_x0000_s3382" style="position:absolute;left:1634;top:94;width:9472;height:1696" coordorigin="1634,94" coordsize="9472,1696" path="m1634,94r9472,l11106,1790r-9472,l1634,94xe" fillcolor="#efefef" stroked="f">
              <v:path arrowok="t"/>
            </v:shape>
            <w10:wrap anchorx="page"/>
          </v:group>
        </w:pict>
      </w:r>
      <w:r w:rsidR="004474D3">
        <w:rPr>
          <w:rFonts w:ascii="仿宋" w:eastAsia="仿宋" w:hAnsi="仿宋" w:cs="仿宋"/>
        </w:rPr>
        <w:t>"func" : "function fun(num) { if (num == 1) {</w:t>
      </w:r>
    </w:p>
    <w:p w:rsidR="0020037C" w:rsidRDefault="004474D3">
      <w:pPr>
        <w:pStyle w:val="BodyText"/>
        <w:spacing w:line="220" w:lineRule="exact"/>
        <w:ind w:left="1933"/>
        <w:rPr>
          <w:rFonts w:ascii="仿宋" w:eastAsia="仿宋" w:hAnsi="仿宋" w:cs="仿宋"/>
        </w:rPr>
      </w:pPr>
      <w:r>
        <w:rPr>
          <w:rFonts w:ascii="仿宋" w:eastAsia="仿宋" w:hAnsi="仿宋" w:cs="仿宋"/>
        </w:rPr>
        <w:t>return 1;</w:t>
      </w:r>
    </w:p>
    <w:p w:rsidR="0020037C" w:rsidRDefault="004474D3">
      <w:pPr>
        <w:pStyle w:val="BodyText"/>
        <w:spacing w:line="212" w:lineRule="exact"/>
        <w:ind w:left="1533"/>
        <w:rPr>
          <w:rFonts w:ascii="仿宋" w:eastAsia="仿宋" w:hAnsi="仿宋" w:cs="仿宋"/>
        </w:rPr>
      </w:pPr>
      <w:r>
        <w:rPr>
          <w:rFonts w:ascii="仿宋" w:eastAsia="仿宋" w:hAnsi="仿宋" w:cs="仿宋"/>
        </w:rPr>
        <w:t>} else {</w:t>
      </w:r>
    </w:p>
    <w:p w:rsidR="0020037C" w:rsidRDefault="004474D3">
      <w:pPr>
        <w:pStyle w:val="BodyText"/>
        <w:spacing w:line="212" w:lineRule="exact"/>
        <w:ind w:left="1933"/>
        <w:rPr>
          <w:rFonts w:ascii="仿宋" w:eastAsia="仿宋" w:hAnsi="仿宋" w:cs="仿宋"/>
        </w:rPr>
      </w:pPr>
      <w:r>
        <w:rPr>
          <w:rFonts w:ascii="仿宋" w:eastAsia="仿宋" w:hAnsi="仿宋" w:cs="仿宋"/>
        </w:rPr>
        <w:t>return fun(num - 1) * num;</w:t>
      </w:r>
    </w:p>
    <w:p w:rsidR="0020037C" w:rsidRDefault="004474D3">
      <w:pPr>
        <w:pStyle w:val="BodyText"/>
        <w:spacing w:line="212" w:lineRule="exact"/>
        <w:ind w:left="153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214" w:right="7746"/>
        <w:jc w:val="center"/>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114" w:right="7746"/>
        <w:jc w:val="center"/>
        <w:rPr>
          <w:rFonts w:ascii="仿宋" w:eastAsia="仿宋" w:hAnsi="仿宋" w:cs="仿宋"/>
          <w:lang w:eastAsia="zh-CN"/>
        </w:rPr>
      </w:pPr>
      <w:r>
        <w:rPr>
          <w:rFonts w:ascii="仿宋" w:eastAsia="仿宋" w:hAnsi="仿宋" w:cs="仿宋"/>
          <w:lang w:eastAsia="zh-CN"/>
        </w:rPr>
        <w:t>"funcType" : 0 }</w:t>
      </w:r>
    </w:p>
    <w:p w:rsidR="0020037C" w:rsidRDefault="004474D3">
      <w:pPr>
        <w:pStyle w:val="BodyText"/>
        <w:spacing w:before="85"/>
        <w:rPr>
          <w:lang w:eastAsia="zh-CN"/>
        </w:rPr>
      </w:pPr>
      <w:bookmarkStart w:id="58" w:name="_bookmark24"/>
      <w:bookmarkEnd w:id="58"/>
      <w:r>
        <w:rPr>
          <w:lang w:eastAsia="zh-CN"/>
        </w:rPr>
        <w:t>协调节点</w:t>
      </w:r>
    </w:p>
    <w:p w:rsidR="0020037C" w:rsidRDefault="0020037C">
      <w:pPr>
        <w:spacing w:before="6" w:line="190" w:lineRule="exact"/>
        <w:rPr>
          <w:sz w:val="19"/>
          <w:szCs w:val="19"/>
          <w:lang w:eastAsia="zh-CN"/>
        </w:rPr>
      </w:pPr>
    </w:p>
    <w:p w:rsidR="0020037C" w:rsidRDefault="004474D3">
      <w:pPr>
        <w:pStyle w:val="BodyText"/>
        <w:spacing w:line="251" w:lineRule="auto"/>
        <w:ind w:right="3787"/>
        <w:rPr>
          <w:lang w:eastAsia="zh-CN"/>
        </w:rPr>
      </w:pPr>
      <w:r>
        <w:rPr>
          <w:lang w:eastAsia="zh-CN"/>
        </w:rPr>
        <w:t>概念 协调节点为一种逻辑节点，其中并不保存任何用户数据信息。</w:t>
      </w:r>
    </w:p>
    <w:p w:rsidR="0020037C" w:rsidRDefault="004474D3">
      <w:pPr>
        <w:pStyle w:val="BodyText"/>
        <w:spacing w:before="92" w:line="167" w:lineRule="auto"/>
        <w:rPr>
          <w:lang w:eastAsia="zh-CN"/>
        </w:rPr>
      </w:pPr>
      <w:r>
        <w:rPr>
          <w:lang w:eastAsia="zh-CN"/>
        </w:rPr>
        <w:t>协调节点作为数据请求部分的协调者，本身并不参与数据的匹配与读写操作，而仅仅是将请求分发到所需要 处理的数据节点。</w:t>
      </w:r>
    </w:p>
    <w:p w:rsidR="0020037C" w:rsidRDefault="004474D3">
      <w:pPr>
        <w:pStyle w:val="BodyText"/>
        <w:spacing w:before="31"/>
        <w:rPr>
          <w:lang w:eastAsia="zh-CN"/>
        </w:rPr>
      </w:pPr>
      <w:r>
        <w:rPr>
          <w:lang w:eastAsia="zh-CN"/>
        </w:rPr>
        <w:t>一般来说，协调节点的处理流程如下：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得到请求</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解析请求</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本地缓存查询该请求对应集合的信息</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如果信息不存在则从编目节点获取</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将请求转发至相应的数据节点</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从数据节点得到结果</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把结果汇总或直接传递给客户端</w:t>
      </w:r>
    </w:p>
    <w:p w:rsidR="0020037C" w:rsidRDefault="004474D3">
      <w:pPr>
        <w:pStyle w:val="BodyText"/>
        <w:spacing w:before="60" w:line="306" w:lineRule="auto"/>
        <w:ind w:right="2303"/>
        <w:rPr>
          <w:lang w:eastAsia="zh-CN"/>
        </w:rPr>
      </w:pPr>
      <w:r>
        <w:rPr>
          <w:w w:val="95"/>
          <w:lang w:eastAsia="zh-CN"/>
        </w:rPr>
        <w:t>协调节点与其它节点之间主要使用</w:t>
      </w:r>
      <w:r w:rsidR="00423ADE">
        <w:rPr>
          <w:w w:val="95"/>
          <w:lang w:eastAsia="zh-CN"/>
        </w:rPr>
        <w:t>分区</w:t>
      </w:r>
      <w:r>
        <w:rPr>
          <w:w w:val="95"/>
          <w:lang w:eastAsia="zh-CN"/>
        </w:rPr>
        <w:t>服务端口（shardname参数）进行通讯。</w:t>
      </w:r>
      <w:r>
        <w:rPr>
          <w:lang w:eastAsia="zh-CN"/>
        </w:rPr>
        <w:t xml:space="preserve"> </w:t>
      </w:r>
      <w:bookmarkStart w:id="59" w:name="_bookmark25"/>
      <w:bookmarkEnd w:id="59"/>
      <w:r>
        <w:rPr>
          <w:lang w:eastAsia="zh-CN"/>
        </w:rPr>
        <w:t>数据节点</w:t>
      </w:r>
    </w:p>
    <w:p w:rsidR="0020037C" w:rsidRDefault="0020037C">
      <w:pPr>
        <w:spacing w:before="2" w:line="120" w:lineRule="exact"/>
        <w:rPr>
          <w:sz w:val="12"/>
          <w:szCs w:val="12"/>
          <w:lang w:eastAsia="zh-CN"/>
        </w:rPr>
      </w:pPr>
    </w:p>
    <w:p w:rsidR="0020037C" w:rsidRDefault="004474D3">
      <w:pPr>
        <w:pStyle w:val="BodyText"/>
        <w:spacing w:line="251" w:lineRule="auto"/>
        <w:ind w:right="4587"/>
        <w:rPr>
          <w:lang w:eastAsia="zh-CN"/>
        </w:rPr>
      </w:pPr>
      <w:r>
        <w:rPr>
          <w:lang w:eastAsia="zh-CN"/>
        </w:rPr>
        <w:t>概念 数据节点为一种逻辑节点，其中保存用户数据信息。</w:t>
      </w:r>
    </w:p>
    <w:p w:rsidR="0020037C" w:rsidRDefault="004474D3">
      <w:pPr>
        <w:pStyle w:val="BodyText"/>
        <w:spacing w:before="3" w:line="251" w:lineRule="auto"/>
        <w:rPr>
          <w:lang w:eastAsia="zh-CN"/>
        </w:rPr>
      </w:pPr>
      <w:r>
        <w:rPr>
          <w:lang w:eastAsia="zh-CN"/>
        </w:rPr>
        <w:t>数据节点中没有专门的编目信息集合，因此第一次访问集合前需要向编目节点请求该集合的元数据信息。 在独立模式中，数据节点为单独的服务提供者，直接与应用程序或客户端进行通讯，并且不需要访问任何编</w:t>
      </w:r>
    </w:p>
    <w:p w:rsidR="0020037C" w:rsidRDefault="004474D3">
      <w:pPr>
        <w:pStyle w:val="BodyText"/>
        <w:spacing w:line="227" w:lineRule="exact"/>
        <w:rPr>
          <w:lang w:eastAsia="zh-CN"/>
        </w:rPr>
      </w:pPr>
      <w:r>
        <w:rPr>
          <w:lang w:eastAsia="zh-CN"/>
        </w:rPr>
        <w:t>目信息。</w:t>
      </w:r>
    </w:p>
    <w:p w:rsidR="0020037C" w:rsidRDefault="0020037C">
      <w:pPr>
        <w:spacing w:before="2" w:line="110" w:lineRule="exact"/>
        <w:rPr>
          <w:sz w:val="11"/>
          <w:szCs w:val="11"/>
          <w:lang w:eastAsia="zh-CN"/>
        </w:rPr>
      </w:pPr>
    </w:p>
    <w:p w:rsidR="0020037C" w:rsidRDefault="00423ADE">
      <w:pPr>
        <w:pStyle w:val="Heading3"/>
        <w:rPr>
          <w:lang w:eastAsia="zh-CN"/>
        </w:rPr>
      </w:pPr>
      <w:bookmarkStart w:id="60" w:name="分区组"/>
      <w:bookmarkStart w:id="61" w:name="_bookmark26"/>
      <w:bookmarkEnd w:id="60"/>
      <w:bookmarkEnd w:id="61"/>
      <w:r>
        <w:rPr>
          <w:lang w:eastAsia="zh-CN"/>
        </w:rPr>
        <w:t>分区</w:t>
      </w:r>
      <w:r w:rsidR="004474D3">
        <w:rPr>
          <w:lang w:eastAsia="zh-CN"/>
        </w:rPr>
        <w:t>组</w:t>
      </w:r>
    </w:p>
    <w:p w:rsidR="0020037C" w:rsidRDefault="0020037C">
      <w:pPr>
        <w:spacing w:before="9" w:line="190" w:lineRule="exact"/>
        <w:rPr>
          <w:sz w:val="19"/>
          <w:szCs w:val="19"/>
          <w:lang w:eastAsia="zh-CN"/>
        </w:rPr>
      </w:pPr>
    </w:p>
    <w:p w:rsidR="0020037C" w:rsidRDefault="004474D3">
      <w:pPr>
        <w:pStyle w:val="BodyText"/>
        <w:spacing w:line="251" w:lineRule="auto"/>
        <w:rPr>
          <w:lang w:eastAsia="zh-CN"/>
        </w:rPr>
      </w:pPr>
      <w:r>
        <w:rPr>
          <w:lang w:eastAsia="zh-CN"/>
        </w:rPr>
        <w:t xml:space="preserve">概念 </w:t>
      </w:r>
      <w:r w:rsidR="00423ADE">
        <w:rPr>
          <w:lang w:eastAsia="zh-CN"/>
        </w:rPr>
        <w:t>分区</w:t>
      </w:r>
      <w:r>
        <w:rPr>
          <w:lang w:eastAsia="zh-CN"/>
        </w:rPr>
        <w:t>组又被称为复制组，一个复制组内可以包含一个或多个数据节点（或编目节点），节点之间的数据使用</w:t>
      </w:r>
    </w:p>
    <w:p w:rsidR="0020037C" w:rsidRDefault="004474D3">
      <w:pPr>
        <w:pStyle w:val="BodyText"/>
        <w:spacing w:line="227" w:lineRule="exact"/>
        <w:rPr>
          <w:lang w:eastAsia="zh-CN"/>
        </w:rPr>
      </w:pPr>
      <w:r>
        <w:rPr>
          <w:lang w:eastAsia="zh-CN"/>
        </w:rPr>
        <w:t>异步日志复制机制，保持最终一致。</w:t>
      </w:r>
    </w:p>
    <w:p w:rsidR="0020037C" w:rsidRDefault="0020037C">
      <w:pPr>
        <w:spacing w:before="5" w:line="100" w:lineRule="exact"/>
        <w:rPr>
          <w:sz w:val="10"/>
          <w:szCs w:val="10"/>
          <w:lang w:eastAsia="zh-CN"/>
        </w:rPr>
      </w:pPr>
    </w:p>
    <w:p w:rsidR="0020037C" w:rsidRDefault="00423ADE">
      <w:pPr>
        <w:pStyle w:val="BodyText"/>
        <w:spacing w:line="167" w:lineRule="auto"/>
        <w:ind w:right="23"/>
        <w:rPr>
          <w:lang w:eastAsia="zh-CN"/>
        </w:rPr>
      </w:pPr>
      <w:r>
        <w:rPr>
          <w:w w:val="95"/>
          <w:lang w:eastAsia="zh-CN"/>
        </w:rPr>
        <w:t>分区</w:t>
      </w:r>
      <w:r w:rsidR="004474D3">
        <w:rPr>
          <w:w w:val="95"/>
          <w:lang w:eastAsia="zh-CN"/>
        </w:rPr>
        <w:t>组中所有的节点之间使用复制服务端口（replname参数）进行通讯，定期相互发送心跳信息以相互验证</w:t>
      </w:r>
      <w:r w:rsidR="004474D3">
        <w:rPr>
          <w:lang w:eastAsia="zh-CN"/>
        </w:rPr>
        <w:t xml:space="preserve"> 状态。</w:t>
      </w:r>
    </w:p>
    <w:p w:rsidR="0020037C" w:rsidRDefault="00423ADE">
      <w:pPr>
        <w:pStyle w:val="BodyText"/>
        <w:spacing w:before="31"/>
      </w:pPr>
      <w:r>
        <w:t>分区</w:t>
      </w:r>
      <w:r w:rsidR="004474D3">
        <w:t>组结构如下图：</w:t>
      </w:r>
    </w:p>
    <w:p w:rsidR="0020037C" w:rsidRDefault="0020037C">
      <w:pPr>
        <w:sectPr w:rsidR="0020037C">
          <w:pgSz w:w="12240" w:h="15840"/>
          <w:pgMar w:top="900" w:right="1040" w:bottom="280" w:left="700" w:header="713" w:footer="0" w:gutter="0"/>
          <w:cols w:space="720"/>
        </w:sectPr>
      </w:pPr>
    </w:p>
    <w:p w:rsidR="0020037C" w:rsidRDefault="0020037C">
      <w:pPr>
        <w:spacing w:before="1" w:line="240" w:lineRule="exact"/>
        <w:rPr>
          <w:sz w:val="24"/>
          <w:szCs w:val="24"/>
        </w:rPr>
      </w:pPr>
    </w:p>
    <w:p w:rsidR="0020037C" w:rsidRDefault="00DD1987">
      <w:pPr>
        <w:ind w:left="113" w:right="10700"/>
        <w:rPr>
          <w:rFonts w:ascii="Times New Roman" w:eastAsia="Times New Roman" w:hAnsi="Times New Roman" w:cs="Times New Roman"/>
          <w:sz w:val="20"/>
          <w:szCs w:val="20"/>
        </w:rPr>
      </w:pPr>
      <w:r>
        <w:pict>
          <v:shape id="_x0000_i1040" type="#_x0000_t75" style="width:393.85pt;height:159.05pt;mso-position-horizontal-relative:char;mso-position-vertical-relative:line">
            <v:imagedata r:id="rId17" o:title=""/>
          </v:shape>
        </w:pict>
      </w:r>
    </w:p>
    <w:p w:rsidR="0020037C" w:rsidRDefault="0020037C">
      <w:pPr>
        <w:spacing w:before="1" w:line="100" w:lineRule="exact"/>
        <w:rPr>
          <w:sz w:val="10"/>
          <w:szCs w:val="10"/>
        </w:rPr>
      </w:pPr>
    </w:p>
    <w:p w:rsidR="0020037C" w:rsidRDefault="004474D3">
      <w:pPr>
        <w:pStyle w:val="BodyText"/>
        <w:spacing w:line="310" w:lineRule="exact"/>
        <w:ind w:left="113"/>
        <w:rPr>
          <w:lang w:eastAsia="zh-CN"/>
        </w:rPr>
      </w:pPr>
      <w:r>
        <w:rPr>
          <w:lang w:eastAsia="zh-CN"/>
        </w:rPr>
        <w:t>每个</w:t>
      </w:r>
      <w:r w:rsidR="00423ADE">
        <w:rPr>
          <w:lang w:eastAsia="zh-CN"/>
        </w:rPr>
        <w:t>分区</w:t>
      </w:r>
      <w:r>
        <w:rPr>
          <w:lang w:eastAsia="zh-CN"/>
        </w:rPr>
        <w:t>组内的节点有两种状态：</w:t>
      </w:r>
    </w:p>
    <w:p w:rsidR="0020037C" w:rsidRDefault="0020037C">
      <w:pPr>
        <w:spacing w:before="5" w:line="140" w:lineRule="exact"/>
        <w:rPr>
          <w:sz w:val="14"/>
          <w:szCs w:val="14"/>
          <w:lang w:eastAsia="zh-CN"/>
        </w:rPr>
      </w:pPr>
    </w:p>
    <w:p w:rsidR="0020037C" w:rsidRDefault="004474D3">
      <w:pPr>
        <w:pStyle w:val="BodyText"/>
        <w:tabs>
          <w:tab w:val="left" w:pos="5409"/>
        </w:tabs>
        <w:spacing w:line="167" w:lineRule="auto"/>
        <w:ind w:left="5410" w:right="630" w:hanging="4737"/>
        <w:jc w:val="both"/>
        <w:rPr>
          <w:lang w:eastAsia="zh-CN"/>
        </w:rPr>
      </w:pPr>
      <w:r>
        <w:rPr>
          <w:lang w:eastAsia="zh-CN"/>
        </w:rPr>
        <w:t>主节点</w:t>
      </w:r>
      <w:r>
        <w:rPr>
          <w:lang w:eastAsia="zh-CN"/>
        </w:rPr>
        <w:tab/>
        <w:t>主节点可作读写操作。所有写入的数据会同步 写入日志文件，日志文件中的日志信息会异步 写入从节点。</w:t>
      </w:r>
    </w:p>
    <w:p w:rsidR="0020037C" w:rsidRDefault="0020037C">
      <w:pPr>
        <w:spacing w:before="10" w:line="110" w:lineRule="exact"/>
        <w:rPr>
          <w:sz w:val="11"/>
          <w:szCs w:val="11"/>
          <w:lang w:eastAsia="zh-CN"/>
        </w:rPr>
      </w:pPr>
    </w:p>
    <w:p w:rsidR="0020037C" w:rsidRDefault="004474D3">
      <w:pPr>
        <w:pStyle w:val="BodyText"/>
        <w:tabs>
          <w:tab w:val="left" w:pos="5409"/>
        </w:tabs>
        <w:spacing w:line="167" w:lineRule="auto"/>
        <w:ind w:left="5410" w:right="630" w:hanging="4737"/>
        <w:jc w:val="both"/>
        <w:rPr>
          <w:lang w:eastAsia="zh-CN"/>
        </w:rPr>
      </w:pPr>
      <w:r>
        <w:rPr>
          <w:lang w:eastAsia="zh-CN"/>
        </w:rPr>
        <w:t>从节点</w:t>
      </w:r>
      <w:r>
        <w:rPr>
          <w:lang w:eastAsia="zh-CN"/>
        </w:rPr>
        <w:tab/>
        <w:t>从节点可作只读操作。所有主节点写入的数据 会异步写入从节点。因此从节点与主节点之间 可能存在暂时的数据不一致，但是复制机制可 以保证数据的最终一致性。</w:t>
      </w:r>
    </w:p>
    <w:p w:rsidR="0020037C" w:rsidRDefault="00423ADE">
      <w:pPr>
        <w:pStyle w:val="BodyText"/>
        <w:spacing w:before="91" w:line="306" w:lineRule="auto"/>
        <w:ind w:left="113" w:right="4863"/>
        <w:rPr>
          <w:lang w:eastAsia="zh-CN"/>
        </w:rPr>
      </w:pPr>
      <w:r>
        <w:rPr>
          <w:lang w:eastAsia="zh-CN"/>
        </w:rPr>
        <w:t>分区</w:t>
      </w:r>
      <w:r w:rsidR="004474D3">
        <w:rPr>
          <w:lang w:eastAsia="zh-CN"/>
        </w:rPr>
        <w:t xml:space="preserve">组通过数据复制，读写分离与选举机制实现高可用。 </w:t>
      </w:r>
      <w:bookmarkStart w:id="62" w:name="选举"/>
      <w:bookmarkEnd w:id="62"/>
      <w:r w:rsidR="004474D3">
        <w:rPr>
          <w:lang w:eastAsia="zh-CN"/>
        </w:rPr>
        <w:t>选举</w:t>
      </w:r>
    </w:p>
    <w:p w:rsidR="0020037C" w:rsidRDefault="0020037C">
      <w:pPr>
        <w:spacing w:before="2" w:line="120" w:lineRule="exact"/>
        <w:rPr>
          <w:sz w:val="12"/>
          <w:szCs w:val="12"/>
          <w:lang w:eastAsia="zh-CN"/>
        </w:rPr>
      </w:pPr>
    </w:p>
    <w:p w:rsidR="0020037C" w:rsidRDefault="004474D3">
      <w:pPr>
        <w:pStyle w:val="BodyText"/>
        <w:spacing w:line="251" w:lineRule="auto"/>
        <w:ind w:left="113" w:right="492"/>
        <w:rPr>
          <w:lang w:eastAsia="zh-CN"/>
        </w:rPr>
      </w:pPr>
      <w:r>
        <w:rPr>
          <w:lang w:eastAsia="zh-CN"/>
        </w:rPr>
        <w:t>概念 选举机制保障</w:t>
      </w:r>
      <w:r w:rsidR="00423ADE">
        <w:rPr>
          <w:lang w:eastAsia="zh-CN"/>
        </w:rPr>
        <w:t>分区</w:t>
      </w:r>
      <w:r>
        <w:rPr>
          <w:lang w:eastAsia="zh-CN"/>
        </w:rPr>
        <w:t>组中随时存在一个主节点。当该主节点宕机后会在其余从节点之间自动选举出主节点，进</w:t>
      </w:r>
    </w:p>
    <w:p w:rsidR="0020037C" w:rsidRDefault="004474D3">
      <w:pPr>
        <w:pStyle w:val="BodyText"/>
        <w:spacing w:line="227" w:lineRule="exact"/>
        <w:ind w:left="113"/>
        <w:rPr>
          <w:lang w:eastAsia="zh-CN"/>
        </w:rPr>
      </w:pPr>
      <w:r>
        <w:rPr>
          <w:lang w:eastAsia="zh-CN"/>
        </w:rPr>
        <w:t>行读写操作。</w:t>
      </w:r>
    </w:p>
    <w:p w:rsidR="0020037C" w:rsidRDefault="0020037C">
      <w:pPr>
        <w:spacing w:before="5" w:line="100" w:lineRule="exact"/>
        <w:rPr>
          <w:sz w:val="10"/>
          <w:szCs w:val="10"/>
          <w:lang w:eastAsia="zh-CN"/>
        </w:rPr>
      </w:pPr>
    </w:p>
    <w:p w:rsidR="0020037C" w:rsidRDefault="004474D3">
      <w:pPr>
        <w:pStyle w:val="BodyText"/>
        <w:spacing w:line="167" w:lineRule="auto"/>
        <w:ind w:left="113" w:right="492"/>
        <w:rPr>
          <w:lang w:eastAsia="zh-CN"/>
        </w:rPr>
      </w:pPr>
      <w:r>
        <w:rPr>
          <w:lang w:eastAsia="zh-CN"/>
        </w:rPr>
        <w:t>选举机制的核心为节点状态监测。</w:t>
      </w:r>
      <w:r w:rsidR="00423ADE">
        <w:rPr>
          <w:lang w:eastAsia="zh-CN"/>
        </w:rPr>
        <w:t>分区</w:t>
      </w:r>
      <w:r>
        <w:rPr>
          <w:lang w:eastAsia="zh-CN"/>
        </w:rPr>
        <w:t>组内所有的节点定期向组内其他成员发送自身状态，因此当主节点宕 机后，所有的从节点间会进行投票，当时最匹配原主节点的节点即当选新的主节点</w:t>
      </w:r>
    </w:p>
    <w:p w:rsidR="0020037C" w:rsidRDefault="0020037C">
      <w:pPr>
        <w:spacing w:before="2" w:line="110" w:lineRule="exact"/>
        <w:rPr>
          <w:sz w:val="11"/>
          <w:szCs w:val="11"/>
          <w:lang w:eastAsia="zh-CN"/>
        </w:rPr>
      </w:pPr>
    </w:p>
    <w:p w:rsidR="0020037C" w:rsidRDefault="00DD1987">
      <w:pPr>
        <w:ind w:left="113" w:right="10700"/>
        <w:rPr>
          <w:rFonts w:ascii="Times New Roman" w:eastAsia="Times New Roman" w:hAnsi="Times New Roman" w:cs="Times New Roman"/>
          <w:sz w:val="20"/>
          <w:szCs w:val="20"/>
        </w:rPr>
      </w:pPr>
      <w:r>
        <w:pict>
          <v:shape id="_x0000_i1041" type="#_x0000_t75" style="width:349.25pt;height:174.1pt;mso-position-horizontal-relative:char;mso-position-vertical-relative:line">
            <v:imagedata r:id="rId18" o:title=""/>
          </v:shape>
        </w:pict>
      </w:r>
    </w:p>
    <w:p w:rsidR="0020037C" w:rsidRDefault="0020037C">
      <w:pPr>
        <w:spacing w:before="5" w:line="150" w:lineRule="exact"/>
        <w:rPr>
          <w:sz w:val="15"/>
          <w:szCs w:val="15"/>
        </w:rPr>
      </w:pPr>
    </w:p>
    <w:p w:rsidR="0020037C" w:rsidRDefault="004474D3">
      <w:pPr>
        <w:pStyle w:val="BodyText"/>
        <w:spacing w:line="167" w:lineRule="auto"/>
        <w:ind w:left="113" w:right="427"/>
        <w:rPr>
          <w:lang w:eastAsia="zh-CN"/>
        </w:rPr>
      </w:pPr>
      <w:r>
        <w:rPr>
          <w:w w:val="95"/>
          <w:lang w:eastAsia="zh-CN"/>
        </w:rPr>
        <w:t>选举成功的前提条件为组内必须拥有超过半数以上的节点参与投票，否则为了避免“双活”问题（同时存在两</w:t>
      </w:r>
      <w:r>
        <w:rPr>
          <w:lang w:eastAsia="zh-CN"/>
        </w:rPr>
        <w:t xml:space="preserve"> 个主节点）将无法进行选举。</w:t>
      </w:r>
    </w:p>
    <w:p w:rsidR="0020037C" w:rsidRDefault="0020037C">
      <w:pPr>
        <w:spacing w:before="10" w:line="110" w:lineRule="exact"/>
        <w:rPr>
          <w:sz w:val="11"/>
          <w:szCs w:val="11"/>
          <w:lang w:eastAsia="zh-CN"/>
        </w:rPr>
      </w:pPr>
    </w:p>
    <w:p w:rsidR="0020037C" w:rsidRDefault="004474D3">
      <w:pPr>
        <w:pStyle w:val="BodyText"/>
        <w:spacing w:line="167" w:lineRule="auto"/>
        <w:ind w:left="113" w:right="492"/>
        <w:rPr>
          <w:lang w:eastAsia="zh-CN"/>
        </w:rPr>
      </w:pPr>
      <w:r>
        <w:rPr>
          <w:lang w:eastAsia="zh-CN"/>
        </w:rPr>
        <w:t>任何时刻如果组内成员不足半数，则当前的主节点会自动降级为从节点，同时断开当前节点的所有用户连 接。</w:t>
      </w:r>
    </w:p>
    <w:p w:rsidR="0020037C" w:rsidRDefault="004474D3">
      <w:pPr>
        <w:pStyle w:val="BodyText"/>
        <w:spacing w:before="31"/>
        <w:ind w:left="113"/>
        <w:rPr>
          <w:lang w:eastAsia="zh-CN"/>
        </w:rPr>
      </w:pPr>
      <w:r>
        <w:rPr>
          <w:lang w:eastAsia="zh-CN"/>
        </w:rPr>
        <w:t>当一个新的节点加入现存的</w:t>
      </w:r>
      <w:r w:rsidR="00423ADE">
        <w:rPr>
          <w:lang w:eastAsia="zh-CN"/>
        </w:rPr>
        <w:t>分区</w:t>
      </w:r>
      <w:r>
        <w:rPr>
          <w:lang w:eastAsia="zh-CN"/>
        </w:rPr>
        <w:t>组，或者某个故障节点重新加入</w:t>
      </w:r>
      <w:r w:rsidR="00423ADE">
        <w:rPr>
          <w:lang w:eastAsia="zh-CN"/>
        </w:rPr>
        <w:t>分区</w:t>
      </w:r>
      <w:r>
        <w:rPr>
          <w:lang w:eastAsia="zh-CN"/>
        </w:rPr>
        <w:t>组后，会进行</w:t>
      </w:r>
      <w:hyperlink w:anchor="_bookmark27" w:history="1">
        <w:r>
          <w:rPr>
            <w:color w:val="0000FF"/>
            <w:lang w:eastAsia="zh-CN"/>
          </w:rPr>
          <w:t>数据同步</w:t>
        </w:r>
      </w:hyperlink>
      <w:r>
        <w:rPr>
          <w:color w:val="000000"/>
          <w:lang w:eastAsia="zh-CN"/>
        </w:rPr>
        <w:t>。</w:t>
      </w:r>
    </w:p>
    <w:p w:rsidR="0020037C" w:rsidRDefault="0020037C">
      <w:pPr>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20037C">
      <w:pPr>
        <w:spacing w:line="200" w:lineRule="exact"/>
        <w:rPr>
          <w:sz w:val="20"/>
          <w:szCs w:val="20"/>
          <w:lang w:eastAsia="zh-CN"/>
        </w:rPr>
      </w:pPr>
    </w:p>
    <w:p w:rsidR="0020037C" w:rsidRDefault="004474D3">
      <w:pPr>
        <w:pStyle w:val="BodyText"/>
        <w:spacing w:line="310" w:lineRule="exact"/>
        <w:rPr>
          <w:lang w:eastAsia="zh-CN"/>
        </w:rPr>
      </w:pPr>
      <w:bookmarkStart w:id="63" w:name="复制"/>
      <w:bookmarkEnd w:id="63"/>
      <w:r>
        <w:rPr>
          <w:lang w:eastAsia="zh-CN"/>
        </w:rPr>
        <w:t>复制</w:t>
      </w:r>
    </w:p>
    <w:p w:rsidR="0020037C" w:rsidRDefault="0020037C">
      <w:pPr>
        <w:spacing w:before="6" w:line="190" w:lineRule="exact"/>
        <w:rPr>
          <w:sz w:val="19"/>
          <w:szCs w:val="19"/>
          <w:lang w:eastAsia="zh-CN"/>
        </w:rPr>
      </w:pPr>
    </w:p>
    <w:p w:rsidR="0020037C" w:rsidRDefault="004474D3">
      <w:pPr>
        <w:pStyle w:val="BodyText"/>
        <w:spacing w:line="251" w:lineRule="auto"/>
        <w:ind w:right="4843"/>
        <w:rPr>
          <w:lang w:eastAsia="zh-CN"/>
        </w:rPr>
      </w:pPr>
      <w:r>
        <w:rPr>
          <w:lang w:eastAsia="zh-CN"/>
        </w:rPr>
        <w:t>概念 数据复制为</w:t>
      </w:r>
      <w:r w:rsidR="00423ADE">
        <w:rPr>
          <w:lang w:eastAsia="zh-CN"/>
        </w:rPr>
        <w:t>分区</w:t>
      </w:r>
      <w:r>
        <w:rPr>
          <w:lang w:eastAsia="zh-CN"/>
        </w:rPr>
        <w:t>组中节点之间的相互同步的机制。</w:t>
      </w:r>
    </w:p>
    <w:p w:rsidR="0020037C" w:rsidRDefault="004474D3">
      <w:pPr>
        <w:pStyle w:val="BodyText"/>
        <w:spacing w:before="92" w:line="167" w:lineRule="auto"/>
        <w:rPr>
          <w:lang w:eastAsia="zh-CN"/>
        </w:rPr>
      </w:pPr>
      <w:r>
        <w:rPr>
          <w:w w:val="95"/>
          <w:lang w:eastAsia="zh-CN"/>
        </w:rPr>
        <w:t>在数据节点和编目节点中，任何数据增删改操作均会写入日志。SequoiaDB会首先将日志写入日志缓冲</w:t>
      </w:r>
      <w:r>
        <w:rPr>
          <w:lang w:eastAsia="zh-CN"/>
        </w:rPr>
        <w:t xml:space="preserve"> 区，然后将其异步写入本地磁盘。</w:t>
      </w:r>
    </w:p>
    <w:p w:rsidR="0020037C" w:rsidRDefault="004474D3">
      <w:pPr>
        <w:pStyle w:val="BodyText"/>
        <w:spacing w:before="31"/>
        <w:rPr>
          <w:lang w:eastAsia="zh-CN"/>
        </w:rPr>
      </w:pPr>
      <w:r>
        <w:rPr>
          <w:lang w:eastAsia="zh-CN"/>
        </w:rPr>
        <w:t>每个数据复制会在两个节点间进行：</w:t>
      </w:r>
    </w:p>
    <w:p w:rsidR="0020037C" w:rsidRDefault="0020037C">
      <w:pPr>
        <w:spacing w:before="5" w:line="140" w:lineRule="exact"/>
        <w:rPr>
          <w:sz w:val="14"/>
          <w:szCs w:val="14"/>
          <w:lang w:eastAsia="zh-CN"/>
        </w:rPr>
      </w:pPr>
    </w:p>
    <w:p w:rsidR="0020037C" w:rsidRDefault="004474D3">
      <w:pPr>
        <w:pStyle w:val="BodyText"/>
        <w:tabs>
          <w:tab w:val="left" w:pos="6229"/>
        </w:tabs>
        <w:spacing w:line="167" w:lineRule="auto"/>
        <w:ind w:left="6230" w:right="210" w:hanging="4737"/>
        <w:jc w:val="both"/>
        <w:rPr>
          <w:lang w:eastAsia="zh-CN"/>
        </w:rPr>
      </w:pPr>
      <w:r>
        <w:rPr>
          <w:lang w:eastAsia="zh-CN"/>
        </w:rPr>
        <w:t>源节点</w:t>
      </w:r>
      <w:r>
        <w:rPr>
          <w:lang w:eastAsia="zh-CN"/>
        </w:rPr>
        <w:tab/>
        <w:t>为包含新数据的节点。主节点并不一定永远是 复制的源节点。</w:t>
      </w:r>
    </w:p>
    <w:p w:rsidR="0020037C" w:rsidRDefault="004474D3">
      <w:pPr>
        <w:pStyle w:val="BodyText"/>
        <w:tabs>
          <w:tab w:val="left" w:pos="6229"/>
        </w:tabs>
        <w:spacing w:before="31"/>
        <w:ind w:left="1493"/>
        <w:rPr>
          <w:lang w:eastAsia="zh-CN"/>
        </w:rPr>
      </w:pPr>
      <w:r>
        <w:rPr>
          <w:lang w:eastAsia="zh-CN"/>
        </w:rPr>
        <w:t>目标节点</w:t>
      </w:r>
      <w:r>
        <w:rPr>
          <w:lang w:eastAsia="zh-CN"/>
        </w:rPr>
        <w:tab/>
        <w:t>为请求进行数据复制的节点。</w:t>
      </w:r>
    </w:p>
    <w:p w:rsidR="0020037C" w:rsidRDefault="0020037C">
      <w:pPr>
        <w:spacing w:before="5" w:line="160" w:lineRule="exact"/>
        <w:rPr>
          <w:sz w:val="16"/>
          <w:szCs w:val="16"/>
          <w:lang w:eastAsia="zh-CN"/>
        </w:rPr>
      </w:pPr>
    </w:p>
    <w:p w:rsidR="0020037C" w:rsidRDefault="004474D3">
      <w:pPr>
        <w:pStyle w:val="BodyText"/>
        <w:spacing w:line="167" w:lineRule="auto"/>
        <w:rPr>
          <w:lang w:eastAsia="zh-CN"/>
        </w:rPr>
      </w:pPr>
      <w:r>
        <w:rPr>
          <w:lang w:eastAsia="zh-CN"/>
        </w:rPr>
        <w:t>复制过程中，目标节点选择一个与其最接近的节点，然后向其发送一个复制请求。源节点接到复制请求 后，会将目标节点请求的同步点之后的日志记录打包并发送给目标节点，目标节点接收到数据包后会重新处 理日志中的所有操作。</w:t>
      </w:r>
    </w:p>
    <w:p w:rsidR="0020037C" w:rsidRDefault="004474D3">
      <w:pPr>
        <w:pStyle w:val="BodyText"/>
        <w:spacing w:before="31"/>
        <w:rPr>
          <w:lang w:eastAsia="zh-CN"/>
        </w:rPr>
      </w:pPr>
      <w:r>
        <w:rPr>
          <w:lang w:eastAsia="zh-CN"/>
        </w:rPr>
        <w:t>节点之间的复制有两个状态：</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对等状态（PEER）：当目标节点请求的日志依然存在于源节点的日志缓冲区中，两节点之间为对等状态</w:t>
      </w:r>
    </w:p>
    <w:p w:rsidR="0020037C" w:rsidRDefault="004474D3">
      <w:pPr>
        <w:pStyle w:val="BodyText"/>
        <w:tabs>
          <w:tab w:val="left" w:pos="1217"/>
        </w:tabs>
        <w:spacing w:before="36" w:line="169" w:lineRule="auto"/>
        <w:ind w:left="1217" w:right="136"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远程追赶状态（Remote       </w:t>
      </w:r>
      <w:r>
        <w:rPr>
          <w:spacing w:val="33"/>
          <w:w w:val="95"/>
          <w:position w:val="1"/>
          <w:lang w:eastAsia="zh-CN"/>
        </w:rPr>
        <w:t xml:space="preserve"> </w:t>
      </w:r>
      <w:r>
        <w:rPr>
          <w:w w:val="95"/>
          <w:position w:val="1"/>
          <w:lang w:eastAsia="zh-CN"/>
        </w:rPr>
        <w:t>Catchup）：当目标节点请求的日志不存在于源节点的日志缓冲区中，但依然存</w:t>
      </w:r>
      <w:r>
        <w:rPr>
          <w:position w:val="1"/>
          <w:lang w:eastAsia="zh-CN"/>
        </w:rPr>
        <w:t xml:space="preserve"> </w:t>
      </w:r>
      <w:r>
        <w:rPr>
          <w:lang w:eastAsia="zh-CN"/>
        </w:rPr>
        <w:t>在于源节点的日志文件中，两节点之间为远程追赶状态</w:t>
      </w:r>
    </w:p>
    <w:p w:rsidR="0020037C" w:rsidRDefault="004474D3">
      <w:pPr>
        <w:pStyle w:val="BodyText"/>
        <w:spacing w:before="51" w:line="251" w:lineRule="auto"/>
        <w:rPr>
          <w:lang w:eastAsia="zh-CN"/>
        </w:rPr>
      </w:pPr>
      <w:r>
        <w:rPr>
          <w:lang w:eastAsia="zh-CN"/>
        </w:rPr>
        <w:t>如果目标节点请求的日志已经不再存在于源节点的日志文件中，目标节点则进入</w:t>
      </w:r>
      <w:hyperlink w:anchor="_bookmark27" w:history="1">
        <w:r>
          <w:rPr>
            <w:color w:val="0000FF"/>
            <w:lang w:eastAsia="zh-CN"/>
          </w:rPr>
          <w:t>恢复同步</w:t>
        </w:r>
      </w:hyperlink>
      <w:r>
        <w:rPr>
          <w:color w:val="000000"/>
          <w:lang w:eastAsia="zh-CN"/>
        </w:rPr>
        <w:t>状态。 当两节点处于对等状态时，同步请求在源节点可以直接从内存中获取数据，因此目标节点选择复制源节点</w:t>
      </w:r>
    </w:p>
    <w:p w:rsidR="0020037C" w:rsidRDefault="004474D3">
      <w:pPr>
        <w:pStyle w:val="BodyText"/>
        <w:spacing w:line="227" w:lineRule="exact"/>
        <w:rPr>
          <w:lang w:eastAsia="zh-CN"/>
        </w:rPr>
      </w:pPr>
      <w:r>
        <w:rPr>
          <w:lang w:eastAsia="zh-CN"/>
        </w:rPr>
        <w:t>时，总会尝试选择距离自己当前日志点最近的数据节点，使其所包含的日志尽量坐落在内存中。</w:t>
      </w:r>
    </w:p>
    <w:p w:rsidR="0020037C" w:rsidRDefault="004474D3">
      <w:pPr>
        <w:pStyle w:val="BodyText"/>
        <w:spacing w:before="96"/>
        <w:rPr>
          <w:lang w:eastAsia="zh-CN"/>
        </w:rPr>
      </w:pPr>
      <w:bookmarkStart w:id="64" w:name="全量同步"/>
      <w:bookmarkStart w:id="65" w:name="_bookmark27"/>
      <w:bookmarkEnd w:id="64"/>
      <w:bookmarkEnd w:id="65"/>
      <w:r>
        <w:rPr>
          <w:lang w:eastAsia="zh-CN"/>
        </w:rPr>
        <w:t>全量同步</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概念 在</w:t>
      </w:r>
      <w:r w:rsidR="00423ADE">
        <w:rPr>
          <w:lang w:eastAsia="zh-CN"/>
        </w:rPr>
        <w:t>分区</w:t>
      </w:r>
      <w:r>
        <w:rPr>
          <w:lang w:eastAsia="zh-CN"/>
        </w:rPr>
        <w:t>组内，当一个新的节点加入</w:t>
      </w:r>
      <w:r w:rsidR="00423ADE">
        <w:rPr>
          <w:lang w:eastAsia="zh-CN"/>
        </w:rPr>
        <w:t>分区</w:t>
      </w:r>
      <w:r>
        <w:rPr>
          <w:lang w:eastAsia="zh-CN"/>
        </w:rPr>
        <w:t>组，或者故障节点重新加入</w:t>
      </w:r>
      <w:r w:rsidR="00423ADE">
        <w:rPr>
          <w:lang w:eastAsia="zh-CN"/>
        </w:rPr>
        <w:t>分区</w:t>
      </w:r>
      <w:r>
        <w:rPr>
          <w:lang w:eastAsia="zh-CN"/>
        </w:rPr>
        <w:t>组，需要进行数据全量同步，以保障</w:t>
      </w:r>
    </w:p>
    <w:p w:rsidR="0020037C" w:rsidRDefault="004474D3">
      <w:pPr>
        <w:pStyle w:val="BodyText"/>
        <w:spacing w:line="227" w:lineRule="exact"/>
        <w:rPr>
          <w:lang w:eastAsia="zh-CN"/>
        </w:rPr>
      </w:pPr>
      <w:r>
        <w:rPr>
          <w:lang w:eastAsia="zh-CN"/>
        </w:rPr>
        <w:t>新的节点与现有节点之间数据的一致性。</w:t>
      </w:r>
    </w:p>
    <w:p w:rsidR="0020037C" w:rsidRDefault="004474D3">
      <w:pPr>
        <w:pStyle w:val="BodyText"/>
        <w:spacing w:before="16"/>
        <w:rPr>
          <w:lang w:eastAsia="zh-CN"/>
        </w:rPr>
      </w:pPr>
      <w:r>
        <w:rPr>
          <w:lang w:eastAsia="zh-CN"/>
        </w:rPr>
        <w:t>在进行数据全量同步时有两个节点参与：</w:t>
      </w:r>
    </w:p>
    <w:p w:rsidR="0020037C" w:rsidRDefault="0020037C">
      <w:pPr>
        <w:spacing w:before="5" w:line="140" w:lineRule="exact"/>
        <w:rPr>
          <w:sz w:val="14"/>
          <w:szCs w:val="14"/>
          <w:lang w:eastAsia="zh-CN"/>
        </w:rPr>
      </w:pPr>
    </w:p>
    <w:p w:rsidR="0020037C" w:rsidRDefault="004474D3">
      <w:pPr>
        <w:pStyle w:val="BodyText"/>
        <w:tabs>
          <w:tab w:val="left" w:pos="6229"/>
        </w:tabs>
        <w:spacing w:line="167" w:lineRule="auto"/>
        <w:ind w:left="6230" w:right="210" w:hanging="4737"/>
        <w:jc w:val="both"/>
        <w:rPr>
          <w:lang w:eastAsia="zh-CN"/>
        </w:rPr>
      </w:pPr>
      <w:r>
        <w:rPr>
          <w:lang w:eastAsia="zh-CN"/>
        </w:rPr>
        <w:t>源节点</w:t>
      </w:r>
      <w:r>
        <w:rPr>
          <w:lang w:eastAsia="zh-CN"/>
        </w:rPr>
        <w:tab/>
        <w:t>为包含有效数据的节点。主节点并不一定永远 是同步的源节点。任何与主节点处于同步状态 的从节点均可作为源节点进行数据同步。</w:t>
      </w:r>
    </w:p>
    <w:p w:rsidR="0020037C" w:rsidRDefault="0020037C">
      <w:pPr>
        <w:spacing w:before="10" w:line="110" w:lineRule="exact"/>
        <w:rPr>
          <w:sz w:val="11"/>
          <w:szCs w:val="11"/>
          <w:lang w:eastAsia="zh-CN"/>
        </w:rPr>
      </w:pPr>
    </w:p>
    <w:p w:rsidR="0020037C" w:rsidRDefault="004474D3">
      <w:pPr>
        <w:pStyle w:val="BodyText"/>
        <w:tabs>
          <w:tab w:val="left" w:pos="6229"/>
        </w:tabs>
        <w:spacing w:line="167" w:lineRule="auto"/>
        <w:ind w:left="6230" w:right="210" w:hanging="4737"/>
        <w:jc w:val="both"/>
        <w:rPr>
          <w:lang w:eastAsia="zh-CN"/>
        </w:rPr>
      </w:pPr>
      <w:r>
        <w:rPr>
          <w:lang w:eastAsia="zh-CN"/>
        </w:rPr>
        <w:t>目标节点</w:t>
      </w:r>
      <w:r>
        <w:rPr>
          <w:lang w:eastAsia="zh-CN"/>
        </w:rPr>
        <w:tab/>
        <w:t>为新加入组，或重新入组的故障节点。同步时 该节点下原有的数据会被废弃。</w:t>
      </w:r>
    </w:p>
    <w:p w:rsidR="0020037C" w:rsidRDefault="0020037C">
      <w:pPr>
        <w:spacing w:before="12" w:line="200" w:lineRule="exact"/>
        <w:rPr>
          <w:sz w:val="20"/>
          <w:szCs w:val="20"/>
          <w:lang w:eastAsia="zh-CN"/>
        </w:rPr>
      </w:pPr>
    </w:p>
    <w:p w:rsidR="0020037C" w:rsidRDefault="00DD1987">
      <w:pPr>
        <w:ind w:left="933" w:right="10420"/>
        <w:rPr>
          <w:rFonts w:ascii="Times New Roman" w:eastAsia="Times New Roman" w:hAnsi="Times New Roman" w:cs="Times New Roman"/>
          <w:sz w:val="20"/>
          <w:szCs w:val="20"/>
        </w:rPr>
      </w:pPr>
      <w:r>
        <w:pict>
          <v:shape id="_x0000_i1042" type="#_x0000_t75" style="width:357.85pt;height:160.1pt;mso-position-horizontal-relative:char;mso-position-vertical-relative:line">
            <v:imagedata r:id="rId19" o:title=""/>
          </v:shape>
        </w:pict>
      </w:r>
    </w:p>
    <w:p w:rsidR="0020037C" w:rsidRDefault="0020037C">
      <w:pPr>
        <w:rPr>
          <w:rFonts w:ascii="Times New Roman" w:eastAsia="Times New Roman" w:hAnsi="Times New Roman" w:cs="Times New Roman"/>
          <w:sz w:val="20"/>
          <w:szCs w:val="20"/>
        </w:rPr>
        <w:sectPr w:rsidR="0020037C">
          <w:pgSz w:w="12240" w:h="15840"/>
          <w:pgMar w:top="900" w:right="110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ind w:left="613" w:right="463"/>
        <w:rPr>
          <w:lang w:eastAsia="zh-CN"/>
        </w:rPr>
      </w:pPr>
      <w:r>
        <w:rPr>
          <w:lang w:eastAsia="zh-CN"/>
        </w:rPr>
        <w:t>全量同步发生时，目标节点会定期向源节点请求数据。源节点将数据打包后作为大数据块发送给目标节点。 当目标节点重做该数据块内所有数据后，向源节点请求新的数据块。</w:t>
      </w:r>
    </w:p>
    <w:p w:rsidR="0020037C" w:rsidRDefault="0020037C">
      <w:pPr>
        <w:spacing w:before="10" w:line="110" w:lineRule="exact"/>
        <w:rPr>
          <w:sz w:val="11"/>
          <w:szCs w:val="11"/>
          <w:lang w:eastAsia="zh-CN"/>
        </w:rPr>
      </w:pPr>
    </w:p>
    <w:p w:rsidR="0020037C" w:rsidRDefault="004474D3">
      <w:pPr>
        <w:pStyle w:val="BodyText"/>
        <w:spacing w:line="167" w:lineRule="auto"/>
        <w:ind w:left="613" w:right="463"/>
        <w:rPr>
          <w:lang w:eastAsia="zh-CN"/>
        </w:rPr>
      </w:pPr>
      <w:r>
        <w:rPr>
          <w:lang w:eastAsia="zh-CN"/>
        </w:rPr>
        <w:t>为保障源节点在同步时可进行写操作，所有已经被发送给目标节点的数据页如果被更改，其更新会被同步到 目标节点，以保障全量同步过程中更新的数据不会损失。</w:t>
      </w:r>
    </w:p>
    <w:p w:rsidR="0020037C" w:rsidRDefault="0020037C">
      <w:pPr>
        <w:spacing w:before="7" w:line="120" w:lineRule="exact"/>
        <w:rPr>
          <w:sz w:val="12"/>
          <w:szCs w:val="12"/>
          <w:lang w:eastAsia="zh-CN"/>
        </w:rPr>
      </w:pPr>
    </w:p>
    <w:p w:rsidR="0020037C" w:rsidRDefault="004474D3">
      <w:pPr>
        <w:pStyle w:val="Heading3"/>
        <w:ind w:left="113"/>
        <w:rPr>
          <w:lang w:eastAsia="zh-CN"/>
        </w:rPr>
      </w:pPr>
      <w:bookmarkStart w:id="66" w:name="数据分区"/>
      <w:bookmarkStart w:id="67" w:name="_bookmark28"/>
      <w:bookmarkEnd w:id="66"/>
      <w:bookmarkEnd w:id="67"/>
      <w:r>
        <w:rPr>
          <w:lang w:eastAsia="zh-CN"/>
        </w:rPr>
        <w:t>数据</w:t>
      </w:r>
      <w:r w:rsidR="00423ADE">
        <w:rPr>
          <w:lang w:eastAsia="zh-CN"/>
        </w:rPr>
        <w:t>分区</w:t>
      </w:r>
    </w:p>
    <w:p w:rsidR="0020037C" w:rsidRDefault="004474D3">
      <w:pPr>
        <w:pStyle w:val="BodyText"/>
        <w:spacing w:before="19" w:line="251" w:lineRule="auto"/>
        <w:ind w:left="613" w:right="428"/>
        <w:rPr>
          <w:lang w:eastAsia="zh-CN"/>
        </w:rPr>
      </w:pPr>
      <w:r>
        <w:rPr>
          <w:w w:val="95"/>
          <w:lang w:eastAsia="zh-CN"/>
        </w:rPr>
        <w:t>在SequoiaDB集群环境中，用户往往将数据存放在不同的逻辑节点与物理节点中，以达到并行计算的目的。</w:t>
      </w:r>
      <w:r>
        <w:rPr>
          <w:lang w:eastAsia="zh-CN"/>
        </w:rPr>
        <w:t xml:space="preserve"> </w:t>
      </w:r>
      <w:r>
        <w:rPr>
          <w:w w:val="95"/>
          <w:lang w:eastAsia="zh-CN"/>
        </w:rPr>
        <w:t>由于每一个存放数据的</w:t>
      </w:r>
      <w:r w:rsidR="00423ADE">
        <w:rPr>
          <w:w w:val="95"/>
          <w:lang w:eastAsia="zh-CN"/>
        </w:rPr>
        <w:t>分区</w:t>
      </w:r>
      <w:r>
        <w:rPr>
          <w:w w:val="95"/>
          <w:lang w:eastAsia="zh-CN"/>
        </w:rPr>
        <w:t>组中所有节点包含的数据完全相同，每个</w:t>
      </w:r>
      <w:r w:rsidR="00423ADE">
        <w:rPr>
          <w:w w:val="95"/>
          <w:lang w:eastAsia="zh-CN"/>
        </w:rPr>
        <w:t>分区</w:t>
      </w:r>
      <w:r>
        <w:rPr>
          <w:w w:val="95"/>
          <w:lang w:eastAsia="zh-CN"/>
        </w:rPr>
        <w:t>组被称作一个“</w:t>
      </w:r>
      <w:r w:rsidR="00423ADE">
        <w:rPr>
          <w:w w:val="95"/>
          <w:lang w:eastAsia="zh-CN"/>
        </w:rPr>
        <w:t>分区</w:t>
      </w:r>
      <w:r>
        <w:rPr>
          <w:w w:val="95"/>
          <w:lang w:eastAsia="zh-CN"/>
        </w:rPr>
        <w:t>”（Shard）。</w:t>
      </w:r>
      <w:r>
        <w:rPr>
          <w:lang w:eastAsia="zh-CN"/>
        </w:rPr>
        <w:t xml:space="preserve"> </w:t>
      </w:r>
      <w:r>
        <w:rPr>
          <w:w w:val="95"/>
          <w:lang w:eastAsia="zh-CN"/>
        </w:rPr>
        <w:t>每个</w:t>
      </w:r>
      <w:r w:rsidR="00423ADE">
        <w:rPr>
          <w:w w:val="95"/>
          <w:lang w:eastAsia="zh-CN"/>
        </w:rPr>
        <w:t>分区</w:t>
      </w:r>
      <w:r>
        <w:rPr>
          <w:w w:val="95"/>
          <w:lang w:eastAsia="zh-CN"/>
        </w:rPr>
        <w:t>之间的数据互不影响，呈无共享状态。其判定</w:t>
      </w:r>
      <w:r w:rsidR="00423ADE">
        <w:rPr>
          <w:w w:val="95"/>
          <w:lang w:eastAsia="zh-CN"/>
        </w:rPr>
        <w:t>分区</w:t>
      </w:r>
      <w:r>
        <w:rPr>
          <w:w w:val="95"/>
          <w:lang w:eastAsia="zh-CN"/>
        </w:rPr>
        <w:t>所依据的字段被称作“</w:t>
      </w:r>
      <w:r w:rsidR="00423ADE">
        <w:rPr>
          <w:w w:val="95"/>
          <w:lang w:eastAsia="zh-CN"/>
        </w:rPr>
        <w:t>分区</w:t>
      </w:r>
      <w:r>
        <w:rPr>
          <w:w w:val="95"/>
          <w:lang w:eastAsia="zh-CN"/>
        </w:rPr>
        <w:t>键”。</w:t>
      </w:r>
      <w:r w:rsidR="00423ADE">
        <w:rPr>
          <w:w w:val="95"/>
          <w:lang w:eastAsia="zh-CN"/>
        </w:rPr>
        <w:t>分区</w:t>
      </w:r>
      <w:r>
        <w:rPr>
          <w:w w:val="95"/>
          <w:lang w:eastAsia="zh-CN"/>
        </w:rPr>
        <w:t>键基于集合</w:t>
      </w:r>
    </w:p>
    <w:p w:rsidR="0020037C" w:rsidRDefault="004474D3">
      <w:pPr>
        <w:pStyle w:val="BodyText"/>
        <w:spacing w:line="227" w:lineRule="exact"/>
        <w:ind w:left="613"/>
        <w:rPr>
          <w:lang w:eastAsia="zh-CN"/>
        </w:rPr>
      </w:pPr>
      <w:r>
        <w:rPr>
          <w:lang w:eastAsia="zh-CN"/>
        </w:rPr>
        <w:t>定义，每个</w:t>
      </w:r>
      <w:r w:rsidR="00423ADE">
        <w:rPr>
          <w:lang w:eastAsia="zh-CN"/>
        </w:rPr>
        <w:t>分区</w:t>
      </w:r>
      <w:r>
        <w:rPr>
          <w:lang w:eastAsia="zh-CN"/>
        </w:rPr>
        <w:t>键可以包含一个或多个字段。</w:t>
      </w:r>
    </w:p>
    <w:p w:rsidR="0020037C" w:rsidRDefault="0020037C">
      <w:pPr>
        <w:spacing w:before="5" w:line="100" w:lineRule="exact"/>
        <w:rPr>
          <w:sz w:val="10"/>
          <w:szCs w:val="10"/>
          <w:lang w:eastAsia="zh-CN"/>
        </w:rPr>
      </w:pPr>
    </w:p>
    <w:p w:rsidR="0020037C" w:rsidRDefault="004474D3">
      <w:pPr>
        <w:pStyle w:val="BodyText"/>
        <w:spacing w:line="167" w:lineRule="auto"/>
        <w:ind w:left="613" w:right="427"/>
        <w:rPr>
          <w:lang w:eastAsia="zh-CN"/>
        </w:rPr>
      </w:pPr>
      <w:r>
        <w:rPr>
          <w:w w:val="95"/>
          <w:lang w:eastAsia="zh-CN"/>
        </w:rPr>
        <w:t>在SequoiaDB中，shard分为两种方式：Hash方式和Range方式。Range方式下依据记录中</w:t>
      </w:r>
      <w:r w:rsidR="00423ADE">
        <w:rPr>
          <w:w w:val="95"/>
          <w:lang w:eastAsia="zh-CN"/>
        </w:rPr>
        <w:t>分区</w:t>
      </w:r>
      <w:r>
        <w:rPr>
          <w:w w:val="95"/>
          <w:lang w:eastAsia="zh-CN"/>
        </w:rPr>
        <w:t>键的范围选择</w:t>
      </w:r>
      <w:r>
        <w:rPr>
          <w:lang w:eastAsia="zh-CN"/>
        </w:rPr>
        <w:t xml:space="preserve"> 所要插入的</w:t>
      </w:r>
      <w:r w:rsidR="00423ADE">
        <w:rPr>
          <w:lang w:eastAsia="zh-CN"/>
        </w:rPr>
        <w:t>分区</w:t>
      </w:r>
      <w:r>
        <w:rPr>
          <w:lang w:eastAsia="zh-CN"/>
        </w:rPr>
        <w:t>。Hash方式下根据记录中</w:t>
      </w:r>
      <w:r w:rsidR="00423ADE">
        <w:rPr>
          <w:lang w:eastAsia="zh-CN"/>
        </w:rPr>
        <w:t>分区</w:t>
      </w:r>
      <w:r>
        <w:rPr>
          <w:lang w:eastAsia="zh-CN"/>
        </w:rPr>
        <w:t>键生成的hash值选择所要插入的</w:t>
      </w:r>
      <w:r w:rsidR="00423ADE">
        <w:rPr>
          <w:lang w:eastAsia="zh-CN"/>
        </w:rPr>
        <w:t>分区</w:t>
      </w:r>
      <w:r>
        <w:rPr>
          <w:lang w:eastAsia="zh-CN"/>
        </w:rPr>
        <w:t>。</w:t>
      </w:r>
    </w:p>
    <w:p w:rsidR="0020037C" w:rsidRDefault="0020037C">
      <w:pPr>
        <w:spacing w:before="2" w:line="110" w:lineRule="exact"/>
        <w:rPr>
          <w:sz w:val="11"/>
          <w:szCs w:val="11"/>
          <w:lang w:eastAsia="zh-CN"/>
        </w:rPr>
      </w:pPr>
    </w:p>
    <w:p w:rsidR="0020037C" w:rsidRDefault="00DD1987">
      <w:pPr>
        <w:ind w:left="613" w:right="11200"/>
        <w:rPr>
          <w:rFonts w:ascii="Times New Roman" w:eastAsia="Times New Roman" w:hAnsi="Times New Roman" w:cs="Times New Roman"/>
          <w:sz w:val="20"/>
          <w:szCs w:val="20"/>
        </w:rPr>
      </w:pPr>
      <w:r>
        <w:pict>
          <v:shape id="_x0000_i1043" type="#_x0000_t75" style="width:332.05pt;height:131.65pt;mso-position-horizontal-relative:char;mso-position-vertical-relative:line">
            <v:imagedata r:id="rId28" o:title=""/>
          </v:shape>
        </w:pict>
      </w:r>
    </w:p>
    <w:p w:rsidR="0020037C" w:rsidRDefault="0020037C">
      <w:pPr>
        <w:spacing w:before="5" w:line="150" w:lineRule="exact"/>
        <w:rPr>
          <w:sz w:val="15"/>
          <w:szCs w:val="15"/>
        </w:rPr>
      </w:pPr>
    </w:p>
    <w:p w:rsidR="0020037C" w:rsidRDefault="004474D3">
      <w:pPr>
        <w:pStyle w:val="BodyText"/>
        <w:spacing w:line="167" w:lineRule="auto"/>
        <w:ind w:left="613" w:right="428"/>
        <w:rPr>
          <w:lang w:eastAsia="zh-CN"/>
        </w:rPr>
      </w:pPr>
      <w:r>
        <w:rPr>
          <w:w w:val="95"/>
          <w:lang w:eastAsia="zh-CN"/>
        </w:rPr>
        <w:t>在所示图中，为一个Range方式</w:t>
      </w:r>
      <w:r w:rsidR="00423ADE">
        <w:rPr>
          <w:w w:val="95"/>
          <w:lang w:eastAsia="zh-CN"/>
        </w:rPr>
        <w:t>分区</w:t>
      </w:r>
      <w:r>
        <w:rPr>
          <w:w w:val="95"/>
          <w:lang w:eastAsia="zh-CN"/>
        </w:rPr>
        <w:t>，方形区域为三个数据节点，椭圆形为协调节点。每个数据节点各自定</w:t>
      </w:r>
      <w:r>
        <w:rPr>
          <w:lang w:eastAsia="zh-CN"/>
        </w:rPr>
        <w:t xml:space="preserve"> 义了所包含数据的范围。例如对于节点1包含了大于等于0切小于10的数据。</w:t>
      </w:r>
    </w:p>
    <w:p w:rsidR="0020037C" w:rsidRDefault="0020037C">
      <w:pPr>
        <w:spacing w:before="10" w:line="110" w:lineRule="exact"/>
        <w:rPr>
          <w:sz w:val="11"/>
          <w:szCs w:val="11"/>
          <w:lang w:eastAsia="zh-CN"/>
        </w:rPr>
      </w:pPr>
    </w:p>
    <w:p w:rsidR="0020037C" w:rsidRDefault="004474D3">
      <w:pPr>
        <w:pStyle w:val="BodyText"/>
        <w:spacing w:line="167" w:lineRule="auto"/>
        <w:ind w:left="613" w:right="463"/>
        <w:rPr>
          <w:lang w:eastAsia="zh-CN"/>
        </w:rPr>
      </w:pPr>
      <w:r>
        <w:rPr>
          <w:lang w:eastAsia="zh-CN"/>
        </w:rPr>
        <w:t>当用户插入一条数据时，协调节点首先判定该数据的</w:t>
      </w:r>
      <w:r w:rsidR="00423ADE">
        <w:rPr>
          <w:lang w:eastAsia="zh-CN"/>
        </w:rPr>
        <w:t>分区</w:t>
      </w:r>
      <w:r>
        <w:rPr>
          <w:lang w:eastAsia="zh-CN"/>
        </w:rPr>
        <w:t>键应当坐落于哪个</w:t>
      </w:r>
      <w:r w:rsidR="00423ADE">
        <w:rPr>
          <w:lang w:eastAsia="zh-CN"/>
        </w:rPr>
        <w:t>分区</w:t>
      </w:r>
      <w:r>
        <w:rPr>
          <w:lang w:eastAsia="zh-CN"/>
        </w:rPr>
        <w:t>。如果</w:t>
      </w:r>
      <w:r w:rsidR="00423ADE">
        <w:rPr>
          <w:lang w:eastAsia="zh-CN"/>
        </w:rPr>
        <w:t>分区</w:t>
      </w:r>
      <w:r>
        <w:rPr>
          <w:lang w:eastAsia="zh-CN"/>
        </w:rPr>
        <w:t>键不存在则定义 为Undefined类型（Undefined类型也可以与普通数据类型进行对比）。</w:t>
      </w:r>
    </w:p>
    <w:p w:rsidR="0020037C" w:rsidRDefault="004474D3">
      <w:pPr>
        <w:pStyle w:val="BodyText"/>
        <w:spacing w:before="31" w:line="306" w:lineRule="auto"/>
        <w:ind w:left="613" w:right="2747"/>
        <w:rPr>
          <w:lang w:eastAsia="zh-CN"/>
        </w:rPr>
      </w:pPr>
      <w:r>
        <w:rPr>
          <w:lang w:eastAsia="zh-CN"/>
        </w:rPr>
        <w:t>当查询到该数据所在的</w:t>
      </w:r>
      <w:r w:rsidR="00423ADE">
        <w:rPr>
          <w:lang w:eastAsia="zh-CN"/>
        </w:rPr>
        <w:t>分区</w:t>
      </w:r>
      <w:r>
        <w:rPr>
          <w:lang w:eastAsia="zh-CN"/>
        </w:rPr>
        <w:t>后，协调节点会将请求直接下发给指定的</w:t>
      </w:r>
      <w:r w:rsidR="00423ADE">
        <w:rPr>
          <w:lang w:eastAsia="zh-CN"/>
        </w:rPr>
        <w:t>分区</w:t>
      </w:r>
      <w:r>
        <w:rPr>
          <w:lang w:eastAsia="zh-CN"/>
        </w:rPr>
        <w:t xml:space="preserve">。 </w:t>
      </w:r>
      <w:bookmarkStart w:id="68" w:name="分区键"/>
      <w:bookmarkEnd w:id="68"/>
      <w:r w:rsidR="00423ADE">
        <w:rPr>
          <w:lang w:eastAsia="zh-CN"/>
        </w:rPr>
        <w:t>分区</w:t>
      </w:r>
      <w:r>
        <w:rPr>
          <w:lang w:eastAsia="zh-CN"/>
        </w:rPr>
        <w:t>键</w:t>
      </w:r>
    </w:p>
    <w:p w:rsidR="0020037C" w:rsidRDefault="0020037C">
      <w:pPr>
        <w:spacing w:before="2" w:line="120" w:lineRule="exact"/>
        <w:rPr>
          <w:sz w:val="12"/>
          <w:szCs w:val="12"/>
          <w:lang w:eastAsia="zh-CN"/>
        </w:rPr>
      </w:pPr>
    </w:p>
    <w:p w:rsidR="0020037C" w:rsidRDefault="004474D3">
      <w:pPr>
        <w:pStyle w:val="BodyText"/>
        <w:spacing w:line="251" w:lineRule="auto"/>
        <w:ind w:left="613" w:right="463"/>
        <w:rPr>
          <w:lang w:eastAsia="zh-CN"/>
        </w:rPr>
      </w:pPr>
      <w:r>
        <w:rPr>
          <w:lang w:eastAsia="zh-CN"/>
        </w:rPr>
        <w:t xml:space="preserve">概念 </w:t>
      </w:r>
      <w:r w:rsidR="00423ADE">
        <w:rPr>
          <w:lang w:eastAsia="zh-CN"/>
        </w:rPr>
        <w:t>分区</w:t>
      </w:r>
      <w:r>
        <w:rPr>
          <w:lang w:eastAsia="zh-CN"/>
        </w:rPr>
        <w:t>键定义了每个集合中所包含数据的</w:t>
      </w:r>
      <w:r w:rsidR="00423ADE">
        <w:rPr>
          <w:lang w:eastAsia="zh-CN"/>
        </w:rPr>
        <w:t>分区</w:t>
      </w:r>
      <w:r>
        <w:rPr>
          <w:lang w:eastAsia="zh-CN"/>
        </w:rPr>
        <w:t>规则。每一个集合对应一个</w:t>
      </w:r>
      <w:r w:rsidR="00423ADE">
        <w:rPr>
          <w:lang w:eastAsia="zh-CN"/>
        </w:rPr>
        <w:t>分区</w:t>
      </w:r>
      <w:r>
        <w:rPr>
          <w:lang w:eastAsia="zh-CN"/>
        </w:rPr>
        <w:t>键，</w:t>
      </w:r>
      <w:r w:rsidR="00423ADE">
        <w:rPr>
          <w:lang w:eastAsia="zh-CN"/>
        </w:rPr>
        <w:t>分区</w:t>
      </w:r>
      <w:r>
        <w:rPr>
          <w:lang w:eastAsia="zh-CN"/>
        </w:rPr>
        <w:t>键中可以包含一个或多</w:t>
      </w:r>
    </w:p>
    <w:p w:rsidR="0020037C" w:rsidRDefault="004474D3">
      <w:pPr>
        <w:pStyle w:val="BodyText"/>
        <w:spacing w:line="227" w:lineRule="exact"/>
        <w:ind w:left="613"/>
        <w:rPr>
          <w:lang w:eastAsia="zh-CN"/>
        </w:rPr>
      </w:pPr>
      <w:r>
        <w:rPr>
          <w:lang w:eastAsia="zh-CN"/>
        </w:rPr>
        <w:t>个字段。</w:t>
      </w:r>
    </w:p>
    <w:p w:rsidR="0020037C" w:rsidRDefault="0020037C">
      <w:pPr>
        <w:spacing w:before="5" w:line="100" w:lineRule="exact"/>
        <w:rPr>
          <w:sz w:val="10"/>
          <w:szCs w:val="10"/>
          <w:lang w:eastAsia="zh-CN"/>
        </w:rPr>
      </w:pPr>
    </w:p>
    <w:p w:rsidR="0020037C" w:rsidRDefault="004474D3">
      <w:pPr>
        <w:pStyle w:val="BodyText"/>
        <w:spacing w:line="167" w:lineRule="auto"/>
        <w:ind w:left="613" w:right="463"/>
        <w:rPr>
          <w:lang w:eastAsia="zh-CN"/>
        </w:rPr>
      </w:pPr>
      <w:r>
        <w:rPr>
          <w:lang w:eastAsia="zh-CN"/>
        </w:rPr>
        <w:t>在编目节点中，每个集合都拥有自己的</w:t>
      </w:r>
      <w:r w:rsidR="00423ADE">
        <w:rPr>
          <w:lang w:eastAsia="zh-CN"/>
        </w:rPr>
        <w:t>分区</w:t>
      </w:r>
      <w:r>
        <w:rPr>
          <w:lang w:eastAsia="zh-CN"/>
        </w:rPr>
        <w:t>范围，</w:t>
      </w:r>
      <w:r w:rsidR="00423ADE">
        <w:rPr>
          <w:lang w:eastAsia="zh-CN"/>
        </w:rPr>
        <w:t>分区</w:t>
      </w:r>
      <w:r>
        <w:rPr>
          <w:lang w:eastAsia="zh-CN"/>
        </w:rPr>
        <w:t>范围中每个范围段对应一个</w:t>
      </w:r>
      <w:r w:rsidR="00423ADE">
        <w:rPr>
          <w:lang w:eastAsia="zh-CN"/>
        </w:rPr>
        <w:t>分区</w:t>
      </w:r>
      <w:r>
        <w:rPr>
          <w:lang w:eastAsia="zh-CN"/>
        </w:rPr>
        <w:t>组，标示该集合的某 一数据段坐落于该</w:t>
      </w:r>
      <w:r w:rsidR="00423ADE">
        <w:rPr>
          <w:lang w:eastAsia="zh-CN"/>
        </w:rPr>
        <w:t>分区</w:t>
      </w:r>
      <w:r>
        <w:rPr>
          <w:lang w:eastAsia="zh-CN"/>
        </w:rPr>
        <w:t>组。</w:t>
      </w:r>
    </w:p>
    <w:p w:rsidR="0020037C" w:rsidRDefault="0020037C">
      <w:pPr>
        <w:spacing w:before="5" w:line="150" w:lineRule="exact"/>
        <w:rPr>
          <w:sz w:val="15"/>
          <w:szCs w:val="15"/>
          <w:lang w:eastAsia="zh-CN"/>
        </w:rPr>
      </w:pPr>
    </w:p>
    <w:p w:rsidR="0020037C" w:rsidRDefault="00DD1987">
      <w:pPr>
        <w:pStyle w:val="BodyText"/>
        <w:spacing w:line="139" w:lineRule="auto"/>
        <w:ind w:left="1253" w:right="3249" w:hanging="640"/>
        <w:rPr>
          <w:lang w:eastAsia="zh-CN"/>
        </w:rPr>
      </w:pPr>
      <w:r>
        <w:pict>
          <v:shape id="_x0000_i1044"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集合的索引键在创建集合时指定，集合创建成功后索引键无法修改。</w:t>
      </w:r>
    </w:p>
    <w:p w:rsidR="0020037C" w:rsidRDefault="004474D3">
      <w:pPr>
        <w:pStyle w:val="BodyText"/>
        <w:spacing w:before="37" w:line="376" w:lineRule="auto"/>
        <w:ind w:left="613" w:right="3826" w:firstLine="640"/>
        <w:rPr>
          <w:lang w:eastAsia="zh-CN"/>
        </w:rPr>
      </w:pPr>
      <w:r>
        <w:rPr>
          <w:lang w:eastAsia="zh-CN"/>
        </w:rPr>
        <w:t>在</w:t>
      </w:r>
      <w:hyperlink w:anchor="_bookmark29" w:history="1">
        <w:r w:rsidR="00423ADE">
          <w:rPr>
            <w:color w:val="0000FF"/>
            <w:lang w:eastAsia="zh-CN"/>
          </w:rPr>
          <w:t>分区</w:t>
        </w:r>
        <w:r>
          <w:rPr>
            <w:color w:val="0000FF"/>
            <w:lang w:eastAsia="zh-CN"/>
          </w:rPr>
          <w:t>集合</w:t>
        </w:r>
      </w:hyperlink>
      <w:r>
        <w:rPr>
          <w:color w:val="000000"/>
          <w:lang w:eastAsia="zh-CN"/>
        </w:rPr>
        <w:t>中，记录插入数据库后无法对</w:t>
      </w:r>
      <w:r w:rsidR="00423ADE">
        <w:rPr>
          <w:color w:val="000000"/>
          <w:lang w:eastAsia="zh-CN"/>
        </w:rPr>
        <w:t>分区</w:t>
      </w:r>
      <w:r>
        <w:rPr>
          <w:color w:val="000000"/>
          <w:lang w:eastAsia="zh-CN"/>
        </w:rPr>
        <w:t>键值进行更新。 格式</w:t>
      </w:r>
    </w:p>
    <w:p w:rsidR="0020037C" w:rsidRDefault="004474D3">
      <w:pPr>
        <w:pStyle w:val="BodyText"/>
        <w:numPr>
          <w:ilvl w:val="0"/>
          <w:numId w:val="27"/>
        </w:numPr>
        <w:tabs>
          <w:tab w:val="left" w:pos="897"/>
        </w:tabs>
        <w:spacing w:line="226" w:lineRule="exact"/>
        <w:ind w:left="897"/>
      </w:pPr>
      <w:r>
        <w:rPr>
          <w:w w:val="95"/>
          <w:position w:val="1"/>
        </w:rPr>
        <w:t>Range</w:t>
      </w:r>
      <w:r w:rsidR="00423ADE">
        <w:rPr>
          <w:w w:val="95"/>
          <w:position w:val="1"/>
        </w:rPr>
        <w:t>分区</w:t>
      </w:r>
      <w:r>
        <w:rPr>
          <w:w w:val="95"/>
          <w:position w:val="1"/>
        </w:rPr>
        <w:t>键</w:t>
      </w:r>
    </w:p>
    <w:p w:rsidR="0020037C" w:rsidRDefault="0020037C">
      <w:pPr>
        <w:spacing w:before="6" w:line="100" w:lineRule="exact"/>
        <w:rPr>
          <w:sz w:val="10"/>
          <w:szCs w:val="10"/>
        </w:rPr>
      </w:pPr>
    </w:p>
    <w:p w:rsidR="0020037C" w:rsidRDefault="004474D3">
      <w:pPr>
        <w:pStyle w:val="BodyText"/>
        <w:spacing w:line="167" w:lineRule="auto"/>
        <w:ind w:left="897"/>
        <w:rPr>
          <w:lang w:eastAsia="zh-CN"/>
        </w:rPr>
      </w:pPr>
      <w:r>
        <w:rPr>
          <w:w w:val="95"/>
          <w:lang w:eastAsia="zh-CN"/>
        </w:rPr>
        <w:t>Range</w:t>
      </w:r>
      <w:r w:rsidR="00423ADE">
        <w:rPr>
          <w:w w:val="95"/>
          <w:lang w:eastAsia="zh-CN"/>
        </w:rPr>
        <w:t>分区</w:t>
      </w:r>
      <w:r>
        <w:rPr>
          <w:w w:val="95"/>
          <w:lang w:eastAsia="zh-CN"/>
        </w:rPr>
        <w:t>键的格式类似于索引键，为一个JSON对象。JSON对象中每一个字段对应</w:t>
      </w:r>
      <w:r w:rsidR="00423ADE">
        <w:rPr>
          <w:w w:val="95"/>
          <w:lang w:eastAsia="zh-CN"/>
        </w:rPr>
        <w:t>分区</w:t>
      </w:r>
      <w:r>
        <w:rPr>
          <w:w w:val="95"/>
          <w:lang w:eastAsia="zh-CN"/>
        </w:rPr>
        <w:t>键的字段，数值</w:t>
      </w:r>
      <w:r>
        <w:rPr>
          <w:lang w:eastAsia="zh-CN"/>
        </w:rPr>
        <w:t xml:space="preserve"> 为1或者-1，代表正向或逆向排序。</w:t>
      </w:r>
    </w:p>
    <w:p w:rsidR="0020037C" w:rsidRDefault="00B0609F">
      <w:pPr>
        <w:pStyle w:val="BodyText"/>
        <w:spacing w:before="23"/>
        <w:ind w:left="897"/>
        <w:rPr>
          <w:rFonts w:ascii="仿宋" w:eastAsia="仿宋" w:hAnsi="仿宋" w:cs="仿宋"/>
        </w:rPr>
      </w:pPr>
      <w:r w:rsidRPr="00B0609F">
        <w:pict>
          <v:group id="_x0000_s3374" style="position:absolute;left:0;text-align:left;margin-left:95.85pt;margin-top:5.6pt;width:459.45pt;height:10.6pt;z-index:-251971072;mso-position-horizontal-relative:page" coordorigin="1917,112" coordsize="9189,212">
            <v:shape id="_x0000_s3375"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rPr>
        <w:t>{ &lt;字段1&gt; : &lt;1|-1&gt; [, &lt;字段2&gt; : &lt;1|-1&gt; ...] }</w:t>
      </w:r>
    </w:p>
    <w:p w:rsidR="0020037C" w:rsidRDefault="004474D3">
      <w:pPr>
        <w:pStyle w:val="BodyText"/>
        <w:numPr>
          <w:ilvl w:val="0"/>
          <w:numId w:val="27"/>
        </w:numPr>
        <w:tabs>
          <w:tab w:val="left" w:pos="897"/>
        </w:tabs>
        <w:spacing w:line="257" w:lineRule="exact"/>
        <w:ind w:left="897"/>
      </w:pPr>
      <w:r>
        <w:rPr>
          <w:position w:val="1"/>
        </w:rPr>
        <w:t>Hash</w:t>
      </w:r>
      <w:r w:rsidR="00423ADE">
        <w:rPr>
          <w:position w:val="1"/>
        </w:rPr>
        <w:t>分区</w:t>
      </w:r>
      <w:r>
        <w:rPr>
          <w:position w:val="1"/>
        </w:rPr>
        <w:t>键</w:t>
      </w:r>
    </w:p>
    <w:p w:rsidR="0020037C" w:rsidRDefault="0020037C">
      <w:pPr>
        <w:spacing w:line="257" w:lineRule="exact"/>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ind w:left="1217" w:right="23"/>
      </w:pPr>
      <w:r>
        <w:rPr>
          <w:w w:val="95"/>
        </w:rPr>
        <w:t>Hash</w:t>
      </w:r>
      <w:r w:rsidR="00423ADE">
        <w:rPr>
          <w:w w:val="95"/>
        </w:rPr>
        <w:t>分区</w:t>
      </w:r>
      <w:r>
        <w:rPr>
          <w:w w:val="95"/>
        </w:rPr>
        <w:t>的ShardingKey组成方式与Range</w:t>
      </w:r>
      <w:r w:rsidR="00423ADE">
        <w:rPr>
          <w:w w:val="95"/>
        </w:rPr>
        <w:t>分区</w:t>
      </w:r>
      <w:r>
        <w:rPr>
          <w:w w:val="95"/>
        </w:rPr>
        <w:t xml:space="preserve">方式相同(但字段的正向/逆向不起作用)。     </w:t>
      </w:r>
      <w:r>
        <w:rPr>
          <w:spacing w:val="27"/>
          <w:w w:val="95"/>
        </w:rPr>
        <w:t xml:space="preserve"> </w:t>
      </w:r>
      <w:r>
        <w:rPr>
          <w:w w:val="95"/>
        </w:rPr>
        <w:t>Partition代表</w:t>
      </w:r>
      <w:r>
        <w:t xml:space="preserve"> </w:t>
      </w:r>
      <w:r>
        <w:rPr>
          <w:w w:val="95"/>
        </w:rPr>
        <w:t>了hash</w:t>
      </w:r>
      <w:r w:rsidR="00423ADE">
        <w:rPr>
          <w:w w:val="95"/>
        </w:rPr>
        <w:t>分区</w:t>
      </w:r>
      <w:r>
        <w:rPr>
          <w:w w:val="95"/>
        </w:rPr>
        <w:t xml:space="preserve">的个数。其值必须是2的幂。范围在[2^3,     </w:t>
      </w:r>
      <w:r>
        <w:rPr>
          <w:spacing w:val="28"/>
          <w:w w:val="95"/>
        </w:rPr>
        <w:t xml:space="preserve"> </w:t>
      </w:r>
      <w:r>
        <w:rPr>
          <w:w w:val="95"/>
        </w:rPr>
        <w:t>2^20]。此字段为可选字段。</w:t>
      </w:r>
      <w:r>
        <w:rPr>
          <w:w w:val="95"/>
          <w:lang w:eastAsia="zh-CN"/>
        </w:rPr>
        <w:t>默认为2^12，代表我们</w:t>
      </w:r>
      <w:r>
        <w:rPr>
          <w:lang w:eastAsia="zh-CN"/>
        </w:rPr>
        <w:t xml:space="preserve"> 将整个范围平均划分为4096个</w:t>
      </w:r>
      <w:r w:rsidR="00423ADE">
        <w:rPr>
          <w:lang w:eastAsia="zh-CN"/>
        </w:rPr>
        <w:t>分区</w:t>
      </w:r>
      <w:r>
        <w:rPr>
          <w:lang w:eastAsia="zh-CN"/>
        </w:rPr>
        <w:t>。设计hash</w:t>
      </w:r>
      <w:r w:rsidR="00423ADE">
        <w:rPr>
          <w:lang w:eastAsia="zh-CN"/>
        </w:rPr>
        <w:t>分区</w:t>
      </w:r>
      <w:r>
        <w:rPr>
          <w:lang w:eastAsia="zh-CN"/>
        </w:rPr>
        <w:t xml:space="preserve">的目的是让数据分布更灵活，可以根据需要自由设置 </w:t>
      </w:r>
      <w:r>
        <w:rPr>
          <w:w w:val="95"/>
          <w:lang w:eastAsia="zh-CN"/>
        </w:rPr>
        <w:t>每个数据</w:t>
      </w:r>
      <w:r w:rsidR="00423ADE">
        <w:rPr>
          <w:w w:val="95"/>
          <w:lang w:eastAsia="zh-CN"/>
        </w:rPr>
        <w:t>分区</w:t>
      </w:r>
      <w:r>
        <w:rPr>
          <w:w w:val="95"/>
          <w:lang w:eastAsia="zh-CN"/>
        </w:rPr>
        <w:t>承担hash</w:t>
      </w:r>
      <w:r w:rsidR="00423ADE">
        <w:rPr>
          <w:w w:val="95"/>
          <w:lang w:eastAsia="zh-CN"/>
        </w:rPr>
        <w:t>分区</w:t>
      </w:r>
      <w:r>
        <w:rPr>
          <w:w w:val="95"/>
          <w:lang w:eastAsia="zh-CN"/>
        </w:rPr>
        <w:t xml:space="preserve">的范围。    </w:t>
      </w:r>
      <w:r>
        <w:rPr>
          <w:spacing w:val="29"/>
          <w:w w:val="95"/>
          <w:lang w:eastAsia="zh-CN"/>
        </w:rPr>
        <w:t xml:space="preserve"> </w:t>
      </w:r>
      <w:r>
        <w:rPr>
          <w:w w:val="95"/>
        </w:rPr>
        <w:t>ShardingType如果不填则默认为Range</w:t>
      </w:r>
      <w:r w:rsidR="00423ADE">
        <w:rPr>
          <w:w w:val="95"/>
        </w:rPr>
        <w:t>分区</w:t>
      </w:r>
      <w:r>
        <w:rPr>
          <w:w w:val="95"/>
        </w:rPr>
        <w:t>。</w:t>
      </w:r>
    </w:p>
    <w:p w:rsidR="0020037C" w:rsidRDefault="00B0609F">
      <w:pPr>
        <w:pStyle w:val="BodyText"/>
        <w:spacing w:before="23"/>
        <w:ind w:left="1217"/>
        <w:rPr>
          <w:rFonts w:ascii="仿宋" w:eastAsia="仿宋" w:hAnsi="仿宋" w:cs="仿宋"/>
        </w:rPr>
      </w:pPr>
      <w:r w:rsidRPr="00B0609F">
        <w:pict>
          <v:group id="_x0000_s3372" style="position:absolute;left:0;text-align:left;margin-left:95.85pt;margin-top:5.6pt;width:459.45pt;height:21.2pt;z-index:-251970048;mso-position-horizontal-relative:page" coordorigin="1917,112" coordsize="9189,424">
            <v:shape id="_x0000_s3373" style="position:absolute;left:1917;top:112;width:9189;height:424" coordorigin="1917,112" coordsize="9189,424" path="m1917,112r9189,l11106,536r-9189,l1917,112xe" fillcolor="#efefef" stroked="f">
              <v:path arrowok="t"/>
            </v:shape>
            <w10:wrap anchorx="page"/>
          </v:group>
        </w:pict>
      </w:r>
      <w:r w:rsidR="004474D3">
        <w:rPr>
          <w:rFonts w:ascii="仿宋" w:eastAsia="仿宋" w:hAnsi="仿宋" w:cs="仿宋"/>
        </w:rPr>
        <w:t>{ShardingKey:{&lt;字段1&gt;:&lt;1|-1&gt; [,&lt;字段2&gt;:&lt;1|-1&gt;, ...]}, {ShardingType:"hash"}  [,</w:t>
      </w:r>
    </w:p>
    <w:p w:rsidR="0020037C" w:rsidRDefault="004474D3">
      <w:pPr>
        <w:pStyle w:val="BodyText"/>
        <w:spacing w:line="212" w:lineRule="exact"/>
        <w:ind w:left="1317"/>
        <w:rPr>
          <w:rFonts w:ascii="仿宋" w:eastAsia="仿宋" w:hAnsi="仿宋" w:cs="仿宋"/>
        </w:rPr>
      </w:pPr>
      <w:r>
        <w:rPr>
          <w:rFonts w:ascii="仿宋" w:eastAsia="仿宋" w:hAnsi="仿宋" w:cs="仿宋"/>
        </w:rPr>
        <w:t>{Partition:&lt;</w:t>
      </w:r>
      <w:r w:rsidR="00423ADE">
        <w:rPr>
          <w:rFonts w:ascii="仿宋" w:eastAsia="仿宋" w:hAnsi="仿宋" w:cs="仿宋"/>
        </w:rPr>
        <w:t>分区</w:t>
      </w:r>
      <w:r>
        <w:rPr>
          <w:rFonts w:ascii="仿宋" w:eastAsia="仿宋" w:hAnsi="仿宋" w:cs="仿宋"/>
        </w:rPr>
        <w:t>数&gt;}]}</w:t>
      </w:r>
    </w:p>
    <w:p w:rsidR="0020037C" w:rsidRDefault="0020037C">
      <w:pPr>
        <w:spacing w:before="5" w:line="180" w:lineRule="exact"/>
        <w:rPr>
          <w:sz w:val="18"/>
          <w:szCs w:val="18"/>
        </w:rPr>
      </w:pPr>
    </w:p>
    <w:p w:rsidR="0020037C" w:rsidRDefault="004474D3">
      <w:pPr>
        <w:pStyle w:val="BodyText"/>
      </w:pPr>
      <w: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一个包含两个字段，分别为正向和逆向排序的Range</w:t>
      </w:r>
      <w:r w:rsidR="00423ADE">
        <w:rPr>
          <w:position w:val="1"/>
          <w:lang w:eastAsia="zh-CN"/>
        </w:rPr>
        <w:t>分区</w:t>
      </w:r>
      <w:r>
        <w:rPr>
          <w:position w:val="1"/>
          <w:lang w:eastAsia="zh-CN"/>
        </w:rPr>
        <w:t>键如下：</w:t>
      </w:r>
    </w:p>
    <w:p w:rsidR="0020037C" w:rsidRDefault="00B0609F">
      <w:pPr>
        <w:pStyle w:val="BodyText"/>
        <w:spacing w:before="10"/>
        <w:ind w:left="1217"/>
        <w:rPr>
          <w:rFonts w:ascii="仿宋" w:eastAsia="仿宋" w:hAnsi="仿宋" w:cs="仿宋"/>
        </w:rPr>
      </w:pPr>
      <w:r w:rsidRPr="00B0609F">
        <w:pict>
          <v:group id="_x0000_s3370" style="position:absolute;left:0;text-align:left;margin-left:95.85pt;margin-top:4.95pt;width:459.45pt;height:10.6pt;z-index:-251969024;mso-position-horizontal-relative:page" coordorigin="1917,99" coordsize="9189,212">
            <v:shape id="_x0000_s3371"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 Field1 : 1, Field2 : -1 }</w:t>
      </w:r>
    </w:p>
    <w:p w:rsidR="0020037C" w:rsidRDefault="004474D3">
      <w:pPr>
        <w:pStyle w:val="BodyText"/>
        <w:numPr>
          <w:ilvl w:val="1"/>
          <w:numId w:val="27"/>
        </w:numPr>
        <w:tabs>
          <w:tab w:val="left" w:pos="1217"/>
        </w:tabs>
        <w:spacing w:line="257" w:lineRule="exact"/>
        <w:ind w:left="1217"/>
      </w:pPr>
      <w:r>
        <w:rPr>
          <w:position w:val="1"/>
        </w:rPr>
        <w:t>Hash</w:t>
      </w:r>
      <w:r w:rsidR="00423ADE">
        <w:rPr>
          <w:position w:val="1"/>
        </w:rPr>
        <w:t>分区</w:t>
      </w:r>
      <w:r>
        <w:rPr>
          <w:position w:val="1"/>
        </w:rPr>
        <w:t>键</w:t>
      </w:r>
    </w:p>
    <w:p w:rsidR="0020037C" w:rsidRDefault="00B0609F">
      <w:pPr>
        <w:pStyle w:val="BodyText"/>
        <w:spacing w:before="10"/>
        <w:ind w:left="1217"/>
        <w:rPr>
          <w:rFonts w:ascii="仿宋" w:eastAsia="仿宋" w:hAnsi="仿宋" w:cs="仿宋"/>
        </w:rPr>
      </w:pPr>
      <w:r w:rsidRPr="00B0609F">
        <w:pict>
          <v:group id="_x0000_s3368" style="position:absolute;left:0;text-align:left;margin-left:95.85pt;margin-top:4.95pt;width:459.45pt;height:10.6pt;z-index:-251968000;mso-position-horizontal-relative:page" coordorigin="1917,99" coordsize="9189,212">
            <v:shape id="_x0000_s3369"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 Field1 : 1, Field2 : -1 }，{ShardingType:"hash"},{Partition:2^12}}</w:t>
      </w:r>
    </w:p>
    <w:p w:rsidR="0020037C" w:rsidRDefault="00423ADE">
      <w:pPr>
        <w:pStyle w:val="BodyText"/>
        <w:spacing w:before="85"/>
        <w:rPr>
          <w:lang w:eastAsia="zh-CN"/>
        </w:rPr>
      </w:pPr>
      <w:bookmarkStart w:id="69" w:name="分区集合"/>
      <w:bookmarkStart w:id="70" w:name="_bookmark29"/>
      <w:bookmarkEnd w:id="69"/>
      <w:bookmarkEnd w:id="70"/>
      <w:r>
        <w:rPr>
          <w:lang w:eastAsia="zh-CN"/>
        </w:rPr>
        <w:t>分区</w:t>
      </w:r>
      <w:r w:rsidR="004474D3">
        <w:rPr>
          <w:lang w:eastAsia="zh-CN"/>
        </w:rPr>
        <w:t>集合</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概念 一个定义了</w:t>
      </w:r>
      <w:r w:rsidR="00423ADE">
        <w:rPr>
          <w:lang w:eastAsia="zh-CN"/>
        </w:rPr>
        <w:t>分区</w:t>
      </w:r>
      <w:r>
        <w:rPr>
          <w:lang w:eastAsia="zh-CN"/>
        </w:rPr>
        <w:t>键的集合为</w:t>
      </w:r>
      <w:r w:rsidR="00423ADE">
        <w:rPr>
          <w:lang w:eastAsia="zh-CN"/>
        </w:rPr>
        <w:t>分区</w:t>
      </w:r>
      <w:r>
        <w:rPr>
          <w:lang w:eastAsia="zh-CN"/>
        </w:rPr>
        <w:t>集合。</w:t>
      </w:r>
      <w:r w:rsidR="00423ADE">
        <w:rPr>
          <w:lang w:eastAsia="zh-CN"/>
        </w:rPr>
        <w:t>分区</w:t>
      </w:r>
      <w:r>
        <w:rPr>
          <w:lang w:eastAsia="zh-CN"/>
        </w:rPr>
        <w:t>集合可以按照</w:t>
      </w:r>
      <w:r w:rsidR="00423ADE">
        <w:rPr>
          <w:lang w:eastAsia="zh-CN"/>
        </w:rPr>
        <w:t>分区</w:t>
      </w:r>
      <w:r>
        <w:rPr>
          <w:lang w:eastAsia="zh-CN"/>
        </w:rPr>
        <w:t>键所指定的字段，将集合中的数据切分到超过</w:t>
      </w:r>
    </w:p>
    <w:p w:rsidR="0020037C" w:rsidRDefault="004474D3">
      <w:pPr>
        <w:pStyle w:val="BodyText"/>
        <w:spacing w:line="227" w:lineRule="exact"/>
        <w:rPr>
          <w:lang w:eastAsia="zh-CN"/>
        </w:rPr>
      </w:pPr>
      <w:r>
        <w:rPr>
          <w:lang w:eastAsia="zh-CN"/>
        </w:rPr>
        <w:t>一个数据</w:t>
      </w:r>
      <w:r w:rsidR="00423ADE">
        <w:rPr>
          <w:lang w:eastAsia="zh-CN"/>
        </w:rPr>
        <w:t>分区</w:t>
      </w:r>
      <w:r>
        <w:rPr>
          <w:lang w:eastAsia="zh-CN"/>
        </w:rPr>
        <w:t>组中。</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lang w:eastAsia="zh-CN"/>
        </w:rPr>
        <w:t>当集合创建时，用户可以指定</w:t>
      </w:r>
      <w:r w:rsidR="00423ADE">
        <w:rPr>
          <w:lang w:eastAsia="zh-CN"/>
        </w:rPr>
        <w:t>分区</w:t>
      </w:r>
      <w:r>
        <w:rPr>
          <w:lang w:eastAsia="zh-CN"/>
        </w:rPr>
        <w:t>键。</w:t>
      </w:r>
      <w:r w:rsidR="00423ADE">
        <w:rPr>
          <w:lang w:eastAsia="zh-CN"/>
        </w:rPr>
        <w:t>分区</w:t>
      </w:r>
      <w:r>
        <w:rPr>
          <w:lang w:eastAsia="zh-CN"/>
        </w:rPr>
        <w:t>集合会在一个随机的数据</w:t>
      </w:r>
      <w:r w:rsidR="00423ADE">
        <w:rPr>
          <w:lang w:eastAsia="zh-CN"/>
        </w:rPr>
        <w:t>分区</w:t>
      </w:r>
      <w:r>
        <w:rPr>
          <w:lang w:eastAsia="zh-CN"/>
        </w:rPr>
        <w:t>组中创建。用户可以使用手工切分 的方式对集合按照某一规则切分至多个数据</w:t>
      </w:r>
      <w:r w:rsidR="00423ADE">
        <w:rPr>
          <w:lang w:eastAsia="zh-CN"/>
        </w:rPr>
        <w:t>分区</w:t>
      </w:r>
      <w:r>
        <w:rPr>
          <w:lang w:eastAsia="zh-CN"/>
        </w:rPr>
        <w:t>组中。</w:t>
      </w:r>
    </w:p>
    <w:p w:rsidR="0020037C" w:rsidRDefault="0020037C">
      <w:pPr>
        <w:spacing w:before="11" w:line="200" w:lineRule="exact"/>
        <w:rPr>
          <w:sz w:val="20"/>
          <w:szCs w:val="20"/>
          <w:lang w:eastAsia="zh-CN"/>
        </w:rPr>
      </w:pPr>
    </w:p>
    <w:p w:rsidR="0020037C" w:rsidRDefault="00423ADE">
      <w:pPr>
        <w:pStyle w:val="BodyText"/>
        <w:spacing w:line="251" w:lineRule="auto"/>
        <w:ind w:right="5427"/>
        <w:rPr>
          <w:lang w:eastAsia="zh-CN"/>
        </w:rPr>
      </w:pPr>
      <w:r>
        <w:rPr>
          <w:lang w:eastAsia="zh-CN"/>
        </w:rPr>
        <w:t>分区</w:t>
      </w:r>
      <w:r w:rsidR="004474D3">
        <w:rPr>
          <w:lang w:eastAsia="zh-CN"/>
        </w:rPr>
        <w:t xml:space="preserve">区间 </w:t>
      </w:r>
      <w:r>
        <w:rPr>
          <w:lang w:eastAsia="zh-CN"/>
        </w:rPr>
        <w:t>分区</w:t>
      </w:r>
      <w:r w:rsidR="004474D3">
        <w:rPr>
          <w:lang w:eastAsia="zh-CN"/>
        </w:rPr>
        <w:t>集合中每一个区间叫做一个</w:t>
      </w:r>
      <w:r>
        <w:rPr>
          <w:lang w:eastAsia="zh-CN"/>
        </w:rPr>
        <w:t>分区</w:t>
      </w:r>
      <w:r w:rsidR="004474D3">
        <w:rPr>
          <w:lang w:eastAsia="zh-CN"/>
        </w:rPr>
        <w:t>区间。</w:t>
      </w:r>
    </w:p>
    <w:p w:rsidR="0020037C" w:rsidRDefault="00423ADE">
      <w:pPr>
        <w:pStyle w:val="BodyText"/>
        <w:spacing w:before="3" w:line="251" w:lineRule="auto"/>
        <w:ind w:right="487"/>
        <w:rPr>
          <w:lang w:eastAsia="zh-CN"/>
        </w:rPr>
      </w:pPr>
      <w:r>
        <w:rPr>
          <w:lang w:eastAsia="zh-CN"/>
        </w:rPr>
        <w:t>分区</w:t>
      </w:r>
      <w:r w:rsidR="004474D3">
        <w:rPr>
          <w:lang w:eastAsia="zh-CN"/>
        </w:rPr>
        <w:t>集合创建时，其所在的</w:t>
      </w:r>
      <w:r>
        <w:rPr>
          <w:lang w:eastAsia="zh-CN"/>
        </w:rPr>
        <w:t>分区</w:t>
      </w:r>
      <w:r w:rsidR="004474D3">
        <w:rPr>
          <w:lang w:eastAsia="zh-CN"/>
        </w:rPr>
        <w:t>组包含全部区间，为所有字段的MinKey至MaxKey。 每一个</w:t>
      </w:r>
      <w:r>
        <w:rPr>
          <w:lang w:eastAsia="zh-CN"/>
        </w:rPr>
        <w:t>分区</w:t>
      </w:r>
      <w:r w:rsidR="004474D3">
        <w:rPr>
          <w:lang w:eastAsia="zh-CN"/>
        </w:rPr>
        <w:t>区间为左闭右开规则，也就是包含大于等于低边界，且小于高边界的区域。例如：</w:t>
      </w:r>
    </w:p>
    <w:p w:rsidR="0020037C" w:rsidRDefault="00B0609F">
      <w:pPr>
        <w:pStyle w:val="BodyText"/>
        <w:spacing w:line="290" w:lineRule="exact"/>
        <w:rPr>
          <w:rFonts w:ascii="仿宋" w:eastAsia="仿宋" w:hAnsi="仿宋" w:cs="仿宋"/>
          <w:lang w:eastAsia="zh-CN"/>
        </w:rPr>
      </w:pPr>
      <w:r w:rsidRPr="00B0609F">
        <w:pict>
          <v:group id="_x0000_s3366" style="position:absolute;left:0;text-align:left;margin-left:81.7pt;margin-top:4.2pt;width:473.6pt;height:10.6pt;z-index:-251966976;mso-position-horizontal-relative:page" coordorigin="1634,84" coordsize="9472,212">
            <v:shape id="_x0000_s3367" style="position:absolute;left:1634;top:84;width:9472;height:212" coordorigin="1634,84" coordsize="9472,212" path="m1634,84r9472,l11106,296r-9472,l1634,84xe" fillcolor="#efefef" stroked="f">
              <v:path arrowok="t"/>
            </v:shape>
            <w10:wrap anchorx="page"/>
          </v:group>
        </w:pict>
      </w:r>
      <w:r w:rsidR="004474D3">
        <w:rPr>
          <w:rFonts w:ascii="仿宋" w:eastAsia="仿宋" w:hAnsi="仿宋" w:cs="仿宋"/>
          <w:lang w:eastAsia="zh-CN"/>
        </w:rPr>
        <w:t>{ LowBound: { "": 10 }, UpBound: { "": 20 } }</w:t>
      </w:r>
    </w:p>
    <w:p w:rsidR="0020037C" w:rsidRDefault="004474D3">
      <w:pPr>
        <w:pStyle w:val="BodyText"/>
        <w:spacing w:before="45"/>
        <w:rPr>
          <w:lang w:eastAsia="zh-CN"/>
        </w:rPr>
      </w:pPr>
      <w:r>
        <w:rPr>
          <w:lang w:eastAsia="zh-CN"/>
        </w:rPr>
        <w:t>在该例中，低边界为10，高边界为20，因此本区间包含所有</w:t>
      </w:r>
      <w:r w:rsidR="00423ADE">
        <w:rPr>
          <w:lang w:eastAsia="zh-CN"/>
        </w:rPr>
        <w:t>分区</w:t>
      </w:r>
      <w:r>
        <w:rPr>
          <w:lang w:eastAsia="zh-CN"/>
        </w:rPr>
        <w:t>字段大于等于10，且小于20的数据。</w:t>
      </w:r>
    </w:p>
    <w:p w:rsidR="0020037C" w:rsidRDefault="0020037C">
      <w:pPr>
        <w:spacing w:before="5" w:line="100" w:lineRule="exact"/>
        <w:rPr>
          <w:sz w:val="10"/>
          <w:szCs w:val="10"/>
          <w:lang w:eastAsia="zh-CN"/>
        </w:rPr>
      </w:pPr>
    </w:p>
    <w:p w:rsidR="0020037C" w:rsidRDefault="00B0609F">
      <w:pPr>
        <w:pStyle w:val="BodyText"/>
        <w:spacing w:line="167" w:lineRule="auto"/>
        <w:ind w:left="1573"/>
        <w:rPr>
          <w:lang w:eastAsia="zh-CN"/>
        </w:rPr>
      </w:pPr>
      <w:r>
        <w:pict>
          <v:shape id="_x0000_s3365" type="#_x0000_t75" style="position:absolute;left:0;text-align:left;margin-left:81.7pt;margin-top:2.6pt;width:24pt;height:24pt;z-index:-251965952;mso-position-horizontal-relative:page">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一个集合中所有边界的定义不包含字段名，其字段应当与</w:t>
      </w:r>
      <w:r w:rsidR="00423ADE">
        <w:rPr>
          <w:lang w:eastAsia="zh-CN"/>
        </w:rPr>
        <w:t>分区</w:t>
      </w:r>
      <w:r w:rsidR="004474D3">
        <w:rPr>
          <w:lang w:eastAsia="zh-CN"/>
        </w:rPr>
        <w:t>键所定义的字段，与字段数量保持 一致。</w:t>
      </w:r>
    </w:p>
    <w:p w:rsidR="0020037C" w:rsidRDefault="0020037C">
      <w:pPr>
        <w:spacing w:before="9" w:line="110" w:lineRule="exact"/>
        <w:rPr>
          <w:sz w:val="11"/>
          <w:szCs w:val="11"/>
          <w:lang w:eastAsia="zh-CN"/>
        </w:rPr>
      </w:pPr>
    </w:p>
    <w:p w:rsidR="0020037C" w:rsidRDefault="004474D3">
      <w:pPr>
        <w:pStyle w:val="BodyText"/>
        <w:rPr>
          <w:lang w:eastAsia="zh-CN"/>
        </w:rPr>
      </w:pPr>
      <w:r>
        <w:rPr>
          <w:lang w:eastAsia="zh-CN"/>
        </w:rPr>
        <w:t>当</w:t>
      </w:r>
      <w:r w:rsidR="00423ADE">
        <w:rPr>
          <w:lang w:eastAsia="zh-CN"/>
        </w:rPr>
        <w:t>分区</w:t>
      </w:r>
      <w:r>
        <w:rPr>
          <w:lang w:eastAsia="zh-CN"/>
        </w:rPr>
        <w:t>键包含多个字段时，其匹配规则为第一字段首先匹配，如果坐落于边界值则匹配下一字段。例如：</w:t>
      </w:r>
    </w:p>
    <w:p w:rsidR="0020037C" w:rsidRDefault="00B0609F">
      <w:pPr>
        <w:pStyle w:val="BodyText"/>
        <w:spacing w:before="8"/>
        <w:rPr>
          <w:rFonts w:ascii="仿宋" w:eastAsia="仿宋" w:hAnsi="仿宋" w:cs="仿宋"/>
          <w:lang w:eastAsia="zh-CN"/>
        </w:rPr>
      </w:pPr>
      <w:r w:rsidRPr="00B0609F">
        <w:pict>
          <v:group id="_x0000_s3363" style="position:absolute;left:0;text-align:left;margin-left:81.7pt;margin-top:4.85pt;width:473.6pt;height:10.6pt;z-index:-251964928;mso-position-horizontal-relative:page" coordorigin="1634,97" coordsize="9472,212">
            <v:shape id="_x0000_s3364"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lang w:eastAsia="zh-CN"/>
        </w:rPr>
        <w:t>{ LowBound: { "": 10, "": 5 }, UpBound: { "": 20, "": 1 } }</w:t>
      </w:r>
    </w:p>
    <w:p w:rsidR="0020037C" w:rsidRDefault="0020037C">
      <w:pPr>
        <w:spacing w:before="4" w:line="130" w:lineRule="exact"/>
        <w:rPr>
          <w:sz w:val="13"/>
          <w:szCs w:val="13"/>
          <w:lang w:eastAsia="zh-CN"/>
        </w:rPr>
      </w:pPr>
    </w:p>
    <w:p w:rsidR="0020037C" w:rsidRDefault="004474D3">
      <w:pPr>
        <w:pStyle w:val="BodyText"/>
        <w:spacing w:line="167" w:lineRule="auto"/>
        <w:rPr>
          <w:lang w:eastAsia="zh-CN"/>
        </w:rPr>
      </w:pPr>
      <w:r>
        <w:rPr>
          <w:w w:val="95"/>
          <w:lang w:eastAsia="zh-CN"/>
        </w:rPr>
        <w:t>在该</w:t>
      </w:r>
      <w:r w:rsidR="00423ADE">
        <w:rPr>
          <w:w w:val="95"/>
          <w:lang w:eastAsia="zh-CN"/>
        </w:rPr>
        <w:t>分区</w:t>
      </w:r>
      <w:r>
        <w:rPr>
          <w:w w:val="95"/>
          <w:lang w:eastAsia="zh-CN"/>
        </w:rPr>
        <w:t>区间中，如果用户输入的</w:t>
      </w:r>
      <w:r w:rsidR="00423ADE">
        <w:rPr>
          <w:w w:val="95"/>
          <w:lang w:eastAsia="zh-CN"/>
        </w:rPr>
        <w:t>分区</w:t>
      </w:r>
      <w:r>
        <w:rPr>
          <w:w w:val="95"/>
          <w:lang w:eastAsia="zh-CN"/>
        </w:rPr>
        <w:t>键的第一个字段坐落于10与20之间，则立刻判定为该区间内；如果存</w:t>
      </w:r>
      <w:r>
        <w:rPr>
          <w:lang w:eastAsia="zh-CN"/>
        </w:rPr>
        <w:t xml:space="preserve"> 在于小于10或大于20，则不在该区间内；而如果为10或者20，则需要进行第二个字段的匹配，匹配规则仍 为左闭右开。</w:t>
      </w:r>
    </w:p>
    <w:p w:rsidR="0020037C" w:rsidRDefault="0020037C">
      <w:pPr>
        <w:spacing w:before="11" w:line="200" w:lineRule="exact"/>
        <w:rPr>
          <w:sz w:val="20"/>
          <w:szCs w:val="20"/>
          <w:lang w:eastAsia="zh-CN"/>
        </w:rPr>
      </w:pPr>
    </w:p>
    <w:p w:rsidR="0020037C" w:rsidRDefault="004474D3">
      <w:pPr>
        <w:pStyle w:val="BodyText"/>
        <w:spacing w:line="251" w:lineRule="auto"/>
        <w:ind w:right="4536"/>
        <w:rPr>
          <w:lang w:eastAsia="zh-CN"/>
        </w:rPr>
      </w:pPr>
      <w:r>
        <w:rPr>
          <w:lang w:eastAsia="zh-CN"/>
        </w:rPr>
        <w:t xml:space="preserve">规则 </w:t>
      </w:r>
      <w:r w:rsidR="00423ADE">
        <w:rPr>
          <w:w w:val="95"/>
          <w:lang w:eastAsia="zh-CN"/>
        </w:rPr>
        <w:t>分区</w:t>
      </w:r>
      <w:r>
        <w:rPr>
          <w:w w:val="95"/>
          <w:lang w:eastAsia="zh-CN"/>
        </w:rPr>
        <w:t>集合定义的规则参见</w:t>
      </w:r>
      <w:hyperlink w:anchor="_bookmark18" w:history="1">
        <w:r>
          <w:rPr>
            <w:color w:val="0000FF"/>
            <w:w w:val="95"/>
            <w:lang w:eastAsia="zh-CN"/>
          </w:rPr>
          <w:t>SYSCOLLECTIONS</w:t>
        </w:r>
      </w:hyperlink>
      <w:r>
        <w:rPr>
          <w:color w:val="000000"/>
          <w:w w:val="95"/>
          <w:lang w:eastAsia="zh-CN"/>
        </w:rPr>
        <w:t>集合定义。</w:t>
      </w:r>
    </w:p>
    <w:p w:rsidR="0020037C" w:rsidRDefault="0020037C">
      <w:pPr>
        <w:spacing w:before="4" w:line="180" w:lineRule="exact"/>
        <w:rPr>
          <w:sz w:val="18"/>
          <w:szCs w:val="18"/>
          <w:lang w:eastAsia="zh-CN"/>
        </w:rPr>
      </w:pPr>
    </w:p>
    <w:p w:rsidR="0020037C" w:rsidRDefault="004474D3">
      <w:pPr>
        <w:pStyle w:val="BodyText"/>
        <w:spacing w:line="251" w:lineRule="auto"/>
        <w:ind w:right="5427"/>
        <w:rPr>
          <w:lang w:eastAsia="zh-CN"/>
        </w:rPr>
      </w:pPr>
      <w:r>
        <w:rPr>
          <w:lang w:eastAsia="zh-CN"/>
        </w:rPr>
        <w:t>示例 一个存在于两个</w:t>
      </w:r>
      <w:r w:rsidR="00423ADE">
        <w:rPr>
          <w:lang w:eastAsia="zh-CN"/>
        </w:rPr>
        <w:t>分区</w:t>
      </w:r>
      <w:r>
        <w:rPr>
          <w:lang w:eastAsia="zh-CN"/>
        </w:rPr>
        <w:t>组的典型</w:t>
      </w:r>
      <w:r w:rsidR="00423ADE">
        <w:rPr>
          <w:lang w:eastAsia="zh-CN"/>
        </w:rPr>
        <w:t>分区</w:t>
      </w:r>
      <w:r>
        <w:rPr>
          <w:lang w:eastAsia="zh-CN"/>
        </w:rPr>
        <w:t>区间如下：</w:t>
      </w:r>
    </w:p>
    <w:p w:rsidR="0020037C" w:rsidRDefault="00B0609F">
      <w:pPr>
        <w:pStyle w:val="BodyText"/>
        <w:spacing w:line="290" w:lineRule="exact"/>
        <w:ind w:left="1133"/>
        <w:rPr>
          <w:rFonts w:ascii="仿宋" w:eastAsia="仿宋" w:hAnsi="仿宋" w:cs="仿宋"/>
        </w:rPr>
      </w:pPr>
      <w:r w:rsidRPr="00B0609F">
        <w:pict>
          <v:group id="_x0000_s3361" style="position:absolute;left:0;text-align:left;margin-left:81.7pt;margin-top:4.2pt;width:473.6pt;height:74.2pt;z-index:-251963904;mso-position-horizontal-relative:page" coordorigin="1634,84" coordsize="9472,1484">
            <v:shape id="_x0000_s3362" style="position:absolute;left:1634;top:84;width:9472;height:1484" coordorigin="1634,84" coordsize="9472,1484" path="m1634,84r9472,l11106,1568r-9472,l1634,84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733"/>
        <w:rPr>
          <w:rFonts w:ascii="仿宋" w:eastAsia="仿宋" w:hAnsi="仿宋" w:cs="仿宋"/>
        </w:rPr>
      </w:pPr>
      <w:r>
        <w:rPr>
          <w:rFonts w:ascii="仿宋" w:eastAsia="仿宋" w:hAnsi="仿宋" w:cs="仿宋"/>
        </w:rPr>
        <w:t>{ "GroupID" : 1000,</w:t>
      </w:r>
    </w:p>
    <w:p w:rsidR="0020037C" w:rsidRDefault="004474D3">
      <w:pPr>
        <w:pStyle w:val="BodyText"/>
        <w:spacing w:line="212" w:lineRule="exact"/>
        <w:ind w:left="1933"/>
        <w:rPr>
          <w:rFonts w:ascii="仿宋" w:eastAsia="仿宋" w:hAnsi="仿宋" w:cs="仿宋"/>
        </w:rPr>
      </w:pPr>
      <w:r>
        <w:rPr>
          <w:rFonts w:ascii="仿宋" w:eastAsia="仿宋" w:hAnsi="仿宋" w:cs="仿宋"/>
        </w:rPr>
        <w:t>"LowBound" : { "" : MinKey, "" : MaxKey },</w:t>
      </w:r>
    </w:p>
    <w:p w:rsidR="0020037C" w:rsidRDefault="004474D3">
      <w:pPr>
        <w:pStyle w:val="BodyText"/>
        <w:spacing w:line="212" w:lineRule="exact"/>
        <w:ind w:left="1933"/>
        <w:rPr>
          <w:rFonts w:ascii="仿宋" w:eastAsia="仿宋" w:hAnsi="仿宋" w:cs="仿宋"/>
        </w:rPr>
      </w:pPr>
      <w:r>
        <w:rPr>
          <w:rFonts w:ascii="仿宋" w:eastAsia="仿宋" w:hAnsi="仿宋" w:cs="仿宋"/>
        </w:rPr>
        <w:t>"UpBound" : { "" : 10, "" : 5 }</w:t>
      </w:r>
    </w:p>
    <w:p w:rsidR="0020037C" w:rsidRDefault="004474D3">
      <w:pPr>
        <w:pStyle w:val="BodyText"/>
        <w:spacing w:line="212" w:lineRule="exact"/>
        <w:ind w:left="1733"/>
        <w:rPr>
          <w:rFonts w:ascii="仿宋" w:eastAsia="仿宋" w:hAnsi="仿宋" w:cs="仿宋"/>
        </w:rPr>
      </w:pPr>
      <w:r>
        <w:rPr>
          <w:rFonts w:ascii="仿宋" w:eastAsia="仿宋" w:hAnsi="仿宋" w:cs="仿宋"/>
        </w:rPr>
        <w:t>},</w:t>
      </w:r>
    </w:p>
    <w:p w:rsidR="0020037C" w:rsidRDefault="004474D3">
      <w:pPr>
        <w:pStyle w:val="BodyText"/>
        <w:spacing w:line="212" w:lineRule="exact"/>
        <w:ind w:left="1733"/>
        <w:rPr>
          <w:rFonts w:ascii="仿宋" w:eastAsia="仿宋" w:hAnsi="仿宋" w:cs="仿宋"/>
        </w:rPr>
      </w:pPr>
      <w:r>
        <w:rPr>
          <w:rFonts w:ascii="仿宋" w:eastAsia="仿宋" w:hAnsi="仿宋" w:cs="仿宋"/>
        </w:rPr>
        <w:t>{ "GroupID" : 1001,</w:t>
      </w:r>
    </w:p>
    <w:p w:rsidR="0020037C" w:rsidRDefault="004474D3">
      <w:pPr>
        <w:pStyle w:val="BodyText"/>
        <w:spacing w:line="212" w:lineRule="exact"/>
        <w:ind w:left="1933"/>
        <w:rPr>
          <w:rFonts w:ascii="仿宋" w:eastAsia="仿宋" w:hAnsi="仿宋" w:cs="仿宋"/>
        </w:rPr>
      </w:pPr>
      <w:r>
        <w:rPr>
          <w:rFonts w:ascii="仿宋" w:eastAsia="仿宋" w:hAnsi="仿宋" w:cs="仿宋"/>
        </w:rPr>
        <w:t>"LowBound" : { "" : 10, "" : 5 },</w:t>
      </w:r>
    </w:p>
    <w:p w:rsidR="0020037C" w:rsidRDefault="0020037C">
      <w:pPr>
        <w:spacing w:line="212" w:lineRule="exact"/>
        <w:rPr>
          <w:rFonts w:ascii="仿宋" w:eastAsia="仿宋" w:hAnsi="仿宋" w:cs="仿宋"/>
        </w:rPr>
        <w:sectPr w:rsidR="0020037C">
          <w:pgSz w:w="12240" w:h="15840"/>
          <w:pgMar w:top="900" w:right="104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113"/>
        <w:rPr>
          <w:rFonts w:ascii="仿宋" w:eastAsia="仿宋" w:hAnsi="仿宋" w:cs="仿宋"/>
        </w:rPr>
      </w:pPr>
      <w:r w:rsidRPr="00B0609F">
        <w:pict>
          <v:group id="_x0000_s3359" style="position:absolute;left:0;text-align:left;margin-left:81.7pt;margin-top:4.7pt;width:473.6pt;height:31.8pt;z-index:-251962880;mso-position-horizontal-relative:page" coordorigin="1634,94" coordsize="9472,636">
            <v:shape id="_x0000_s3360" style="position:absolute;left:1634;top:94;width:9472;height:636" coordorigin="1634,94" coordsize="9472,636" path="m1634,94r9472,l11106,730r-9472,l1634,94xe" fillcolor="#efefef" stroked="f">
              <v:path arrowok="t"/>
            </v:shape>
            <w10:wrap anchorx="page"/>
          </v:group>
        </w:pict>
      </w:r>
      <w:r w:rsidR="004474D3">
        <w:rPr>
          <w:rFonts w:ascii="仿宋" w:eastAsia="仿宋" w:hAnsi="仿宋" w:cs="仿宋"/>
        </w:rPr>
        <w:t>"UpBound" : { "" : MaxKey, "" : MinKey }</w:t>
      </w:r>
    </w:p>
    <w:p w:rsidR="0020037C" w:rsidRDefault="004474D3">
      <w:pPr>
        <w:pStyle w:val="BodyText"/>
        <w:spacing w:line="212" w:lineRule="exact"/>
        <w:ind w:left="9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13"/>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ind w:left="113"/>
        <w:rPr>
          <w:lang w:eastAsia="zh-CN"/>
        </w:rPr>
      </w:pPr>
      <w:r>
        <w:rPr>
          <w:lang w:eastAsia="zh-CN"/>
        </w:rPr>
        <w:t>其中第一个区间所在</w:t>
      </w:r>
      <w:r w:rsidR="00423ADE">
        <w:rPr>
          <w:lang w:eastAsia="zh-CN"/>
        </w:rPr>
        <w:t>分区</w:t>
      </w:r>
      <w:r>
        <w:rPr>
          <w:lang w:eastAsia="zh-CN"/>
        </w:rPr>
        <w:t>组ID为1000，包含的</w:t>
      </w:r>
      <w:r w:rsidR="00423ADE">
        <w:rPr>
          <w:lang w:eastAsia="zh-CN"/>
        </w:rPr>
        <w:t>分区</w:t>
      </w:r>
      <w:r>
        <w:rPr>
          <w:lang w:eastAsia="zh-CN"/>
        </w:rPr>
        <w:t>键存在两个字段，分别为：</w:t>
      </w:r>
    </w:p>
    <w:p w:rsidR="0020037C" w:rsidRDefault="004474D3">
      <w:pPr>
        <w:pStyle w:val="BodyText"/>
        <w:numPr>
          <w:ilvl w:val="0"/>
          <w:numId w:val="26"/>
        </w:numPr>
        <w:tabs>
          <w:tab w:val="left" w:pos="397"/>
        </w:tabs>
        <w:spacing w:before="31"/>
        <w:ind w:left="397"/>
      </w:pPr>
      <w:r>
        <w:rPr>
          <w:position w:val="1"/>
        </w:rPr>
        <w:t>低边界：{</w:t>
      </w:r>
      <w:r>
        <w:rPr>
          <w:spacing w:val="-9"/>
          <w:position w:val="1"/>
        </w:rPr>
        <w:t xml:space="preserve"> </w:t>
      </w:r>
      <w:r>
        <w:rPr>
          <w:position w:val="1"/>
        </w:rPr>
        <w:t>""</w:t>
      </w:r>
      <w:r>
        <w:rPr>
          <w:spacing w:val="-9"/>
          <w:position w:val="1"/>
        </w:rPr>
        <w:t xml:space="preserve"> </w:t>
      </w:r>
      <w:r>
        <w:rPr>
          <w:position w:val="1"/>
        </w:rPr>
        <w:t>:</w:t>
      </w:r>
      <w:r>
        <w:rPr>
          <w:spacing w:val="-9"/>
          <w:position w:val="1"/>
        </w:rPr>
        <w:t xml:space="preserve"> </w:t>
      </w:r>
      <w:r>
        <w:rPr>
          <w:position w:val="1"/>
        </w:rPr>
        <w:t>MinKey,</w:t>
      </w:r>
      <w:r>
        <w:rPr>
          <w:spacing w:val="-9"/>
          <w:position w:val="1"/>
        </w:rPr>
        <w:t xml:space="preserve"> </w:t>
      </w:r>
      <w:r>
        <w:rPr>
          <w:position w:val="1"/>
        </w:rPr>
        <w:t>""</w:t>
      </w:r>
      <w:r>
        <w:rPr>
          <w:spacing w:val="-9"/>
          <w:position w:val="1"/>
        </w:rPr>
        <w:t xml:space="preserve"> </w:t>
      </w:r>
      <w:r>
        <w:rPr>
          <w:position w:val="1"/>
        </w:rPr>
        <w:t>:</w:t>
      </w:r>
      <w:r>
        <w:rPr>
          <w:spacing w:val="-9"/>
          <w:position w:val="1"/>
        </w:rPr>
        <w:t xml:space="preserve"> </w:t>
      </w:r>
      <w:r>
        <w:rPr>
          <w:position w:val="1"/>
        </w:rPr>
        <w:t>MaxKey</w:t>
      </w:r>
      <w:r>
        <w:rPr>
          <w:spacing w:val="-9"/>
          <w:position w:val="1"/>
        </w:rPr>
        <w:t xml:space="preserve"> </w:t>
      </w:r>
      <w:r>
        <w:rPr>
          <w:position w:val="1"/>
        </w:rPr>
        <w:t>}</w:t>
      </w:r>
    </w:p>
    <w:p w:rsidR="0020037C" w:rsidRDefault="004474D3">
      <w:pPr>
        <w:pStyle w:val="BodyText"/>
        <w:tabs>
          <w:tab w:val="left" w:pos="397"/>
        </w:tabs>
        <w:spacing w:line="293"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高边界：{</w:t>
      </w:r>
      <w:r>
        <w:rPr>
          <w:spacing w:val="1"/>
          <w:position w:val="1"/>
        </w:rPr>
        <w:t xml:space="preserve"> </w:t>
      </w:r>
      <w:r>
        <w:rPr>
          <w:position w:val="1"/>
        </w:rPr>
        <w:t>""</w:t>
      </w:r>
      <w:r>
        <w:rPr>
          <w:spacing w:val="2"/>
          <w:position w:val="1"/>
        </w:rPr>
        <w:t xml:space="preserve"> </w:t>
      </w:r>
      <w:r>
        <w:rPr>
          <w:position w:val="1"/>
        </w:rPr>
        <w:t>:</w:t>
      </w:r>
      <w:r>
        <w:rPr>
          <w:spacing w:val="2"/>
          <w:position w:val="1"/>
        </w:rPr>
        <w:t xml:space="preserve"> </w:t>
      </w:r>
      <w:r>
        <w:rPr>
          <w:position w:val="1"/>
        </w:rPr>
        <w:t>10,</w:t>
      </w:r>
      <w:r>
        <w:rPr>
          <w:spacing w:val="1"/>
          <w:position w:val="1"/>
        </w:rPr>
        <w:t xml:space="preserve"> </w:t>
      </w:r>
      <w:r>
        <w:rPr>
          <w:position w:val="1"/>
        </w:rPr>
        <w:t>""</w:t>
      </w:r>
      <w:r>
        <w:rPr>
          <w:spacing w:val="2"/>
          <w:position w:val="1"/>
        </w:rPr>
        <w:t xml:space="preserve"> </w:t>
      </w:r>
      <w:r>
        <w:rPr>
          <w:position w:val="1"/>
        </w:rPr>
        <w:t>:</w:t>
      </w:r>
      <w:r>
        <w:rPr>
          <w:spacing w:val="2"/>
          <w:position w:val="1"/>
        </w:rPr>
        <w:t xml:space="preserve"> </w:t>
      </w:r>
      <w:r>
        <w:rPr>
          <w:position w:val="1"/>
        </w:rPr>
        <w:t>5</w:t>
      </w:r>
      <w:r>
        <w:rPr>
          <w:spacing w:val="1"/>
          <w:position w:val="1"/>
        </w:rPr>
        <w:t xml:space="preserve"> </w:t>
      </w:r>
      <w:r>
        <w:rPr>
          <w:position w:val="1"/>
        </w:rPr>
        <w:t>}</w:t>
      </w:r>
    </w:p>
    <w:p w:rsidR="0020037C" w:rsidRDefault="004474D3">
      <w:pPr>
        <w:pStyle w:val="BodyText"/>
        <w:spacing w:before="60"/>
        <w:ind w:left="113"/>
        <w:rPr>
          <w:lang w:eastAsia="zh-CN"/>
        </w:rPr>
      </w:pPr>
      <w:r>
        <w:rPr>
          <w:lang w:eastAsia="zh-CN"/>
        </w:rPr>
        <w:t>而第二个区间所在</w:t>
      </w:r>
      <w:r w:rsidR="00423ADE">
        <w:rPr>
          <w:lang w:eastAsia="zh-CN"/>
        </w:rPr>
        <w:t>分区</w:t>
      </w:r>
      <w:r>
        <w:rPr>
          <w:lang w:eastAsia="zh-CN"/>
        </w:rPr>
        <w:t>组为1001，包含</w:t>
      </w:r>
      <w:r w:rsidR="00423ADE">
        <w:rPr>
          <w:lang w:eastAsia="zh-CN"/>
        </w:rPr>
        <w:t>分区</w:t>
      </w:r>
      <w:r>
        <w:rPr>
          <w:lang w:eastAsia="zh-CN"/>
        </w:rPr>
        <w:t>区间为：</w:t>
      </w:r>
    </w:p>
    <w:p w:rsidR="0020037C" w:rsidRDefault="004474D3">
      <w:pPr>
        <w:pStyle w:val="BodyText"/>
        <w:tabs>
          <w:tab w:val="left" w:pos="397"/>
        </w:tabs>
        <w:spacing w:before="31"/>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低边界：{</w:t>
      </w:r>
      <w:r>
        <w:rPr>
          <w:spacing w:val="1"/>
          <w:position w:val="1"/>
        </w:rPr>
        <w:t xml:space="preserve"> </w:t>
      </w:r>
      <w:r>
        <w:rPr>
          <w:position w:val="1"/>
        </w:rPr>
        <w:t>""</w:t>
      </w:r>
      <w:r>
        <w:rPr>
          <w:spacing w:val="2"/>
          <w:position w:val="1"/>
        </w:rPr>
        <w:t xml:space="preserve"> </w:t>
      </w:r>
      <w:r>
        <w:rPr>
          <w:position w:val="1"/>
        </w:rPr>
        <w:t>:</w:t>
      </w:r>
      <w:r>
        <w:rPr>
          <w:spacing w:val="2"/>
          <w:position w:val="1"/>
        </w:rPr>
        <w:t xml:space="preserve"> </w:t>
      </w:r>
      <w:r>
        <w:rPr>
          <w:position w:val="1"/>
        </w:rPr>
        <w:t>10,</w:t>
      </w:r>
      <w:r>
        <w:rPr>
          <w:spacing w:val="1"/>
          <w:position w:val="1"/>
        </w:rPr>
        <w:t xml:space="preserve"> </w:t>
      </w:r>
      <w:r>
        <w:rPr>
          <w:position w:val="1"/>
        </w:rPr>
        <w:t>""</w:t>
      </w:r>
      <w:r>
        <w:rPr>
          <w:spacing w:val="2"/>
          <w:position w:val="1"/>
        </w:rPr>
        <w:t xml:space="preserve"> </w:t>
      </w:r>
      <w:r>
        <w:rPr>
          <w:position w:val="1"/>
        </w:rPr>
        <w:t>:</w:t>
      </w:r>
      <w:r>
        <w:rPr>
          <w:spacing w:val="2"/>
          <w:position w:val="1"/>
        </w:rPr>
        <w:t xml:space="preserve"> </w:t>
      </w:r>
      <w:r>
        <w:rPr>
          <w:position w:val="1"/>
        </w:rPr>
        <w:t>5</w:t>
      </w:r>
      <w:r>
        <w:rPr>
          <w:spacing w:val="1"/>
          <w:position w:val="1"/>
        </w:rPr>
        <w:t xml:space="preserve"> </w:t>
      </w:r>
      <w:r>
        <w:rPr>
          <w:position w:val="1"/>
        </w:rPr>
        <w:t>}</w:t>
      </w:r>
    </w:p>
    <w:p w:rsidR="0020037C" w:rsidRDefault="004474D3">
      <w:pPr>
        <w:pStyle w:val="BodyText"/>
        <w:numPr>
          <w:ilvl w:val="0"/>
          <w:numId w:val="26"/>
        </w:numPr>
        <w:tabs>
          <w:tab w:val="left" w:pos="397"/>
        </w:tabs>
        <w:spacing w:line="293" w:lineRule="exact"/>
        <w:ind w:left="397"/>
      </w:pPr>
      <w:r>
        <w:rPr>
          <w:position w:val="1"/>
        </w:rPr>
        <w:t>高边界：{</w:t>
      </w:r>
      <w:r>
        <w:rPr>
          <w:spacing w:val="-9"/>
          <w:position w:val="1"/>
        </w:rPr>
        <w:t xml:space="preserve"> </w:t>
      </w:r>
      <w:r>
        <w:rPr>
          <w:position w:val="1"/>
        </w:rPr>
        <w:t>""</w:t>
      </w:r>
      <w:r>
        <w:rPr>
          <w:spacing w:val="-9"/>
          <w:position w:val="1"/>
        </w:rPr>
        <w:t xml:space="preserve"> </w:t>
      </w:r>
      <w:r>
        <w:rPr>
          <w:position w:val="1"/>
        </w:rPr>
        <w:t>:</w:t>
      </w:r>
      <w:r>
        <w:rPr>
          <w:spacing w:val="-9"/>
          <w:position w:val="1"/>
        </w:rPr>
        <w:t xml:space="preserve"> </w:t>
      </w:r>
      <w:r>
        <w:rPr>
          <w:position w:val="1"/>
        </w:rPr>
        <w:t>MaxKey,</w:t>
      </w:r>
      <w:r>
        <w:rPr>
          <w:spacing w:val="-9"/>
          <w:position w:val="1"/>
        </w:rPr>
        <w:t xml:space="preserve"> </w:t>
      </w:r>
      <w:r>
        <w:rPr>
          <w:position w:val="1"/>
        </w:rPr>
        <w:t>""</w:t>
      </w:r>
      <w:r>
        <w:rPr>
          <w:spacing w:val="-9"/>
          <w:position w:val="1"/>
        </w:rPr>
        <w:t xml:space="preserve"> </w:t>
      </w:r>
      <w:r>
        <w:rPr>
          <w:position w:val="1"/>
        </w:rPr>
        <w:t>:</w:t>
      </w:r>
      <w:r>
        <w:rPr>
          <w:spacing w:val="-8"/>
          <w:position w:val="1"/>
        </w:rPr>
        <w:t xml:space="preserve"> </w:t>
      </w:r>
      <w:r>
        <w:rPr>
          <w:position w:val="1"/>
        </w:rPr>
        <w:t>MinKey</w:t>
      </w:r>
      <w:r>
        <w:rPr>
          <w:spacing w:val="-9"/>
          <w:position w:val="1"/>
        </w:rPr>
        <w:t xml:space="preserve"> </w:t>
      </w:r>
      <w:r>
        <w:rPr>
          <w:position w:val="1"/>
        </w:rPr>
        <w:t>}</w:t>
      </w:r>
    </w:p>
    <w:p w:rsidR="0020037C" w:rsidRDefault="0020037C">
      <w:pPr>
        <w:spacing w:before="1" w:line="120" w:lineRule="exact"/>
        <w:rPr>
          <w:sz w:val="12"/>
          <w:szCs w:val="12"/>
        </w:rPr>
      </w:pPr>
    </w:p>
    <w:p w:rsidR="0020037C" w:rsidRDefault="00423ADE">
      <w:pPr>
        <w:pStyle w:val="BodyText"/>
        <w:ind w:left="113"/>
      </w:pPr>
      <w:bookmarkStart w:id="71" w:name="分区索引"/>
      <w:bookmarkEnd w:id="71"/>
      <w:r>
        <w:t>分区</w:t>
      </w:r>
      <w:r w:rsidR="004474D3">
        <w:t>索引</w:t>
      </w:r>
    </w:p>
    <w:p w:rsidR="0020037C" w:rsidRDefault="0020037C">
      <w:pPr>
        <w:spacing w:before="6" w:line="190" w:lineRule="exact"/>
        <w:rPr>
          <w:sz w:val="19"/>
          <w:szCs w:val="19"/>
        </w:rPr>
      </w:pPr>
    </w:p>
    <w:p w:rsidR="0020037C" w:rsidRDefault="004474D3">
      <w:pPr>
        <w:pStyle w:val="BodyText"/>
        <w:spacing w:line="251" w:lineRule="auto"/>
        <w:ind w:left="113" w:right="2670"/>
        <w:rPr>
          <w:lang w:eastAsia="zh-CN"/>
        </w:rPr>
      </w:pPr>
      <w:r>
        <w:rPr>
          <w:lang w:eastAsia="zh-CN"/>
        </w:rPr>
        <w:t xml:space="preserve">概念 </w:t>
      </w:r>
      <w:r>
        <w:rPr>
          <w:w w:val="95"/>
          <w:lang w:eastAsia="zh-CN"/>
        </w:rPr>
        <w:t>每一个</w:t>
      </w:r>
      <w:r w:rsidR="00423ADE">
        <w:rPr>
          <w:w w:val="95"/>
          <w:lang w:eastAsia="zh-CN"/>
        </w:rPr>
        <w:t>分区</w:t>
      </w:r>
      <w:r>
        <w:rPr>
          <w:w w:val="95"/>
          <w:lang w:eastAsia="zh-CN"/>
        </w:rPr>
        <w:t>集合都会默认创建一个名叫“$shard”的索引，该索引叫做</w:t>
      </w:r>
      <w:r w:rsidR="00423ADE">
        <w:rPr>
          <w:w w:val="95"/>
          <w:lang w:eastAsia="zh-CN"/>
        </w:rPr>
        <w:t>分区</w:t>
      </w:r>
      <w:r>
        <w:rPr>
          <w:w w:val="95"/>
          <w:lang w:eastAsia="zh-CN"/>
        </w:rPr>
        <w:t>索引。</w:t>
      </w:r>
      <w:r>
        <w:rPr>
          <w:lang w:eastAsia="zh-CN"/>
        </w:rPr>
        <w:t xml:space="preserve"> 非</w:t>
      </w:r>
      <w:r w:rsidR="00423ADE">
        <w:rPr>
          <w:lang w:eastAsia="zh-CN"/>
        </w:rPr>
        <w:t>分区</w:t>
      </w:r>
      <w:r>
        <w:rPr>
          <w:lang w:eastAsia="zh-CN"/>
        </w:rPr>
        <w:t>集合不存在</w:t>
      </w:r>
      <w:r w:rsidR="00423ADE">
        <w:rPr>
          <w:lang w:eastAsia="zh-CN"/>
        </w:rPr>
        <w:t>分区</w:t>
      </w:r>
      <w:r>
        <w:rPr>
          <w:lang w:eastAsia="zh-CN"/>
        </w:rPr>
        <w:t>索引。</w:t>
      </w:r>
    </w:p>
    <w:p w:rsidR="0020037C" w:rsidRDefault="00423ADE">
      <w:pPr>
        <w:pStyle w:val="BodyText"/>
        <w:spacing w:before="3"/>
        <w:ind w:left="113"/>
        <w:rPr>
          <w:lang w:eastAsia="zh-CN"/>
        </w:rPr>
      </w:pPr>
      <w:r>
        <w:rPr>
          <w:lang w:eastAsia="zh-CN"/>
        </w:rPr>
        <w:t>分区</w:t>
      </w:r>
      <w:r w:rsidR="004474D3">
        <w:rPr>
          <w:lang w:eastAsia="zh-CN"/>
        </w:rPr>
        <w:t>索引存在于</w:t>
      </w:r>
      <w:r>
        <w:rPr>
          <w:lang w:eastAsia="zh-CN"/>
        </w:rPr>
        <w:t>分区</w:t>
      </w:r>
      <w:r w:rsidR="004474D3">
        <w:rPr>
          <w:lang w:eastAsia="zh-CN"/>
        </w:rPr>
        <w:t>集合所在的每一个</w:t>
      </w:r>
      <w:r>
        <w:rPr>
          <w:lang w:eastAsia="zh-CN"/>
        </w:rPr>
        <w:t>分区</w:t>
      </w:r>
      <w:r w:rsidR="004474D3">
        <w:rPr>
          <w:lang w:eastAsia="zh-CN"/>
        </w:rPr>
        <w:t>组中，其字段定义顺序和排列与</w:t>
      </w:r>
      <w:r>
        <w:rPr>
          <w:lang w:eastAsia="zh-CN"/>
        </w:rPr>
        <w:t>分区</w:t>
      </w:r>
      <w:r w:rsidR="004474D3">
        <w:rPr>
          <w:lang w:eastAsia="zh-CN"/>
        </w:rPr>
        <w:t>键相同。</w:t>
      </w:r>
    </w:p>
    <w:p w:rsidR="0020037C" w:rsidRDefault="0020037C">
      <w:pPr>
        <w:spacing w:before="9" w:line="130" w:lineRule="exact"/>
        <w:rPr>
          <w:sz w:val="13"/>
          <w:szCs w:val="13"/>
          <w:lang w:eastAsia="zh-CN"/>
        </w:rPr>
      </w:pPr>
    </w:p>
    <w:p w:rsidR="0020037C" w:rsidRDefault="00DD1987">
      <w:pPr>
        <w:pStyle w:val="BodyText"/>
        <w:spacing w:line="139" w:lineRule="auto"/>
        <w:ind w:left="753" w:right="2271" w:hanging="640"/>
        <w:rPr>
          <w:lang w:eastAsia="zh-CN"/>
        </w:rPr>
      </w:pPr>
      <w:r>
        <w:pict>
          <v:shape id="_x0000_i1045"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任何用户定义的唯一索引必须包含</w:t>
      </w:r>
      <w:r w:rsidR="00423ADE">
        <w:rPr>
          <w:lang w:eastAsia="zh-CN"/>
        </w:rPr>
        <w:t>分区</w:t>
      </w:r>
      <w:r w:rsidR="004474D3">
        <w:rPr>
          <w:lang w:eastAsia="zh-CN"/>
        </w:rPr>
        <w:t>索引中所有的字段，其字段顺序无关。</w:t>
      </w:r>
    </w:p>
    <w:p w:rsidR="0020037C" w:rsidRDefault="004474D3">
      <w:pPr>
        <w:pStyle w:val="BodyText"/>
        <w:spacing w:before="37"/>
        <w:ind w:left="753"/>
        <w:rPr>
          <w:lang w:eastAsia="zh-CN"/>
        </w:rPr>
      </w:pPr>
      <w:r>
        <w:rPr>
          <w:lang w:eastAsia="zh-CN"/>
        </w:rPr>
        <w:t>在</w:t>
      </w:r>
      <w:r w:rsidR="00423ADE">
        <w:rPr>
          <w:lang w:eastAsia="zh-CN"/>
        </w:rPr>
        <w:t>分区</w:t>
      </w:r>
      <w:r>
        <w:rPr>
          <w:lang w:eastAsia="zh-CN"/>
        </w:rPr>
        <w:t>集合中，_id字段仅保证</w:t>
      </w:r>
      <w:r w:rsidR="00423ADE">
        <w:rPr>
          <w:lang w:eastAsia="zh-CN"/>
        </w:rPr>
        <w:t>分区</w:t>
      </w:r>
      <w:r>
        <w:rPr>
          <w:lang w:eastAsia="zh-CN"/>
        </w:rPr>
        <w:t>内该字段唯一，无法保证全局唯一。</w:t>
      </w:r>
    </w:p>
    <w:p w:rsidR="0020037C" w:rsidRDefault="0020037C">
      <w:pPr>
        <w:spacing w:before="6" w:line="190" w:lineRule="exact"/>
        <w:rPr>
          <w:sz w:val="19"/>
          <w:szCs w:val="19"/>
          <w:lang w:eastAsia="zh-CN"/>
        </w:rPr>
      </w:pPr>
    </w:p>
    <w:p w:rsidR="0020037C" w:rsidRDefault="004474D3">
      <w:pPr>
        <w:pStyle w:val="BodyText"/>
        <w:spacing w:line="251" w:lineRule="auto"/>
        <w:ind w:left="113" w:right="7163"/>
        <w:rPr>
          <w:lang w:eastAsia="zh-CN"/>
        </w:rPr>
      </w:pPr>
      <w:r>
        <w:rPr>
          <w:lang w:eastAsia="zh-CN"/>
        </w:rPr>
        <w:t>示例 一个典型的</w:t>
      </w:r>
      <w:r w:rsidR="00423ADE">
        <w:rPr>
          <w:lang w:eastAsia="zh-CN"/>
        </w:rPr>
        <w:t>分区</w:t>
      </w:r>
      <w:r>
        <w:rPr>
          <w:lang w:eastAsia="zh-CN"/>
        </w:rPr>
        <w:t>索引如下：</w:t>
      </w:r>
    </w:p>
    <w:p w:rsidR="0020037C" w:rsidRDefault="00B0609F">
      <w:pPr>
        <w:pStyle w:val="BodyText"/>
        <w:spacing w:line="290" w:lineRule="exact"/>
        <w:ind w:left="313"/>
        <w:rPr>
          <w:rFonts w:ascii="仿宋" w:eastAsia="仿宋" w:hAnsi="仿宋" w:cs="仿宋"/>
        </w:rPr>
      </w:pPr>
      <w:r w:rsidRPr="00B0609F">
        <w:pict>
          <v:group id="_x0000_s3356" style="position:absolute;left:0;text-align:left;margin-left:81.7pt;margin-top:4.2pt;width:473.6pt;height:127.2pt;z-index:-251961856;mso-position-horizontal-relative:page" coordorigin="1634,84" coordsize="9472,2544">
            <v:shape id="_x0000_s3357" style="position:absolute;left:1634;top:84;width:9472;height:2544" coordorigin="1634,84" coordsize="9472,2544" path="m1634,84r9472,l11106,2628r-9472,l1634,84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0" w:right="6812"/>
        <w:jc w:val="center"/>
        <w:rPr>
          <w:rFonts w:ascii="仿宋" w:eastAsia="仿宋" w:hAnsi="仿宋" w:cs="仿宋"/>
        </w:rPr>
      </w:pPr>
      <w:r>
        <w:rPr>
          <w:rFonts w:ascii="仿宋" w:eastAsia="仿宋" w:hAnsi="仿宋" w:cs="仿宋"/>
        </w:rPr>
        <w:t>"IndexDef" : {</w:t>
      </w:r>
    </w:p>
    <w:p w:rsidR="0020037C" w:rsidRDefault="004474D3">
      <w:pPr>
        <w:pStyle w:val="BodyText"/>
        <w:spacing w:line="212" w:lineRule="exact"/>
        <w:ind w:left="1213"/>
        <w:rPr>
          <w:rFonts w:ascii="仿宋" w:eastAsia="仿宋" w:hAnsi="仿宋" w:cs="仿宋"/>
        </w:rPr>
      </w:pPr>
      <w:r>
        <w:rPr>
          <w:rFonts w:ascii="仿宋" w:eastAsia="仿宋" w:hAnsi="仿宋" w:cs="仿宋"/>
        </w:rPr>
        <w:t>"name" : "$shard",</w:t>
      </w:r>
    </w:p>
    <w:p w:rsidR="0020037C" w:rsidRDefault="004474D3">
      <w:pPr>
        <w:pStyle w:val="BodyText"/>
        <w:spacing w:line="212" w:lineRule="exact"/>
        <w:ind w:left="1213"/>
        <w:rPr>
          <w:rFonts w:ascii="仿宋" w:eastAsia="仿宋" w:hAnsi="仿宋" w:cs="仿宋"/>
        </w:rPr>
      </w:pPr>
      <w:r>
        <w:rPr>
          <w:rFonts w:ascii="仿宋" w:eastAsia="仿宋" w:hAnsi="仿宋" w:cs="仿宋"/>
        </w:rPr>
        <w:t>"_id" : { "$oid" : "515954bfa88873112fa6bd3a" },</w:t>
      </w:r>
    </w:p>
    <w:p w:rsidR="0020037C" w:rsidRDefault="004474D3">
      <w:pPr>
        <w:pStyle w:val="BodyText"/>
        <w:spacing w:line="212" w:lineRule="exact"/>
        <w:ind w:left="1213"/>
        <w:rPr>
          <w:rFonts w:ascii="仿宋" w:eastAsia="仿宋" w:hAnsi="仿宋" w:cs="仿宋"/>
        </w:rPr>
      </w:pPr>
      <w:r>
        <w:rPr>
          <w:rFonts w:ascii="仿宋" w:eastAsia="仿宋" w:hAnsi="仿宋" w:cs="仿宋"/>
        </w:rPr>
        <w:t>"key" : { "Field1" : 1, "Field2" : -1 },</w:t>
      </w:r>
    </w:p>
    <w:p w:rsidR="0020037C" w:rsidRDefault="004474D3">
      <w:pPr>
        <w:pStyle w:val="BodyText"/>
        <w:spacing w:line="212" w:lineRule="exact"/>
        <w:ind w:left="1213"/>
        <w:rPr>
          <w:rFonts w:ascii="仿宋" w:eastAsia="仿宋" w:hAnsi="仿宋" w:cs="仿宋"/>
        </w:rPr>
      </w:pPr>
      <w:r>
        <w:rPr>
          <w:rFonts w:ascii="仿宋" w:eastAsia="仿宋" w:hAnsi="仿宋" w:cs="仿宋"/>
        </w:rPr>
        <w:t>"v" : 0,</w:t>
      </w:r>
    </w:p>
    <w:p w:rsidR="0020037C" w:rsidRDefault="004474D3">
      <w:pPr>
        <w:pStyle w:val="BodyText"/>
        <w:spacing w:line="212" w:lineRule="exact"/>
        <w:ind w:left="1213"/>
        <w:rPr>
          <w:rFonts w:ascii="仿宋" w:eastAsia="仿宋" w:hAnsi="仿宋" w:cs="仿宋"/>
        </w:rPr>
      </w:pPr>
      <w:r>
        <w:rPr>
          <w:rFonts w:ascii="仿宋" w:eastAsia="仿宋" w:hAnsi="仿宋" w:cs="仿宋"/>
        </w:rPr>
        <w:t>"unique" : false,</w:t>
      </w:r>
    </w:p>
    <w:p w:rsidR="0020037C" w:rsidRDefault="004474D3">
      <w:pPr>
        <w:pStyle w:val="BodyText"/>
        <w:spacing w:line="212" w:lineRule="exact"/>
        <w:ind w:left="1213"/>
        <w:rPr>
          <w:rFonts w:ascii="仿宋" w:eastAsia="仿宋" w:hAnsi="仿宋" w:cs="仿宋"/>
        </w:rPr>
      </w:pPr>
      <w:r>
        <w:rPr>
          <w:rFonts w:ascii="仿宋" w:eastAsia="仿宋" w:hAnsi="仿宋" w:cs="仿宋"/>
        </w:rPr>
        <w:t>"dropDups" : false,</w:t>
      </w:r>
    </w:p>
    <w:p w:rsidR="0020037C" w:rsidRDefault="004474D3">
      <w:pPr>
        <w:pStyle w:val="BodyText"/>
        <w:spacing w:line="212" w:lineRule="exact"/>
        <w:ind w:left="1213"/>
        <w:rPr>
          <w:rFonts w:ascii="仿宋" w:eastAsia="仿宋" w:hAnsi="仿宋" w:cs="仿宋"/>
        </w:rPr>
      </w:pPr>
      <w:r>
        <w:rPr>
          <w:rFonts w:ascii="仿宋" w:eastAsia="仿宋" w:hAnsi="仿宋" w:cs="仿宋"/>
        </w:rPr>
        <w:t>"enforced" : false</w:t>
      </w:r>
    </w:p>
    <w:p w:rsidR="0020037C" w:rsidRDefault="004474D3">
      <w:pPr>
        <w:pStyle w:val="BodyText"/>
        <w:spacing w:line="212" w:lineRule="exact"/>
        <w:ind w:left="913"/>
        <w:rPr>
          <w:rFonts w:ascii="仿宋" w:eastAsia="仿宋" w:hAnsi="仿宋" w:cs="仿宋"/>
        </w:rPr>
      </w:pPr>
      <w:r>
        <w:rPr>
          <w:rFonts w:ascii="仿宋" w:eastAsia="仿宋" w:hAnsi="仿宋" w:cs="仿宋"/>
        </w:rPr>
        <w:t>},</w:t>
      </w:r>
    </w:p>
    <w:p w:rsidR="0020037C" w:rsidRDefault="004474D3">
      <w:pPr>
        <w:pStyle w:val="BodyText"/>
        <w:spacing w:line="212" w:lineRule="exact"/>
        <w:ind w:left="913"/>
        <w:rPr>
          <w:rFonts w:ascii="仿宋" w:eastAsia="仿宋" w:hAnsi="仿宋" w:cs="仿宋"/>
        </w:rPr>
      </w:pPr>
      <w:r>
        <w:rPr>
          <w:rFonts w:ascii="仿宋" w:eastAsia="仿宋" w:hAnsi="仿宋" w:cs="仿宋"/>
        </w:rPr>
        <w:t>"IndexFlag" : "Normal"</w:t>
      </w:r>
    </w:p>
    <w:p w:rsidR="0020037C" w:rsidRDefault="004474D3">
      <w:pPr>
        <w:pStyle w:val="BodyText"/>
        <w:spacing w:line="212" w:lineRule="exact"/>
        <w:ind w:left="313"/>
        <w:rPr>
          <w:rFonts w:ascii="仿宋" w:eastAsia="仿宋" w:hAnsi="仿宋" w:cs="仿宋"/>
          <w:lang w:eastAsia="zh-CN"/>
        </w:rPr>
      </w:pPr>
      <w:r>
        <w:rPr>
          <w:rFonts w:ascii="仿宋" w:eastAsia="仿宋" w:hAnsi="仿宋" w:cs="仿宋"/>
          <w:lang w:eastAsia="zh-CN"/>
        </w:rPr>
        <w:t>}</w:t>
      </w:r>
    </w:p>
    <w:p w:rsidR="0020037C" w:rsidRDefault="0020037C">
      <w:pPr>
        <w:spacing w:before="9" w:line="110" w:lineRule="exact"/>
        <w:rPr>
          <w:sz w:val="11"/>
          <w:szCs w:val="11"/>
          <w:lang w:eastAsia="zh-CN"/>
        </w:rPr>
      </w:pPr>
    </w:p>
    <w:p w:rsidR="0020037C" w:rsidRDefault="004474D3">
      <w:pPr>
        <w:pStyle w:val="BodyText"/>
        <w:spacing w:line="310" w:lineRule="exact"/>
        <w:ind w:left="113"/>
        <w:rPr>
          <w:lang w:eastAsia="zh-CN"/>
        </w:rPr>
      </w:pPr>
      <w:bookmarkStart w:id="72" w:name="后台任务"/>
      <w:bookmarkStart w:id="73" w:name="_bookmark30"/>
      <w:bookmarkEnd w:id="72"/>
      <w:bookmarkEnd w:id="73"/>
      <w:r>
        <w:rPr>
          <w:lang w:eastAsia="zh-CN"/>
        </w:rPr>
        <w:t>后台任务</w:t>
      </w:r>
    </w:p>
    <w:p w:rsidR="0020037C" w:rsidRDefault="0020037C">
      <w:pPr>
        <w:spacing w:before="6" w:line="190" w:lineRule="exact"/>
        <w:rPr>
          <w:sz w:val="19"/>
          <w:szCs w:val="19"/>
          <w:lang w:eastAsia="zh-CN"/>
        </w:rPr>
      </w:pPr>
    </w:p>
    <w:p w:rsidR="0020037C" w:rsidRDefault="004474D3">
      <w:pPr>
        <w:pStyle w:val="BodyText"/>
        <w:spacing w:line="251" w:lineRule="auto"/>
        <w:ind w:left="113" w:right="2747"/>
        <w:rPr>
          <w:lang w:eastAsia="zh-CN"/>
        </w:rPr>
      </w:pPr>
      <w:r>
        <w:rPr>
          <w:lang w:eastAsia="zh-CN"/>
        </w:rPr>
        <w:t>概念 后台任务是一种不阻塞前端会话的任务，并不会随着前端会话的中断而停止。</w:t>
      </w:r>
    </w:p>
    <w:p w:rsidR="0020037C" w:rsidRDefault="004474D3">
      <w:pPr>
        <w:pStyle w:val="BodyText"/>
        <w:spacing w:before="92" w:line="167" w:lineRule="auto"/>
        <w:ind w:left="113" w:right="684"/>
        <w:rPr>
          <w:lang w:eastAsia="zh-CN"/>
        </w:rPr>
      </w:pPr>
      <w:r>
        <w:rPr>
          <w:w w:val="95"/>
          <w:lang w:eastAsia="zh-CN"/>
        </w:rPr>
        <w:t>所有的后台任务都会在编目节点的SYSCAT.SYSTASKS集合中跟踪，不同类型的后台任务可能包含不同的字</w:t>
      </w:r>
      <w:r>
        <w:rPr>
          <w:lang w:eastAsia="zh-CN"/>
        </w:rPr>
        <w:t xml:space="preserve"> 段。</w:t>
      </w:r>
    </w:p>
    <w:p w:rsidR="0020037C" w:rsidRDefault="004474D3">
      <w:pPr>
        <w:pStyle w:val="BodyText"/>
        <w:spacing w:before="31"/>
        <w:ind w:left="113"/>
        <w:rPr>
          <w:lang w:eastAsia="zh-CN"/>
        </w:rPr>
      </w:pPr>
      <w:r>
        <w:rPr>
          <w:lang w:eastAsia="zh-CN"/>
        </w:rPr>
        <w:t>以下字段存在于所有后台任务中：</w:t>
      </w:r>
    </w:p>
    <w:p w:rsidR="0020037C" w:rsidRDefault="0020037C">
      <w:pPr>
        <w:spacing w:before="7" w:line="60" w:lineRule="exact"/>
        <w:rPr>
          <w:sz w:val="6"/>
          <w:szCs w:val="6"/>
          <w:lang w:eastAsia="zh-CN"/>
        </w:rPr>
      </w:pPr>
    </w:p>
    <w:tbl>
      <w:tblPr>
        <w:tblW w:w="0" w:type="auto"/>
        <w:tblInd w:w="103" w:type="dxa"/>
        <w:tblLayout w:type="fixed"/>
        <w:tblCellMar>
          <w:left w:w="0" w:type="dxa"/>
          <w:right w:w="0" w:type="dxa"/>
        </w:tblCellMar>
        <w:tblLook w:val="01E0"/>
      </w:tblPr>
      <w:tblGrid>
        <w:gridCol w:w="1878"/>
        <w:gridCol w:w="4437"/>
        <w:gridCol w:w="3157"/>
      </w:tblGrid>
      <w:tr w:rsidR="0020037C">
        <w:trPr>
          <w:trHeight w:hRule="exact" w:val="295"/>
        </w:trPr>
        <w:tc>
          <w:tcPr>
            <w:tcW w:w="187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37" w:type="dxa"/>
            <w:tcBorders>
              <w:top w:val="nil"/>
              <w:left w:val="nil"/>
              <w:bottom w:val="nil"/>
              <w:right w:val="single" w:sz="8" w:space="0" w:color="000000"/>
            </w:tcBorders>
          </w:tcPr>
          <w:p w:rsidR="0020037C" w:rsidRDefault="004474D3">
            <w:pPr>
              <w:pStyle w:val="TableParagraph"/>
              <w:spacing w:line="222" w:lineRule="exact"/>
              <w:ind w:left="132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885"/>
        </w:trPr>
        <w:tc>
          <w:tcPr>
            <w:tcW w:w="1878"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JobType</w:t>
            </w:r>
          </w:p>
        </w:tc>
        <w:tc>
          <w:tcPr>
            <w:tcW w:w="4437" w:type="dxa"/>
            <w:tcBorders>
              <w:top w:val="nil"/>
              <w:left w:val="nil"/>
              <w:bottom w:val="nil"/>
              <w:right w:val="single" w:sz="8" w:space="0" w:color="000000"/>
            </w:tcBorders>
          </w:tcPr>
          <w:p w:rsidR="0020037C" w:rsidRDefault="004474D3">
            <w:pPr>
              <w:pStyle w:val="TableParagraph"/>
              <w:spacing w:line="227" w:lineRule="exact"/>
              <w:ind w:left="132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任务类型，分别代表：</w:t>
            </w:r>
          </w:p>
          <w:p w:rsidR="0020037C" w:rsidRDefault="0020037C">
            <w:pPr>
              <w:pStyle w:val="TableParagraph"/>
              <w:spacing w:before="3" w:line="140" w:lineRule="exact"/>
              <w:rPr>
                <w:sz w:val="14"/>
                <w:szCs w:val="14"/>
                <w:lang w:eastAsia="zh-CN"/>
              </w:rPr>
            </w:pPr>
          </w:p>
          <w:p w:rsidR="0020037C" w:rsidRDefault="004474D3">
            <w:pPr>
              <w:pStyle w:val="TableParagraph"/>
              <w:tabs>
                <w:tab w:val="left" w:pos="323"/>
              </w:tabs>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0：数据切分</w:t>
            </w:r>
          </w:p>
        </w:tc>
      </w:tr>
      <w:tr w:rsidR="0020037C">
        <w:trPr>
          <w:trHeight w:hRule="exact" w:val="334"/>
        </w:trPr>
        <w:tc>
          <w:tcPr>
            <w:tcW w:w="1878" w:type="dxa"/>
            <w:tcBorders>
              <w:top w:val="single" w:sz="8" w:space="0" w:color="000000"/>
              <w:left w:val="single" w:sz="8" w:space="0" w:color="000000"/>
              <w:bottom w:val="nil"/>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437" w:type="dxa"/>
            <w:tcBorders>
              <w:top w:val="nil"/>
              <w:left w:val="nil"/>
              <w:bottom w:val="nil"/>
              <w:right w:val="single" w:sz="8" w:space="0" w:color="000000"/>
            </w:tcBorders>
          </w:tcPr>
          <w:p w:rsidR="0020037C" w:rsidRDefault="004474D3">
            <w:pPr>
              <w:pStyle w:val="TableParagraph"/>
              <w:spacing w:line="222" w:lineRule="exact"/>
              <w:ind w:left="132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before="35"/>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任务状态，分别代表：</w:t>
            </w:r>
          </w:p>
        </w:tc>
      </w:tr>
    </w:tbl>
    <w:p w:rsidR="0020037C" w:rsidRDefault="0020037C">
      <w:pPr>
        <w:rPr>
          <w:rFonts w:ascii="Microsoft JhengHei" w:eastAsia="Microsoft JhengHei" w:hAnsi="Microsoft JhengHei" w:cs="Microsoft JhengHei"/>
          <w:sz w:val="14"/>
          <w:szCs w:val="14"/>
          <w:lang w:eastAsia="zh-CN"/>
        </w:rPr>
        <w:sectPr w:rsidR="0020037C">
          <w:pgSz w:w="12240" w:h="15840"/>
          <w:pgMar w:top="900" w:right="680" w:bottom="280" w:left="1520" w:header="713" w:footer="0" w:gutter="0"/>
          <w:cols w:space="720"/>
        </w:sectPr>
      </w:pPr>
    </w:p>
    <w:p w:rsidR="0020037C" w:rsidRDefault="0020037C">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2125"/>
        <w:gridCol w:w="4190"/>
        <w:gridCol w:w="3157"/>
      </w:tblGrid>
      <w:tr w:rsidR="0020037C">
        <w:trPr>
          <w:trHeight w:hRule="exact" w:val="305"/>
        </w:trPr>
        <w:tc>
          <w:tcPr>
            <w:tcW w:w="212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19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0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264"/>
        </w:trPr>
        <w:tc>
          <w:tcPr>
            <w:tcW w:w="2125" w:type="dxa"/>
            <w:vMerge w:val="restart"/>
            <w:tcBorders>
              <w:top w:val="single" w:sz="8" w:space="0" w:color="000000"/>
              <w:left w:val="single" w:sz="8" w:space="0" w:color="000000"/>
              <w:right w:val="nil"/>
            </w:tcBorders>
          </w:tcPr>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40" w:lineRule="exact"/>
              <w:rPr>
                <w:sz w:val="24"/>
                <w:szCs w:val="24"/>
              </w:rPr>
            </w:pPr>
          </w:p>
          <w:p w:rsidR="0020037C" w:rsidRDefault="004474D3">
            <w:pPr>
              <w:pStyle w:val="TableParagraph"/>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CollectionSpace</w:t>
            </w:r>
          </w:p>
        </w:tc>
        <w:tc>
          <w:tcPr>
            <w:tcW w:w="4190" w:type="dxa"/>
            <w:vMerge w:val="restart"/>
            <w:tcBorders>
              <w:top w:val="single" w:sz="8" w:space="0" w:color="000000"/>
              <w:left w:val="nil"/>
              <w:right w:val="single" w:sz="8" w:space="0" w:color="000000"/>
            </w:tcBorders>
          </w:tcPr>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40" w:lineRule="exact"/>
              <w:rPr>
                <w:sz w:val="24"/>
                <w:szCs w:val="24"/>
              </w:rPr>
            </w:pPr>
          </w:p>
          <w:p w:rsidR="0020037C" w:rsidRDefault="004474D3">
            <w:pPr>
              <w:pStyle w:val="TableParagraph"/>
              <w:ind w:left="10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tabs>
                <w:tab w:val="left" w:pos="323"/>
              </w:tabs>
              <w:spacing w:line="191"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0：准备</w:t>
            </w:r>
          </w:p>
        </w:tc>
      </w:tr>
      <w:tr w:rsidR="0020037C">
        <w:trPr>
          <w:trHeight w:hRule="exact" w:val="286"/>
        </w:trPr>
        <w:tc>
          <w:tcPr>
            <w:tcW w:w="2125" w:type="dxa"/>
            <w:vMerge/>
            <w:tcBorders>
              <w:left w:val="single" w:sz="8" w:space="0" w:color="000000"/>
              <w:right w:val="nil"/>
            </w:tcBorders>
          </w:tcPr>
          <w:p w:rsidR="0020037C" w:rsidRDefault="0020037C"/>
        </w:tc>
        <w:tc>
          <w:tcPr>
            <w:tcW w:w="4190" w:type="dxa"/>
            <w:vMerge/>
            <w:tcBorders>
              <w:left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1：运行</w:t>
            </w:r>
          </w:p>
        </w:tc>
      </w:tr>
      <w:tr w:rsidR="0020037C">
        <w:trPr>
          <w:trHeight w:hRule="exact" w:val="286"/>
        </w:trPr>
        <w:tc>
          <w:tcPr>
            <w:tcW w:w="2125" w:type="dxa"/>
            <w:vMerge/>
            <w:tcBorders>
              <w:left w:val="single" w:sz="8" w:space="0" w:color="000000"/>
              <w:right w:val="nil"/>
            </w:tcBorders>
          </w:tcPr>
          <w:p w:rsidR="0020037C" w:rsidRDefault="0020037C"/>
        </w:tc>
        <w:tc>
          <w:tcPr>
            <w:tcW w:w="4190" w:type="dxa"/>
            <w:vMerge/>
            <w:tcBorders>
              <w:left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2：暂停</w:t>
            </w:r>
          </w:p>
        </w:tc>
      </w:tr>
      <w:tr w:rsidR="0020037C">
        <w:trPr>
          <w:trHeight w:hRule="exact" w:val="361"/>
        </w:trPr>
        <w:tc>
          <w:tcPr>
            <w:tcW w:w="2125" w:type="dxa"/>
            <w:vMerge/>
            <w:tcBorders>
              <w:left w:val="single" w:sz="8" w:space="0" w:color="000000"/>
              <w:right w:val="nil"/>
            </w:tcBorders>
          </w:tcPr>
          <w:p w:rsidR="0020037C" w:rsidRDefault="0020037C"/>
        </w:tc>
        <w:tc>
          <w:tcPr>
            <w:tcW w:w="4190" w:type="dxa"/>
            <w:vMerge/>
            <w:tcBorders>
              <w:left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3：结束</w:t>
            </w:r>
          </w:p>
        </w:tc>
      </w:tr>
      <w:tr w:rsidR="0020037C">
        <w:trPr>
          <w:trHeight w:hRule="exact" w:val="366"/>
        </w:trPr>
        <w:tc>
          <w:tcPr>
            <w:tcW w:w="2125" w:type="dxa"/>
            <w:vMerge/>
            <w:tcBorders>
              <w:left w:val="single" w:sz="8" w:space="0" w:color="000000"/>
              <w:bottom w:val="single" w:sz="8" w:space="0" w:color="000000"/>
              <w:right w:val="nil"/>
            </w:tcBorders>
          </w:tcPr>
          <w:p w:rsidR="0020037C" w:rsidRDefault="0020037C"/>
        </w:tc>
        <w:tc>
          <w:tcPr>
            <w:tcW w:w="4190" w:type="dxa"/>
            <w:vMerge/>
            <w:tcBorders>
              <w:left w:val="nil"/>
              <w:bottom w:val="single" w:sz="8" w:space="0" w:color="000000"/>
              <w:right w:val="single" w:sz="8" w:space="0" w:color="000000"/>
            </w:tcBorders>
          </w:tcPr>
          <w:p w:rsidR="0020037C" w:rsidRDefault="0020037C"/>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before="53"/>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r>
      <w:tr w:rsidR="0020037C">
        <w:trPr>
          <w:trHeight w:hRule="exact" w:val="305"/>
        </w:trPr>
        <w:tc>
          <w:tcPr>
            <w:tcW w:w="212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p>
        </w:tc>
        <w:tc>
          <w:tcPr>
            <w:tcW w:w="419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集合名</w:t>
            </w:r>
          </w:p>
        </w:tc>
      </w:tr>
    </w:tbl>
    <w:p w:rsidR="0020037C" w:rsidRDefault="0020037C">
      <w:pPr>
        <w:spacing w:before="3" w:line="200" w:lineRule="exact"/>
        <w:rPr>
          <w:sz w:val="20"/>
          <w:szCs w:val="20"/>
        </w:rPr>
      </w:pPr>
    </w:p>
    <w:p w:rsidR="0020037C" w:rsidRDefault="004474D3">
      <w:pPr>
        <w:pStyle w:val="BodyText"/>
        <w:spacing w:line="310" w:lineRule="exact"/>
        <w:ind w:right="8306"/>
        <w:jc w:val="both"/>
      </w:pPr>
      <w:r>
        <w:t>后台任务类型包括：</w:t>
      </w:r>
    </w:p>
    <w:p w:rsidR="0020037C" w:rsidRDefault="004474D3">
      <w:pPr>
        <w:pStyle w:val="BodyText"/>
        <w:spacing w:before="31"/>
        <w:ind w:right="9022"/>
        <w:jc w:val="both"/>
      </w:pPr>
      <w:r>
        <w:rPr>
          <w:rFonts w:ascii="Times New Roman" w:eastAsia="Times New Roman" w:hAnsi="Times New Roman" w:cs="Times New Roman"/>
        </w:rPr>
        <w:t xml:space="preserve">•   </w:t>
      </w:r>
      <w:r>
        <w:rPr>
          <w:rFonts w:ascii="Times New Roman" w:eastAsia="Times New Roman" w:hAnsi="Times New Roman" w:cs="Times New Roman"/>
          <w:spacing w:val="13"/>
        </w:rPr>
        <w:t xml:space="preserve"> </w:t>
      </w:r>
      <w:hyperlink w:anchor="_bookmark31" w:history="1">
        <w:r>
          <w:rPr>
            <w:color w:val="0000FF"/>
            <w:position w:val="1"/>
          </w:rPr>
          <w:t>数据切分</w:t>
        </w:r>
      </w:hyperlink>
    </w:p>
    <w:p w:rsidR="0020037C" w:rsidRDefault="0020037C">
      <w:pPr>
        <w:spacing w:before="1" w:line="120" w:lineRule="exact"/>
        <w:rPr>
          <w:sz w:val="12"/>
          <w:szCs w:val="12"/>
        </w:rPr>
      </w:pPr>
    </w:p>
    <w:p w:rsidR="0020037C" w:rsidRDefault="004474D3">
      <w:pPr>
        <w:pStyle w:val="BodyText"/>
        <w:ind w:right="9306"/>
        <w:jc w:val="both"/>
      </w:pPr>
      <w:bookmarkStart w:id="74" w:name="数据切分"/>
      <w:bookmarkStart w:id="75" w:name="_bookmark31"/>
      <w:bookmarkEnd w:id="74"/>
      <w:bookmarkEnd w:id="75"/>
      <w:r>
        <w:t>数据切分</w:t>
      </w:r>
    </w:p>
    <w:p w:rsidR="0020037C" w:rsidRDefault="0020037C">
      <w:pPr>
        <w:spacing w:before="6" w:line="190" w:lineRule="exact"/>
        <w:rPr>
          <w:sz w:val="19"/>
          <w:szCs w:val="19"/>
        </w:rPr>
      </w:pPr>
    </w:p>
    <w:p w:rsidR="0020037C" w:rsidRDefault="004474D3">
      <w:pPr>
        <w:pStyle w:val="BodyText"/>
        <w:spacing w:line="251" w:lineRule="auto"/>
        <w:ind w:right="327"/>
        <w:rPr>
          <w:lang w:eastAsia="zh-CN"/>
        </w:rPr>
      </w:pPr>
      <w:r>
        <w:rPr>
          <w:lang w:eastAsia="zh-CN"/>
        </w:rPr>
        <w:t>概念 一个</w:t>
      </w:r>
      <w:r w:rsidR="00423ADE">
        <w:rPr>
          <w:lang w:eastAsia="zh-CN"/>
        </w:rPr>
        <w:t>分区</w:t>
      </w:r>
      <w:r>
        <w:rPr>
          <w:lang w:eastAsia="zh-CN"/>
        </w:rPr>
        <w:t>集合首先会被创建在一个随机的</w:t>
      </w:r>
      <w:r w:rsidR="00423ADE">
        <w:rPr>
          <w:lang w:eastAsia="zh-CN"/>
        </w:rPr>
        <w:t>分区</w:t>
      </w:r>
      <w:r>
        <w:rPr>
          <w:lang w:eastAsia="zh-CN"/>
        </w:rPr>
        <w:t>组中。如果用户希望对该集合水平扩张，将其划分到超过一个</w:t>
      </w:r>
    </w:p>
    <w:p w:rsidR="0020037C" w:rsidRDefault="00423ADE">
      <w:pPr>
        <w:pStyle w:val="BodyText"/>
        <w:spacing w:line="227" w:lineRule="exact"/>
        <w:ind w:right="7106"/>
        <w:jc w:val="both"/>
        <w:rPr>
          <w:lang w:eastAsia="zh-CN"/>
        </w:rPr>
      </w:pPr>
      <w:r>
        <w:rPr>
          <w:lang w:eastAsia="zh-CN"/>
        </w:rPr>
        <w:t>分区</w:t>
      </w:r>
      <w:r w:rsidR="004474D3">
        <w:rPr>
          <w:lang w:eastAsia="zh-CN"/>
        </w:rPr>
        <w:t>组中，就需要数据切分功能。</w:t>
      </w:r>
    </w:p>
    <w:p w:rsidR="0020037C" w:rsidRDefault="0020037C">
      <w:pPr>
        <w:spacing w:before="5" w:line="100" w:lineRule="exact"/>
        <w:rPr>
          <w:sz w:val="10"/>
          <w:szCs w:val="10"/>
          <w:lang w:eastAsia="zh-CN"/>
        </w:rPr>
      </w:pPr>
    </w:p>
    <w:p w:rsidR="0020037C" w:rsidRDefault="004474D3">
      <w:pPr>
        <w:pStyle w:val="BodyText"/>
        <w:spacing w:line="167" w:lineRule="auto"/>
        <w:ind w:right="327"/>
        <w:rPr>
          <w:lang w:eastAsia="zh-CN"/>
        </w:rPr>
      </w:pPr>
      <w:r>
        <w:rPr>
          <w:lang w:eastAsia="zh-CN"/>
        </w:rPr>
        <w:t>数据切分是一种将数据在线从一个</w:t>
      </w:r>
      <w:r w:rsidR="00423ADE">
        <w:rPr>
          <w:lang w:eastAsia="zh-CN"/>
        </w:rPr>
        <w:t>分区</w:t>
      </w:r>
      <w:r>
        <w:rPr>
          <w:lang w:eastAsia="zh-CN"/>
        </w:rPr>
        <w:t>组转移到另一个</w:t>
      </w:r>
      <w:r w:rsidR="00423ADE">
        <w:rPr>
          <w:lang w:eastAsia="zh-CN"/>
        </w:rPr>
        <w:t>分区</w:t>
      </w:r>
      <w:r>
        <w:rPr>
          <w:lang w:eastAsia="zh-CN"/>
        </w:rPr>
        <w:t>组的方式。在数据转移的过程中，查询所得的结 果集数据会存在暂时的不一致，但是SequoiaDB可以保证磁盘中数据的最终一致性。</w:t>
      </w:r>
    </w:p>
    <w:p w:rsidR="0020037C" w:rsidRDefault="0020037C">
      <w:pPr>
        <w:spacing w:before="10" w:line="110" w:lineRule="exact"/>
        <w:rPr>
          <w:sz w:val="11"/>
          <w:szCs w:val="11"/>
          <w:lang w:eastAsia="zh-CN"/>
        </w:rPr>
      </w:pPr>
    </w:p>
    <w:p w:rsidR="0020037C" w:rsidRDefault="004474D3">
      <w:pPr>
        <w:pStyle w:val="BodyText"/>
        <w:spacing w:line="167" w:lineRule="auto"/>
        <w:ind w:right="945"/>
        <w:jc w:val="both"/>
        <w:rPr>
          <w:lang w:eastAsia="zh-CN"/>
        </w:rPr>
      </w:pPr>
      <w:r>
        <w:rPr>
          <w:w w:val="95"/>
        </w:rPr>
        <w:t>Range</w:t>
      </w:r>
      <w:r w:rsidR="00423ADE">
        <w:rPr>
          <w:w w:val="95"/>
        </w:rPr>
        <w:t>分区</w:t>
      </w:r>
      <w:r>
        <w:rPr>
          <w:w w:val="95"/>
        </w:rPr>
        <w:t>和Hash</w:t>
      </w:r>
      <w:r w:rsidR="00423ADE">
        <w:rPr>
          <w:w w:val="95"/>
        </w:rPr>
        <w:t>分区</w:t>
      </w:r>
      <w:r>
        <w:rPr>
          <w:w w:val="95"/>
        </w:rPr>
        <w:t>都包含两种切分方式：范围切分和百分比切分。在范围切分时，Range</w:t>
      </w:r>
      <w:r w:rsidR="00423ADE">
        <w:rPr>
          <w:w w:val="95"/>
        </w:rPr>
        <w:t>分区</w:t>
      </w:r>
      <w:r>
        <w:rPr>
          <w:w w:val="95"/>
        </w:rPr>
        <w:t>使用精</w:t>
      </w:r>
      <w:r>
        <w:t xml:space="preserve"> 确条件，而Hash</w:t>
      </w:r>
      <w:r w:rsidR="00423ADE">
        <w:t>分区</w:t>
      </w:r>
      <w:r>
        <w:t>使用</w:t>
      </w:r>
      <w:r>
        <w:rPr>
          <w:spacing w:val="-18"/>
        </w:rPr>
        <w:t xml:space="preserve"> </w:t>
      </w:r>
      <w:r>
        <w:t>Partition（</w:t>
      </w:r>
      <w:r w:rsidR="00423ADE">
        <w:t>分区</w:t>
      </w:r>
      <w:r>
        <w:t>数）条件。</w:t>
      </w:r>
      <w:r>
        <w:rPr>
          <w:lang w:eastAsia="zh-CN"/>
        </w:rPr>
        <w:t>切分时起始条件为必填字段，而结束条件为选填条 件，结束条件默认为切分源当前包含的最大数据范围。</w:t>
      </w:r>
    </w:p>
    <w:p w:rsidR="0020037C" w:rsidRDefault="004474D3">
      <w:pPr>
        <w:pStyle w:val="BodyText"/>
        <w:spacing w:before="31"/>
        <w:ind w:right="9652"/>
        <w:jc w:val="both"/>
      </w:pPr>
      <w:r>
        <w:t>例如:</w:t>
      </w:r>
    </w:p>
    <w:p w:rsidR="0020037C" w:rsidRDefault="004474D3">
      <w:pPr>
        <w:pStyle w:val="BodyText"/>
        <w:spacing w:before="16" w:line="251" w:lineRule="auto"/>
        <w:ind w:right="4307"/>
      </w:pPr>
      <w:r>
        <w:rPr>
          <w:w w:val="95"/>
        </w:rPr>
        <w:t xml:space="preserve">Hash:  </w:t>
      </w:r>
      <w:r>
        <w:rPr>
          <w:spacing w:val="11"/>
          <w:w w:val="95"/>
        </w:rPr>
        <w:t xml:space="preserve"> </w:t>
      </w:r>
      <w:r>
        <w:rPr>
          <w:w w:val="95"/>
        </w:rPr>
        <w:t>db.foo.bar.split('src',</w:t>
      </w:r>
      <w:r>
        <w:rPr>
          <w:spacing w:val="29"/>
          <w:w w:val="95"/>
        </w:rPr>
        <w:t xml:space="preserve"> </w:t>
      </w:r>
      <w:r>
        <w:rPr>
          <w:w w:val="95"/>
        </w:rPr>
        <w:t>'dst',</w:t>
      </w:r>
      <w:r>
        <w:rPr>
          <w:spacing w:val="29"/>
          <w:w w:val="95"/>
        </w:rPr>
        <w:t xml:space="preserve"> </w:t>
      </w:r>
      <w:r>
        <w:rPr>
          <w:w w:val="95"/>
        </w:rPr>
        <w:t>{Partition:10},</w:t>
      </w:r>
      <w:r>
        <w:rPr>
          <w:spacing w:val="29"/>
          <w:w w:val="95"/>
        </w:rPr>
        <w:t xml:space="preserve"> </w:t>
      </w:r>
      <w:r>
        <w:rPr>
          <w:w w:val="95"/>
        </w:rPr>
        <w:t>{Partition:20})</w:t>
      </w:r>
      <w:r>
        <w:rPr>
          <w:w w:val="98"/>
        </w:rPr>
        <w:t xml:space="preserve"> </w:t>
      </w:r>
      <w:r>
        <w:rPr>
          <w:w w:val="95"/>
        </w:rPr>
        <w:t xml:space="preserve">Range:   </w:t>
      </w:r>
      <w:r>
        <w:rPr>
          <w:spacing w:val="26"/>
          <w:w w:val="95"/>
        </w:rPr>
        <w:t xml:space="preserve"> </w:t>
      </w:r>
      <w:r>
        <w:rPr>
          <w:w w:val="95"/>
        </w:rPr>
        <w:t xml:space="preserve">db.foo.bar.split('src','dst',{$and:[{a:{$lt:10}}, </w:t>
      </w:r>
      <w:r>
        <w:rPr>
          <w:spacing w:val="13"/>
          <w:w w:val="95"/>
        </w:rPr>
        <w:t xml:space="preserve"> </w:t>
      </w:r>
      <w:r>
        <w:rPr>
          <w:w w:val="95"/>
        </w:rPr>
        <w:t>{b:{$lt:20}}]})</w:t>
      </w:r>
    </w:p>
    <w:p w:rsidR="0020037C" w:rsidRDefault="004474D3">
      <w:pPr>
        <w:pStyle w:val="BodyText"/>
        <w:spacing w:before="92" w:line="167" w:lineRule="auto"/>
        <w:ind w:right="973"/>
        <w:rPr>
          <w:lang w:eastAsia="zh-CN"/>
        </w:rPr>
      </w:pPr>
      <w:r>
        <w:rPr>
          <w:w w:val="95"/>
          <w:lang w:eastAsia="zh-CN"/>
        </w:rPr>
        <w:t>数据切分及</w:t>
      </w:r>
      <w:r w:rsidR="00423ADE">
        <w:rPr>
          <w:w w:val="95"/>
          <w:lang w:eastAsia="zh-CN"/>
        </w:rPr>
        <w:t>分区</w:t>
      </w:r>
      <w:r>
        <w:rPr>
          <w:w w:val="95"/>
          <w:lang w:eastAsia="zh-CN"/>
        </w:rPr>
        <w:t xml:space="preserve">上的数据范围皆遵循左闭右开原则。即：{Partition:10},    </w:t>
      </w:r>
      <w:r>
        <w:rPr>
          <w:spacing w:val="21"/>
          <w:w w:val="95"/>
          <w:lang w:eastAsia="zh-CN"/>
        </w:rPr>
        <w:t xml:space="preserve"> </w:t>
      </w:r>
      <w:r>
        <w:rPr>
          <w:w w:val="95"/>
          <w:lang w:eastAsia="zh-CN"/>
        </w:rPr>
        <w:t xml:space="preserve">{Partition:20}    </w:t>
      </w:r>
      <w:r>
        <w:rPr>
          <w:spacing w:val="22"/>
          <w:w w:val="95"/>
          <w:lang w:eastAsia="zh-CN"/>
        </w:rPr>
        <w:t xml:space="preserve"> </w:t>
      </w:r>
      <w:r>
        <w:rPr>
          <w:w w:val="95"/>
          <w:lang w:eastAsia="zh-CN"/>
        </w:rPr>
        <w:t>代表迁移数据范围</w:t>
      </w:r>
      <w:r>
        <w:rPr>
          <w:lang w:eastAsia="zh-CN"/>
        </w:rPr>
        <w:t xml:space="preserve"> </w:t>
      </w:r>
      <w:r>
        <w:rPr>
          <w:w w:val="90"/>
          <w:lang w:eastAsia="zh-CN"/>
        </w:rPr>
        <w:t>为[2^10,</w:t>
      </w:r>
      <w:r>
        <w:rPr>
          <w:spacing w:val="35"/>
          <w:w w:val="90"/>
          <w:lang w:eastAsia="zh-CN"/>
        </w:rPr>
        <w:t xml:space="preserve"> </w:t>
      </w:r>
      <w:r>
        <w:rPr>
          <w:w w:val="90"/>
          <w:lang w:eastAsia="zh-CN"/>
        </w:rPr>
        <w:t>2^20)。</w:t>
      </w:r>
    </w:p>
    <w:p w:rsidR="0020037C" w:rsidRDefault="004474D3">
      <w:pPr>
        <w:pStyle w:val="BodyText"/>
        <w:spacing w:before="31"/>
        <w:ind w:right="6363"/>
        <w:jc w:val="both"/>
        <w:rPr>
          <w:lang w:eastAsia="zh-CN"/>
        </w:rPr>
      </w:pPr>
      <w:r>
        <w:rPr>
          <w:w w:val="95"/>
          <w:lang w:eastAsia="zh-CN"/>
        </w:rPr>
        <w:t>百分比切分:</w:t>
      </w:r>
      <w:r>
        <w:rPr>
          <w:spacing w:val="36"/>
          <w:w w:val="95"/>
          <w:lang w:eastAsia="zh-CN"/>
        </w:rPr>
        <w:t xml:space="preserve"> </w:t>
      </w:r>
      <w:r>
        <w:rPr>
          <w:w w:val="95"/>
          <w:lang w:eastAsia="zh-CN"/>
        </w:rPr>
        <w:t>db.foo.bar.split('src',</w:t>
      </w:r>
      <w:r>
        <w:rPr>
          <w:spacing w:val="35"/>
          <w:w w:val="95"/>
          <w:lang w:eastAsia="zh-CN"/>
        </w:rPr>
        <w:t xml:space="preserve"> </w:t>
      </w:r>
      <w:r>
        <w:rPr>
          <w:w w:val="95"/>
          <w:lang w:eastAsia="zh-CN"/>
        </w:rPr>
        <w:t>'dst',</w:t>
      </w:r>
      <w:r>
        <w:rPr>
          <w:spacing w:val="36"/>
          <w:w w:val="95"/>
          <w:lang w:eastAsia="zh-CN"/>
        </w:rPr>
        <w:t xml:space="preserve"> </w:t>
      </w:r>
      <w:r>
        <w:rPr>
          <w:w w:val="95"/>
          <w:lang w:eastAsia="zh-CN"/>
        </w:rPr>
        <w:t>50)</w:t>
      </w:r>
    </w:p>
    <w:p w:rsidR="0020037C" w:rsidRDefault="0020037C">
      <w:pPr>
        <w:spacing w:before="9" w:line="130" w:lineRule="exact"/>
        <w:rPr>
          <w:sz w:val="13"/>
          <w:szCs w:val="13"/>
          <w:lang w:eastAsia="zh-CN"/>
        </w:rPr>
      </w:pPr>
    </w:p>
    <w:p w:rsidR="0020037C" w:rsidRDefault="00DD1987">
      <w:pPr>
        <w:pStyle w:val="BodyText"/>
        <w:spacing w:line="139" w:lineRule="auto"/>
        <w:ind w:left="1573" w:right="5651" w:hanging="640"/>
        <w:rPr>
          <w:lang w:eastAsia="zh-CN"/>
        </w:rPr>
      </w:pPr>
      <w:r>
        <w:pict>
          <v:shape id="_x0000_i1046"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当切分范围不冲突时，可以做并发切分。</w:t>
      </w:r>
    </w:p>
    <w:p w:rsidR="0020037C" w:rsidRDefault="004474D3">
      <w:pPr>
        <w:pStyle w:val="BodyText"/>
        <w:spacing w:before="37"/>
        <w:ind w:left="1573"/>
        <w:rPr>
          <w:lang w:eastAsia="zh-CN"/>
        </w:rPr>
      </w:pPr>
      <w:r>
        <w:rPr>
          <w:lang w:eastAsia="zh-CN"/>
        </w:rPr>
        <w:t>"src"、"dst"分别表示"源</w:t>
      </w:r>
      <w:r w:rsidR="00423ADE">
        <w:rPr>
          <w:lang w:eastAsia="zh-CN"/>
        </w:rPr>
        <w:t>分区</w:t>
      </w:r>
      <w:r>
        <w:rPr>
          <w:lang w:eastAsia="zh-CN"/>
        </w:rPr>
        <w:t>组"、"目标</w:t>
      </w:r>
      <w:r w:rsidR="00423ADE">
        <w:rPr>
          <w:lang w:eastAsia="zh-CN"/>
        </w:rPr>
        <w:t>分区</w:t>
      </w:r>
      <w:r>
        <w:rPr>
          <w:lang w:eastAsia="zh-CN"/>
        </w:rPr>
        <w:t>组"。</w:t>
      </w:r>
    </w:p>
    <w:p w:rsidR="0020037C" w:rsidRDefault="0020037C">
      <w:pPr>
        <w:spacing w:before="7" w:line="150" w:lineRule="exact"/>
        <w:rPr>
          <w:sz w:val="15"/>
          <w:szCs w:val="15"/>
          <w:lang w:eastAsia="zh-CN"/>
        </w:rPr>
      </w:pPr>
    </w:p>
    <w:p w:rsidR="0020037C" w:rsidRDefault="00DD1987">
      <w:pPr>
        <w:ind w:left="933" w:right="11520"/>
        <w:rPr>
          <w:rFonts w:ascii="Times New Roman" w:eastAsia="Times New Roman" w:hAnsi="Times New Roman" w:cs="Times New Roman"/>
          <w:sz w:val="20"/>
          <w:szCs w:val="20"/>
        </w:rPr>
      </w:pPr>
      <w:r>
        <w:pict>
          <v:shape id="_x0000_i1047" type="#_x0000_t75" style="width:498.1pt;height:158.5pt;mso-position-horizontal-relative:char;mso-position-vertical-relative:line">
            <v:imagedata r:id="rId29" o:title=""/>
          </v:shape>
        </w:pict>
      </w:r>
    </w:p>
    <w:p w:rsidR="0020037C" w:rsidRDefault="0020037C">
      <w:pPr>
        <w:spacing w:before="10" w:line="150" w:lineRule="exact"/>
        <w:rPr>
          <w:sz w:val="15"/>
          <w:szCs w:val="15"/>
        </w:rPr>
      </w:pPr>
    </w:p>
    <w:p w:rsidR="0020037C" w:rsidRDefault="004474D3">
      <w:pPr>
        <w:pStyle w:val="BodyText"/>
        <w:spacing w:line="167" w:lineRule="auto"/>
        <w:ind w:right="327"/>
        <w:rPr>
          <w:lang w:eastAsia="zh-CN"/>
        </w:rPr>
      </w:pPr>
      <w:r>
        <w:rPr>
          <w:w w:val="95"/>
          <w:lang w:eastAsia="zh-CN"/>
        </w:rPr>
        <w:t>图中左上角为系统的起始状态，4条记录均存放在左侧的节点中。切分时定义由3起始，因此数据3与4会被切</w:t>
      </w:r>
      <w:r>
        <w:rPr>
          <w:lang w:eastAsia="zh-CN"/>
        </w:rPr>
        <w:t xml:space="preserve"> 分至右侧节点（左下图）</w:t>
      </w:r>
    </w:p>
    <w:p w:rsidR="0020037C" w:rsidRDefault="0020037C">
      <w:pPr>
        <w:spacing w:line="167" w:lineRule="auto"/>
        <w:rPr>
          <w:lang w:eastAsia="zh-CN"/>
        </w:rPr>
        <w:sectPr w:rsidR="0020037C">
          <w:pgSz w:w="12240" w:h="15840"/>
          <w:pgMar w:top="900" w:right="50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before="55" w:line="167" w:lineRule="auto"/>
        <w:ind w:left="113" w:right="492"/>
        <w:rPr>
          <w:lang w:eastAsia="zh-CN"/>
        </w:rPr>
      </w:pPr>
      <w:r>
        <w:rPr>
          <w:lang w:eastAsia="zh-CN"/>
        </w:rPr>
        <w:t>右上图为第三状态，数据在两个</w:t>
      </w:r>
      <w:r w:rsidR="00423ADE">
        <w:rPr>
          <w:lang w:eastAsia="zh-CN"/>
        </w:rPr>
        <w:t>分区</w:t>
      </w:r>
      <w:r>
        <w:rPr>
          <w:lang w:eastAsia="zh-CN"/>
        </w:rPr>
        <w:t>组中同时存在。此刻数据会有暂时的不一致。最终状态切换到右下 图，已经迁移成功的数据从原始节点删除，数据最终恢复一致。</w:t>
      </w:r>
    </w:p>
    <w:p w:rsidR="0020037C" w:rsidRDefault="004474D3">
      <w:pPr>
        <w:pStyle w:val="BodyText"/>
        <w:spacing w:before="31"/>
        <w:ind w:left="113"/>
        <w:rPr>
          <w:lang w:eastAsia="zh-CN"/>
        </w:rPr>
      </w:pPr>
      <w:r>
        <w:rPr>
          <w:lang w:eastAsia="zh-CN"/>
        </w:rPr>
        <w:t>在数据切分过程在两个数据</w:t>
      </w:r>
      <w:r w:rsidR="00423ADE">
        <w:rPr>
          <w:lang w:eastAsia="zh-CN"/>
        </w:rPr>
        <w:t>分区</w:t>
      </w:r>
      <w:r>
        <w:rPr>
          <w:lang w:eastAsia="zh-CN"/>
        </w:rPr>
        <w:t>组之间进行交互：</w:t>
      </w:r>
    </w:p>
    <w:p w:rsidR="0020037C" w:rsidRDefault="004474D3">
      <w:pPr>
        <w:pStyle w:val="BodyText"/>
        <w:tabs>
          <w:tab w:val="left" w:pos="397"/>
        </w:tabs>
        <w:spacing w:before="31"/>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源</w:t>
      </w:r>
      <w:r w:rsidR="00423ADE">
        <w:rPr>
          <w:position w:val="1"/>
          <w:lang w:eastAsia="zh-CN"/>
        </w:rPr>
        <w:t>分区</w:t>
      </w:r>
      <w:r>
        <w:rPr>
          <w:position w:val="1"/>
          <w:lang w:eastAsia="zh-CN"/>
        </w:rPr>
        <w:t>组：代表数据原本所存在的</w:t>
      </w:r>
      <w:r w:rsidR="00423ADE">
        <w:rPr>
          <w:position w:val="1"/>
          <w:lang w:eastAsia="zh-CN"/>
        </w:rPr>
        <w:t>分区</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目标</w:t>
      </w:r>
      <w:r w:rsidR="00423ADE">
        <w:rPr>
          <w:position w:val="1"/>
          <w:lang w:eastAsia="zh-CN"/>
        </w:rPr>
        <w:t>分区</w:t>
      </w:r>
      <w:r>
        <w:rPr>
          <w:position w:val="1"/>
          <w:lang w:eastAsia="zh-CN"/>
        </w:rPr>
        <w:t>组：代表切分后，所有需要迁移的数据的目标组</w:t>
      </w:r>
    </w:p>
    <w:p w:rsidR="0020037C" w:rsidRDefault="0020037C">
      <w:pPr>
        <w:spacing w:before="9" w:line="140" w:lineRule="exact"/>
        <w:rPr>
          <w:sz w:val="14"/>
          <w:szCs w:val="14"/>
          <w:lang w:eastAsia="zh-CN"/>
        </w:rPr>
      </w:pPr>
    </w:p>
    <w:p w:rsidR="0020037C" w:rsidRDefault="00B0609F">
      <w:pPr>
        <w:pStyle w:val="BodyText"/>
        <w:spacing w:line="167" w:lineRule="auto"/>
        <w:ind w:left="753" w:right="427"/>
        <w:rPr>
          <w:lang w:eastAsia="zh-CN"/>
        </w:rPr>
      </w:pPr>
      <w:r>
        <w:pict>
          <v:shape id="_x0000_s3353" type="#_x0000_t75" style="position:absolute;left:0;text-align:left;margin-left:81.7pt;margin-top:2.6pt;width:24pt;height:24pt;z-index:-251960832;mso-position-horizontal-relative:page">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不可同时对一个集合在多个</w:t>
      </w:r>
      <w:r w:rsidR="00423ADE">
        <w:rPr>
          <w:lang w:eastAsia="zh-CN"/>
        </w:rPr>
        <w:t>分区</w:t>
      </w:r>
      <w:r w:rsidR="004474D3">
        <w:rPr>
          <w:lang w:eastAsia="zh-CN"/>
        </w:rPr>
        <w:t>组之间进行切分。如果需要对一个集合切分多个区间，需要等待 第一个切分完成后执行第二步切分。</w:t>
      </w:r>
    </w:p>
    <w:p w:rsidR="0020037C" w:rsidRDefault="0020037C">
      <w:pPr>
        <w:spacing w:before="19" w:line="280" w:lineRule="exact"/>
        <w:rPr>
          <w:sz w:val="28"/>
          <w:szCs w:val="28"/>
          <w:lang w:eastAsia="zh-CN"/>
        </w:rPr>
      </w:pPr>
    </w:p>
    <w:p w:rsidR="0020037C" w:rsidRDefault="004474D3">
      <w:pPr>
        <w:pStyle w:val="BodyText"/>
        <w:spacing w:line="251" w:lineRule="auto"/>
        <w:ind w:left="113" w:right="7163"/>
        <w:rPr>
          <w:lang w:eastAsia="zh-CN"/>
        </w:rPr>
      </w:pPr>
      <w:r>
        <w:rPr>
          <w:lang w:eastAsia="zh-CN"/>
        </w:rPr>
        <w:t>后台任务 数据切分属于一个</w:t>
      </w:r>
      <w:hyperlink w:anchor="_bookmark30" w:history="1">
        <w:r>
          <w:rPr>
            <w:color w:val="0000FF"/>
            <w:lang w:eastAsia="zh-CN"/>
          </w:rPr>
          <w:t>后台任务</w:t>
        </w:r>
      </w:hyperlink>
      <w:r>
        <w:rPr>
          <w:color w:val="000000"/>
          <w:lang w:eastAsia="zh-CN"/>
        </w:rPr>
        <w:t>。</w:t>
      </w:r>
    </w:p>
    <w:p w:rsidR="0020037C" w:rsidRDefault="004474D3">
      <w:pPr>
        <w:pStyle w:val="BodyText"/>
        <w:spacing w:before="3"/>
        <w:ind w:left="113"/>
        <w:rPr>
          <w:lang w:eastAsia="zh-CN"/>
        </w:rPr>
      </w:pPr>
      <w:r>
        <w:rPr>
          <w:lang w:eastAsia="zh-CN"/>
        </w:rPr>
        <w:t>对于数据切分的后台任务拥有几个特有的字段：</w:t>
      </w:r>
    </w:p>
    <w:p w:rsidR="0020037C" w:rsidRDefault="0020037C">
      <w:pPr>
        <w:spacing w:before="7" w:line="60" w:lineRule="exact"/>
        <w:rPr>
          <w:sz w:val="6"/>
          <w:szCs w:val="6"/>
          <w:lang w:eastAsia="zh-CN"/>
        </w:rPr>
      </w:pPr>
    </w:p>
    <w:tbl>
      <w:tblPr>
        <w:tblW w:w="0" w:type="auto"/>
        <w:tblInd w:w="103" w:type="dxa"/>
        <w:tblLayout w:type="fixed"/>
        <w:tblCellMar>
          <w:left w:w="0" w:type="dxa"/>
          <w:right w:w="0" w:type="dxa"/>
        </w:tblCellMar>
        <w:tblLook w:val="01E0"/>
      </w:tblPr>
      <w:tblGrid>
        <w:gridCol w:w="2033"/>
        <w:gridCol w:w="4282"/>
        <w:gridCol w:w="3157"/>
      </w:tblGrid>
      <w:tr w:rsidR="0020037C">
        <w:trPr>
          <w:trHeight w:hRule="exact" w:val="295"/>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282" w:type="dxa"/>
            <w:tcBorders>
              <w:top w:val="nil"/>
              <w:left w:val="nil"/>
              <w:bottom w:val="nil"/>
              <w:right w:val="single" w:sz="8" w:space="0" w:color="000000"/>
            </w:tcBorders>
          </w:tcPr>
          <w:p w:rsidR="0020037C" w:rsidRDefault="004474D3">
            <w:pPr>
              <w:pStyle w:val="TableParagraph"/>
              <w:spacing w:line="222"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SourceName</w:t>
            </w:r>
          </w:p>
        </w:tc>
        <w:tc>
          <w:tcPr>
            <w:tcW w:w="4282" w:type="dxa"/>
            <w:tcBorders>
              <w:top w:val="nil"/>
              <w:left w:val="nil"/>
              <w:bottom w:val="nil"/>
              <w:right w:val="single" w:sz="8" w:space="0" w:color="000000"/>
            </w:tcBorders>
          </w:tcPr>
          <w:p w:rsidR="0020037C" w:rsidRDefault="004474D3">
            <w:pPr>
              <w:pStyle w:val="TableParagraph"/>
              <w:spacing w:line="22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源</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组名</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TargetName</w:t>
            </w:r>
          </w:p>
        </w:tc>
        <w:tc>
          <w:tcPr>
            <w:tcW w:w="4282" w:type="dxa"/>
            <w:tcBorders>
              <w:top w:val="nil"/>
              <w:left w:val="nil"/>
              <w:bottom w:val="nil"/>
              <w:right w:val="single" w:sz="8" w:space="0" w:color="000000"/>
            </w:tcBorders>
          </w:tcPr>
          <w:p w:rsidR="0020037C" w:rsidRDefault="004474D3">
            <w:pPr>
              <w:pStyle w:val="TableParagraph"/>
              <w:spacing w:line="22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目标</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组名</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SourceID</w:t>
            </w:r>
          </w:p>
        </w:tc>
        <w:tc>
          <w:tcPr>
            <w:tcW w:w="4282" w:type="dxa"/>
            <w:tcBorders>
              <w:top w:val="nil"/>
              <w:left w:val="nil"/>
              <w:bottom w:val="nil"/>
              <w:right w:val="single" w:sz="8" w:space="0" w:color="000000"/>
            </w:tcBorders>
          </w:tcPr>
          <w:p w:rsidR="0020037C" w:rsidRDefault="004474D3">
            <w:pPr>
              <w:pStyle w:val="TableParagraph"/>
              <w:spacing w:line="22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源</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组ID</w:t>
            </w:r>
          </w:p>
        </w:tc>
      </w:tr>
      <w:tr w:rsidR="0020037C">
        <w:trPr>
          <w:trHeight w:hRule="exact" w:val="300"/>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TargetID</w:t>
            </w:r>
          </w:p>
        </w:tc>
        <w:tc>
          <w:tcPr>
            <w:tcW w:w="4282" w:type="dxa"/>
            <w:tcBorders>
              <w:top w:val="nil"/>
              <w:left w:val="nil"/>
              <w:bottom w:val="nil"/>
              <w:right w:val="single" w:sz="8" w:space="0" w:color="000000"/>
            </w:tcBorders>
          </w:tcPr>
          <w:p w:rsidR="0020037C" w:rsidRDefault="004474D3">
            <w:pPr>
              <w:pStyle w:val="TableParagraph"/>
              <w:spacing w:line="22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目标</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组ID</w:t>
            </w:r>
          </w:p>
        </w:tc>
      </w:tr>
      <w:tr w:rsidR="0020037C">
        <w:trPr>
          <w:trHeight w:hRule="exact" w:val="305"/>
        </w:trPr>
        <w:tc>
          <w:tcPr>
            <w:tcW w:w="203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SplitValue</w:t>
            </w:r>
          </w:p>
        </w:tc>
        <w:tc>
          <w:tcPr>
            <w:tcW w:w="4282" w:type="dxa"/>
            <w:tcBorders>
              <w:top w:val="nil"/>
              <w:left w:val="nil"/>
              <w:bottom w:val="nil"/>
              <w:right w:val="single" w:sz="8" w:space="0" w:color="000000"/>
            </w:tcBorders>
          </w:tcPr>
          <w:p w:rsidR="0020037C" w:rsidRDefault="004474D3">
            <w:pPr>
              <w:pStyle w:val="TableParagraph"/>
              <w:spacing w:line="227" w:lineRule="exact"/>
              <w:ind w:left="11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数据切分键</w:t>
            </w:r>
          </w:p>
        </w:tc>
      </w:tr>
    </w:tbl>
    <w:p w:rsidR="0020037C" w:rsidRDefault="004474D3">
      <w:pPr>
        <w:pStyle w:val="BodyText"/>
        <w:spacing w:line="333" w:lineRule="exact"/>
        <w:ind w:left="113"/>
        <w:rPr>
          <w:lang w:eastAsia="zh-CN"/>
        </w:rPr>
      </w:pPr>
      <w:r>
        <w:rPr>
          <w:lang w:eastAsia="zh-CN"/>
        </w:rPr>
        <w:t>数据切分的后台操作分为几个阶段：</w:t>
      </w:r>
    </w:p>
    <w:p w:rsidR="0020037C" w:rsidRDefault="004474D3">
      <w:pPr>
        <w:pStyle w:val="BodyText"/>
        <w:tabs>
          <w:tab w:val="left" w:pos="5409"/>
        </w:tabs>
        <w:spacing w:before="56"/>
        <w:ind w:left="673"/>
        <w:rPr>
          <w:lang w:eastAsia="zh-CN"/>
        </w:rPr>
      </w:pPr>
      <w:r>
        <w:rPr>
          <w:lang w:eastAsia="zh-CN"/>
        </w:rPr>
        <w:t>准备阶段</w:t>
      </w:r>
      <w:r>
        <w:rPr>
          <w:lang w:eastAsia="zh-CN"/>
        </w:rPr>
        <w:tab/>
        <w:t>在准备阶段中，并不会向编目节点</w:t>
      </w:r>
    </w:p>
    <w:p w:rsidR="0020037C" w:rsidRDefault="004474D3">
      <w:pPr>
        <w:pStyle w:val="BodyText"/>
        <w:spacing w:line="240" w:lineRule="exact"/>
        <w:ind w:left="5410"/>
        <w:rPr>
          <w:lang w:eastAsia="zh-CN"/>
        </w:rPr>
      </w:pPr>
      <w:r>
        <w:rPr>
          <w:w w:val="95"/>
          <w:lang w:eastAsia="zh-CN"/>
        </w:rPr>
        <w:t>的SYSCAT.SYSTASKS插入任务记录。该阶段首</w:t>
      </w:r>
    </w:p>
    <w:p w:rsidR="0020037C" w:rsidRDefault="004474D3">
      <w:pPr>
        <w:pStyle w:val="BodyText"/>
        <w:spacing w:line="240" w:lineRule="exact"/>
        <w:ind w:left="5410"/>
        <w:rPr>
          <w:lang w:eastAsia="zh-CN"/>
        </w:rPr>
      </w:pPr>
      <w:r>
        <w:rPr>
          <w:lang w:eastAsia="zh-CN"/>
        </w:rPr>
        <w:t>先向编目节点查询，确保该请求合法，并且向</w:t>
      </w:r>
    </w:p>
    <w:p w:rsidR="0020037C" w:rsidRDefault="004474D3">
      <w:pPr>
        <w:pStyle w:val="BodyText"/>
        <w:spacing w:line="240" w:lineRule="exact"/>
        <w:ind w:left="5410"/>
        <w:rPr>
          <w:lang w:eastAsia="zh-CN"/>
        </w:rPr>
      </w:pPr>
      <w:r>
        <w:rPr>
          <w:lang w:eastAsia="zh-CN"/>
        </w:rPr>
        <w:t>源数据节点组请求得到一条包含</w:t>
      </w:r>
      <w:r w:rsidR="00423ADE">
        <w:rPr>
          <w:lang w:eastAsia="zh-CN"/>
        </w:rPr>
        <w:t>分区</w:t>
      </w:r>
      <w:r>
        <w:rPr>
          <w:lang w:eastAsia="zh-CN"/>
        </w:rPr>
        <w:t>条件的记</w:t>
      </w:r>
    </w:p>
    <w:p w:rsidR="0020037C" w:rsidRDefault="004474D3">
      <w:pPr>
        <w:pStyle w:val="BodyText"/>
        <w:spacing w:line="240" w:lineRule="exact"/>
        <w:ind w:left="1180"/>
        <w:jc w:val="center"/>
        <w:rPr>
          <w:lang w:eastAsia="zh-CN"/>
        </w:rPr>
      </w:pPr>
      <w:r>
        <w:rPr>
          <w:lang w:eastAsia="zh-CN"/>
        </w:rPr>
        <w:t>录。</w:t>
      </w:r>
    </w:p>
    <w:p w:rsidR="0020037C" w:rsidRDefault="0020037C">
      <w:pPr>
        <w:spacing w:before="5" w:line="100" w:lineRule="exact"/>
        <w:rPr>
          <w:sz w:val="10"/>
          <w:szCs w:val="10"/>
          <w:lang w:eastAsia="zh-CN"/>
        </w:rPr>
      </w:pPr>
    </w:p>
    <w:p w:rsidR="0020037C" w:rsidRDefault="004474D3">
      <w:pPr>
        <w:pStyle w:val="BodyText"/>
        <w:tabs>
          <w:tab w:val="left" w:pos="5409"/>
        </w:tabs>
        <w:spacing w:line="167" w:lineRule="auto"/>
        <w:ind w:left="5410" w:right="630" w:hanging="4737"/>
        <w:jc w:val="both"/>
        <w:rPr>
          <w:lang w:eastAsia="zh-CN"/>
        </w:rPr>
      </w:pPr>
      <w:r>
        <w:rPr>
          <w:lang w:eastAsia="zh-CN"/>
        </w:rPr>
        <w:t>预备阶段</w:t>
      </w:r>
      <w:r>
        <w:rPr>
          <w:lang w:eastAsia="zh-CN"/>
        </w:rPr>
        <w:tab/>
        <w:t>在预备阶段中，协调节点从源数据节点得到切 分条件所对应数据的</w:t>
      </w:r>
      <w:r w:rsidR="00423ADE">
        <w:rPr>
          <w:lang w:eastAsia="zh-CN"/>
        </w:rPr>
        <w:t>分区</w:t>
      </w:r>
      <w:r>
        <w:rPr>
          <w:lang w:eastAsia="zh-CN"/>
        </w:rPr>
        <w:t xml:space="preserve">键，将其发送至编目 </w:t>
      </w:r>
      <w:r>
        <w:rPr>
          <w:w w:val="95"/>
          <w:lang w:eastAsia="zh-CN"/>
        </w:rPr>
        <w:t>节点。编目节点在SYSCAT.SYSTASKS集合中插</w:t>
      </w:r>
      <w:r>
        <w:rPr>
          <w:lang w:eastAsia="zh-CN"/>
        </w:rPr>
        <w:t xml:space="preserve"> 入后台操作记录。</w:t>
      </w:r>
    </w:p>
    <w:p w:rsidR="0020037C" w:rsidRDefault="0020037C">
      <w:pPr>
        <w:spacing w:before="10" w:line="110" w:lineRule="exact"/>
        <w:rPr>
          <w:sz w:val="11"/>
          <w:szCs w:val="11"/>
          <w:lang w:eastAsia="zh-CN"/>
        </w:rPr>
      </w:pPr>
    </w:p>
    <w:p w:rsidR="0020037C" w:rsidRDefault="004474D3">
      <w:pPr>
        <w:pStyle w:val="BodyText"/>
        <w:tabs>
          <w:tab w:val="left" w:pos="5409"/>
        </w:tabs>
        <w:spacing w:line="167" w:lineRule="auto"/>
        <w:ind w:left="5410" w:right="630" w:hanging="4737"/>
        <w:jc w:val="both"/>
        <w:rPr>
          <w:lang w:eastAsia="zh-CN"/>
        </w:rPr>
      </w:pPr>
      <w:r>
        <w:rPr>
          <w:lang w:eastAsia="zh-CN"/>
        </w:rPr>
        <w:t>运行阶段</w:t>
      </w:r>
      <w:r>
        <w:rPr>
          <w:lang w:eastAsia="zh-CN"/>
        </w:rPr>
        <w:tab/>
        <w:t>在运行阶段中，协调节点向目标节点发送切分 请求，目标节点创建后台任务，从源节点请求 数据，并向编目节点上报自身状态。目标节点 会在后台任务创建后直接返回给协调节点，并 不会长时间阻塞用户会话。</w:t>
      </w:r>
    </w:p>
    <w:p w:rsidR="0020037C" w:rsidRDefault="0020037C">
      <w:pPr>
        <w:spacing w:before="10" w:line="110" w:lineRule="exact"/>
        <w:rPr>
          <w:sz w:val="11"/>
          <w:szCs w:val="11"/>
          <w:lang w:eastAsia="zh-CN"/>
        </w:rPr>
      </w:pPr>
    </w:p>
    <w:p w:rsidR="0020037C" w:rsidRDefault="004474D3">
      <w:pPr>
        <w:pStyle w:val="BodyText"/>
        <w:tabs>
          <w:tab w:val="left" w:pos="5409"/>
        </w:tabs>
        <w:spacing w:line="167" w:lineRule="auto"/>
        <w:ind w:left="5410" w:right="630" w:hanging="4737"/>
        <w:jc w:val="both"/>
        <w:rPr>
          <w:lang w:eastAsia="zh-CN"/>
        </w:rPr>
      </w:pPr>
      <w:r>
        <w:rPr>
          <w:lang w:eastAsia="zh-CN"/>
        </w:rPr>
        <w:t>清除阶段</w:t>
      </w:r>
      <w:r>
        <w:rPr>
          <w:lang w:eastAsia="zh-CN"/>
        </w:rPr>
        <w:tab/>
        <w:t>在清除阶段中，目标节点已经从源节点得到所 有的数据，因此向编目节点发送清除请求，并 在源数据节点进行数据清除操作。</w:t>
      </w:r>
    </w:p>
    <w:p w:rsidR="0020037C" w:rsidRDefault="0020037C">
      <w:pPr>
        <w:spacing w:before="10" w:line="110" w:lineRule="exact"/>
        <w:rPr>
          <w:sz w:val="11"/>
          <w:szCs w:val="11"/>
          <w:lang w:eastAsia="zh-CN"/>
        </w:rPr>
      </w:pPr>
    </w:p>
    <w:p w:rsidR="0020037C" w:rsidRDefault="004474D3">
      <w:pPr>
        <w:pStyle w:val="BodyText"/>
        <w:tabs>
          <w:tab w:val="left" w:pos="5409"/>
        </w:tabs>
        <w:spacing w:line="167" w:lineRule="auto"/>
        <w:ind w:left="5410" w:right="830" w:hanging="4737"/>
        <w:rPr>
          <w:lang w:eastAsia="zh-CN"/>
        </w:rPr>
      </w:pPr>
      <w:r>
        <w:rPr>
          <w:lang w:eastAsia="zh-CN"/>
        </w:rPr>
        <w:t>完成阶段</w:t>
      </w:r>
      <w:r>
        <w:rPr>
          <w:lang w:eastAsia="zh-CN"/>
        </w:rPr>
        <w:tab/>
        <w:t xml:space="preserve">在源节点清除了所有已经迁移的数据 后，会向编目节点发送完成消息。编目节点 </w:t>
      </w:r>
      <w:r>
        <w:rPr>
          <w:w w:val="95"/>
          <w:lang w:eastAsia="zh-CN"/>
        </w:rPr>
        <w:t>从SYSCAT.SYSTASKS集合中删除该任务。</w:t>
      </w:r>
    </w:p>
    <w:p w:rsidR="0020037C" w:rsidRDefault="0020037C">
      <w:pPr>
        <w:spacing w:line="167" w:lineRule="auto"/>
        <w:rPr>
          <w:lang w:eastAsia="zh-CN"/>
        </w:rPr>
        <w:sectPr w:rsidR="0020037C">
          <w:pgSz w:w="12240" w:h="15840"/>
          <w:pgMar w:top="900" w:right="680" w:bottom="280" w:left="1520" w:header="713" w:footer="0" w:gutter="0"/>
          <w:cols w:space="720"/>
        </w:sectPr>
      </w:pPr>
    </w:p>
    <w:p w:rsidR="0020037C" w:rsidRDefault="0020037C">
      <w:pPr>
        <w:spacing w:line="200" w:lineRule="exact"/>
        <w:rPr>
          <w:sz w:val="20"/>
          <w:szCs w:val="20"/>
          <w:lang w:eastAsia="zh-CN"/>
        </w:rPr>
      </w:pPr>
    </w:p>
    <w:p w:rsidR="0020037C" w:rsidRDefault="0020037C">
      <w:pPr>
        <w:spacing w:before="4" w:line="240" w:lineRule="exact"/>
        <w:rPr>
          <w:sz w:val="24"/>
          <w:szCs w:val="24"/>
          <w:lang w:eastAsia="zh-CN"/>
        </w:rPr>
      </w:pPr>
    </w:p>
    <w:p w:rsidR="0020037C" w:rsidRPr="008820C6" w:rsidRDefault="00B0609F">
      <w:pPr>
        <w:pStyle w:val="Heading1"/>
        <w:spacing w:line="479" w:lineRule="exact"/>
        <w:rPr>
          <w:rFonts w:eastAsiaTheme="minorEastAsia"/>
          <w:lang w:eastAsia="zh-CN"/>
        </w:rPr>
      </w:pPr>
      <w:r w:rsidRPr="00B0609F">
        <w:pict>
          <v:group id="_x0000_s3351" style="position:absolute;left:0;text-align:left;margin-left:56.7pt;margin-top:25.15pt;width:498.6pt;height:.1pt;z-index:-251959808;mso-position-horizontal-relative:page" coordorigin="1134,503" coordsize="9972,2">
            <v:shape id="_x0000_s3352" style="position:absolute;left:1134;top:503;width:9972;height:2" coordorigin="1134,503" coordsize="9972,0" path="m1134,503r9972,e" filled="f" strokeweight="3pt">
              <v:path arrowok="t"/>
            </v:shape>
            <w10:wrap anchorx="page"/>
          </v:group>
        </w:pict>
      </w:r>
      <w:bookmarkStart w:id="76" w:name="安装指南"/>
      <w:bookmarkStart w:id="77" w:name="_bookmark32"/>
      <w:bookmarkEnd w:id="76"/>
      <w:bookmarkEnd w:id="77"/>
      <w:r w:rsidR="004474D3">
        <w:rPr>
          <w:lang w:eastAsia="zh-CN"/>
        </w:rPr>
        <w:t>安装指南</w:t>
      </w:r>
      <w:ins w:id="78" w:author="qiushanggao" w:date="2013-11-06T15:57:00Z">
        <w:r w:rsidR="008820C6">
          <w:rPr>
            <w:rFonts w:eastAsiaTheme="minorEastAsia" w:hint="eastAsia"/>
            <w:lang w:eastAsia="zh-CN"/>
          </w:rPr>
          <w:t>(</w:t>
        </w:r>
        <w:r w:rsidR="008820C6">
          <w:rPr>
            <w:rFonts w:eastAsiaTheme="minorEastAsia" w:hint="eastAsia"/>
            <w:lang w:eastAsia="zh-CN"/>
          </w:rPr>
          <w:t>邱尚高</w:t>
        </w:r>
        <w:r w:rsidR="008820C6">
          <w:rPr>
            <w:rFonts w:eastAsiaTheme="minorEastAsia" w:hint="eastAsia"/>
            <w:lang w:eastAsia="zh-CN"/>
          </w:rPr>
          <w:t>)</w:t>
        </w:r>
      </w:ins>
    </w:p>
    <w:p w:rsidR="0020037C" w:rsidRDefault="0020037C">
      <w:pPr>
        <w:spacing w:before="10" w:line="260" w:lineRule="exact"/>
        <w:rPr>
          <w:sz w:val="26"/>
          <w:szCs w:val="26"/>
          <w:lang w:eastAsia="zh-CN"/>
        </w:rPr>
      </w:pPr>
    </w:p>
    <w:p w:rsidR="0020037C" w:rsidRDefault="004474D3">
      <w:pPr>
        <w:pStyle w:val="BodyText"/>
        <w:spacing w:line="251" w:lineRule="auto"/>
        <w:ind w:right="5510"/>
        <w:rPr>
          <w:lang w:eastAsia="zh-CN"/>
        </w:rPr>
      </w:pPr>
      <w:r>
        <w:rPr>
          <w:w w:val="95"/>
          <w:lang w:eastAsia="zh-CN"/>
        </w:rPr>
        <w:t>安装Sequoiadb产品的基本步骤如下:</w:t>
      </w:r>
      <w:r>
        <w:rPr>
          <w:w w:val="116"/>
          <w:lang w:eastAsia="zh-CN"/>
        </w:rPr>
        <w:t xml:space="preserve"> </w:t>
      </w:r>
      <w:hyperlink w:anchor="_bookmark33" w:history="1">
        <w:r>
          <w:rPr>
            <w:color w:val="0000FF"/>
            <w:lang w:eastAsia="zh-CN"/>
          </w:rPr>
          <w:t>规划数据库部署</w:t>
        </w:r>
      </w:hyperlink>
      <w:r>
        <w:rPr>
          <w:color w:val="0000FF"/>
          <w:lang w:eastAsia="zh-CN"/>
        </w:rPr>
        <w:t xml:space="preserve"> </w:t>
      </w:r>
      <w:hyperlink w:anchor="_bookmark37" w:history="1">
        <w:r>
          <w:rPr>
            <w:color w:val="0000FF"/>
            <w:lang w:eastAsia="zh-CN"/>
          </w:rPr>
          <w:t>SequoiaDB产品安装的系统需求</w:t>
        </w:r>
      </w:hyperlink>
      <w:r>
        <w:rPr>
          <w:color w:val="0000FF"/>
          <w:lang w:eastAsia="zh-CN"/>
        </w:rPr>
        <w:t xml:space="preserve"> </w:t>
      </w:r>
      <w:hyperlink w:anchor="_bookmark41" w:history="1">
        <w:r>
          <w:rPr>
            <w:color w:val="0000FF"/>
            <w:lang w:eastAsia="zh-CN"/>
          </w:rPr>
          <w:t>准备安装介质</w:t>
        </w:r>
      </w:hyperlink>
    </w:p>
    <w:p w:rsidR="0020037C" w:rsidRDefault="00B0609F">
      <w:pPr>
        <w:pStyle w:val="BodyText"/>
        <w:spacing w:before="3" w:line="251" w:lineRule="auto"/>
        <w:ind w:right="6121"/>
        <w:rPr>
          <w:lang w:eastAsia="zh-CN"/>
        </w:rPr>
      </w:pPr>
      <w:hyperlink w:anchor="_bookmark42" w:history="1">
        <w:r w:rsidR="004474D3">
          <w:rPr>
            <w:color w:val="0000FF"/>
            <w:w w:val="95"/>
            <w:lang w:eastAsia="zh-CN"/>
          </w:rPr>
          <w:t>SequoiaDB</w:t>
        </w:r>
        <w:r w:rsidR="004474D3">
          <w:rPr>
            <w:color w:val="0000FF"/>
            <w:spacing w:val="44"/>
            <w:w w:val="95"/>
            <w:lang w:eastAsia="zh-CN"/>
          </w:rPr>
          <w:t xml:space="preserve"> </w:t>
        </w:r>
        <w:r w:rsidR="004474D3">
          <w:rPr>
            <w:color w:val="0000FF"/>
            <w:w w:val="95"/>
            <w:lang w:eastAsia="zh-CN"/>
          </w:rPr>
          <w:t>服务器安装</w:t>
        </w:r>
      </w:hyperlink>
      <w:r w:rsidR="004474D3">
        <w:rPr>
          <w:color w:val="0000FF"/>
          <w:lang w:eastAsia="zh-CN"/>
        </w:rPr>
        <w:t xml:space="preserve"> </w:t>
      </w:r>
      <w:hyperlink w:anchor="_bookmark45" w:history="1">
        <w:r w:rsidR="004474D3">
          <w:rPr>
            <w:color w:val="0000FF"/>
            <w:lang w:eastAsia="zh-CN"/>
          </w:rPr>
          <w:t>系统配置与启动</w:t>
        </w:r>
      </w:hyperlink>
    </w:p>
    <w:p w:rsidR="0020037C" w:rsidRDefault="0020037C">
      <w:pPr>
        <w:spacing w:line="200" w:lineRule="exact"/>
        <w:rPr>
          <w:sz w:val="20"/>
          <w:szCs w:val="20"/>
          <w:lang w:eastAsia="zh-CN"/>
        </w:rPr>
      </w:pPr>
    </w:p>
    <w:p w:rsidR="0020037C" w:rsidRDefault="0020037C">
      <w:pPr>
        <w:spacing w:before="2" w:line="200" w:lineRule="exact"/>
        <w:rPr>
          <w:sz w:val="20"/>
          <w:szCs w:val="20"/>
          <w:lang w:eastAsia="zh-CN"/>
        </w:rPr>
      </w:pPr>
    </w:p>
    <w:p w:rsidR="0020037C" w:rsidRDefault="00B0609F">
      <w:pPr>
        <w:pStyle w:val="Heading2"/>
        <w:spacing w:line="394" w:lineRule="exact"/>
        <w:ind w:left="0" w:right="7632"/>
        <w:jc w:val="center"/>
        <w:rPr>
          <w:lang w:eastAsia="zh-CN"/>
        </w:rPr>
      </w:pPr>
      <w:r>
        <w:pict>
          <v:group id="_x0000_s3349" style="position:absolute;left:0;text-align:left;margin-left:56.7pt;margin-top:21.4pt;width:498.6pt;height:.1pt;z-index:-251958784;mso-position-horizontal-relative:page" coordorigin="1134,428" coordsize="9972,2">
            <v:shape id="_x0000_s3350" style="position:absolute;left:1134;top:428;width:9972;height:2" coordorigin="1134,428" coordsize="9972,0" path="m1134,428r9972,e" filled="f" strokeweight="1pt">
              <v:path arrowok="t"/>
            </v:shape>
            <w10:wrap anchorx="page"/>
          </v:group>
        </w:pict>
      </w:r>
      <w:bookmarkStart w:id="79" w:name="规划数据库部署"/>
      <w:bookmarkStart w:id="80" w:name="_bookmark33"/>
      <w:bookmarkEnd w:id="79"/>
      <w:bookmarkEnd w:id="80"/>
      <w:r w:rsidR="004474D3">
        <w:rPr>
          <w:lang w:eastAsia="zh-CN"/>
        </w:rPr>
        <w:t>规划数据库部署</w:t>
      </w:r>
    </w:p>
    <w:p w:rsidR="0020037C" w:rsidRDefault="0020037C">
      <w:pPr>
        <w:spacing w:before="1" w:line="130" w:lineRule="exact"/>
        <w:rPr>
          <w:sz w:val="13"/>
          <w:szCs w:val="13"/>
          <w:lang w:eastAsia="zh-CN"/>
        </w:rPr>
      </w:pPr>
    </w:p>
    <w:p w:rsidR="0020037C" w:rsidRDefault="004474D3">
      <w:pPr>
        <w:pStyle w:val="BodyText"/>
        <w:spacing w:line="167" w:lineRule="auto"/>
        <w:rPr>
          <w:lang w:eastAsia="zh-CN"/>
        </w:rPr>
      </w:pPr>
      <w:r>
        <w:rPr>
          <w:w w:val="95"/>
          <w:lang w:eastAsia="zh-CN"/>
        </w:rPr>
        <w:t>SequoiaDB是一个全分布式的系统架构，支持各种灵活的部署方式。为了更好的发挥硬软件性能，在安装系</w:t>
      </w:r>
      <w:r>
        <w:rPr>
          <w:lang w:eastAsia="zh-CN"/>
        </w:rPr>
        <w:t xml:space="preserve"> 统之前，需要对系统如何部署，网络的连接做好提前规划。</w:t>
      </w:r>
    </w:p>
    <w:p w:rsidR="0020037C" w:rsidRDefault="004474D3">
      <w:pPr>
        <w:pStyle w:val="BodyText"/>
        <w:spacing w:before="31"/>
        <w:rPr>
          <w:lang w:eastAsia="zh-CN"/>
        </w:rPr>
      </w:pPr>
      <w:r>
        <w:rPr>
          <w:lang w:eastAsia="zh-CN"/>
        </w:rPr>
        <w:t>SequoiaDB目前支持两种形式的部署：</w:t>
      </w:r>
    </w:p>
    <w:p w:rsidR="0020037C" w:rsidRDefault="004474D3">
      <w:pPr>
        <w:pStyle w:val="BodyText"/>
        <w:tabs>
          <w:tab w:val="left" w:pos="1217"/>
        </w:tabs>
        <w:spacing w:before="31" w:line="252" w:lineRule="auto"/>
        <w:ind w:left="1217" w:right="24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独立模式 </w:t>
      </w:r>
      <w:r>
        <w:rPr>
          <w:lang w:eastAsia="zh-CN"/>
        </w:rPr>
        <w:t>只在一台物理机上，启动一个数据类型的业务进程。这种模式性能高、安装部署简单方便。缺点是不支</w:t>
      </w:r>
    </w:p>
    <w:p w:rsidR="0020037C" w:rsidRDefault="004474D3">
      <w:pPr>
        <w:pStyle w:val="BodyText"/>
        <w:spacing w:line="226" w:lineRule="exact"/>
        <w:ind w:left="1217"/>
        <w:rPr>
          <w:lang w:eastAsia="zh-CN"/>
        </w:rPr>
      </w:pPr>
      <w:r>
        <w:rPr>
          <w:lang w:eastAsia="zh-CN"/>
        </w:rPr>
        <w:t>持分布式部署，不支持高可用。适用于数据总量不大，总IOPS</w:t>
      </w:r>
      <w:r>
        <w:rPr>
          <w:spacing w:val="-21"/>
          <w:lang w:eastAsia="zh-CN"/>
        </w:rPr>
        <w:t xml:space="preserve"> </w:t>
      </w:r>
      <w:r>
        <w:rPr>
          <w:lang w:eastAsia="zh-CN"/>
        </w:rPr>
        <w:t>吞吐较小，但对单次操作延时低的场景。</w:t>
      </w:r>
    </w:p>
    <w:p w:rsidR="0020037C" w:rsidRDefault="004474D3">
      <w:pPr>
        <w:pStyle w:val="BodyText"/>
        <w:tabs>
          <w:tab w:val="left" w:pos="1217"/>
        </w:tabs>
        <w:spacing w:line="268"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集群模式</w:t>
      </w:r>
    </w:p>
    <w:p w:rsidR="0020037C" w:rsidRDefault="0020037C">
      <w:pPr>
        <w:spacing w:before="6" w:line="100" w:lineRule="exact"/>
        <w:rPr>
          <w:sz w:val="10"/>
          <w:szCs w:val="10"/>
        </w:rPr>
      </w:pPr>
    </w:p>
    <w:p w:rsidR="0020037C" w:rsidRDefault="004474D3">
      <w:pPr>
        <w:pStyle w:val="BodyText"/>
        <w:spacing w:line="167" w:lineRule="auto"/>
        <w:ind w:left="1217" w:right="157"/>
        <w:rPr>
          <w:lang w:eastAsia="zh-CN"/>
        </w:rPr>
      </w:pPr>
      <w:r>
        <w:rPr>
          <w:w w:val="95"/>
        </w:rPr>
        <w:t>可以分布式部署到多物理机上，最大支持300台物理机。</w:t>
      </w:r>
      <w:r>
        <w:rPr>
          <w:w w:val="95"/>
          <w:lang w:eastAsia="zh-CN"/>
        </w:rPr>
        <w:t>集群模式需要部署编目节点、数据节点、协调节</w:t>
      </w:r>
      <w:r>
        <w:rPr>
          <w:lang w:eastAsia="zh-CN"/>
        </w:rPr>
        <w:t xml:space="preserve"> 点以及Web管理节点（可选）。每台物理机上可部署任意多个逻辑节点，系统最大支持65535个逻辑节 点。</w:t>
      </w:r>
    </w:p>
    <w:p w:rsidR="0020037C" w:rsidRDefault="00B0609F">
      <w:pPr>
        <w:pStyle w:val="BodyText"/>
        <w:spacing w:before="31"/>
        <w:ind w:left="1857"/>
        <w:rPr>
          <w:lang w:eastAsia="zh-CN"/>
        </w:rPr>
      </w:pPr>
      <w:r>
        <w:pict>
          <v:shape id="_x0000_s3348" type="#_x0000_t75" style="position:absolute;left:0;text-align:left;margin-left:95.85pt;margin-top:8.6pt;width:24pt;height:24pt;z-index:-251957760;mso-position-horizontal-relative:page">
            <v:imagedata r:id="rId21" o:title=""/>
            <w10:wrap anchorx="page"/>
          </v:shape>
        </w:pict>
      </w:r>
      <w:r w:rsidR="004474D3">
        <w:rPr>
          <w:lang w:eastAsia="zh-CN"/>
        </w:rPr>
        <w:t>注:</w:t>
      </w:r>
      <w:r w:rsidR="004474D3">
        <w:rPr>
          <w:spacing w:val="47"/>
          <w:lang w:eastAsia="zh-CN"/>
        </w:rPr>
        <w:t xml:space="preserve"> </w:t>
      </w:r>
      <w:r w:rsidR="004474D3">
        <w:rPr>
          <w:lang w:eastAsia="zh-CN"/>
        </w:rPr>
        <w:t>独立模式可以迁移到集群模式，迁移过程中需要中断小于10分钟的业务。</w:t>
      </w:r>
    </w:p>
    <w:p w:rsidR="0020037C" w:rsidRDefault="0020037C">
      <w:pPr>
        <w:spacing w:before="8" w:line="190" w:lineRule="exact"/>
        <w:rPr>
          <w:sz w:val="19"/>
          <w:szCs w:val="19"/>
          <w:lang w:eastAsia="zh-CN"/>
        </w:rPr>
      </w:pPr>
    </w:p>
    <w:p w:rsidR="0020037C" w:rsidRDefault="0020037C">
      <w:pPr>
        <w:spacing w:line="200" w:lineRule="exact"/>
        <w:rPr>
          <w:sz w:val="20"/>
          <w:szCs w:val="20"/>
          <w:lang w:eastAsia="zh-CN"/>
        </w:rPr>
      </w:pPr>
    </w:p>
    <w:p w:rsidR="0020037C" w:rsidRDefault="004474D3">
      <w:pPr>
        <w:pStyle w:val="BodyText"/>
        <w:spacing w:line="310" w:lineRule="exact"/>
        <w:rPr>
          <w:lang w:eastAsia="zh-CN"/>
        </w:rPr>
      </w:pPr>
      <w:r>
        <w:rPr>
          <w:lang w:eastAsia="zh-CN"/>
        </w:rPr>
        <w:t>用户可根据容量、性能、可靠性、成本方面的因素，规划好部署的方式，如下几种典型的部署方式供参考。</w:t>
      </w:r>
    </w:p>
    <w:p w:rsidR="0020037C" w:rsidRDefault="004474D3">
      <w:pPr>
        <w:pStyle w:val="BodyText"/>
        <w:spacing w:before="16"/>
        <w:rPr>
          <w:lang w:eastAsia="zh-CN"/>
        </w:rPr>
      </w:pPr>
      <w:r>
        <w:rPr>
          <w:lang w:eastAsia="zh-CN"/>
        </w:rPr>
        <w:t>实际上可部署的方式非常灵活，用户可以根据实际需要组合出不同的部署方式。</w:t>
      </w:r>
    </w:p>
    <w:p w:rsidR="0020037C" w:rsidRDefault="00B0609F">
      <w:pPr>
        <w:pStyle w:val="BodyText"/>
        <w:spacing w:before="16" w:line="251" w:lineRule="auto"/>
        <w:ind w:right="7747"/>
        <w:rPr>
          <w:lang w:eastAsia="zh-CN"/>
        </w:rPr>
      </w:pPr>
      <w:hyperlink w:anchor="_bookmark34" w:history="1">
        <w:r w:rsidR="004474D3">
          <w:rPr>
            <w:color w:val="0000FF"/>
            <w:lang w:eastAsia="zh-CN"/>
          </w:rPr>
          <w:t>最简部署</w:t>
        </w:r>
      </w:hyperlink>
      <w:r w:rsidR="004474D3">
        <w:rPr>
          <w:color w:val="0000FF"/>
          <w:lang w:eastAsia="zh-CN"/>
        </w:rPr>
        <w:t xml:space="preserve"> </w:t>
      </w:r>
      <w:hyperlink w:anchor="_bookmark35" w:history="1">
        <w:r w:rsidR="004474D3">
          <w:rPr>
            <w:color w:val="0000FF"/>
            <w:lang w:eastAsia="zh-CN"/>
          </w:rPr>
          <w:t>高可用部署</w:t>
        </w:r>
      </w:hyperlink>
      <w:r w:rsidR="004474D3">
        <w:rPr>
          <w:color w:val="0000FF"/>
          <w:lang w:eastAsia="zh-CN"/>
        </w:rPr>
        <w:t xml:space="preserve"> </w:t>
      </w:r>
      <w:hyperlink w:anchor="_bookmark36" w:history="1">
        <w:r w:rsidR="004474D3">
          <w:rPr>
            <w:color w:val="0000FF"/>
            <w:lang w:eastAsia="zh-CN"/>
          </w:rPr>
          <w:t>高性能部署</w:t>
        </w:r>
      </w:hyperlink>
    </w:p>
    <w:p w:rsidR="0020037C" w:rsidRDefault="004474D3">
      <w:pPr>
        <w:pStyle w:val="Heading3"/>
        <w:spacing w:before="99"/>
        <w:rPr>
          <w:lang w:eastAsia="zh-CN"/>
        </w:rPr>
      </w:pPr>
      <w:bookmarkStart w:id="81" w:name="最简部署"/>
      <w:bookmarkStart w:id="82" w:name="_bookmark34"/>
      <w:bookmarkEnd w:id="81"/>
      <w:bookmarkEnd w:id="82"/>
      <w:r>
        <w:rPr>
          <w:lang w:eastAsia="zh-CN"/>
        </w:rPr>
        <w:t>最简部署</w:t>
      </w:r>
    </w:p>
    <w:p w:rsidR="0020037C" w:rsidRDefault="004474D3">
      <w:pPr>
        <w:pStyle w:val="BodyText"/>
        <w:spacing w:before="19" w:line="251" w:lineRule="auto"/>
        <w:rPr>
          <w:lang w:eastAsia="zh-CN"/>
        </w:rPr>
      </w:pPr>
      <w:r>
        <w:rPr>
          <w:lang w:eastAsia="zh-CN"/>
        </w:rPr>
        <w:t xml:space="preserve">最简部署方式适用于对数据库要求不高：数据量不大、总吞吐不高、可靠性要求不高的应用。 </w:t>
      </w:r>
      <w:r>
        <w:rPr>
          <w:w w:val="95"/>
          <w:lang w:eastAsia="zh-CN"/>
        </w:rPr>
        <w:t>在该部署模式中，SequoiaDB采用独立模式只启动一个数据库服务进程，业务应用可以与数据库合部，也可</w:t>
      </w:r>
    </w:p>
    <w:p w:rsidR="0020037C" w:rsidRDefault="004474D3">
      <w:pPr>
        <w:pStyle w:val="BodyText"/>
        <w:spacing w:line="227" w:lineRule="exact"/>
        <w:rPr>
          <w:lang w:eastAsia="zh-CN"/>
        </w:rPr>
      </w:pPr>
      <w:r>
        <w:rPr>
          <w:lang w:eastAsia="zh-CN"/>
        </w:rPr>
        <w:t>以部署在另外一台服务器上。</w:t>
      </w:r>
    </w:p>
    <w:p w:rsidR="0020037C" w:rsidRDefault="0020037C">
      <w:pPr>
        <w:spacing w:line="227" w:lineRule="exact"/>
        <w:rPr>
          <w:lang w:eastAsia="zh-CN"/>
        </w:rPr>
        <w:sectPr w:rsidR="0020037C">
          <w:headerReference w:type="even" r:id="rId30"/>
          <w:headerReference w:type="default" r:id="rId31"/>
          <w:pgSz w:w="12240" w:h="15840"/>
          <w:pgMar w:top="900" w:right="1080" w:bottom="280" w:left="700" w:header="713" w:footer="0" w:gutter="0"/>
          <w:pgNumType w:start="34"/>
          <w:cols w:space="720"/>
        </w:sectPr>
      </w:pPr>
    </w:p>
    <w:p w:rsidR="0020037C" w:rsidRDefault="0020037C">
      <w:pPr>
        <w:spacing w:before="1" w:line="240" w:lineRule="exact"/>
        <w:rPr>
          <w:sz w:val="24"/>
          <w:szCs w:val="24"/>
          <w:lang w:eastAsia="zh-CN"/>
        </w:rPr>
      </w:pPr>
    </w:p>
    <w:p w:rsidR="0020037C" w:rsidRDefault="00DD1987">
      <w:pPr>
        <w:ind w:left="613" w:right="11200"/>
        <w:rPr>
          <w:rFonts w:ascii="Times New Roman" w:eastAsia="Times New Roman" w:hAnsi="Times New Roman" w:cs="Times New Roman"/>
          <w:sz w:val="20"/>
          <w:szCs w:val="20"/>
        </w:rPr>
      </w:pPr>
      <w:r>
        <w:pict>
          <v:shape id="_x0000_i1048" type="#_x0000_t75" style="width:530.35pt;height:337.45pt;mso-position-horizontal-relative:char;mso-position-vertical-relative:line">
            <v:imagedata r:id="rId32" o:title=""/>
          </v:shape>
        </w:pict>
      </w:r>
    </w:p>
    <w:p w:rsidR="0020037C" w:rsidRDefault="0020037C">
      <w:pPr>
        <w:spacing w:before="3" w:line="220" w:lineRule="exact"/>
      </w:pPr>
    </w:p>
    <w:p w:rsidR="0020037C" w:rsidRDefault="004474D3">
      <w:pPr>
        <w:pStyle w:val="Heading3"/>
        <w:spacing w:line="352" w:lineRule="exact"/>
        <w:ind w:left="113"/>
        <w:rPr>
          <w:lang w:eastAsia="zh-CN"/>
        </w:rPr>
      </w:pPr>
      <w:bookmarkStart w:id="83" w:name="高可用部署"/>
      <w:bookmarkStart w:id="84" w:name="_bookmark35"/>
      <w:bookmarkEnd w:id="83"/>
      <w:bookmarkEnd w:id="84"/>
      <w:r>
        <w:rPr>
          <w:lang w:eastAsia="zh-CN"/>
        </w:rPr>
        <w:t>高可用部署</w:t>
      </w:r>
    </w:p>
    <w:p w:rsidR="0020037C" w:rsidRDefault="0020037C">
      <w:pPr>
        <w:spacing w:before="8" w:line="100" w:lineRule="exact"/>
        <w:rPr>
          <w:sz w:val="10"/>
          <w:szCs w:val="10"/>
          <w:lang w:eastAsia="zh-CN"/>
        </w:rPr>
      </w:pPr>
    </w:p>
    <w:p w:rsidR="0020037C" w:rsidRDefault="004474D3">
      <w:pPr>
        <w:pStyle w:val="BodyText"/>
        <w:spacing w:line="167" w:lineRule="auto"/>
        <w:ind w:left="613"/>
        <w:rPr>
          <w:lang w:eastAsia="zh-CN"/>
        </w:rPr>
      </w:pPr>
      <w:r>
        <w:rPr>
          <w:lang w:eastAsia="zh-CN"/>
        </w:rPr>
        <w:t>高可用部署方式适用于对可靠性要求高，但数据量不大、总吞吐要求不高的应用场景。在该部署中，在三台 物理服务器上，都部署有数据节点和编目节点，三个数据节点组成一个副本组，三个编目节点组成副本</w:t>
      </w:r>
      <w:r>
        <w:rPr>
          <w:spacing w:val="2"/>
          <w:lang w:eastAsia="zh-CN"/>
        </w:rPr>
        <w:t xml:space="preserve"> </w:t>
      </w:r>
      <w:r>
        <w:rPr>
          <w:lang w:eastAsia="zh-CN"/>
        </w:rPr>
        <w:t>集 群。协调节点部署在业务应用的服务器上，也可以将应用/协调节点合部到数据库服务器上。</w:t>
      </w:r>
    </w:p>
    <w:p w:rsidR="0020037C" w:rsidRDefault="0020037C">
      <w:pPr>
        <w:spacing w:before="10" w:line="110" w:lineRule="exact"/>
        <w:rPr>
          <w:sz w:val="11"/>
          <w:szCs w:val="11"/>
          <w:lang w:eastAsia="zh-CN"/>
        </w:rPr>
      </w:pPr>
    </w:p>
    <w:p w:rsidR="0020037C" w:rsidRDefault="004474D3">
      <w:pPr>
        <w:pStyle w:val="BodyText"/>
        <w:spacing w:line="167" w:lineRule="auto"/>
        <w:ind w:left="613"/>
        <w:rPr>
          <w:lang w:eastAsia="zh-CN"/>
        </w:rPr>
      </w:pPr>
      <w:r>
        <w:rPr>
          <w:lang w:eastAsia="zh-CN"/>
        </w:rPr>
        <w:t>这种部署方式得优势就是高可靠性，任意一个物理服务器故障，数据的读写都不会受到影响。但数据容量与 单个服务器的容量相同，且硬件成本相对较高。</w:t>
      </w:r>
    </w:p>
    <w:p w:rsidR="0020037C" w:rsidRDefault="0020037C">
      <w:pPr>
        <w:spacing w:line="167" w:lineRule="auto"/>
        <w:rPr>
          <w:lang w:eastAsia="zh-CN"/>
        </w:rPr>
        <w:sectPr w:rsidR="0020037C">
          <w:pgSz w:w="12240" w:h="15840"/>
          <w:pgMar w:top="900" w:right="0" w:bottom="280" w:left="1020" w:header="713" w:footer="0" w:gutter="0"/>
          <w:cols w:space="720"/>
        </w:sectPr>
      </w:pPr>
    </w:p>
    <w:p w:rsidR="0020037C" w:rsidRDefault="0020037C">
      <w:pPr>
        <w:spacing w:before="1" w:line="240" w:lineRule="exact"/>
        <w:rPr>
          <w:sz w:val="24"/>
          <w:szCs w:val="24"/>
          <w:lang w:eastAsia="zh-CN"/>
        </w:rPr>
      </w:pPr>
    </w:p>
    <w:p w:rsidR="0020037C" w:rsidRDefault="00DD1987">
      <w:pPr>
        <w:ind w:left="933" w:right="11520"/>
        <w:rPr>
          <w:rFonts w:ascii="Times New Roman" w:eastAsia="Times New Roman" w:hAnsi="Times New Roman" w:cs="Times New Roman"/>
          <w:sz w:val="20"/>
          <w:szCs w:val="20"/>
        </w:rPr>
      </w:pPr>
      <w:r>
        <w:pict>
          <v:shape id="_x0000_i1049" type="#_x0000_t75" style="width:530.35pt;height:337.45pt;mso-position-horizontal-relative:char;mso-position-vertical-relative:line">
            <v:imagedata r:id="rId33" o:title=""/>
          </v:shape>
        </w:pict>
      </w:r>
    </w:p>
    <w:p w:rsidR="0020037C" w:rsidRDefault="0020037C">
      <w:pPr>
        <w:spacing w:before="3" w:line="220" w:lineRule="exact"/>
      </w:pPr>
    </w:p>
    <w:p w:rsidR="0020037C" w:rsidRDefault="004474D3">
      <w:pPr>
        <w:pStyle w:val="Heading3"/>
        <w:spacing w:line="352" w:lineRule="exact"/>
        <w:rPr>
          <w:lang w:eastAsia="zh-CN"/>
        </w:rPr>
      </w:pPr>
      <w:bookmarkStart w:id="85" w:name="高性能部署"/>
      <w:bookmarkStart w:id="86" w:name="_bookmark36"/>
      <w:bookmarkEnd w:id="85"/>
      <w:bookmarkEnd w:id="86"/>
      <w:r>
        <w:rPr>
          <w:lang w:eastAsia="zh-CN"/>
        </w:rPr>
        <w:t>高性能部署</w:t>
      </w:r>
    </w:p>
    <w:p w:rsidR="0020037C" w:rsidRDefault="0020037C">
      <w:pPr>
        <w:spacing w:before="8" w:line="100" w:lineRule="exact"/>
        <w:rPr>
          <w:sz w:val="10"/>
          <w:szCs w:val="10"/>
          <w:lang w:eastAsia="zh-CN"/>
        </w:rPr>
      </w:pPr>
    </w:p>
    <w:p w:rsidR="0020037C" w:rsidRDefault="004474D3">
      <w:pPr>
        <w:pStyle w:val="BodyText"/>
        <w:spacing w:line="167" w:lineRule="auto"/>
        <w:ind w:right="627"/>
        <w:rPr>
          <w:lang w:eastAsia="zh-CN"/>
        </w:rPr>
      </w:pPr>
      <w:r>
        <w:rPr>
          <w:lang w:eastAsia="zh-CN"/>
        </w:rPr>
        <w:t>高性能部署方式适用于对总数据吞吐/性能要求高，硬件成本低，但对可靠性要求不高的场景。该部署方 式，在三台物理机服务上都部署有编目节点和数据节点，三个编目节点组成一个副本组，每个数据节点单独 组成一个副本组（只有一个副本）。协调节点与应用部署在分离的服务器上，或者也可以部署到数据库服务 器上。</w:t>
      </w:r>
    </w:p>
    <w:p w:rsidR="0020037C" w:rsidRDefault="0020037C">
      <w:pPr>
        <w:spacing w:before="10" w:line="110" w:lineRule="exact"/>
        <w:rPr>
          <w:sz w:val="11"/>
          <w:szCs w:val="11"/>
          <w:lang w:eastAsia="zh-CN"/>
        </w:rPr>
      </w:pPr>
    </w:p>
    <w:p w:rsidR="0020037C" w:rsidRDefault="004474D3">
      <w:pPr>
        <w:pStyle w:val="BodyText"/>
        <w:spacing w:line="167" w:lineRule="auto"/>
        <w:ind w:right="627"/>
        <w:rPr>
          <w:lang w:eastAsia="zh-CN"/>
        </w:rPr>
      </w:pPr>
      <w:r>
        <w:rPr>
          <w:w w:val="95"/>
          <w:lang w:eastAsia="zh-CN"/>
        </w:rPr>
        <w:t>这种部署模式可以充分利用所有服务器的存储容量，总的存储容量等于3个服务器的容量总和。但可靠性较</w:t>
      </w:r>
      <w:r>
        <w:rPr>
          <w:lang w:eastAsia="zh-CN"/>
        </w:rPr>
        <w:t xml:space="preserve"> 低，任意一台服务器故障，都会导致部分数据无法读取和写入。</w:t>
      </w:r>
    </w:p>
    <w:p w:rsidR="0020037C" w:rsidRDefault="0020037C">
      <w:pPr>
        <w:spacing w:line="167" w:lineRule="auto"/>
        <w:rPr>
          <w:lang w:eastAsia="zh-CN"/>
        </w:rPr>
        <w:sectPr w:rsidR="0020037C">
          <w:pgSz w:w="12240" w:h="15840"/>
          <w:pgMar w:top="900" w:right="0" w:bottom="280" w:left="700" w:header="713" w:footer="0" w:gutter="0"/>
          <w:cols w:space="720"/>
        </w:sectPr>
      </w:pPr>
    </w:p>
    <w:p w:rsidR="0020037C" w:rsidRDefault="0020037C">
      <w:pPr>
        <w:spacing w:before="1" w:line="240" w:lineRule="exact"/>
        <w:rPr>
          <w:sz w:val="24"/>
          <w:szCs w:val="24"/>
          <w:lang w:eastAsia="zh-CN"/>
        </w:rPr>
      </w:pPr>
    </w:p>
    <w:p w:rsidR="0020037C" w:rsidRDefault="00DD1987">
      <w:pPr>
        <w:ind w:left="613" w:right="11200"/>
        <w:rPr>
          <w:rFonts w:ascii="Times New Roman" w:eastAsia="Times New Roman" w:hAnsi="Times New Roman" w:cs="Times New Roman"/>
          <w:sz w:val="20"/>
          <w:szCs w:val="20"/>
        </w:rPr>
      </w:pPr>
      <w:r>
        <w:pict>
          <v:shape id="_x0000_i1050" type="#_x0000_t75" style="width:527.1pt;height:448.65pt;mso-position-horizontal-relative:char;mso-position-vertical-relative:line">
            <v:imagedata r:id="rId34" o:title=""/>
          </v:shape>
        </w:pict>
      </w:r>
    </w:p>
    <w:p w:rsidR="0020037C" w:rsidRDefault="0020037C">
      <w:pPr>
        <w:spacing w:line="200" w:lineRule="exact"/>
        <w:rPr>
          <w:sz w:val="20"/>
          <w:szCs w:val="20"/>
        </w:rPr>
      </w:pPr>
    </w:p>
    <w:p w:rsidR="0020037C" w:rsidRDefault="0020037C">
      <w:pPr>
        <w:spacing w:before="8" w:line="280" w:lineRule="exact"/>
        <w:rPr>
          <w:sz w:val="28"/>
          <w:szCs w:val="28"/>
        </w:rPr>
      </w:pPr>
    </w:p>
    <w:p w:rsidR="0020037C" w:rsidRDefault="00B0609F">
      <w:pPr>
        <w:pStyle w:val="Heading2"/>
        <w:spacing w:line="394" w:lineRule="exact"/>
        <w:ind w:left="113"/>
        <w:rPr>
          <w:lang w:eastAsia="zh-CN"/>
        </w:rPr>
      </w:pPr>
      <w:r>
        <w:pict>
          <v:group id="_x0000_s3343" style="position:absolute;left:0;text-align:left;margin-left:56.7pt;margin-top:21.4pt;width:498.6pt;height:.1pt;z-index:-251956736;mso-position-horizontal-relative:page" coordorigin="1134,428" coordsize="9972,2">
            <v:shape id="_x0000_s3344" style="position:absolute;left:1134;top:428;width:9972;height:2" coordorigin="1134,428" coordsize="9972,0" path="m1134,428r9972,e" filled="f" strokeweight="1pt">
              <v:path arrowok="t"/>
            </v:shape>
            <w10:wrap anchorx="page"/>
          </v:group>
        </w:pict>
      </w:r>
      <w:bookmarkStart w:id="87" w:name="SequoiaDB_产品安装的系统要求"/>
      <w:bookmarkStart w:id="88" w:name="_bookmark37"/>
      <w:bookmarkEnd w:id="87"/>
      <w:bookmarkEnd w:id="88"/>
      <w:r w:rsidR="004474D3">
        <w:rPr>
          <w:w w:val="95"/>
          <w:lang w:eastAsia="zh-CN"/>
        </w:rPr>
        <w:t xml:space="preserve">SequoiaDB </w:t>
      </w:r>
      <w:r w:rsidR="004474D3">
        <w:rPr>
          <w:spacing w:val="51"/>
          <w:w w:val="95"/>
          <w:lang w:eastAsia="zh-CN"/>
        </w:rPr>
        <w:t xml:space="preserve"> </w:t>
      </w:r>
      <w:r w:rsidR="004474D3">
        <w:rPr>
          <w:w w:val="95"/>
          <w:lang w:eastAsia="zh-CN"/>
        </w:rPr>
        <w:t>产品安装的系统要求</w:t>
      </w:r>
    </w:p>
    <w:p w:rsidR="0020037C" w:rsidRDefault="0020037C">
      <w:pPr>
        <w:spacing w:before="1" w:line="130" w:lineRule="exact"/>
        <w:rPr>
          <w:sz w:val="13"/>
          <w:szCs w:val="13"/>
          <w:lang w:eastAsia="zh-CN"/>
        </w:rPr>
      </w:pPr>
    </w:p>
    <w:p w:rsidR="0020037C" w:rsidRDefault="004474D3">
      <w:pPr>
        <w:pStyle w:val="BodyText"/>
        <w:spacing w:line="167" w:lineRule="auto"/>
        <w:ind w:left="613"/>
        <w:rPr>
          <w:lang w:eastAsia="zh-CN"/>
        </w:rPr>
      </w:pPr>
      <w:r>
        <w:rPr>
          <w:lang w:eastAsia="zh-CN"/>
        </w:rPr>
        <w:t>在安装</w:t>
      </w:r>
      <w:r>
        <w:rPr>
          <w:spacing w:val="-28"/>
          <w:lang w:eastAsia="zh-CN"/>
        </w:rPr>
        <w:t xml:space="preserve"> </w:t>
      </w:r>
      <w:r>
        <w:rPr>
          <w:lang w:eastAsia="zh-CN"/>
        </w:rPr>
        <w:t>SequoiaDB</w:t>
      </w:r>
      <w:r>
        <w:rPr>
          <w:spacing w:val="-27"/>
          <w:lang w:eastAsia="zh-CN"/>
        </w:rPr>
        <w:t xml:space="preserve"> </w:t>
      </w:r>
      <w:r>
        <w:rPr>
          <w:lang w:eastAsia="zh-CN"/>
        </w:rPr>
        <w:t>产品之前,请确保您选择的系统满足必须的操作系统、硬件、通信、磁盘和内存的要求。 sdbpreck命令将检查系统是否满足安全先决条件。</w:t>
      </w:r>
    </w:p>
    <w:p w:rsidR="0020037C" w:rsidRDefault="00B0609F">
      <w:pPr>
        <w:pStyle w:val="BodyText"/>
        <w:spacing w:before="31" w:line="251" w:lineRule="auto"/>
        <w:ind w:left="613" w:right="8227"/>
        <w:rPr>
          <w:lang w:eastAsia="zh-CN"/>
        </w:rPr>
      </w:pPr>
      <w:hyperlink w:anchor="_bookmark38" w:history="1">
        <w:r w:rsidR="004474D3">
          <w:rPr>
            <w:color w:val="0000FF"/>
            <w:lang w:eastAsia="zh-CN"/>
          </w:rPr>
          <w:t>硬件要求</w:t>
        </w:r>
      </w:hyperlink>
      <w:r w:rsidR="004474D3">
        <w:rPr>
          <w:color w:val="0000FF"/>
          <w:lang w:eastAsia="zh-CN"/>
        </w:rPr>
        <w:t xml:space="preserve"> </w:t>
      </w:r>
      <w:hyperlink w:anchor="_bookmark39" w:history="1">
        <w:r w:rsidR="004474D3">
          <w:rPr>
            <w:color w:val="0000FF"/>
            <w:lang w:eastAsia="zh-CN"/>
          </w:rPr>
          <w:t>受支持的操作系统</w:t>
        </w:r>
      </w:hyperlink>
      <w:r w:rsidR="004474D3">
        <w:rPr>
          <w:color w:val="0000FF"/>
          <w:lang w:eastAsia="zh-CN"/>
        </w:rPr>
        <w:t xml:space="preserve"> </w:t>
      </w:r>
      <w:hyperlink w:anchor="_bookmark40" w:history="1">
        <w:r w:rsidR="004474D3">
          <w:rPr>
            <w:color w:val="0000FF"/>
            <w:lang w:eastAsia="zh-CN"/>
          </w:rPr>
          <w:t>软件要求</w:t>
        </w:r>
      </w:hyperlink>
    </w:p>
    <w:p w:rsidR="0020037C" w:rsidRDefault="004474D3">
      <w:pPr>
        <w:pStyle w:val="Heading3"/>
        <w:spacing w:before="99"/>
        <w:ind w:left="113"/>
      </w:pPr>
      <w:bookmarkStart w:id="89" w:name="硬件要求"/>
      <w:bookmarkStart w:id="90" w:name="_bookmark38"/>
      <w:bookmarkEnd w:id="89"/>
      <w:bookmarkEnd w:id="90"/>
      <w:r>
        <w:t>硬件要求</w:t>
      </w:r>
    </w:p>
    <w:p w:rsidR="0020037C" w:rsidRDefault="0020037C">
      <w:pPr>
        <w:spacing w:line="130" w:lineRule="exact"/>
        <w:rPr>
          <w:sz w:val="13"/>
          <w:szCs w:val="13"/>
        </w:rPr>
      </w:pPr>
    </w:p>
    <w:tbl>
      <w:tblPr>
        <w:tblW w:w="0" w:type="auto"/>
        <w:tblInd w:w="603" w:type="dxa"/>
        <w:tblLayout w:type="fixed"/>
        <w:tblCellMar>
          <w:left w:w="0" w:type="dxa"/>
          <w:right w:w="0" w:type="dxa"/>
        </w:tblCellMar>
        <w:tblLook w:val="01E0"/>
      </w:tblPr>
      <w:tblGrid>
        <w:gridCol w:w="1839"/>
        <w:gridCol w:w="4476"/>
        <w:gridCol w:w="3157"/>
      </w:tblGrid>
      <w:tr w:rsidR="0020037C">
        <w:trPr>
          <w:trHeight w:hRule="exact" w:val="223"/>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需求项</w:t>
            </w:r>
          </w:p>
        </w:tc>
        <w:tc>
          <w:tcPr>
            <w:tcW w:w="4476" w:type="dxa"/>
            <w:tcBorders>
              <w:top w:val="nil"/>
              <w:left w:val="nil"/>
              <w:bottom w:val="nil"/>
              <w:right w:val="single" w:sz="8" w:space="0" w:color="000000"/>
            </w:tcBorders>
          </w:tcPr>
          <w:p w:rsidR="0020037C" w:rsidRDefault="004474D3">
            <w:pPr>
              <w:pStyle w:val="TableParagraph"/>
              <w:spacing w:line="186"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要求</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建议</w:t>
            </w:r>
          </w:p>
        </w:tc>
      </w:tr>
      <w:tr w:rsidR="0020037C">
        <w:trPr>
          <w:trHeight w:hRule="exact" w:val="893"/>
        </w:trPr>
        <w:tc>
          <w:tcPr>
            <w:tcW w:w="1839" w:type="dxa"/>
            <w:tcBorders>
              <w:top w:val="single" w:sz="8" w:space="0" w:color="000000"/>
              <w:left w:val="single" w:sz="8" w:space="0" w:color="000000"/>
              <w:bottom w:val="nil"/>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CPU</w:t>
            </w:r>
          </w:p>
        </w:tc>
        <w:tc>
          <w:tcPr>
            <w:tcW w:w="4476" w:type="dxa"/>
            <w:tcBorders>
              <w:top w:val="nil"/>
              <w:left w:val="nil"/>
              <w:bottom w:val="nil"/>
              <w:right w:val="single" w:sz="8" w:space="0" w:color="000000"/>
            </w:tcBorders>
          </w:tcPr>
          <w:p w:rsidR="0020037C" w:rsidRDefault="004474D3">
            <w:pPr>
              <w:pStyle w:val="TableParagraph"/>
              <w:spacing w:line="191"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支持以下处理器：</w:t>
            </w:r>
          </w:p>
          <w:p w:rsidR="0020037C" w:rsidRDefault="0020037C">
            <w:pPr>
              <w:pStyle w:val="TableParagraph"/>
              <w:spacing w:before="7" w:line="130" w:lineRule="exact"/>
              <w:rPr>
                <w:sz w:val="13"/>
                <w:szCs w:val="13"/>
              </w:rPr>
            </w:pPr>
          </w:p>
          <w:p w:rsidR="0020037C" w:rsidRDefault="004474D3">
            <w:pPr>
              <w:pStyle w:val="ListParagraph"/>
              <w:numPr>
                <w:ilvl w:val="0"/>
                <w:numId w:val="25"/>
              </w:numPr>
              <w:tabs>
                <w:tab w:val="left" w:pos="1652"/>
              </w:tabs>
              <w:spacing w:line="163" w:lineRule="auto"/>
              <w:ind w:left="1652" w:right="16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x86（Intel</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Pentium、Intel</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Xeon</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和</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AMD）</w:t>
            </w:r>
            <w:r>
              <w:rPr>
                <w:rFonts w:ascii="Microsoft JhengHei" w:eastAsia="Microsoft JhengHei" w:hAnsi="Microsoft JhengHei" w:cs="Microsoft JhengHei"/>
                <w:w w:val="92"/>
                <w:sz w:val="14"/>
                <w:szCs w:val="14"/>
              </w:rPr>
              <w:t xml:space="preserve"> </w:t>
            </w:r>
            <w:r>
              <w:rPr>
                <w:rFonts w:ascii="Microsoft JhengHei" w:eastAsia="Microsoft JhengHei" w:hAnsi="Microsoft JhengHei" w:cs="Microsoft JhengHei"/>
                <w:w w:val="95"/>
                <w:sz w:val="14"/>
                <w:szCs w:val="14"/>
              </w:rPr>
              <w:t>32位</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Intel和</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AMD</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处理器</w:t>
            </w:r>
          </w:p>
          <w:p w:rsidR="0020037C" w:rsidRDefault="004474D3">
            <w:pPr>
              <w:pStyle w:val="TableParagraph"/>
              <w:tabs>
                <w:tab w:val="left" w:pos="1652"/>
              </w:tabs>
              <w:spacing w:line="213" w:lineRule="exact"/>
              <w:ind w:left="1368"/>
              <w:rPr>
                <w:rFonts w:ascii="Microsoft JhengHei" w:eastAsia="Microsoft JhengHei" w:hAnsi="Microsoft JhengHei" w:cs="Microsoft JhengHei"/>
                <w:sz w:val="14"/>
                <w:szCs w:val="14"/>
              </w:rPr>
            </w:pPr>
            <w:r>
              <w:rPr>
                <w:rFonts w:ascii="Times New Roman" w:eastAsia="Times New Roman" w:hAnsi="Times New Roman" w:cs="Times New Roman"/>
                <w:w w:val="95"/>
                <w:sz w:val="14"/>
                <w:szCs w:val="14"/>
              </w:rPr>
              <w:t>•</w:t>
            </w:r>
            <w:r>
              <w:rPr>
                <w:rFonts w:ascii="Times New Roman" w:eastAsia="Times New Roman" w:hAnsi="Times New Roman" w:cs="Times New Roman"/>
                <w:w w:val="95"/>
                <w:sz w:val="14"/>
                <w:szCs w:val="14"/>
              </w:rPr>
              <w:tab/>
            </w:r>
            <w:r>
              <w:rPr>
                <w:rFonts w:ascii="Microsoft JhengHei" w:eastAsia="Microsoft JhengHei" w:hAnsi="Microsoft JhengHei" w:cs="Microsoft JhengHei"/>
                <w:w w:val="95"/>
                <w:sz w:val="14"/>
                <w:szCs w:val="14"/>
              </w:rPr>
              <w:t>X64（64位</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AMD64</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和</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Intel</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EM64T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处理器）</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before="2" w:line="167" w:lineRule="auto"/>
              <w:ind w:left="40" w:right="16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建议采用</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X64（64</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位</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AMD64</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和</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Intel</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EM64T</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处</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理器</w:t>
            </w:r>
            <w:r>
              <w:rPr>
                <w:rFonts w:ascii="Microsoft JhengHei" w:eastAsia="Microsoft JhengHei" w:hAnsi="Microsoft JhengHei" w:cs="Microsoft JhengHei"/>
                <w:spacing w:val="21"/>
                <w:w w:val="95"/>
                <w:sz w:val="14"/>
                <w:szCs w:val="14"/>
              </w:rPr>
              <w:t xml:space="preserve"> </w:t>
            </w:r>
            <w:r>
              <w:rPr>
                <w:rFonts w:ascii="Microsoft JhengHei" w:eastAsia="Microsoft JhengHei" w:hAnsi="Microsoft JhengHei" w:cs="Microsoft JhengHei"/>
                <w:w w:val="95"/>
                <w:sz w:val="14"/>
                <w:szCs w:val="14"/>
              </w:rPr>
              <w:t>）或者</w:t>
            </w:r>
            <w:r>
              <w:rPr>
                <w:rFonts w:ascii="Microsoft JhengHei" w:eastAsia="Microsoft JhengHei" w:hAnsi="Microsoft JhengHei" w:cs="Microsoft JhengHei"/>
                <w:spacing w:val="21"/>
                <w:w w:val="95"/>
                <w:sz w:val="14"/>
                <w:szCs w:val="14"/>
              </w:rPr>
              <w:t xml:space="preserve"> </w:t>
            </w:r>
            <w:r>
              <w:rPr>
                <w:rFonts w:ascii="Microsoft JhengHei" w:eastAsia="Microsoft JhengHei" w:hAnsi="Microsoft JhengHei" w:cs="Microsoft JhengHei"/>
                <w:w w:val="95"/>
                <w:sz w:val="14"/>
                <w:szCs w:val="14"/>
              </w:rPr>
              <w:t>PowerPC</w:t>
            </w:r>
            <w:r>
              <w:rPr>
                <w:rFonts w:ascii="Microsoft JhengHei" w:eastAsia="Microsoft JhengHei" w:hAnsi="Microsoft JhengHei" w:cs="Microsoft JhengHei"/>
                <w:spacing w:val="22"/>
                <w:w w:val="95"/>
                <w:sz w:val="14"/>
                <w:szCs w:val="14"/>
              </w:rPr>
              <w:t xml:space="preserve"> </w:t>
            </w:r>
            <w:r>
              <w:rPr>
                <w:rFonts w:ascii="Microsoft JhengHei" w:eastAsia="Microsoft JhengHei" w:hAnsi="Microsoft JhengHei" w:cs="Microsoft JhengHei"/>
                <w:w w:val="95"/>
                <w:sz w:val="14"/>
                <w:szCs w:val="14"/>
              </w:rPr>
              <w:t>处理器</w:t>
            </w:r>
          </w:p>
        </w:tc>
      </w:tr>
    </w:tbl>
    <w:p w:rsidR="0020037C" w:rsidRDefault="0020037C">
      <w:pPr>
        <w:spacing w:line="167" w:lineRule="auto"/>
        <w:rPr>
          <w:rFonts w:ascii="Microsoft JhengHei" w:eastAsia="Microsoft JhengHei" w:hAnsi="Microsoft JhengHei" w:cs="Microsoft JhengHei"/>
          <w:sz w:val="14"/>
          <w:szCs w:val="14"/>
        </w:rPr>
        <w:sectPr w:rsidR="0020037C">
          <w:pgSz w:w="12240" w:h="15840"/>
          <w:pgMar w:top="900" w:right="0" w:bottom="280" w:left="1020" w:header="713" w:footer="0" w:gutter="0"/>
          <w:cols w:space="720"/>
        </w:sectPr>
      </w:pPr>
    </w:p>
    <w:p w:rsidR="0020037C" w:rsidRDefault="0020037C">
      <w:pPr>
        <w:spacing w:before="10" w:line="150" w:lineRule="exact"/>
        <w:rPr>
          <w:sz w:val="15"/>
          <w:szCs w:val="15"/>
        </w:rPr>
      </w:pPr>
    </w:p>
    <w:p w:rsidR="0020037C" w:rsidRDefault="00B0609F">
      <w:pPr>
        <w:tabs>
          <w:tab w:val="left" w:pos="4141"/>
        </w:tabs>
        <w:spacing w:before="6"/>
        <w:ind w:left="983"/>
        <w:rPr>
          <w:rFonts w:ascii="Microsoft JhengHei" w:eastAsia="Microsoft JhengHei" w:hAnsi="Microsoft JhengHei" w:cs="Microsoft JhengHei"/>
          <w:sz w:val="14"/>
          <w:szCs w:val="14"/>
        </w:rPr>
      </w:pPr>
      <w:r w:rsidRPr="00B0609F">
        <w:rPr>
          <w:rFonts w:eastAsiaTheme="minorHAnsi"/>
        </w:rPr>
        <w:pict>
          <v:shapetype id="_x0000_t202" coordsize="21600,21600" o:spt="202" path="m,l,21600r21600,l21600,xe">
            <v:stroke joinstyle="miter"/>
            <v:path gradientshapeok="t" o:connecttype="rect"/>
          </v:shapetype>
          <v:shape id="_x0000_s3342" type="#_x0000_t202" style="position:absolute;left:0;text-align:left;margin-left:81.2pt;margin-top:2.55pt;width:475.1pt;height:63.8pt;z-index:-251955712;mso-position-horizontal-relative:page" filled="f" stroked="f">
            <v:textbox inset="0,0,0,0">
              <w:txbxContent>
                <w:tbl>
                  <w:tblPr>
                    <w:tblW w:w="0" w:type="auto"/>
                    <w:tblLayout w:type="fixed"/>
                    <w:tblCellMar>
                      <w:left w:w="0" w:type="dxa"/>
                      <w:right w:w="0" w:type="dxa"/>
                    </w:tblCellMar>
                    <w:tblLook w:val="01E0"/>
                  </w:tblPr>
                  <w:tblGrid>
                    <w:gridCol w:w="1769"/>
                    <w:gridCol w:w="4546"/>
                    <w:gridCol w:w="3157"/>
                  </w:tblGrid>
                  <w:tr w:rsidR="005807CE">
                    <w:trPr>
                      <w:trHeight w:hRule="exact" w:val="567"/>
                    </w:trPr>
                    <w:tc>
                      <w:tcPr>
                        <w:tcW w:w="6315" w:type="dxa"/>
                        <w:gridSpan w:val="2"/>
                        <w:tcBorders>
                          <w:top w:val="nil"/>
                          <w:left w:val="nil"/>
                          <w:bottom w:val="nil"/>
                          <w:right w:val="nil"/>
                        </w:tcBorders>
                      </w:tcPr>
                      <w:p w:rsidR="005807CE" w:rsidRDefault="005807CE"/>
                    </w:tc>
                    <w:tc>
                      <w:tcPr>
                        <w:tcW w:w="3157" w:type="dxa"/>
                        <w:tcBorders>
                          <w:top w:val="single" w:sz="8" w:space="0" w:color="000000"/>
                          <w:left w:val="nil"/>
                          <w:bottom w:val="single" w:sz="8" w:space="0" w:color="000000"/>
                          <w:right w:val="nil"/>
                        </w:tcBorders>
                      </w:tcPr>
                      <w:p w:rsidR="005807CE" w:rsidRDefault="005807CE">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建议</w:t>
                        </w:r>
                      </w:p>
                    </w:tc>
                  </w:tr>
                  <w:tr w:rsidR="005807CE">
                    <w:trPr>
                      <w:trHeight w:hRule="exact" w:val="233"/>
                    </w:trPr>
                    <w:tc>
                      <w:tcPr>
                        <w:tcW w:w="1769" w:type="dxa"/>
                        <w:tcBorders>
                          <w:top w:val="single" w:sz="8" w:space="0" w:color="000000"/>
                          <w:left w:val="single" w:sz="8" w:space="0" w:color="000000"/>
                          <w:bottom w:val="single" w:sz="8" w:space="0" w:color="000000"/>
                          <w:right w:val="nil"/>
                        </w:tcBorders>
                      </w:tcPr>
                      <w:p w:rsidR="005807CE" w:rsidRDefault="005807C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磁盘</w:t>
                        </w:r>
                      </w:p>
                    </w:tc>
                    <w:tc>
                      <w:tcPr>
                        <w:tcW w:w="4546" w:type="dxa"/>
                        <w:tcBorders>
                          <w:top w:val="nil"/>
                          <w:left w:val="nil"/>
                          <w:bottom w:val="nil"/>
                          <w:right w:val="single" w:sz="8" w:space="0" w:color="000000"/>
                        </w:tcBorders>
                      </w:tcPr>
                      <w:p w:rsidR="005807CE" w:rsidRDefault="005807CE">
                        <w:pPr>
                          <w:pStyle w:val="TableParagraph"/>
                          <w:spacing w:line="191" w:lineRule="exact"/>
                          <w:ind w:left="143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至少</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10GB</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空间</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18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建议大于</w:t>
                        </w:r>
                        <w:r>
                          <w:rPr>
                            <w:rFonts w:ascii="Microsoft JhengHei" w:eastAsia="Microsoft JhengHei" w:hAnsi="Microsoft JhengHei" w:cs="Microsoft JhengHei"/>
                            <w:spacing w:val="-10"/>
                            <w:sz w:val="14"/>
                            <w:szCs w:val="14"/>
                            <w:lang w:eastAsia="zh-CN"/>
                          </w:rPr>
                          <w:t xml:space="preserve"> </w:t>
                        </w:r>
                        <w:r>
                          <w:rPr>
                            <w:rFonts w:ascii="Microsoft JhengHei" w:eastAsia="Microsoft JhengHei" w:hAnsi="Microsoft JhengHei" w:cs="Microsoft JhengHei"/>
                            <w:sz w:val="14"/>
                            <w:szCs w:val="14"/>
                            <w:lang w:eastAsia="zh-CN"/>
                          </w:rPr>
                          <w:t>100GB</w:t>
                        </w:r>
                        <w:r>
                          <w:rPr>
                            <w:rFonts w:ascii="Microsoft JhengHei" w:eastAsia="Microsoft JhengHei" w:hAnsi="Microsoft JhengHei" w:cs="Microsoft JhengHei"/>
                            <w:spacing w:val="-10"/>
                            <w:sz w:val="14"/>
                            <w:szCs w:val="14"/>
                            <w:lang w:eastAsia="zh-CN"/>
                          </w:rPr>
                          <w:t xml:space="preserve"> </w:t>
                        </w:r>
                        <w:r>
                          <w:rPr>
                            <w:rFonts w:ascii="Microsoft JhengHei" w:eastAsia="Microsoft JhengHei" w:hAnsi="Microsoft JhengHei" w:cs="Microsoft JhengHei"/>
                            <w:sz w:val="14"/>
                            <w:szCs w:val="14"/>
                            <w:lang w:eastAsia="zh-CN"/>
                          </w:rPr>
                          <w:t>磁盘空间</w:t>
                        </w:r>
                      </w:p>
                    </w:tc>
                  </w:tr>
                  <w:tr w:rsidR="005807CE">
                    <w:trPr>
                      <w:trHeight w:hRule="exact" w:val="233"/>
                    </w:trPr>
                    <w:tc>
                      <w:tcPr>
                        <w:tcW w:w="1769" w:type="dxa"/>
                        <w:tcBorders>
                          <w:top w:val="single" w:sz="8" w:space="0" w:color="000000"/>
                          <w:left w:val="single" w:sz="8" w:space="0" w:color="000000"/>
                          <w:bottom w:val="single" w:sz="8" w:space="0" w:color="000000"/>
                          <w:right w:val="nil"/>
                        </w:tcBorders>
                      </w:tcPr>
                      <w:p w:rsidR="005807CE" w:rsidRDefault="005807CE">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内存</w:t>
                        </w:r>
                      </w:p>
                    </w:tc>
                    <w:tc>
                      <w:tcPr>
                        <w:tcW w:w="4546" w:type="dxa"/>
                        <w:tcBorders>
                          <w:top w:val="nil"/>
                          <w:left w:val="nil"/>
                          <w:bottom w:val="nil"/>
                          <w:right w:val="single" w:sz="8" w:space="0" w:color="000000"/>
                        </w:tcBorders>
                      </w:tcPr>
                      <w:p w:rsidR="005807CE" w:rsidRDefault="005807CE">
                        <w:pPr>
                          <w:pStyle w:val="TableParagraph"/>
                          <w:spacing w:line="186" w:lineRule="exact"/>
                          <w:ind w:left="143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至少大于</w:t>
                        </w:r>
                        <w:r>
                          <w:rPr>
                            <w:rFonts w:ascii="Microsoft JhengHei" w:eastAsia="Microsoft JhengHei" w:hAnsi="Microsoft JhengHei" w:cs="Microsoft JhengHei"/>
                            <w:spacing w:val="26"/>
                            <w:w w:val="95"/>
                            <w:sz w:val="14"/>
                            <w:szCs w:val="14"/>
                          </w:rPr>
                          <w:t xml:space="preserve"> </w:t>
                        </w:r>
                        <w:r>
                          <w:rPr>
                            <w:rFonts w:ascii="Microsoft JhengHei" w:eastAsia="Microsoft JhengHei" w:hAnsi="Microsoft JhengHei" w:cs="Microsoft JhengHei"/>
                            <w:w w:val="95"/>
                            <w:sz w:val="14"/>
                            <w:szCs w:val="14"/>
                          </w:rPr>
                          <w:t>128MB</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大于</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2GB</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物理内存</w:t>
                        </w:r>
                      </w:p>
                    </w:tc>
                  </w:tr>
                  <w:tr w:rsidR="005807CE">
                    <w:trPr>
                      <w:trHeight w:hRule="exact" w:val="223"/>
                    </w:trPr>
                    <w:tc>
                      <w:tcPr>
                        <w:tcW w:w="1769" w:type="dxa"/>
                        <w:tcBorders>
                          <w:top w:val="single" w:sz="8" w:space="0" w:color="000000"/>
                          <w:left w:val="single" w:sz="8" w:space="0" w:color="000000"/>
                          <w:bottom w:val="single" w:sz="8" w:space="0" w:color="000000"/>
                          <w:right w:val="nil"/>
                        </w:tcBorders>
                      </w:tcPr>
                      <w:p w:rsidR="005807CE" w:rsidRDefault="005807CE">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网卡</w:t>
                        </w:r>
                      </w:p>
                    </w:tc>
                    <w:tc>
                      <w:tcPr>
                        <w:tcW w:w="4546" w:type="dxa"/>
                        <w:tcBorders>
                          <w:top w:val="nil"/>
                          <w:left w:val="nil"/>
                          <w:bottom w:val="nil"/>
                          <w:right w:val="single" w:sz="8" w:space="0" w:color="000000"/>
                        </w:tcBorders>
                      </w:tcPr>
                      <w:p w:rsidR="005807CE" w:rsidRDefault="005807CE">
                        <w:pPr>
                          <w:pStyle w:val="TableParagraph"/>
                          <w:spacing w:line="181" w:lineRule="exact"/>
                          <w:ind w:left="143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配备至少</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张网卡</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建议至少配置</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1GE</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网卡</w:t>
                        </w:r>
                      </w:p>
                    </w:tc>
                  </w:tr>
                </w:tbl>
                <w:p w:rsidR="005807CE" w:rsidRDefault="005807CE"/>
              </w:txbxContent>
            </v:textbox>
            <w10:wrap anchorx="page"/>
          </v:shape>
        </w:pict>
      </w:r>
      <w:r w:rsidR="004474D3">
        <w:rPr>
          <w:rFonts w:ascii="Microsoft JhengHei" w:eastAsia="Microsoft JhengHei" w:hAnsi="Microsoft JhengHei" w:cs="Microsoft JhengHei"/>
          <w:sz w:val="14"/>
          <w:szCs w:val="14"/>
        </w:rPr>
        <w:t>需求项</w:t>
      </w:r>
      <w:r w:rsidR="004474D3">
        <w:rPr>
          <w:rFonts w:ascii="Microsoft JhengHei" w:eastAsia="Microsoft JhengHei" w:hAnsi="Microsoft JhengHei" w:cs="Microsoft JhengHei"/>
          <w:sz w:val="14"/>
          <w:szCs w:val="14"/>
        </w:rPr>
        <w:tab/>
        <w:t>要求</w:t>
      </w:r>
    </w:p>
    <w:p w:rsidR="0020037C" w:rsidRDefault="004474D3">
      <w:pPr>
        <w:numPr>
          <w:ilvl w:val="1"/>
          <w:numId w:val="26"/>
        </w:numPr>
        <w:tabs>
          <w:tab w:val="left" w:pos="567"/>
          <w:tab w:val="left" w:pos="4424"/>
        </w:tabs>
        <w:spacing w:line="212" w:lineRule="exact"/>
        <w:ind w:left="4424"/>
        <w:jc w:val="center"/>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PowerPC</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7</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或者</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PowerPC</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7+</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处理器</w:t>
      </w: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before="13" w:line="200" w:lineRule="exact"/>
        <w:rPr>
          <w:sz w:val="20"/>
          <w:szCs w:val="20"/>
        </w:rPr>
      </w:pPr>
    </w:p>
    <w:p w:rsidR="0020037C" w:rsidRDefault="004474D3">
      <w:pPr>
        <w:pStyle w:val="Heading3"/>
        <w:spacing w:line="352" w:lineRule="exact"/>
      </w:pPr>
      <w:bookmarkStart w:id="91" w:name="受支持的操作系统"/>
      <w:bookmarkStart w:id="92" w:name="_bookmark39"/>
      <w:bookmarkEnd w:id="91"/>
      <w:bookmarkEnd w:id="92"/>
      <w:r>
        <w:t>受支持的操作系统</w:t>
      </w:r>
    </w:p>
    <w:p w:rsidR="0020037C" w:rsidRDefault="0020037C">
      <w:pPr>
        <w:spacing w:line="130" w:lineRule="exact"/>
        <w:rPr>
          <w:sz w:val="13"/>
          <w:szCs w:val="13"/>
        </w:rPr>
      </w:pPr>
    </w:p>
    <w:tbl>
      <w:tblPr>
        <w:tblW w:w="0" w:type="auto"/>
        <w:tblInd w:w="923" w:type="dxa"/>
        <w:tblLayout w:type="fixed"/>
        <w:tblCellMar>
          <w:left w:w="0" w:type="dxa"/>
          <w:right w:w="0" w:type="dxa"/>
        </w:tblCellMar>
        <w:tblLook w:val="01E0"/>
      </w:tblPr>
      <w:tblGrid>
        <w:gridCol w:w="4741"/>
        <w:gridCol w:w="4731"/>
      </w:tblGrid>
      <w:tr w:rsidR="0020037C" w:rsidTr="00C123DC">
        <w:trPr>
          <w:trHeight w:hRule="exact" w:val="2426"/>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11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系统类型</w:t>
            </w:r>
          </w:p>
          <w:p w:rsidR="0020037C" w:rsidRDefault="004474D3">
            <w:pPr>
              <w:pStyle w:val="TableParagraph"/>
              <w:spacing w:line="228" w:lineRule="exact"/>
              <w:ind w:left="14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Linux</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7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系统列表</w:t>
            </w:r>
          </w:p>
          <w:p w:rsidR="0020037C" w:rsidRDefault="0020037C">
            <w:pPr>
              <w:pStyle w:val="TableParagraph"/>
              <w:spacing w:before="1" w:line="110" w:lineRule="exact"/>
              <w:rPr>
                <w:sz w:val="11"/>
                <w:szCs w:val="11"/>
              </w:rPr>
            </w:pPr>
          </w:p>
          <w:p w:rsidR="0020037C" w:rsidRDefault="00DF6FEA">
            <w:pPr>
              <w:pStyle w:val="ListParagraph"/>
              <w:numPr>
                <w:ilvl w:val="0"/>
                <w:numId w:val="24"/>
              </w:numPr>
              <w:tabs>
                <w:tab w:val="left" w:pos="318"/>
              </w:tabs>
              <w:spacing w:line="214" w:lineRule="exact"/>
              <w:ind w:left="318"/>
              <w:rPr>
                <w:rFonts w:ascii="Microsoft JhengHei" w:eastAsia="Microsoft JhengHei" w:hAnsi="Microsoft JhengHei" w:cs="Microsoft JhengHei"/>
                <w:sz w:val="14"/>
                <w:szCs w:val="14"/>
              </w:rPr>
            </w:pPr>
            <w:r w:rsidRPr="00DF6FEA">
              <w:rPr>
                <w:rFonts w:ascii="Microsoft JhengHei" w:eastAsia="Microsoft JhengHei" w:hAnsi="Microsoft JhengHei" w:cs="Microsoft JhengHei"/>
                <w:w w:val="95"/>
                <w:sz w:val="14"/>
                <w:szCs w:val="14"/>
              </w:rPr>
              <w:t>Red Hat Enterprise Linux Server</w:t>
            </w:r>
            <w:r w:rsidR="004474D3">
              <w:rPr>
                <w:rFonts w:ascii="Microsoft JhengHei" w:eastAsia="Microsoft JhengHei" w:hAnsi="Microsoft JhengHei" w:cs="Microsoft JhengHei"/>
                <w:spacing w:val="4"/>
                <w:w w:val="95"/>
                <w:sz w:val="14"/>
                <w:szCs w:val="14"/>
              </w:rPr>
              <w:t xml:space="preserve"> </w:t>
            </w:r>
            <w:r w:rsidR="004474D3">
              <w:rPr>
                <w:rFonts w:ascii="Microsoft JhengHei" w:eastAsia="Microsoft JhengHei" w:hAnsi="Microsoft JhengHei" w:cs="Microsoft JhengHei"/>
                <w:w w:val="95"/>
                <w:sz w:val="14"/>
                <w:szCs w:val="14"/>
              </w:rPr>
              <w:t>(RHEL)</w:t>
            </w:r>
            <w:r w:rsidR="004474D3">
              <w:rPr>
                <w:rFonts w:ascii="Microsoft JhengHei" w:eastAsia="Microsoft JhengHei" w:hAnsi="Microsoft JhengHei" w:cs="Microsoft JhengHei"/>
                <w:spacing w:val="5"/>
                <w:w w:val="95"/>
                <w:sz w:val="14"/>
                <w:szCs w:val="14"/>
              </w:rPr>
              <w:t xml:space="preserve"> </w:t>
            </w:r>
            <w:r w:rsidR="004474D3">
              <w:rPr>
                <w:rFonts w:ascii="Microsoft JhengHei" w:eastAsia="Microsoft JhengHei" w:hAnsi="Microsoft JhengHei" w:cs="Microsoft JhengHei"/>
                <w:w w:val="95"/>
                <w:sz w:val="14"/>
                <w:szCs w:val="14"/>
              </w:rPr>
              <w:t>6</w:t>
            </w:r>
          </w:p>
          <w:p w:rsidR="0020037C" w:rsidRPr="00C123DC" w:rsidRDefault="004474D3">
            <w:pPr>
              <w:pStyle w:val="ListParagraph"/>
              <w:numPr>
                <w:ilvl w:val="0"/>
                <w:numId w:val="24"/>
              </w:numPr>
              <w:tabs>
                <w:tab w:val="left" w:pos="318"/>
              </w:tabs>
              <w:spacing w:line="214" w:lineRule="exact"/>
              <w:ind w:left="3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SUSE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Linux</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Enterprise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Server</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(SLES)</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11</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Service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Pack</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1</w:t>
            </w:r>
          </w:p>
          <w:p w:rsidR="0015607C" w:rsidRPr="0015607C" w:rsidRDefault="00C123DC">
            <w:pPr>
              <w:pStyle w:val="ListParagraph"/>
              <w:numPr>
                <w:ilvl w:val="0"/>
                <w:numId w:val="24"/>
              </w:numPr>
              <w:tabs>
                <w:tab w:val="left" w:pos="318"/>
              </w:tabs>
              <w:spacing w:line="214" w:lineRule="exact"/>
              <w:ind w:left="3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SUSE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Linux</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Enterprise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Server</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(SLES)</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11</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Service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Pack</w:t>
            </w:r>
            <w:r>
              <w:rPr>
                <w:rFonts w:ascii="Microsoft JhengHei" w:eastAsia="Microsoft JhengHei" w:hAnsi="Microsoft JhengHei" w:cs="Microsoft JhengHei"/>
                <w:spacing w:val="4"/>
                <w:w w:val="95"/>
                <w:sz w:val="14"/>
                <w:szCs w:val="14"/>
              </w:rPr>
              <w:t xml:space="preserve"> </w:t>
            </w:r>
            <w:r>
              <w:rPr>
                <w:rFonts w:asciiTheme="minorEastAsia" w:hAnsiTheme="minorEastAsia" w:cs="Microsoft JhengHei" w:hint="eastAsia"/>
                <w:w w:val="95"/>
                <w:sz w:val="14"/>
                <w:szCs w:val="14"/>
                <w:lang w:eastAsia="zh-CN"/>
              </w:rPr>
              <w:t>2</w:t>
            </w:r>
          </w:p>
          <w:p w:rsidR="0020037C" w:rsidRDefault="004474D3">
            <w:pPr>
              <w:pStyle w:val="ListParagraph"/>
              <w:numPr>
                <w:ilvl w:val="0"/>
                <w:numId w:val="24"/>
              </w:numPr>
              <w:tabs>
                <w:tab w:val="left" w:pos="318"/>
              </w:tabs>
              <w:spacing w:line="214" w:lineRule="exact"/>
              <w:ind w:left="3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Ubuntu</w:t>
            </w:r>
            <w:r>
              <w:rPr>
                <w:rFonts w:ascii="Microsoft JhengHei" w:eastAsia="Microsoft JhengHei" w:hAnsi="Microsoft JhengHei" w:cs="Microsoft JhengHei"/>
                <w:spacing w:val="8"/>
                <w:w w:val="95"/>
                <w:sz w:val="14"/>
                <w:szCs w:val="14"/>
              </w:rPr>
              <w:t xml:space="preserve"> </w:t>
            </w:r>
            <w:r w:rsidR="002D754B" w:rsidRPr="002D754B">
              <w:rPr>
                <w:rFonts w:ascii="Microsoft JhengHei" w:eastAsia="Microsoft JhengHei" w:hAnsi="Microsoft JhengHei" w:cs="Microsoft JhengHei"/>
                <w:spacing w:val="8"/>
                <w:w w:val="95"/>
                <w:sz w:val="14"/>
                <w:szCs w:val="14"/>
              </w:rPr>
              <w:t>12</w:t>
            </w:r>
          </w:p>
          <w:p w:rsidR="0020037C" w:rsidRDefault="002D754B" w:rsidP="002D754B">
            <w:pPr>
              <w:pStyle w:val="ListParagraph"/>
              <w:numPr>
                <w:ilvl w:val="0"/>
                <w:numId w:val="24"/>
              </w:numPr>
              <w:tabs>
                <w:tab w:val="left" w:pos="318"/>
              </w:tabs>
              <w:spacing w:line="214" w:lineRule="exact"/>
              <w:ind w:left="318"/>
              <w:rPr>
                <w:rFonts w:ascii="Microsoft JhengHei" w:eastAsia="Microsoft JhengHei" w:hAnsi="Microsoft JhengHei" w:cs="Microsoft JhengHei"/>
                <w:sz w:val="14"/>
                <w:szCs w:val="14"/>
              </w:rPr>
            </w:pPr>
            <w:r w:rsidRPr="002D754B">
              <w:rPr>
                <w:rFonts w:ascii="Microsoft JhengHei" w:eastAsia="Microsoft JhengHei" w:hAnsi="Microsoft JhengHei" w:cs="Microsoft JhengHei"/>
                <w:sz w:val="14"/>
                <w:szCs w:val="14"/>
              </w:rPr>
              <w:t>CentOS 6</w:t>
            </w:r>
          </w:p>
        </w:tc>
      </w:tr>
      <w:tr w:rsidR="0020037C" w:rsidTr="00C123DC">
        <w:trPr>
          <w:trHeight w:hRule="exact" w:val="1062"/>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1" w:lineRule="exact"/>
              <w:ind w:left="14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Power</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PC</w:t>
            </w:r>
            <w:r w:rsidR="002D754B">
              <w:rPr>
                <w:rFonts w:asciiTheme="minorEastAsia" w:hAnsiTheme="minorEastAsia" w:cs="Microsoft JhengHei" w:hint="eastAsia"/>
                <w:w w:val="95"/>
                <w:sz w:val="14"/>
                <w:szCs w:val="14"/>
                <w:lang w:eastAsia="zh-CN"/>
              </w:rPr>
              <w:t xml:space="preserve"> Linux</w:t>
            </w:r>
          </w:p>
        </w:tc>
        <w:tc>
          <w:tcPr>
            <w:tcW w:w="4731" w:type="dxa"/>
            <w:tcBorders>
              <w:top w:val="single" w:sz="8" w:space="0" w:color="000000"/>
              <w:left w:val="single" w:sz="8" w:space="0" w:color="000000"/>
              <w:bottom w:val="single" w:sz="8" w:space="0" w:color="000000"/>
              <w:right w:val="single" w:sz="8" w:space="0" w:color="000000"/>
            </w:tcBorders>
          </w:tcPr>
          <w:p w:rsidR="0020037C" w:rsidRPr="00C123DC" w:rsidRDefault="004474D3">
            <w:pPr>
              <w:pStyle w:val="ListParagraph"/>
              <w:numPr>
                <w:ilvl w:val="0"/>
                <w:numId w:val="22"/>
              </w:numPr>
              <w:tabs>
                <w:tab w:val="left" w:pos="318"/>
              </w:tabs>
              <w:spacing w:before="54"/>
              <w:ind w:left="3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Red</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Hat</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Enterprise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Linux</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(RHEL)</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6</w:t>
            </w:r>
          </w:p>
          <w:p w:rsidR="002D754B" w:rsidRPr="002D754B" w:rsidRDefault="00C123DC" w:rsidP="00C123DC">
            <w:pPr>
              <w:pStyle w:val="ListParagraph"/>
              <w:numPr>
                <w:ilvl w:val="0"/>
                <w:numId w:val="22"/>
              </w:numPr>
              <w:tabs>
                <w:tab w:val="left" w:pos="318"/>
              </w:tabs>
              <w:spacing w:line="214" w:lineRule="exact"/>
              <w:ind w:left="318"/>
              <w:rPr>
                <w:rFonts w:ascii="Microsoft JhengHei" w:eastAsia="Microsoft JhengHei" w:hAnsi="Microsoft JhengHei" w:cs="Microsoft JhengHei"/>
                <w:sz w:val="14"/>
                <w:szCs w:val="14"/>
              </w:rPr>
            </w:pPr>
            <w:r w:rsidRPr="00C123DC">
              <w:rPr>
                <w:rFonts w:ascii="Microsoft JhengHei" w:eastAsia="Microsoft JhengHei" w:hAnsi="Microsoft JhengHei" w:cs="Microsoft JhengHei"/>
                <w:w w:val="95"/>
                <w:sz w:val="14"/>
                <w:szCs w:val="14"/>
              </w:rPr>
              <w:t>SUSE</w:t>
            </w:r>
            <w:r w:rsidRPr="00C123DC">
              <w:rPr>
                <w:rFonts w:ascii="Microsoft JhengHei" w:eastAsia="Microsoft JhengHei" w:hAnsi="Microsoft JhengHei" w:cs="Microsoft JhengHei"/>
                <w:spacing w:val="3"/>
                <w:w w:val="95"/>
                <w:sz w:val="14"/>
                <w:szCs w:val="14"/>
              </w:rPr>
              <w:t xml:space="preserve"> </w:t>
            </w:r>
            <w:r w:rsidRPr="00C123DC">
              <w:rPr>
                <w:rFonts w:ascii="Microsoft JhengHei" w:eastAsia="Microsoft JhengHei" w:hAnsi="Microsoft JhengHei" w:cs="Microsoft JhengHei"/>
                <w:w w:val="95"/>
                <w:sz w:val="14"/>
                <w:szCs w:val="14"/>
              </w:rPr>
              <w:t>Linux</w:t>
            </w:r>
            <w:r w:rsidRPr="00C123DC">
              <w:rPr>
                <w:rFonts w:ascii="Microsoft JhengHei" w:eastAsia="Microsoft JhengHei" w:hAnsi="Microsoft JhengHei" w:cs="Microsoft JhengHei"/>
                <w:spacing w:val="4"/>
                <w:w w:val="95"/>
                <w:sz w:val="14"/>
                <w:szCs w:val="14"/>
              </w:rPr>
              <w:t xml:space="preserve"> </w:t>
            </w:r>
            <w:r w:rsidRPr="00C123DC">
              <w:rPr>
                <w:rFonts w:ascii="Microsoft JhengHei" w:eastAsia="Microsoft JhengHei" w:hAnsi="Microsoft JhengHei" w:cs="Microsoft JhengHei"/>
                <w:w w:val="95"/>
                <w:sz w:val="14"/>
                <w:szCs w:val="14"/>
              </w:rPr>
              <w:t>Enterprise</w:t>
            </w:r>
            <w:r w:rsidRPr="00C123DC">
              <w:rPr>
                <w:rFonts w:ascii="Microsoft JhengHei" w:eastAsia="Microsoft JhengHei" w:hAnsi="Microsoft JhengHei" w:cs="Microsoft JhengHei"/>
                <w:spacing w:val="4"/>
                <w:w w:val="95"/>
                <w:sz w:val="14"/>
                <w:szCs w:val="14"/>
              </w:rPr>
              <w:t xml:space="preserve"> </w:t>
            </w:r>
            <w:r w:rsidRPr="00C123DC">
              <w:rPr>
                <w:rFonts w:ascii="Microsoft JhengHei" w:eastAsia="Microsoft JhengHei" w:hAnsi="Microsoft JhengHei" w:cs="Microsoft JhengHei"/>
                <w:w w:val="95"/>
                <w:sz w:val="14"/>
                <w:szCs w:val="14"/>
              </w:rPr>
              <w:t>Server</w:t>
            </w:r>
            <w:r w:rsidRPr="00C123DC">
              <w:rPr>
                <w:rFonts w:ascii="Microsoft JhengHei" w:eastAsia="Microsoft JhengHei" w:hAnsi="Microsoft JhengHei" w:cs="Microsoft JhengHei"/>
                <w:spacing w:val="3"/>
                <w:w w:val="95"/>
                <w:sz w:val="14"/>
                <w:szCs w:val="14"/>
              </w:rPr>
              <w:t xml:space="preserve"> </w:t>
            </w:r>
            <w:r w:rsidR="00F96BF5">
              <w:rPr>
                <w:rFonts w:ascii="Microsoft JhengHei" w:eastAsia="Microsoft JhengHei" w:hAnsi="Microsoft JhengHei" w:cs="Microsoft JhengHei"/>
                <w:w w:val="95"/>
                <w:sz w:val="14"/>
                <w:szCs w:val="14"/>
              </w:rPr>
              <w:t>(SLES)</w:t>
            </w:r>
            <w:r w:rsidR="00F96BF5">
              <w:rPr>
                <w:rFonts w:ascii="Microsoft JhengHei" w:eastAsia="Microsoft JhengHei" w:hAnsi="Microsoft JhengHei" w:cs="Microsoft JhengHei"/>
                <w:spacing w:val="4"/>
                <w:w w:val="95"/>
                <w:sz w:val="14"/>
                <w:szCs w:val="14"/>
              </w:rPr>
              <w:t xml:space="preserve"> </w:t>
            </w:r>
            <w:r w:rsidR="00F96BF5">
              <w:rPr>
                <w:rFonts w:ascii="Microsoft JhengHei" w:eastAsia="Microsoft JhengHei" w:hAnsi="Microsoft JhengHei" w:cs="Microsoft JhengHei"/>
                <w:w w:val="95"/>
                <w:sz w:val="14"/>
                <w:szCs w:val="14"/>
              </w:rPr>
              <w:t>11</w:t>
            </w:r>
            <w:r w:rsidR="00F96BF5">
              <w:rPr>
                <w:rFonts w:ascii="Microsoft JhengHei" w:eastAsia="Microsoft JhengHei" w:hAnsi="Microsoft JhengHei" w:cs="Microsoft JhengHei"/>
                <w:spacing w:val="4"/>
                <w:w w:val="95"/>
                <w:sz w:val="14"/>
                <w:szCs w:val="14"/>
              </w:rPr>
              <w:t xml:space="preserve"> </w:t>
            </w:r>
            <w:r w:rsidR="00F96BF5">
              <w:rPr>
                <w:rFonts w:ascii="Microsoft JhengHei" w:eastAsia="Microsoft JhengHei" w:hAnsi="Microsoft JhengHei" w:cs="Microsoft JhengHei"/>
                <w:w w:val="95"/>
                <w:sz w:val="14"/>
                <w:szCs w:val="14"/>
              </w:rPr>
              <w:t>Service</w:t>
            </w:r>
            <w:r w:rsidR="00F96BF5">
              <w:rPr>
                <w:rFonts w:ascii="Microsoft JhengHei" w:eastAsia="Microsoft JhengHei" w:hAnsi="Microsoft JhengHei" w:cs="Microsoft JhengHei"/>
                <w:spacing w:val="3"/>
                <w:w w:val="95"/>
                <w:sz w:val="14"/>
                <w:szCs w:val="14"/>
              </w:rPr>
              <w:t xml:space="preserve"> </w:t>
            </w:r>
            <w:r w:rsidR="00F96BF5">
              <w:rPr>
                <w:rFonts w:ascii="Microsoft JhengHei" w:eastAsia="Microsoft JhengHei" w:hAnsi="Microsoft JhengHei" w:cs="Microsoft JhengHei"/>
                <w:w w:val="95"/>
                <w:sz w:val="14"/>
                <w:szCs w:val="14"/>
              </w:rPr>
              <w:t>Pack</w:t>
            </w:r>
            <w:r w:rsidR="00F96BF5">
              <w:rPr>
                <w:rFonts w:ascii="Microsoft JhengHei" w:eastAsia="Microsoft JhengHei" w:hAnsi="Microsoft JhengHei" w:cs="Microsoft JhengHei"/>
                <w:spacing w:val="4"/>
                <w:w w:val="95"/>
                <w:sz w:val="14"/>
                <w:szCs w:val="14"/>
              </w:rPr>
              <w:t xml:space="preserve"> </w:t>
            </w:r>
            <w:r w:rsidR="00F96BF5">
              <w:rPr>
                <w:rFonts w:ascii="Microsoft JhengHei" w:eastAsia="Microsoft JhengHei" w:hAnsi="Microsoft JhengHei" w:cs="Microsoft JhengHei"/>
                <w:w w:val="95"/>
                <w:sz w:val="14"/>
                <w:szCs w:val="14"/>
              </w:rPr>
              <w:t>1</w:t>
            </w:r>
          </w:p>
          <w:p w:rsidR="0020037C" w:rsidRDefault="004474D3" w:rsidP="00C123DC">
            <w:pPr>
              <w:pStyle w:val="ListParagraph"/>
              <w:numPr>
                <w:ilvl w:val="0"/>
                <w:numId w:val="22"/>
              </w:numPr>
              <w:tabs>
                <w:tab w:val="left" w:pos="318"/>
              </w:tabs>
              <w:spacing w:line="214" w:lineRule="exact"/>
              <w:ind w:left="3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SUSE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Linux</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Enterprise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Server</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(SLES)1</w:t>
            </w:r>
            <w:r w:rsidR="00C123DC">
              <w:rPr>
                <w:rFonts w:asciiTheme="minorEastAsia" w:hAnsiTheme="minorEastAsia" w:cs="Microsoft JhengHei" w:hint="eastAsia"/>
                <w:w w:val="95"/>
                <w:sz w:val="14"/>
                <w:szCs w:val="14"/>
                <w:lang w:eastAsia="zh-CN"/>
              </w:rPr>
              <w:t>1</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Service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Pack</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2</w:t>
            </w:r>
          </w:p>
        </w:tc>
      </w:tr>
    </w:tbl>
    <w:p w:rsidR="0020037C" w:rsidRDefault="0020037C">
      <w:pPr>
        <w:spacing w:before="5" w:line="140" w:lineRule="exact"/>
        <w:rPr>
          <w:sz w:val="14"/>
          <w:szCs w:val="14"/>
        </w:rPr>
      </w:pPr>
    </w:p>
    <w:p w:rsidR="0020037C" w:rsidRDefault="004474D3">
      <w:pPr>
        <w:pStyle w:val="Heading3"/>
        <w:spacing w:line="352" w:lineRule="exact"/>
      </w:pPr>
      <w:bookmarkStart w:id="93" w:name="软件要求"/>
      <w:bookmarkStart w:id="94" w:name="_bookmark40"/>
      <w:bookmarkEnd w:id="93"/>
      <w:bookmarkEnd w:id="94"/>
      <w:r>
        <w:t>软件要求</w:t>
      </w:r>
    </w:p>
    <w:p w:rsidR="0020037C" w:rsidRDefault="0020037C">
      <w:pPr>
        <w:spacing w:before="9" w:line="190" w:lineRule="exact"/>
        <w:rPr>
          <w:sz w:val="19"/>
          <w:szCs w:val="19"/>
        </w:rPr>
      </w:pPr>
    </w:p>
    <w:p w:rsidR="0020037C" w:rsidRDefault="004474D3">
      <w:pPr>
        <w:pStyle w:val="BodyText"/>
      </w:pPr>
      <w:r>
        <w:t>Linux</w:t>
      </w:r>
      <w:r>
        <w:rPr>
          <w:spacing w:val="-8"/>
        </w:rPr>
        <w:t xml:space="preserve"> </w:t>
      </w:r>
      <w:r>
        <w:t>系统要求</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配置主机名</w:t>
      </w:r>
    </w:p>
    <w:p w:rsidR="0020037C" w:rsidRDefault="0020037C">
      <w:pPr>
        <w:spacing w:before="9" w:line="180" w:lineRule="exact"/>
        <w:rPr>
          <w:sz w:val="18"/>
          <w:szCs w:val="18"/>
        </w:rPr>
      </w:pPr>
    </w:p>
    <w:tbl>
      <w:tblPr>
        <w:tblW w:w="0" w:type="auto"/>
        <w:tblInd w:w="1207" w:type="dxa"/>
        <w:tblLayout w:type="fixed"/>
        <w:tblCellMar>
          <w:left w:w="0" w:type="dxa"/>
          <w:right w:w="0" w:type="dxa"/>
        </w:tblCellMar>
        <w:tblLook w:val="01E0"/>
      </w:tblPr>
      <w:tblGrid>
        <w:gridCol w:w="3058"/>
        <w:gridCol w:w="3063"/>
        <w:gridCol w:w="3068"/>
      </w:tblGrid>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配置项</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配置方法</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验证方法</w:t>
            </w:r>
          </w:p>
        </w:tc>
      </w:tr>
      <w:tr w:rsidR="0020037C">
        <w:trPr>
          <w:trHeight w:hRule="exact" w:val="260"/>
        </w:trPr>
        <w:tc>
          <w:tcPr>
            <w:tcW w:w="3058" w:type="dxa"/>
            <w:tcBorders>
              <w:top w:val="single" w:sz="8" w:space="0" w:color="000000"/>
              <w:left w:val="single" w:sz="8" w:space="0" w:color="000000"/>
              <w:bottom w:val="single" w:sz="8" w:space="0" w:color="000000"/>
              <w:right w:val="single" w:sz="8" w:space="0" w:color="000000"/>
            </w:tcBorders>
          </w:tcPr>
          <w:p w:rsidR="0020037C" w:rsidRDefault="0020037C"/>
        </w:tc>
        <w:tc>
          <w:tcPr>
            <w:tcW w:w="3063" w:type="dxa"/>
            <w:tcBorders>
              <w:top w:val="single" w:sz="8" w:space="0" w:color="000000"/>
              <w:left w:val="single" w:sz="8" w:space="0" w:color="000000"/>
              <w:bottom w:val="single" w:sz="8" w:space="0" w:color="000000"/>
              <w:right w:val="single" w:sz="8" w:space="0" w:color="000000"/>
            </w:tcBorders>
          </w:tcPr>
          <w:p w:rsidR="0020037C" w:rsidRDefault="0020037C"/>
        </w:tc>
        <w:tc>
          <w:tcPr>
            <w:tcW w:w="3068"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4917"/>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配置主机名</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1.使用root权限登陆，执行hostname</w:t>
            </w:r>
          </w:p>
          <w:p w:rsidR="0020037C" w:rsidRDefault="004474D3">
            <w:pPr>
              <w:pStyle w:val="TableParagraph"/>
              <w:spacing w:before="12" w:line="240" w:lineRule="exact"/>
              <w:ind w:left="45" w:right="6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sdbserver1（sdbserver1为主机名称，可根据需</w:t>
            </w:r>
            <w:r>
              <w:rPr>
                <w:rFonts w:ascii="Microsoft JhengHei" w:eastAsia="Microsoft JhengHei" w:hAnsi="Microsoft JhengHei" w:cs="Microsoft JhengHei"/>
                <w:sz w:val="14"/>
                <w:szCs w:val="14"/>
              </w:rPr>
              <w:t xml:space="preserve"> 要修改。）；</w:t>
            </w:r>
          </w:p>
          <w:p w:rsidR="0020037C" w:rsidRDefault="0020037C">
            <w:pPr>
              <w:pStyle w:val="TableParagraph"/>
              <w:spacing w:before="1" w:line="130" w:lineRule="exact"/>
              <w:rPr>
                <w:sz w:val="13"/>
                <w:szCs w:val="13"/>
              </w:rPr>
            </w:pPr>
          </w:p>
          <w:p w:rsidR="0020037C" w:rsidRDefault="004474D3">
            <w:pPr>
              <w:pStyle w:val="ListParagraph"/>
              <w:numPr>
                <w:ilvl w:val="0"/>
                <w:numId w:val="21"/>
              </w:numPr>
              <w:tabs>
                <w:tab w:val="left" w:pos="328"/>
              </w:tabs>
              <w:spacing w:line="320" w:lineRule="auto"/>
              <w:ind w:left="328" w:right="876"/>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对于SUSE： 2.打开/etc/HOSTNAME文件；</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0"/>
                <w:sz w:val="14"/>
                <w:szCs w:val="14"/>
              </w:rPr>
              <w:t>vi</w:t>
            </w:r>
            <w:r>
              <w:rPr>
                <w:rFonts w:ascii="Microsoft JhengHei" w:eastAsia="Microsoft JhengHei" w:hAnsi="Microsoft JhengHei" w:cs="Microsoft JhengHei"/>
                <w:spacing w:val="21"/>
                <w:w w:val="90"/>
                <w:sz w:val="14"/>
                <w:szCs w:val="14"/>
              </w:rPr>
              <w:t xml:space="preserve"> </w:t>
            </w:r>
            <w:r>
              <w:rPr>
                <w:rFonts w:ascii="Microsoft JhengHei" w:eastAsia="Microsoft JhengHei" w:hAnsi="Microsoft JhengHei" w:cs="Microsoft JhengHei"/>
                <w:w w:val="90"/>
                <w:sz w:val="14"/>
                <w:szCs w:val="14"/>
              </w:rPr>
              <w:t>/etc/HOSTNAME</w:t>
            </w:r>
          </w:p>
          <w:p w:rsidR="0020037C" w:rsidRDefault="004474D3">
            <w:pPr>
              <w:pStyle w:val="TableParagraph"/>
              <w:spacing w:before="20" w:line="323" w:lineRule="auto"/>
              <w:ind w:left="328" w:right="4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3.修改文件内容，配置为主机名称； sdbserver1</w:t>
            </w:r>
            <w:r>
              <w:rPr>
                <w:rFonts w:ascii="Microsoft JhengHei" w:eastAsia="Microsoft JhengHei" w:hAnsi="Microsoft JhengHei" w:cs="Microsoft JhengHei"/>
                <w:spacing w:val="9"/>
                <w:sz w:val="14"/>
                <w:szCs w:val="14"/>
              </w:rPr>
              <w:t xml:space="preserve"> </w:t>
            </w:r>
            <w:r>
              <w:rPr>
                <w:rFonts w:ascii="Microsoft JhengHei" w:eastAsia="Microsoft JhengHei" w:hAnsi="Microsoft JhengHei" w:cs="Microsoft JhengHei"/>
                <w:sz w:val="14"/>
                <w:szCs w:val="14"/>
              </w:rPr>
              <w:t>（主机名称） 4.按:wq保存退出；</w:t>
            </w:r>
          </w:p>
          <w:p w:rsidR="0020037C" w:rsidRDefault="004474D3">
            <w:pPr>
              <w:pStyle w:val="ListParagraph"/>
              <w:numPr>
                <w:ilvl w:val="0"/>
                <w:numId w:val="21"/>
              </w:numPr>
              <w:tabs>
                <w:tab w:val="left" w:pos="328"/>
              </w:tabs>
              <w:spacing w:line="210" w:lineRule="exact"/>
              <w:ind w:left="3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对于Redhat：</w:t>
            </w:r>
          </w:p>
          <w:p w:rsidR="0020037C" w:rsidRDefault="004474D3">
            <w:pPr>
              <w:pStyle w:val="TableParagraph"/>
              <w:spacing w:before="79" w:line="323" w:lineRule="auto"/>
              <w:ind w:left="328" w:right="46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2.打开/etc/sysconfig/network文件；</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vi</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/etc/sysconfig/network</w:t>
            </w:r>
            <w:r>
              <w:rPr>
                <w:rFonts w:ascii="Microsoft JhengHei" w:eastAsia="Microsoft JhengHei" w:hAnsi="Microsoft JhengHei" w:cs="Microsoft JhengHei"/>
                <w:w w:val="94"/>
                <w:sz w:val="14"/>
                <w:szCs w:val="14"/>
              </w:rPr>
              <w:t xml:space="preserve"> </w:t>
            </w:r>
            <w:r>
              <w:rPr>
                <w:rFonts w:ascii="Microsoft JhengHei" w:eastAsia="Microsoft JhengHei" w:hAnsi="Microsoft JhengHei" w:cs="Microsoft JhengHei"/>
                <w:w w:val="95"/>
                <w:sz w:val="14"/>
                <w:szCs w:val="14"/>
              </w:rPr>
              <w:t>3.将HOSTNAME一行修改为</w:t>
            </w:r>
          </w:p>
          <w:p w:rsidR="0020037C" w:rsidRDefault="004474D3">
            <w:pPr>
              <w:pStyle w:val="TableParagraph"/>
              <w:spacing w:line="176" w:lineRule="exact"/>
              <w:ind w:left="3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HOSTNAME=sdbserver1，其</w:t>
            </w:r>
          </w:p>
          <w:p w:rsidR="0020037C" w:rsidRDefault="004474D3">
            <w:pPr>
              <w:pStyle w:val="TableParagraph"/>
              <w:spacing w:line="240" w:lineRule="exact"/>
              <w:ind w:left="32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中sdbserver1为新主机名</w:t>
            </w:r>
          </w:p>
          <w:p w:rsidR="0020037C" w:rsidRDefault="004474D3">
            <w:pPr>
              <w:pStyle w:val="TableParagraph"/>
              <w:spacing w:before="59"/>
              <w:ind w:left="32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4.按</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:wq</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保存退出；</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执行</w:t>
            </w:r>
            <w:r>
              <w:rPr>
                <w:rFonts w:ascii="Microsoft JhengHei" w:eastAsia="Microsoft JhengHei" w:hAnsi="Microsoft JhengHei" w:cs="Microsoft JhengHei"/>
                <w:spacing w:val="-16"/>
                <w:sz w:val="14"/>
                <w:szCs w:val="14"/>
              </w:rPr>
              <w:t xml:space="preserve"> </w:t>
            </w:r>
            <w:r>
              <w:rPr>
                <w:rFonts w:ascii="Microsoft JhengHei" w:eastAsia="Microsoft JhengHei" w:hAnsi="Microsoft JhengHei" w:cs="Microsoft JhengHei"/>
                <w:sz w:val="14"/>
                <w:szCs w:val="14"/>
              </w:rPr>
              <w:t>hostname</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命令，确认打印信息是否为</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80"/>
                <w:sz w:val="14"/>
                <w:szCs w:val="14"/>
              </w:rPr>
              <w:t>“sdbserver1”</w:t>
            </w:r>
          </w:p>
        </w:tc>
      </w:tr>
    </w:tbl>
    <w:p w:rsidR="0020037C" w:rsidRDefault="0020037C">
      <w:pPr>
        <w:spacing w:line="240"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387" w:type="dxa"/>
        <w:tblLayout w:type="fixed"/>
        <w:tblCellMar>
          <w:left w:w="0" w:type="dxa"/>
          <w:right w:w="0" w:type="dxa"/>
        </w:tblCellMar>
        <w:tblLook w:val="01E0"/>
      </w:tblPr>
      <w:tblGrid>
        <w:gridCol w:w="3058"/>
        <w:gridCol w:w="3063"/>
        <w:gridCol w:w="3068"/>
      </w:tblGrid>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配置项</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配置方法</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验证方法</w:t>
            </w:r>
          </w:p>
        </w:tc>
      </w:tr>
      <w:tr w:rsidR="0020037C">
        <w:trPr>
          <w:trHeight w:hRule="exact" w:val="383"/>
        </w:trPr>
        <w:tc>
          <w:tcPr>
            <w:tcW w:w="3058" w:type="dxa"/>
            <w:tcBorders>
              <w:top w:val="single" w:sz="8" w:space="0" w:color="000000"/>
              <w:left w:val="single" w:sz="8" w:space="0" w:color="000000"/>
              <w:bottom w:val="nil"/>
              <w:right w:val="single" w:sz="8" w:space="0" w:color="000000"/>
            </w:tcBorders>
          </w:tcPr>
          <w:p w:rsidR="0020037C" w:rsidRDefault="004474D3">
            <w:pPr>
              <w:pStyle w:val="TableParagraph"/>
              <w:spacing w:before="30"/>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配置物理机之间</w:t>
            </w:r>
          </w:p>
        </w:tc>
        <w:tc>
          <w:tcPr>
            <w:tcW w:w="3063" w:type="dxa"/>
            <w:tcBorders>
              <w:top w:val="single" w:sz="8" w:space="0" w:color="000000"/>
              <w:left w:val="single" w:sz="8" w:space="0" w:color="000000"/>
              <w:bottom w:val="nil"/>
              <w:right w:val="single" w:sz="8" w:space="0" w:color="000000"/>
            </w:tcBorders>
          </w:tcPr>
          <w:p w:rsidR="0020037C" w:rsidRDefault="004474D3">
            <w:pPr>
              <w:pStyle w:val="ListParagraph"/>
              <w:numPr>
                <w:ilvl w:val="0"/>
                <w:numId w:val="20"/>
              </w:numPr>
              <w:tabs>
                <w:tab w:val="left" w:pos="328"/>
              </w:tabs>
              <w:spacing w:before="90"/>
              <w:ind w:left="3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使用root权限，打开/etc/hosts文件</w:t>
            </w:r>
          </w:p>
        </w:tc>
        <w:tc>
          <w:tcPr>
            <w:tcW w:w="3068" w:type="dxa"/>
            <w:tcBorders>
              <w:top w:val="single" w:sz="8" w:space="0" w:color="000000"/>
              <w:left w:val="single" w:sz="8" w:space="0" w:color="000000"/>
              <w:bottom w:val="nil"/>
              <w:right w:val="single" w:sz="8" w:space="0" w:color="000000"/>
            </w:tcBorders>
          </w:tcPr>
          <w:p w:rsidR="0020037C" w:rsidRDefault="004474D3">
            <w:pPr>
              <w:pStyle w:val="TableParagraph"/>
              <w:spacing w:before="3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w:t>
            </w:r>
            <w:r>
              <w:rPr>
                <w:rFonts w:ascii="Microsoft JhengHei" w:eastAsia="Microsoft JhengHei" w:hAnsi="Microsoft JhengHei" w:cs="Microsoft JhengHei"/>
                <w:spacing w:val="23"/>
                <w:w w:val="95"/>
                <w:sz w:val="14"/>
                <w:szCs w:val="14"/>
              </w:rPr>
              <w:t xml:space="preserve"> </w:t>
            </w:r>
            <w:r>
              <w:rPr>
                <w:rFonts w:ascii="Microsoft JhengHei" w:eastAsia="Microsoft JhengHei" w:hAnsi="Microsoft JhengHei" w:cs="Microsoft JhengHei"/>
                <w:w w:val="95"/>
                <w:sz w:val="14"/>
                <w:szCs w:val="14"/>
              </w:rPr>
              <w:t xml:space="preserve">ping  </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sdbserver1（本机主机名）可以ping通</w:t>
            </w:r>
          </w:p>
        </w:tc>
      </w:tr>
      <w:tr w:rsidR="0020037C">
        <w:trPr>
          <w:trHeight w:hRule="exact" w:val="336"/>
        </w:trPr>
        <w:tc>
          <w:tcPr>
            <w:tcW w:w="3058" w:type="dxa"/>
            <w:vMerge w:val="restart"/>
            <w:tcBorders>
              <w:top w:val="nil"/>
              <w:left w:val="single" w:sz="8" w:space="0" w:color="000000"/>
              <w:right w:val="single" w:sz="8" w:space="0" w:color="000000"/>
            </w:tcBorders>
          </w:tcPr>
          <w:p w:rsidR="0020037C" w:rsidRDefault="004474D3">
            <w:pPr>
              <w:pStyle w:val="TableParagraph"/>
              <w:spacing w:line="22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通过主机名可连接</w:t>
            </w:r>
          </w:p>
        </w:tc>
        <w:tc>
          <w:tcPr>
            <w:tcW w:w="3063" w:type="dxa"/>
            <w:tcBorders>
              <w:top w:val="nil"/>
              <w:left w:val="single" w:sz="8" w:space="0" w:color="000000"/>
              <w:bottom w:val="nil"/>
              <w:right w:val="single" w:sz="8" w:space="0" w:color="000000"/>
            </w:tcBorders>
          </w:tcPr>
          <w:p w:rsidR="0020037C" w:rsidRDefault="004474D3">
            <w:pPr>
              <w:pStyle w:val="TableParagraph"/>
              <w:spacing w:before="37"/>
              <w:ind w:left="40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vi</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/etc/hosts</w:t>
            </w:r>
          </w:p>
        </w:tc>
        <w:tc>
          <w:tcPr>
            <w:tcW w:w="3068" w:type="dxa"/>
            <w:vMerge w:val="restart"/>
            <w:tcBorders>
              <w:top w:val="nil"/>
              <w:left w:val="single" w:sz="8" w:space="0" w:color="000000"/>
              <w:right w:val="single" w:sz="8" w:space="0" w:color="000000"/>
            </w:tcBorders>
          </w:tcPr>
          <w:p w:rsidR="0020037C" w:rsidRDefault="004474D3">
            <w:pPr>
              <w:pStyle w:val="TableParagraph"/>
              <w:spacing w:line="19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2.</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ping</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sdbserver2</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（远端主机名）可以ping</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通</w:t>
            </w:r>
          </w:p>
        </w:tc>
      </w:tr>
      <w:tr w:rsidR="0020037C">
        <w:trPr>
          <w:trHeight w:hRule="exact" w:val="256"/>
        </w:trPr>
        <w:tc>
          <w:tcPr>
            <w:tcW w:w="3058" w:type="dxa"/>
            <w:vMerge/>
            <w:tcBorders>
              <w:left w:val="single" w:sz="8" w:space="0" w:color="000000"/>
              <w:right w:val="single" w:sz="8" w:space="0" w:color="000000"/>
            </w:tcBorders>
          </w:tcPr>
          <w:p w:rsidR="0020037C" w:rsidRDefault="0020037C"/>
        </w:tc>
        <w:tc>
          <w:tcPr>
            <w:tcW w:w="3063" w:type="dxa"/>
            <w:tcBorders>
              <w:top w:val="nil"/>
              <w:left w:val="single" w:sz="8" w:space="0" w:color="000000"/>
              <w:bottom w:val="nil"/>
              <w:right w:val="single" w:sz="8" w:space="0" w:color="000000"/>
            </w:tcBorders>
          </w:tcPr>
          <w:p w:rsidR="0020037C" w:rsidRDefault="004474D3">
            <w:pPr>
              <w:pStyle w:val="TableParagraph"/>
              <w:tabs>
                <w:tab w:val="left" w:pos="328"/>
              </w:tabs>
              <w:spacing w:line="216" w:lineRule="exact"/>
              <w:ind w:left="45"/>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w w:val="95"/>
                <w:sz w:val="14"/>
                <w:szCs w:val="14"/>
                <w:lang w:eastAsia="zh-CN"/>
              </w:rPr>
              <w:t xml:space="preserve">修改  </w:t>
            </w:r>
            <w:r>
              <w:rPr>
                <w:rFonts w:ascii="Microsoft JhengHei" w:eastAsia="Microsoft JhengHei" w:hAnsi="Microsoft JhengHei" w:cs="Microsoft JhengHei"/>
                <w:spacing w:val="20"/>
                <w:w w:val="95"/>
                <w:sz w:val="14"/>
                <w:szCs w:val="14"/>
                <w:lang w:eastAsia="zh-CN"/>
              </w:rPr>
              <w:t xml:space="preserve"> </w:t>
            </w:r>
            <w:r>
              <w:rPr>
                <w:rFonts w:ascii="Microsoft JhengHei" w:eastAsia="Microsoft JhengHei" w:hAnsi="Microsoft JhengHei" w:cs="Microsoft JhengHei"/>
                <w:w w:val="95"/>
                <w:sz w:val="14"/>
                <w:szCs w:val="14"/>
                <w:lang w:eastAsia="zh-CN"/>
              </w:rPr>
              <w:t>/etc/hosts，将服务器节点的主机名</w:t>
            </w:r>
          </w:p>
        </w:tc>
        <w:tc>
          <w:tcPr>
            <w:tcW w:w="3068" w:type="dxa"/>
            <w:vMerge/>
            <w:tcBorders>
              <w:left w:val="single" w:sz="8" w:space="0" w:color="000000"/>
              <w:right w:val="single" w:sz="8" w:space="0" w:color="000000"/>
            </w:tcBorders>
          </w:tcPr>
          <w:p w:rsidR="0020037C" w:rsidRDefault="0020037C">
            <w:pPr>
              <w:rPr>
                <w:lang w:eastAsia="zh-CN"/>
              </w:rPr>
            </w:pPr>
          </w:p>
        </w:tc>
      </w:tr>
      <w:tr w:rsidR="0020037C">
        <w:trPr>
          <w:trHeight w:hRule="exact" w:val="281"/>
        </w:trPr>
        <w:tc>
          <w:tcPr>
            <w:tcW w:w="3058" w:type="dxa"/>
            <w:vMerge/>
            <w:tcBorders>
              <w:left w:val="single" w:sz="8" w:space="0" w:color="000000"/>
              <w:right w:val="single" w:sz="8" w:space="0" w:color="000000"/>
            </w:tcBorders>
          </w:tcPr>
          <w:p w:rsidR="0020037C" w:rsidRDefault="0020037C">
            <w:pPr>
              <w:rPr>
                <w:lang w:eastAsia="zh-CN"/>
              </w:rPr>
            </w:pPr>
          </w:p>
        </w:tc>
        <w:tc>
          <w:tcPr>
            <w:tcW w:w="3063" w:type="dxa"/>
            <w:tcBorders>
              <w:top w:val="nil"/>
              <w:left w:val="single" w:sz="8" w:space="0" w:color="000000"/>
              <w:bottom w:val="nil"/>
              <w:right w:val="single" w:sz="8" w:space="0" w:color="000000"/>
            </w:tcBorders>
          </w:tcPr>
          <w:p w:rsidR="0020037C" w:rsidRDefault="004474D3">
            <w:pPr>
              <w:pStyle w:val="TableParagraph"/>
              <w:spacing w:line="196" w:lineRule="exact"/>
              <w:ind w:left="328"/>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与IP映射关系配置到该文件中</w:t>
            </w:r>
          </w:p>
        </w:tc>
        <w:tc>
          <w:tcPr>
            <w:tcW w:w="3068" w:type="dxa"/>
            <w:vMerge/>
            <w:tcBorders>
              <w:left w:val="single" w:sz="8" w:space="0" w:color="000000"/>
              <w:right w:val="single" w:sz="8" w:space="0" w:color="000000"/>
            </w:tcBorders>
          </w:tcPr>
          <w:p w:rsidR="0020037C" w:rsidRDefault="0020037C">
            <w:pPr>
              <w:rPr>
                <w:lang w:eastAsia="zh-CN"/>
              </w:rPr>
            </w:pPr>
          </w:p>
        </w:tc>
      </w:tr>
      <w:tr w:rsidR="0020037C">
        <w:trPr>
          <w:trHeight w:hRule="exact" w:val="324"/>
        </w:trPr>
        <w:tc>
          <w:tcPr>
            <w:tcW w:w="3058" w:type="dxa"/>
            <w:vMerge/>
            <w:tcBorders>
              <w:left w:val="single" w:sz="8" w:space="0" w:color="000000"/>
              <w:right w:val="single" w:sz="8" w:space="0" w:color="000000"/>
            </w:tcBorders>
          </w:tcPr>
          <w:p w:rsidR="0020037C" w:rsidRDefault="0020037C">
            <w:pPr>
              <w:rPr>
                <w:lang w:eastAsia="zh-CN"/>
              </w:rPr>
            </w:pPr>
          </w:p>
        </w:tc>
        <w:tc>
          <w:tcPr>
            <w:tcW w:w="3063" w:type="dxa"/>
            <w:tcBorders>
              <w:top w:val="nil"/>
              <w:left w:val="single" w:sz="8" w:space="0" w:color="000000"/>
              <w:bottom w:val="nil"/>
              <w:right w:val="single" w:sz="8" w:space="0" w:color="000000"/>
            </w:tcBorders>
          </w:tcPr>
          <w:p w:rsidR="0020037C" w:rsidRDefault="004474D3">
            <w:pPr>
              <w:pStyle w:val="TableParagraph"/>
              <w:spacing w:line="239" w:lineRule="exact"/>
              <w:ind w:left="3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192.168.20.200 </w:t>
            </w:r>
            <w:r>
              <w:rPr>
                <w:rFonts w:ascii="Microsoft JhengHei" w:eastAsia="Microsoft JhengHei" w:hAnsi="Microsoft JhengHei" w:cs="Microsoft JhengHei"/>
                <w:spacing w:val="23"/>
                <w:w w:val="95"/>
                <w:sz w:val="14"/>
                <w:szCs w:val="14"/>
              </w:rPr>
              <w:t xml:space="preserve"> </w:t>
            </w:r>
            <w:r>
              <w:rPr>
                <w:rFonts w:ascii="Microsoft JhengHei" w:eastAsia="Microsoft JhengHei" w:hAnsi="Microsoft JhengHei" w:cs="Microsoft JhengHei"/>
                <w:w w:val="95"/>
                <w:sz w:val="14"/>
                <w:szCs w:val="14"/>
              </w:rPr>
              <w:t>sdbserver1</w:t>
            </w:r>
          </w:p>
        </w:tc>
        <w:tc>
          <w:tcPr>
            <w:tcW w:w="3068" w:type="dxa"/>
            <w:vMerge/>
            <w:tcBorders>
              <w:left w:val="single" w:sz="8" w:space="0" w:color="000000"/>
              <w:right w:val="single" w:sz="8" w:space="0" w:color="000000"/>
            </w:tcBorders>
          </w:tcPr>
          <w:p w:rsidR="0020037C" w:rsidRDefault="0020037C"/>
        </w:tc>
      </w:tr>
      <w:tr w:rsidR="0020037C">
        <w:trPr>
          <w:trHeight w:hRule="exact" w:val="324"/>
        </w:trPr>
        <w:tc>
          <w:tcPr>
            <w:tcW w:w="3058" w:type="dxa"/>
            <w:vMerge/>
            <w:tcBorders>
              <w:left w:val="single" w:sz="8" w:space="0" w:color="000000"/>
              <w:right w:val="single" w:sz="8" w:space="0" w:color="000000"/>
            </w:tcBorders>
          </w:tcPr>
          <w:p w:rsidR="0020037C" w:rsidRDefault="0020037C"/>
        </w:tc>
        <w:tc>
          <w:tcPr>
            <w:tcW w:w="3063" w:type="dxa"/>
            <w:tcBorders>
              <w:top w:val="nil"/>
              <w:left w:val="single" w:sz="8" w:space="0" w:color="000000"/>
              <w:bottom w:val="nil"/>
              <w:right w:val="single" w:sz="8" w:space="0" w:color="000000"/>
            </w:tcBorders>
          </w:tcPr>
          <w:p w:rsidR="0020037C" w:rsidRDefault="004474D3">
            <w:pPr>
              <w:pStyle w:val="TableParagraph"/>
              <w:spacing w:line="239" w:lineRule="exact"/>
              <w:ind w:left="3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192.168.20.201 </w:t>
            </w:r>
            <w:r>
              <w:rPr>
                <w:rFonts w:ascii="Microsoft JhengHei" w:eastAsia="Microsoft JhengHei" w:hAnsi="Microsoft JhengHei" w:cs="Microsoft JhengHei"/>
                <w:spacing w:val="23"/>
                <w:w w:val="95"/>
                <w:sz w:val="14"/>
                <w:szCs w:val="14"/>
              </w:rPr>
              <w:t xml:space="preserve"> </w:t>
            </w:r>
            <w:r>
              <w:rPr>
                <w:rFonts w:ascii="Microsoft JhengHei" w:eastAsia="Microsoft JhengHei" w:hAnsi="Microsoft JhengHei" w:cs="Microsoft JhengHei"/>
                <w:w w:val="95"/>
                <w:sz w:val="14"/>
                <w:szCs w:val="14"/>
              </w:rPr>
              <w:t>sdbserver2</w:t>
            </w:r>
          </w:p>
        </w:tc>
        <w:tc>
          <w:tcPr>
            <w:tcW w:w="3068" w:type="dxa"/>
            <w:vMerge/>
            <w:tcBorders>
              <w:left w:val="single" w:sz="8" w:space="0" w:color="000000"/>
              <w:right w:val="single" w:sz="8" w:space="0" w:color="000000"/>
            </w:tcBorders>
          </w:tcPr>
          <w:p w:rsidR="0020037C" w:rsidRDefault="0020037C"/>
        </w:tc>
      </w:tr>
      <w:tr w:rsidR="0020037C">
        <w:trPr>
          <w:trHeight w:hRule="exact" w:val="297"/>
        </w:trPr>
        <w:tc>
          <w:tcPr>
            <w:tcW w:w="3058" w:type="dxa"/>
            <w:vMerge/>
            <w:tcBorders>
              <w:left w:val="single" w:sz="8" w:space="0" w:color="000000"/>
              <w:right w:val="single" w:sz="8" w:space="0" w:color="000000"/>
            </w:tcBorders>
          </w:tcPr>
          <w:p w:rsidR="0020037C" w:rsidRDefault="0020037C"/>
        </w:tc>
        <w:tc>
          <w:tcPr>
            <w:tcW w:w="3063" w:type="dxa"/>
            <w:tcBorders>
              <w:top w:val="nil"/>
              <w:left w:val="single" w:sz="8" w:space="0" w:color="000000"/>
              <w:bottom w:val="nil"/>
              <w:right w:val="single" w:sz="8" w:space="0" w:color="000000"/>
            </w:tcBorders>
          </w:tcPr>
          <w:p w:rsidR="0020037C" w:rsidRDefault="004474D3">
            <w:pPr>
              <w:pStyle w:val="TableParagraph"/>
              <w:spacing w:line="239" w:lineRule="exact"/>
              <w:ind w:left="3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192.168.20.202 </w:t>
            </w:r>
            <w:r>
              <w:rPr>
                <w:rFonts w:ascii="Microsoft JhengHei" w:eastAsia="Microsoft JhengHei" w:hAnsi="Microsoft JhengHei" w:cs="Microsoft JhengHei"/>
                <w:spacing w:val="23"/>
                <w:w w:val="95"/>
                <w:sz w:val="14"/>
                <w:szCs w:val="14"/>
              </w:rPr>
              <w:t xml:space="preserve"> </w:t>
            </w:r>
            <w:r>
              <w:rPr>
                <w:rFonts w:ascii="Microsoft JhengHei" w:eastAsia="Microsoft JhengHei" w:hAnsi="Microsoft JhengHei" w:cs="Microsoft JhengHei"/>
                <w:w w:val="95"/>
                <w:sz w:val="14"/>
                <w:szCs w:val="14"/>
              </w:rPr>
              <w:t>sdbserver3</w:t>
            </w:r>
          </w:p>
        </w:tc>
        <w:tc>
          <w:tcPr>
            <w:tcW w:w="3068" w:type="dxa"/>
            <w:vMerge/>
            <w:tcBorders>
              <w:left w:val="single" w:sz="8" w:space="0" w:color="000000"/>
              <w:right w:val="single" w:sz="8" w:space="0" w:color="000000"/>
            </w:tcBorders>
          </w:tcPr>
          <w:p w:rsidR="0020037C" w:rsidRDefault="0020037C"/>
        </w:tc>
      </w:tr>
      <w:tr w:rsidR="0020037C">
        <w:trPr>
          <w:trHeight w:hRule="exact" w:val="686"/>
        </w:trPr>
        <w:tc>
          <w:tcPr>
            <w:tcW w:w="3058" w:type="dxa"/>
            <w:vMerge/>
            <w:tcBorders>
              <w:left w:val="single" w:sz="8" w:space="0" w:color="000000"/>
              <w:bottom w:val="single" w:sz="8" w:space="0" w:color="000000"/>
              <w:right w:val="single" w:sz="8" w:space="0" w:color="000000"/>
            </w:tcBorders>
          </w:tcPr>
          <w:p w:rsidR="0020037C" w:rsidRDefault="0020037C"/>
        </w:tc>
        <w:tc>
          <w:tcPr>
            <w:tcW w:w="3063" w:type="dxa"/>
            <w:tcBorders>
              <w:top w:val="nil"/>
              <w:left w:val="nil"/>
              <w:bottom w:val="single" w:sz="8" w:space="0" w:color="000000"/>
              <w:right w:val="nil"/>
            </w:tcBorders>
          </w:tcPr>
          <w:p w:rsidR="0020037C" w:rsidRDefault="004474D3">
            <w:pPr>
              <w:pStyle w:val="TableParagraph"/>
              <w:tabs>
                <w:tab w:val="left" w:pos="338"/>
              </w:tabs>
              <w:spacing w:line="216" w:lineRule="exact"/>
              <w:ind w:left="55"/>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保存退出</w:t>
            </w:r>
          </w:p>
        </w:tc>
        <w:tc>
          <w:tcPr>
            <w:tcW w:w="3068" w:type="dxa"/>
            <w:vMerge/>
            <w:tcBorders>
              <w:left w:val="single" w:sz="8" w:space="0" w:color="000000"/>
              <w:bottom w:val="single" w:sz="8" w:space="0" w:color="000000"/>
              <w:right w:val="single" w:sz="8" w:space="0" w:color="000000"/>
            </w:tcBorders>
          </w:tcPr>
          <w:p w:rsidR="0020037C" w:rsidRDefault="0020037C"/>
        </w:tc>
      </w:tr>
    </w:tbl>
    <w:p w:rsidR="0020037C" w:rsidRDefault="00B0609F">
      <w:pPr>
        <w:pStyle w:val="BodyText"/>
        <w:spacing w:before="9"/>
        <w:ind w:left="753"/>
        <w:rPr>
          <w:lang w:eastAsia="zh-CN"/>
        </w:rPr>
      </w:pPr>
      <w:r>
        <w:pict>
          <v:shape id="_x0000_s3341" type="#_x0000_t75" style="position:absolute;left:0;text-align:left;margin-left:81.7pt;margin-top:7.5pt;width:24pt;height:24pt;z-index:-251954688;mso-position-horizontal-relative:page;mso-position-vertical-relative:text">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每台作为数据库服务器的机器都需要配置</w:t>
      </w:r>
    </w:p>
    <w:p w:rsidR="0020037C" w:rsidRDefault="0020037C">
      <w:pPr>
        <w:spacing w:before="8" w:line="150" w:lineRule="exact"/>
        <w:rPr>
          <w:sz w:val="15"/>
          <w:szCs w:val="15"/>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4474D3">
      <w:pPr>
        <w:pStyle w:val="BodyText"/>
        <w:spacing w:line="310" w:lineRule="exact"/>
        <w:ind w:left="113"/>
      </w:pPr>
      <w:r>
        <w:t>Linux推荐配置</w:t>
      </w:r>
    </w:p>
    <w:p w:rsidR="0020037C" w:rsidRDefault="004474D3">
      <w:pPr>
        <w:pStyle w:val="BodyText"/>
        <w:numPr>
          <w:ilvl w:val="0"/>
          <w:numId w:val="26"/>
        </w:numPr>
        <w:tabs>
          <w:tab w:val="left" w:pos="397"/>
        </w:tabs>
        <w:spacing w:before="31" w:line="252" w:lineRule="auto"/>
        <w:ind w:left="397" w:right="5856"/>
      </w:pPr>
      <w:r>
        <w:rPr>
          <w:position w:val="1"/>
        </w:rPr>
        <w:t>调整ulimit</w:t>
      </w:r>
      <w:r>
        <w:rPr>
          <w:w w:val="96"/>
          <w:position w:val="1"/>
        </w:rPr>
        <w:t xml:space="preserve"> </w:t>
      </w:r>
      <w:r>
        <w:rPr>
          <w:w w:val="95"/>
        </w:rPr>
        <w:t xml:space="preserve">在配置文件/etc/security/limits.conf </w:t>
      </w:r>
      <w:r>
        <w:rPr>
          <w:spacing w:val="37"/>
          <w:w w:val="95"/>
        </w:rPr>
        <w:t xml:space="preserve"> </w:t>
      </w:r>
      <w:r>
        <w:rPr>
          <w:w w:val="95"/>
        </w:rPr>
        <w:t>中设置</w:t>
      </w:r>
    </w:p>
    <w:p w:rsidR="0020037C" w:rsidRDefault="0020037C">
      <w:pPr>
        <w:spacing w:before="3" w:line="80" w:lineRule="exact"/>
        <w:rPr>
          <w:sz w:val="8"/>
          <w:szCs w:val="8"/>
        </w:rPr>
      </w:pPr>
    </w:p>
    <w:tbl>
      <w:tblPr>
        <w:tblW w:w="0" w:type="auto"/>
        <w:tblInd w:w="357" w:type="dxa"/>
        <w:tblLayout w:type="fixed"/>
        <w:tblCellMar>
          <w:left w:w="0" w:type="dxa"/>
          <w:right w:w="0" w:type="dxa"/>
        </w:tblCellMar>
        <w:tblLook w:val="01E0"/>
      </w:tblPr>
      <w:tblGrid>
        <w:gridCol w:w="1240"/>
        <w:gridCol w:w="1100"/>
        <w:gridCol w:w="1050"/>
        <w:gridCol w:w="5839"/>
      </w:tblGrid>
      <w:tr w:rsidR="0020037C">
        <w:trPr>
          <w:trHeight w:hRule="exact" w:val="212"/>
        </w:trPr>
        <w:tc>
          <w:tcPr>
            <w:tcW w:w="1240" w:type="dxa"/>
            <w:tcBorders>
              <w:top w:val="nil"/>
              <w:left w:val="nil"/>
              <w:bottom w:val="nil"/>
              <w:right w:val="nil"/>
            </w:tcBorders>
            <w:shd w:val="clear" w:color="auto" w:fill="EFEFEF"/>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#&lt;domain&gt;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&lt;type&gt;</w:t>
            </w:r>
          </w:p>
        </w:tc>
        <w:tc>
          <w:tcPr>
            <w:tcW w:w="1050" w:type="dxa"/>
            <w:tcBorders>
              <w:top w:val="nil"/>
              <w:left w:val="nil"/>
              <w:bottom w:val="nil"/>
              <w:right w:val="nil"/>
            </w:tcBorders>
            <w:shd w:val="clear" w:color="auto" w:fill="EFEFEF"/>
          </w:tcPr>
          <w:p w:rsidR="0020037C" w:rsidRDefault="004474D3">
            <w:pPr>
              <w:pStyle w:val="TableParagraph"/>
              <w:spacing w:line="206" w:lineRule="exact"/>
              <w:ind w:left="200"/>
              <w:rPr>
                <w:rFonts w:ascii="仿宋" w:eastAsia="仿宋" w:hAnsi="仿宋" w:cs="仿宋"/>
                <w:sz w:val="20"/>
                <w:szCs w:val="20"/>
              </w:rPr>
            </w:pPr>
            <w:r>
              <w:rPr>
                <w:rFonts w:ascii="仿宋" w:eastAsia="仿宋" w:hAnsi="仿宋" w:cs="仿宋"/>
                <w:sz w:val="20"/>
                <w:szCs w:val="20"/>
              </w:rPr>
              <w:t>&lt;item&gt;</w:t>
            </w:r>
          </w:p>
        </w:tc>
        <w:tc>
          <w:tcPr>
            <w:tcW w:w="5839" w:type="dxa"/>
            <w:tcBorders>
              <w:top w:val="nil"/>
              <w:left w:val="nil"/>
              <w:bottom w:val="nil"/>
              <w:right w:val="nil"/>
            </w:tcBorders>
            <w:shd w:val="clear" w:color="auto" w:fill="EFEFEF"/>
          </w:tcPr>
          <w:p w:rsidR="0020037C" w:rsidRDefault="004474D3">
            <w:pPr>
              <w:pStyle w:val="TableParagraph"/>
              <w:spacing w:line="206" w:lineRule="exact"/>
              <w:ind w:left="250"/>
              <w:rPr>
                <w:rFonts w:ascii="仿宋" w:eastAsia="仿宋" w:hAnsi="仿宋" w:cs="仿宋"/>
                <w:sz w:val="20"/>
                <w:szCs w:val="20"/>
              </w:rPr>
            </w:pPr>
            <w:r>
              <w:rPr>
                <w:rFonts w:ascii="仿宋" w:eastAsia="仿宋" w:hAnsi="仿宋" w:cs="仿宋"/>
                <w:sz w:val="20"/>
                <w:szCs w:val="20"/>
              </w:rPr>
              <w:t>&lt;value&gt;</w:t>
            </w:r>
          </w:p>
        </w:tc>
      </w:tr>
      <w:tr w:rsidR="0020037C">
        <w:trPr>
          <w:trHeight w:hRule="exact" w:val="212"/>
        </w:trPr>
        <w:tc>
          <w:tcPr>
            <w:tcW w:w="1240" w:type="dxa"/>
            <w:tcBorders>
              <w:top w:val="nil"/>
              <w:left w:val="nil"/>
              <w:bottom w:val="nil"/>
              <w:right w:val="nil"/>
            </w:tcBorders>
            <w:shd w:val="clear" w:color="auto" w:fill="EFEFEF"/>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core</w:t>
            </w:r>
          </w:p>
        </w:tc>
        <w:tc>
          <w:tcPr>
            <w:tcW w:w="5839" w:type="dxa"/>
            <w:tcBorders>
              <w:top w:val="nil"/>
              <w:left w:val="nil"/>
              <w:bottom w:val="nil"/>
              <w:right w:val="nil"/>
            </w:tcBorders>
            <w:shd w:val="clear" w:color="auto" w:fill="EFEFEF"/>
          </w:tcPr>
          <w:p w:rsidR="0020037C" w:rsidRDefault="004474D3">
            <w:pPr>
              <w:pStyle w:val="TableParagraph"/>
              <w:spacing w:line="206" w:lineRule="exact"/>
              <w:ind w:left="350"/>
              <w:rPr>
                <w:rFonts w:ascii="仿宋" w:eastAsia="仿宋" w:hAnsi="仿宋" w:cs="仿宋"/>
                <w:sz w:val="20"/>
                <w:szCs w:val="20"/>
              </w:rPr>
            </w:pPr>
            <w:r>
              <w:rPr>
                <w:rFonts w:ascii="仿宋" w:eastAsia="仿宋" w:hAnsi="仿宋" w:cs="仿宋"/>
                <w:sz w:val="20"/>
                <w:szCs w:val="20"/>
              </w:rPr>
              <w:t>0</w:t>
            </w:r>
          </w:p>
        </w:tc>
      </w:tr>
      <w:tr w:rsidR="0020037C">
        <w:trPr>
          <w:trHeight w:hRule="exact" w:val="212"/>
        </w:trPr>
        <w:tc>
          <w:tcPr>
            <w:tcW w:w="1240" w:type="dxa"/>
            <w:tcBorders>
              <w:top w:val="nil"/>
              <w:left w:val="nil"/>
              <w:bottom w:val="nil"/>
              <w:right w:val="nil"/>
            </w:tcBorders>
            <w:shd w:val="clear" w:color="auto" w:fill="EFEFEF"/>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data</w:t>
            </w:r>
          </w:p>
        </w:tc>
        <w:tc>
          <w:tcPr>
            <w:tcW w:w="5839" w:type="dxa"/>
            <w:tcBorders>
              <w:top w:val="nil"/>
              <w:left w:val="nil"/>
              <w:bottom w:val="nil"/>
              <w:right w:val="nil"/>
            </w:tcBorders>
            <w:shd w:val="clear" w:color="auto" w:fill="EFEFEF"/>
          </w:tcPr>
          <w:p w:rsidR="0020037C" w:rsidRDefault="004474D3">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r w:rsidR="0020037C">
        <w:trPr>
          <w:trHeight w:hRule="exact" w:val="212"/>
        </w:trPr>
        <w:tc>
          <w:tcPr>
            <w:tcW w:w="1240" w:type="dxa"/>
            <w:tcBorders>
              <w:top w:val="nil"/>
              <w:left w:val="nil"/>
              <w:bottom w:val="nil"/>
              <w:right w:val="nil"/>
            </w:tcBorders>
            <w:shd w:val="clear" w:color="auto" w:fill="EFEFEF"/>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fsize</w:t>
            </w:r>
          </w:p>
        </w:tc>
        <w:tc>
          <w:tcPr>
            <w:tcW w:w="5839" w:type="dxa"/>
            <w:tcBorders>
              <w:top w:val="nil"/>
              <w:left w:val="nil"/>
              <w:bottom w:val="nil"/>
              <w:right w:val="nil"/>
            </w:tcBorders>
            <w:shd w:val="clear" w:color="auto" w:fill="EFEFEF"/>
          </w:tcPr>
          <w:p w:rsidR="0020037C" w:rsidRDefault="004474D3">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r w:rsidR="0020037C">
        <w:trPr>
          <w:trHeight w:hRule="exact" w:val="212"/>
        </w:trPr>
        <w:tc>
          <w:tcPr>
            <w:tcW w:w="1240" w:type="dxa"/>
            <w:tcBorders>
              <w:top w:val="nil"/>
              <w:left w:val="nil"/>
              <w:bottom w:val="nil"/>
              <w:right w:val="nil"/>
            </w:tcBorders>
            <w:shd w:val="clear" w:color="auto" w:fill="EFEFEF"/>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rss</w:t>
            </w:r>
          </w:p>
        </w:tc>
        <w:tc>
          <w:tcPr>
            <w:tcW w:w="5839" w:type="dxa"/>
            <w:tcBorders>
              <w:top w:val="nil"/>
              <w:left w:val="nil"/>
              <w:bottom w:val="nil"/>
              <w:right w:val="nil"/>
            </w:tcBorders>
            <w:shd w:val="clear" w:color="auto" w:fill="EFEFEF"/>
          </w:tcPr>
          <w:p w:rsidR="0020037C" w:rsidRDefault="004474D3">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r w:rsidR="0020037C">
        <w:trPr>
          <w:trHeight w:hRule="exact" w:val="212"/>
        </w:trPr>
        <w:tc>
          <w:tcPr>
            <w:tcW w:w="1240" w:type="dxa"/>
            <w:tcBorders>
              <w:top w:val="nil"/>
              <w:left w:val="nil"/>
              <w:bottom w:val="nil"/>
              <w:right w:val="nil"/>
            </w:tcBorders>
            <w:shd w:val="clear" w:color="auto" w:fill="EFEFEF"/>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5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as</w:t>
            </w:r>
          </w:p>
        </w:tc>
        <w:tc>
          <w:tcPr>
            <w:tcW w:w="5839" w:type="dxa"/>
            <w:tcBorders>
              <w:top w:val="nil"/>
              <w:left w:val="nil"/>
              <w:bottom w:val="nil"/>
              <w:right w:val="nil"/>
            </w:tcBorders>
            <w:shd w:val="clear" w:color="auto" w:fill="EFEFEF"/>
          </w:tcPr>
          <w:p w:rsidR="0020037C" w:rsidRDefault="004474D3">
            <w:pPr>
              <w:pStyle w:val="TableParagraph"/>
              <w:spacing w:line="206" w:lineRule="exact"/>
              <w:ind w:left="350"/>
              <w:rPr>
                <w:rFonts w:ascii="仿宋" w:eastAsia="仿宋" w:hAnsi="仿宋" w:cs="仿宋"/>
                <w:sz w:val="20"/>
                <w:szCs w:val="20"/>
              </w:rPr>
            </w:pPr>
            <w:r>
              <w:rPr>
                <w:rFonts w:ascii="仿宋" w:eastAsia="仿宋" w:hAnsi="仿宋" w:cs="仿宋"/>
                <w:sz w:val="20"/>
                <w:szCs w:val="20"/>
              </w:rPr>
              <w:t>unlimited</w:t>
            </w:r>
          </w:p>
        </w:tc>
      </w:tr>
    </w:tbl>
    <w:p w:rsidR="00602118" w:rsidRDefault="004474D3">
      <w:pPr>
        <w:pStyle w:val="BodyText"/>
        <w:spacing w:before="39" w:line="251" w:lineRule="auto"/>
        <w:ind w:left="397" w:right="2747"/>
        <w:rPr>
          <w:rFonts w:eastAsiaTheme="minorEastAsia"/>
          <w:lang w:eastAsia="zh-CN"/>
        </w:rPr>
      </w:pPr>
      <w:r>
        <w:rPr>
          <w:lang w:eastAsia="zh-CN"/>
        </w:rPr>
        <w:t>参数说明：</w:t>
      </w:r>
    </w:p>
    <w:p w:rsidR="00602118" w:rsidRDefault="004474D3">
      <w:pPr>
        <w:pStyle w:val="BodyText"/>
        <w:spacing w:before="39" w:line="251" w:lineRule="auto"/>
        <w:ind w:left="397" w:right="2747"/>
        <w:rPr>
          <w:rFonts w:eastAsiaTheme="minorEastAsia"/>
          <w:lang w:eastAsia="zh-CN"/>
        </w:rPr>
      </w:pPr>
      <w:r>
        <w:rPr>
          <w:lang w:eastAsia="zh-CN"/>
        </w:rPr>
        <w:t xml:space="preserve"> </w:t>
      </w:r>
      <w:r>
        <w:rPr>
          <w:w w:val="95"/>
          <w:lang w:eastAsia="zh-CN"/>
        </w:rPr>
        <w:t>core：数据库出现故障时产生core文件用于故障诊断，生产系统建议关闭；</w:t>
      </w:r>
      <w:r>
        <w:rPr>
          <w:lang w:eastAsia="zh-CN"/>
        </w:rPr>
        <w:t xml:space="preserve"> data：数据库进程所允许分配的数据内存大小；</w:t>
      </w:r>
    </w:p>
    <w:p w:rsidR="00602118" w:rsidRDefault="004474D3">
      <w:pPr>
        <w:pStyle w:val="BodyText"/>
        <w:spacing w:before="39" w:line="251" w:lineRule="auto"/>
        <w:ind w:left="397" w:right="2747"/>
        <w:rPr>
          <w:rFonts w:eastAsiaTheme="minorEastAsia"/>
          <w:lang w:eastAsia="zh-CN"/>
        </w:rPr>
      </w:pPr>
      <w:r>
        <w:rPr>
          <w:lang w:eastAsia="zh-CN"/>
        </w:rPr>
        <w:t xml:space="preserve"> fsize：数据库进程所允许寻址的文件大小；</w:t>
      </w:r>
    </w:p>
    <w:p w:rsidR="00602118" w:rsidRDefault="004474D3">
      <w:pPr>
        <w:pStyle w:val="BodyText"/>
        <w:spacing w:before="39" w:line="251" w:lineRule="auto"/>
        <w:ind w:left="397" w:right="2747"/>
        <w:rPr>
          <w:rFonts w:eastAsiaTheme="minorEastAsia"/>
          <w:lang w:eastAsia="zh-CN"/>
        </w:rPr>
      </w:pPr>
      <w:r>
        <w:rPr>
          <w:lang w:eastAsia="zh-CN"/>
        </w:rPr>
        <w:t xml:space="preserve"> </w:t>
      </w:r>
      <w:r>
        <w:rPr>
          <w:w w:val="95"/>
          <w:lang w:eastAsia="zh-CN"/>
        </w:rPr>
        <w:t xml:space="preserve">rss：数据库进程所允许的最大resident   </w:t>
      </w:r>
      <w:r>
        <w:rPr>
          <w:spacing w:val="37"/>
          <w:w w:val="95"/>
          <w:lang w:eastAsia="zh-CN"/>
        </w:rPr>
        <w:t xml:space="preserve"> </w:t>
      </w:r>
      <w:r>
        <w:rPr>
          <w:w w:val="95"/>
          <w:lang w:eastAsia="zh-CN"/>
        </w:rPr>
        <w:t>set大小；</w:t>
      </w:r>
      <w:r>
        <w:rPr>
          <w:lang w:eastAsia="zh-CN"/>
        </w:rPr>
        <w:t xml:space="preserve"> </w:t>
      </w:r>
    </w:p>
    <w:p w:rsidR="0020037C" w:rsidRDefault="004474D3">
      <w:pPr>
        <w:pStyle w:val="BodyText"/>
        <w:spacing w:before="39" w:line="251" w:lineRule="auto"/>
        <w:ind w:left="397" w:right="2747"/>
        <w:rPr>
          <w:rFonts w:eastAsiaTheme="minorEastAsia"/>
          <w:lang w:eastAsia="zh-CN"/>
        </w:rPr>
      </w:pPr>
      <w:r>
        <w:rPr>
          <w:lang w:eastAsia="zh-CN"/>
        </w:rPr>
        <w:t>as：数据库进程所允许最大虚拟内存寻址空间限制；</w:t>
      </w:r>
    </w:p>
    <w:p w:rsidR="00602118" w:rsidRDefault="00602118">
      <w:pPr>
        <w:pStyle w:val="BodyText"/>
        <w:spacing w:before="39" w:line="251" w:lineRule="auto"/>
        <w:ind w:left="397" w:right="2747"/>
        <w:rPr>
          <w:rFonts w:eastAsiaTheme="minorEastAsia"/>
          <w:lang w:eastAsia="zh-CN"/>
        </w:rPr>
      </w:pPr>
    </w:p>
    <w:p w:rsidR="00602118" w:rsidRDefault="00602118">
      <w:pPr>
        <w:pStyle w:val="BodyText"/>
        <w:spacing w:before="39" w:line="251" w:lineRule="auto"/>
        <w:ind w:left="397" w:right="2747"/>
        <w:rPr>
          <w:rFonts w:eastAsiaTheme="minorEastAsia"/>
          <w:lang w:eastAsia="zh-CN"/>
        </w:rPr>
      </w:pPr>
      <w:r w:rsidRPr="00602118">
        <w:rPr>
          <w:w w:val="95"/>
        </w:rPr>
        <w:t>/etc/security/limits.d/90-nproc.conf</w:t>
      </w:r>
      <w:r>
        <w:rPr>
          <w:w w:val="95"/>
        </w:rPr>
        <w:t xml:space="preserve"> </w:t>
      </w:r>
      <w:r>
        <w:rPr>
          <w:spacing w:val="37"/>
          <w:w w:val="95"/>
        </w:rPr>
        <w:t xml:space="preserve"> </w:t>
      </w:r>
      <w:r>
        <w:rPr>
          <w:w w:val="95"/>
        </w:rPr>
        <w:t>中设置</w:t>
      </w:r>
    </w:p>
    <w:tbl>
      <w:tblPr>
        <w:tblW w:w="0" w:type="auto"/>
        <w:tblInd w:w="357" w:type="dxa"/>
        <w:tblLayout w:type="fixed"/>
        <w:tblCellMar>
          <w:left w:w="0" w:type="dxa"/>
          <w:right w:w="0" w:type="dxa"/>
        </w:tblCellMar>
        <w:tblLook w:val="01E0"/>
      </w:tblPr>
      <w:tblGrid>
        <w:gridCol w:w="1240"/>
        <w:gridCol w:w="1100"/>
        <w:gridCol w:w="1050"/>
        <w:gridCol w:w="5839"/>
      </w:tblGrid>
      <w:tr w:rsidR="00602118" w:rsidTr="00072619">
        <w:trPr>
          <w:trHeight w:hRule="exact" w:val="212"/>
        </w:trPr>
        <w:tc>
          <w:tcPr>
            <w:tcW w:w="1240" w:type="dxa"/>
            <w:tcBorders>
              <w:top w:val="nil"/>
              <w:left w:val="nil"/>
              <w:bottom w:val="nil"/>
              <w:right w:val="nil"/>
            </w:tcBorders>
            <w:shd w:val="clear" w:color="auto" w:fill="EFEFEF"/>
          </w:tcPr>
          <w:p w:rsidR="00602118" w:rsidRDefault="00602118" w:rsidP="00072619">
            <w:pPr>
              <w:pStyle w:val="TableParagraph"/>
              <w:spacing w:line="206" w:lineRule="exact"/>
              <w:ind w:left="40"/>
              <w:rPr>
                <w:rFonts w:ascii="仿宋" w:eastAsia="仿宋" w:hAnsi="仿宋" w:cs="仿宋"/>
                <w:sz w:val="20"/>
                <w:szCs w:val="20"/>
              </w:rPr>
            </w:pPr>
            <w:r>
              <w:rPr>
                <w:rFonts w:ascii="仿宋" w:eastAsia="仿宋" w:hAnsi="仿宋" w:cs="仿宋"/>
                <w:sz w:val="20"/>
                <w:szCs w:val="20"/>
              </w:rPr>
              <w:t>#&lt;domain&gt;</w:t>
            </w:r>
          </w:p>
        </w:tc>
        <w:tc>
          <w:tcPr>
            <w:tcW w:w="1100" w:type="dxa"/>
            <w:tcBorders>
              <w:top w:val="nil"/>
              <w:left w:val="nil"/>
              <w:bottom w:val="nil"/>
              <w:right w:val="nil"/>
            </w:tcBorders>
            <w:shd w:val="clear" w:color="auto" w:fill="EFEFEF"/>
          </w:tcPr>
          <w:p w:rsidR="00602118" w:rsidRDefault="00602118" w:rsidP="00072619">
            <w:pPr>
              <w:pStyle w:val="TableParagraph"/>
              <w:spacing w:line="206" w:lineRule="exact"/>
              <w:ind w:left="300"/>
              <w:rPr>
                <w:rFonts w:ascii="仿宋" w:eastAsia="仿宋" w:hAnsi="仿宋" w:cs="仿宋"/>
                <w:sz w:val="20"/>
                <w:szCs w:val="20"/>
              </w:rPr>
            </w:pPr>
            <w:r>
              <w:rPr>
                <w:rFonts w:ascii="仿宋" w:eastAsia="仿宋" w:hAnsi="仿宋" w:cs="仿宋"/>
                <w:sz w:val="20"/>
                <w:szCs w:val="20"/>
              </w:rPr>
              <w:t>&lt;type&gt;</w:t>
            </w:r>
          </w:p>
        </w:tc>
        <w:tc>
          <w:tcPr>
            <w:tcW w:w="1050" w:type="dxa"/>
            <w:tcBorders>
              <w:top w:val="nil"/>
              <w:left w:val="nil"/>
              <w:bottom w:val="nil"/>
              <w:right w:val="nil"/>
            </w:tcBorders>
            <w:shd w:val="clear" w:color="auto" w:fill="EFEFEF"/>
          </w:tcPr>
          <w:p w:rsidR="00602118" w:rsidRDefault="00602118" w:rsidP="00072619">
            <w:pPr>
              <w:pStyle w:val="TableParagraph"/>
              <w:spacing w:line="206" w:lineRule="exact"/>
              <w:ind w:left="200"/>
              <w:rPr>
                <w:rFonts w:ascii="仿宋" w:eastAsia="仿宋" w:hAnsi="仿宋" w:cs="仿宋"/>
                <w:sz w:val="20"/>
                <w:szCs w:val="20"/>
              </w:rPr>
            </w:pPr>
            <w:r>
              <w:rPr>
                <w:rFonts w:ascii="仿宋" w:eastAsia="仿宋" w:hAnsi="仿宋" w:cs="仿宋"/>
                <w:sz w:val="20"/>
                <w:szCs w:val="20"/>
              </w:rPr>
              <w:t>&lt;item&gt;</w:t>
            </w:r>
          </w:p>
        </w:tc>
        <w:tc>
          <w:tcPr>
            <w:tcW w:w="5839" w:type="dxa"/>
            <w:tcBorders>
              <w:top w:val="nil"/>
              <w:left w:val="nil"/>
              <w:bottom w:val="nil"/>
              <w:right w:val="nil"/>
            </w:tcBorders>
            <w:shd w:val="clear" w:color="auto" w:fill="EFEFEF"/>
          </w:tcPr>
          <w:p w:rsidR="00602118" w:rsidRDefault="00602118" w:rsidP="00072619">
            <w:pPr>
              <w:pStyle w:val="TableParagraph"/>
              <w:spacing w:line="206" w:lineRule="exact"/>
              <w:ind w:left="250"/>
              <w:rPr>
                <w:rFonts w:ascii="仿宋" w:eastAsia="仿宋" w:hAnsi="仿宋" w:cs="仿宋"/>
                <w:sz w:val="20"/>
                <w:szCs w:val="20"/>
              </w:rPr>
            </w:pPr>
            <w:r>
              <w:rPr>
                <w:rFonts w:ascii="仿宋" w:eastAsia="仿宋" w:hAnsi="仿宋" w:cs="仿宋"/>
                <w:sz w:val="20"/>
                <w:szCs w:val="20"/>
              </w:rPr>
              <w:t>&lt;value&gt;</w:t>
            </w:r>
          </w:p>
        </w:tc>
      </w:tr>
      <w:tr w:rsidR="00602118" w:rsidTr="00072619">
        <w:trPr>
          <w:trHeight w:hRule="exact" w:val="212"/>
        </w:trPr>
        <w:tc>
          <w:tcPr>
            <w:tcW w:w="1240" w:type="dxa"/>
            <w:tcBorders>
              <w:top w:val="nil"/>
              <w:left w:val="nil"/>
              <w:bottom w:val="nil"/>
              <w:right w:val="nil"/>
            </w:tcBorders>
            <w:shd w:val="clear" w:color="auto" w:fill="EFEFEF"/>
          </w:tcPr>
          <w:p w:rsidR="00602118" w:rsidRDefault="00602118" w:rsidP="00072619">
            <w:pPr>
              <w:pStyle w:val="TableParagraph"/>
              <w:spacing w:line="206" w:lineRule="exact"/>
              <w:ind w:left="40"/>
              <w:rPr>
                <w:rFonts w:ascii="仿宋" w:eastAsia="仿宋" w:hAnsi="仿宋" w:cs="仿宋"/>
                <w:sz w:val="20"/>
                <w:szCs w:val="20"/>
              </w:rPr>
            </w:pPr>
            <w:r w:rsidRPr="00BA076B">
              <w:rPr>
                <w:rFonts w:hint="eastAsia"/>
                <w:lang w:eastAsia="zh-CN"/>
              </w:rPr>
              <w:t>*</w:t>
            </w:r>
          </w:p>
        </w:tc>
        <w:tc>
          <w:tcPr>
            <w:tcW w:w="1100" w:type="dxa"/>
            <w:tcBorders>
              <w:top w:val="nil"/>
              <w:left w:val="nil"/>
              <w:bottom w:val="nil"/>
              <w:right w:val="nil"/>
            </w:tcBorders>
            <w:shd w:val="clear" w:color="auto" w:fill="EFEFEF"/>
          </w:tcPr>
          <w:p w:rsidR="00602118" w:rsidRDefault="00602118" w:rsidP="00072619">
            <w:pPr>
              <w:pStyle w:val="TableParagraph"/>
              <w:spacing w:line="206" w:lineRule="exact"/>
              <w:ind w:left="400"/>
              <w:rPr>
                <w:rFonts w:ascii="仿宋" w:eastAsia="仿宋" w:hAnsi="仿宋" w:cs="仿宋"/>
                <w:sz w:val="20"/>
                <w:szCs w:val="20"/>
              </w:rPr>
            </w:pPr>
            <w:r w:rsidRPr="00BA076B">
              <w:rPr>
                <w:lang w:eastAsia="zh-CN"/>
              </w:rPr>
              <w:t>soft</w:t>
            </w:r>
          </w:p>
        </w:tc>
        <w:tc>
          <w:tcPr>
            <w:tcW w:w="1050" w:type="dxa"/>
            <w:tcBorders>
              <w:top w:val="nil"/>
              <w:left w:val="nil"/>
              <w:bottom w:val="nil"/>
              <w:right w:val="nil"/>
            </w:tcBorders>
            <w:shd w:val="clear" w:color="auto" w:fill="EFEFEF"/>
          </w:tcPr>
          <w:p w:rsidR="00602118" w:rsidRDefault="00602118" w:rsidP="00072619">
            <w:pPr>
              <w:pStyle w:val="TableParagraph"/>
              <w:spacing w:line="206" w:lineRule="exact"/>
              <w:ind w:left="300"/>
              <w:rPr>
                <w:rFonts w:ascii="仿宋" w:eastAsia="仿宋" w:hAnsi="仿宋" w:cs="仿宋"/>
                <w:sz w:val="20"/>
                <w:szCs w:val="20"/>
              </w:rPr>
            </w:pPr>
            <w:r w:rsidRPr="00BA076B">
              <w:rPr>
                <w:lang w:eastAsia="zh-CN"/>
              </w:rPr>
              <w:t>nproc</w:t>
            </w:r>
          </w:p>
        </w:tc>
        <w:tc>
          <w:tcPr>
            <w:tcW w:w="5839" w:type="dxa"/>
            <w:tcBorders>
              <w:top w:val="nil"/>
              <w:left w:val="nil"/>
              <w:bottom w:val="nil"/>
              <w:right w:val="nil"/>
            </w:tcBorders>
            <w:shd w:val="clear" w:color="auto" w:fill="EFEFEF"/>
          </w:tcPr>
          <w:p w:rsidR="00602118" w:rsidRDefault="00602118" w:rsidP="00072619">
            <w:pPr>
              <w:pStyle w:val="TableParagraph"/>
              <w:spacing w:line="206" w:lineRule="exact"/>
              <w:ind w:left="350"/>
              <w:rPr>
                <w:rFonts w:ascii="仿宋" w:eastAsia="仿宋" w:hAnsi="仿宋" w:cs="仿宋"/>
                <w:sz w:val="20"/>
                <w:szCs w:val="20"/>
              </w:rPr>
            </w:pPr>
            <w:r w:rsidRPr="00BA076B">
              <w:rPr>
                <w:lang w:eastAsia="zh-CN"/>
              </w:rPr>
              <w:t>unlimited</w:t>
            </w:r>
          </w:p>
        </w:tc>
      </w:tr>
    </w:tbl>
    <w:p w:rsidR="00602118" w:rsidRDefault="00602118" w:rsidP="00602118">
      <w:pPr>
        <w:pStyle w:val="BodyText"/>
        <w:spacing w:before="39" w:line="251" w:lineRule="auto"/>
        <w:ind w:left="397" w:right="2747"/>
        <w:rPr>
          <w:rFonts w:eastAsiaTheme="minorEastAsia"/>
          <w:lang w:eastAsia="zh-CN"/>
        </w:rPr>
      </w:pPr>
      <w:r>
        <w:rPr>
          <w:rFonts w:eastAsiaTheme="minorEastAsia" w:hint="eastAsia"/>
          <w:lang w:eastAsia="zh-CN"/>
        </w:rPr>
        <w:t>参数说明：</w:t>
      </w:r>
    </w:p>
    <w:p w:rsidR="00602118" w:rsidRDefault="00602118" w:rsidP="00602118">
      <w:pPr>
        <w:pStyle w:val="BodyText"/>
        <w:spacing w:before="39" w:line="251" w:lineRule="auto"/>
        <w:ind w:left="397" w:right="2747"/>
        <w:rPr>
          <w:rFonts w:eastAsiaTheme="minorEastAsia"/>
          <w:lang w:eastAsia="zh-CN"/>
        </w:rPr>
      </w:pPr>
      <w:r>
        <w:rPr>
          <w:rFonts w:eastAsiaTheme="minorEastAsia" w:hint="eastAsia"/>
          <w:lang w:eastAsia="zh-CN"/>
        </w:rPr>
        <w:t xml:space="preserve">nproc:  </w:t>
      </w:r>
      <w:r>
        <w:rPr>
          <w:rFonts w:eastAsiaTheme="minorEastAsia" w:hint="eastAsia"/>
          <w:lang w:eastAsia="zh-CN"/>
        </w:rPr>
        <w:t>数据库所允许的最大线程数限制；</w:t>
      </w:r>
    </w:p>
    <w:p w:rsidR="00602118" w:rsidRDefault="00602118" w:rsidP="00602118">
      <w:pPr>
        <w:pStyle w:val="BodyText"/>
        <w:spacing w:before="39" w:line="251" w:lineRule="auto"/>
        <w:ind w:left="397" w:right="2747"/>
        <w:rPr>
          <w:rFonts w:eastAsiaTheme="minorEastAsia"/>
          <w:lang w:eastAsia="zh-CN"/>
        </w:rPr>
      </w:pPr>
    </w:p>
    <w:p w:rsidR="00602118" w:rsidRPr="00602118" w:rsidRDefault="00602118" w:rsidP="00602118">
      <w:pPr>
        <w:pStyle w:val="BodyText"/>
        <w:spacing w:before="39" w:line="251" w:lineRule="auto"/>
        <w:ind w:left="397" w:right="2747"/>
        <w:rPr>
          <w:rFonts w:eastAsiaTheme="minorEastAsia"/>
          <w:lang w:eastAsia="zh-CN"/>
        </w:rPr>
      </w:pPr>
    </w:p>
    <w:p w:rsidR="0020037C" w:rsidRDefault="00DD1987">
      <w:pPr>
        <w:pStyle w:val="BodyText"/>
        <w:spacing w:before="3" w:line="557" w:lineRule="exact"/>
        <w:ind w:left="397"/>
        <w:rPr>
          <w:lang w:eastAsia="zh-CN"/>
        </w:rPr>
      </w:pPr>
      <w:r>
        <w:pict>
          <v:shape id="_x0000_i1051"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0"/>
          <w:lang w:eastAsia="zh-CN"/>
        </w:rPr>
        <w:t xml:space="preserve"> </w:t>
      </w:r>
      <w:r w:rsidR="004474D3">
        <w:rPr>
          <w:lang w:eastAsia="zh-CN"/>
        </w:rPr>
        <w:t>1.</w:t>
      </w:r>
      <w:r w:rsidR="004474D3">
        <w:rPr>
          <w:spacing w:val="4"/>
          <w:lang w:eastAsia="zh-CN"/>
        </w:rPr>
        <w:t xml:space="preserve"> </w:t>
      </w:r>
      <w:r w:rsidR="004474D3">
        <w:rPr>
          <w:lang w:eastAsia="zh-CN"/>
        </w:rPr>
        <w:t>每台作为数据库服务器的机器都需要配置；</w:t>
      </w:r>
    </w:p>
    <w:p w:rsidR="0020037C" w:rsidRDefault="004474D3">
      <w:pPr>
        <w:pStyle w:val="BodyText"/>
        <w:spacing w:line="147" w:lineRule="exact"/>
        <w:ind w:left="377" w:right="4726"/>
        <w:jc w:val="center"/>
        <w:rPr>
          <w:lang w:eastAsia="zh-CN"/>
        </w:rPr>
      </w:pPr>
      <w:r>
        <w:rPr>
          <w:lang w:eastAsia="zh-CN"/>
        </w:rPr>
        <w:t>2.</w:t>
      </w:r>
      <w:r>
        <w:rPr>
          <w:spacing w:val="3"/>
          <w:lang w:eastAsia="zh-CN"/>
        </w:rPr>
        <w:t xml:space="preserve"> </w:t>
      </w:r>
      <w:r>
        <w:rPr>
          <w:lang w:eastAsia="zh-CN"/>
        </w:rPr>
        <w:t>更改配置后需重新登录使得配置生效。</w:t>
      </w:r>
    </w:p>
    <w:p w:rsidR="0020037C" w:rsidRDefault="004474D3">
      <w:pPr>
        <w:pStyle w:val="BodyText"/>
        <w:tabs>
          <w:tab w:val="left" w:pos="397"/>
        </w:tabs>
        <w:spacing w:line="268"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调整内核参数</w:t>
      </w:r>
    </w:p>
    <w:p w:rsidR="0020037C" w:rsidRDefault="004474D3">
      <w:pPr>
        <w:pStyle w:val="BodyText"/>
        <w:spacing w:before="18"/>
        <w:ind w:left="397"/>
        <w:rPr>
          <w:lang w:eastAsia="zh-CN"/>
        </w:rPr>
      </w:pPr>
      <w:r>
        <w:rPr>
          <w:lang w:eastAsia="zh-CN"/>
        </w:rPr>
        <w:t>1.</w:t>
      </w:r>
      <w:r>
        <w:rPr>
          <w:spacing w:val="-11"/>
          <w:lang w:eastAsia="zh-CN"/>
        </w:rPr>
        <w:t xml:space="preserve"> </w:t>
      </w:r>
      <w:r>
        <w:rPr>
          <w:lang w:eastAsia="zh-CN"/>
        </w:rPr>
        <w:t>使用下列命令输出当前vm配置，并将其归档保存</w:t>
      </w:r>
    </w:p>
    <w:p w:rsidR="0020037C" w:rsidRDefault="00B0609F">
      <w:pPr>
        <w:pStyle w:val="BodyText"/>
        <w:spacing w:before="83" w:line="172" w:lineRule="auto"/>
        <w:ind w:left="397" w:right="6663"/>
        <w:rPr>
          <w:rFonts w:ascii="仿宋" w:eastAsia="仿宋" w:hAnsi="仿宋" w:cs="仿宋"/>
        </w:rPr>
      </w:pPr>
      <w:r w:rsidRPr="00B0609F">
        <w:pict>
          <v:group id="_x0000_s3338" style="position:absolute;left:0;text-align:left;margin-left:95.85pt;margin-top:4.85pt;width:459.45pt;height:63.6pt;z-index:-251953664;mso-position-horizontal-relative:page" coordorigin="1917,97" coordsize="9189,1272">
            <v:shape id="_x0000_s3339" style="position:absolute;left:1917;top:97;width:9189;height:1272" coordorigin="1917,97" coordsize="9189,1272" path="m1917,97r9189,l11106,1369r-9189,l1917,97xe" fillcolor="#efefef" stroked="f">
              <v:path arrowok="t"/>
            </v:shape>
            <w10:wrap anchorx="page"/>
          </v:group>
        </w:pict>
      </w:r>
      <w:r w:rsidR="004474D3">
        <w:rPr>
          <w:rFonts w:ascii="仿宋" w:eastAsia="仿宋" w:hAnsi="仿宋" w:cs="仿宋"/>
        </w:rPr>
        <w:t>cat /proc/sys/vm/swappiness cat /proc/sys/vm/dirty_ratio</w:t>
      </w:r>
    </w:p>
    <w:p w:rsidR="0020037C" w:rsidRDefault="004474D3">
      <w:pPr>
        <w:pStyle w:val="BodyText"/>
        <w:spacing w:line="172" w:lineRule="auto"/>
        <w:ind w:left="397" w:right="5742"/>
        <w:jc w:val="both"/>
        <w:rPr>
          <w:rFonts w:ascii="仿宋" w:eastAsia="仿宋" w:hAnsi="仿宋" w:cs="仿宋"/>
        </w:rPr>
      </w:pPr>
      <w:r>
        <w:rPr>
          <w:rFonts w:ascii="仿宋" w:eastAsia="仿宋" w:hAnsi="仿宋" w:cs="仿宋"/>
        </w:rPr>
        <w:t>cat /proc/sys/vm/dirty_background_ratio cat /proc/sys/vm/dirty_expire_centisecs cat /proc/sys/vm/vfs_cache_pressure</w:t>
      </w:r>
    </w:p>
    <w:p w:rsidR="0020037C" w:rsidRDefault="004474D3">
      <w:pPr>
        <w:pStyle w:val="BodyText"/>
        <w:spacing w:line="220" w:lineRule="exact"/>
        <w:ind w:left="397"/>
        <w:rPr>
          <w:rFonts w:ascii="仿宋" w:eastAsia="仿宋" w:hAnsi="仿宋" w:cs="仿宋"/>
        </w:rPr>
      </w:pPr>
      <w:r>
        <w:rPr>
          <w:rFonts w:ascii="仿宋" w:eastAsia="仿宋" w:hAnsi="仿宋" w:cs="仿宋"/>
        </w:rPr>
        <w:t>cat /proc/sys/vm/min_free_kbytes</w:t>
      </w:r>
    </w:p>
    <w:p w:rsidR="0020037C" w:rsidRDefault="004474D3">
      <w:pPr>
        <w:pStyle w:val="BodyText"/>
        <w:spacing w:before="45"/>
        <w:ind w:left="397"/>
        <w:rPr>
          <w:lang w:eastAsia="zh-CN"/>
        </w:rPr>
      </w:pPr>
      <w:r>
        <w:rPr>
          <w:w w:val="95"/>
          <w:lang w:eastAsia="zh-CN"/>
        </w:rPr>
        <w:t xml:space="preserve">2.   </w:t>
      </w:r>
      <w:r>
        <w:rPr>
          <w:spacing w:val="21"/>
          <w:w w:val="95"/>
          <w:lang w:eastAsia="zh-CN"/>
        </w:rPr>
        <w:t xml:space="preserve"> </w:t>
      </w:r>
      <w:r>
        <w:rPr>
          <w:w w:val="95"/>
          <w:lang w:eastAsia="zh-CN"/>
        </w:rPr>
        <w:t>添加下列参数至/etc/sysctl.conf文件调整内核参数</w:t>
      </w:r>
    </w:p>
    <w:p w:rsidR="0020037C" w:rsidRDefault="00B0609F">
      <w:pPr>
        <w:pStyle w:val="BodyText"/>
        <w:spacing w:before="8"/>
        <w:ind w:left="397"/>
        <w:rPr>
          <w:rFonts w:ascii="仿宋" w:eastAsia="仿宋" w:hAnsi="仿宋" w:cs="仿宋"/>
        </w:rPr>
      </w:pPr>
      <w:r w:rsidRPr="00B0609F">
        <w:pict>
          <v:group id="_x0000_s3336" style="position:absolute;left:0;text-align:left;margin-left:95.85pt;margin-top:4.85pt;width:459.45pt;height:63.6pt;z-index:-251952640;mso-position-horizontal-relative:page" coordorigin="1917,97" coordsize="9189,1272">
            <v:shape id="_x0000_s3337" style="position:absolute;left:1917;top:97;width:9189;height:1272" coordorigin="1917,97" coordsize="9189,1272" path="m1917,97r9189,l11106,1369r-9189,l1917,97xe" fillcolor="#efefef" stroked="f">
              <v:path arrowok="t"/>
            </v:shape>
            <w10:wrap anchorx="page"/>
          </v:group>
        </w:pict>
      </w:r>
      <w:r w:rsidR="004474D3">
        <w:rPr>
          <w:rFonts w:ascii="仿宋" w:eastAsia="仿宋" w:hAnsi="仿宋" w:cs="仿宋"/>
        </w:rPr>
        <w:t>vm.swappiness = 0</w:t>
      </w:r>
    </w:p>
    <w:p w:rsidR="0020037C" w:rsidRDefault="004474D3">
      <w:pPr>
        <w:pStyle w:val="BodyText"/>
        <w:spacing w:line="212" w:lineRule="exact"/>
        <w:ind w:left="397"/>
        <w:rPr>
          <w:rFonts w:ascii="仿宋" w:eastAsia="仿宋" w:hAnsi="仿宋" w:cs="仿宋"/>
        </w:rPr>
      </w:pPr>
      <w:r>
        <w:rPr>
          <w:rFonts w:ascii="仿宋" w:eastAsia="仿宋" w:hAnsi="仿宋" w:cs="仿宋"/>
        </w:rPr>
        <w:t>vm.dirty_ratio = 100</w:t>
      </w:r>
    </w:p>
    <w:p w:rsidR="0020037C" w:rsidRDefault="004474D3">
      <w:pPr>
        <w:pStyle w:val="BodyText"/>
        <w:spacing w:line="212" w:lineRule="exact"/>
        <w:ind w:left="397"/>
        <w:rPr>
          <w:rFonts w:ascii="仿宋" w:eastAsia="仿宋" w:hAnsi="仿宋" w:cs="仿宋"/>
        </w:rPr>
      </w:pPr>
      <w:r>
        <w:rPr>
          <w:rFonts w:ascii="仿宋" w:eastAsia="仿宋" w:hAnsi="仿宋" w:cs="仿宋"/>
        </w:rPr>
        <w:t>vm.dirty_background_ratio = 10</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rPr>
        <w:t>vm.dirty_expire_centisecs = 50000</w:t>
      </w:r>
    </w:p>
    <w:p w:rsidR="0020037C" w:rsidRDefault="004474D3">
      <w:pPr>
        <w:pStyle w:val="BodyText"/>
        <w:spacing w:line="212" w:lineRule="exact"/>
        <w:ind w:left="397"/>
        <w:rPr>
          <w:rFonts w:ascii="仿宋" w:eastAsia="仿宋" w:hAnsi="仿宋" w:cs="仿宋"/>
        </w:rPr>
      </w:pPr>
      <w:r>
        <w:rPr>
          <w:rFonts w:ascii="仿宋" w:eastAsia="仿宋" w:hAnsi="仿宋" w:cs="仿宋"/>
        </w:rPr>
        <w:t>vm.vfs_cache_pressure = 200</w:t>
      </w:r>
    </w:p>
    <w:p w:rsidR="0020037C" w:rsidRDefault="004474D3">
      <w:pPr>
        <w:pStyle w:val="BodyText"/>
        <w:spacing w:line="212" w:lineRule="exact"/>
        <w:ind w:left="397"/>
        <w:rPr>
          <w:rFonts w:ascii="仿宋" w:eastAsia="仿宋" w:hAnsi="仿宋" w:cs="仿宋"/>
        </w:rPr>
      </w:pPr>
      <w:r>
        <w:rPr>
          <w:rFonts w:ascii="仿宋" w:eastAsia="仿宋" w:hAnsi="仿宋" w:cs="仿宋"/>
        </w:rPr>
        <w:lastRenderedPageBreak/>
        <w:t>vm.min_free_kbytes = &lt;物理内存大小的</w:t>
      </w:r>
      <w:r w:rsidR="00CF5E12">
        <w:rPr>
          <w:rFonts w:ascii="仿宋" w:eastAsia="仿宋" w:hAnsi="仿宋" w:cs="仿宋" w:hint="eastAsia"/>
          <w:lang w:eastAsia="zh-CN"/>
        </w:rPr>
        <w:t>8</w:t>
      </w:r>
      <w:r>
        <w:rPr>
          <w:rFonts w:ascii="仿宋" w:eastAsia="仿宋" w:hAnsi="仿宋" w:cs="仿宋"/>
        </w:rPr>
        <w:t>%，单位KB&gt;</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20037C">
      <w:pPr>
        <w:spacing w:before="4" w:line="130" w:lineRule="exact"/>
        <w:rPr>
          <w:sz w:val="13"/>
          <w:szCs w:val="13"/>
        </w:rPr>
      </w:pPr>
    </w:p>
    <w:p w:rsidR="0020037C" w:rsidRDefault="00B0609F">
      <w:pPr>
        <w:pStyle w:val="BodyText"/>
        <w:spacing w:line="310" w:lineRule="exact"/>
        <w:ind w:left="1857"/>
      </w:pPr>
      <w:r>
        <w:pict>
          <v:shape id="_x0000_s3335" type="#_x0000_t75" style="position:absolute;left:0;text-align:left;margin-left:95.85pt;margin-top:5.35pt;width:24pt;height:24pt;z-index:-251951616;mso-position-horizontal-relative:page">
            <v:imagedata r:id="rId21" o:title=""/>
            <w10:wrap anchorx="page"/>
          </v:shape>
        </w:pict>
      </w:r>
      <w:r w:rsidR="004474D3">
        <w:rPr>
          <w:w w:val="95"/>
        </w:rPr>
        <w:t xml:space="preserve">注:   </w:t>
      </w:r>
      <w:r w:rsidR="004474D3">
        <w:rPr>
          <w:spacing w:val="6"/>
          <w:w w:val="95"/>
        </w:rPr>
        <w:t xml:space="preserve"> </w:t>
      </w:r>
      <w:r w:rsidR="004474D3">
        <w:rPr>
          <w:w w:val="95"/>
        </w:rPr>
        <w:t xml:space="preserve">当数据库可用物理内存不足8GB时不需使用vm.swappiness </w:t>
      </w:r>
      <w:r w:rsidR="004474D3">
        <w:rPr>
          <w:spacing w:val="4"/>
          <w:w w:val="95"/>
        </w:rPr>
        <w:t xml:space="preserve"> </w:t>
      </w:r>
      <w:r w:rsidR="004474D3">
        <w:rPr>
          <w:w w:val="95"/>
        </w:rPr>
        <w:t xml:space="preserve">= </w:t>
      </w:r>
      <w:r w:rsidR="004474D3">
        <w:rPr>
          <w:spacing w:val="3"/>
          <w:w w:val="95"/>
        </w:rPr>
        <w:t xml:space="preserve"> </w:t>
      </w:r>
      <w:r w:rsidR="004474D3">
        <w:rPr>
          <w:w w:val="95"/>
        </w:rPr>
        <w:t>0。</w:t>
      </w:r>
    </w:p>
    <w:p w:rsidR="0020037C" w:rsidRDefault="0020037C">
      <w:pPr>
        <w:spacing w:before="8" w:line="170" w:lineRule="exact"/>
        <w:rPr>
          <w:sz w:val="17"/>
          <w:szCs w:val="17"/>
        </w:rPr>
      </w:pPr>
    </w:p>
    <w:p w:rsidR="0020037C" w:rsidRDefault="0020037C">
      <w:pPr>
        <w:spacing w:line="200" w:lineRule="exact"/>
        <w:rPr>
          <w:sz w:val="20"/>
          <w:szCs w:val="20"/>
        </w:rPr>
      </w:pPr>
    </w:p>
    <w:p w:rsidR="0020037C" w:rsidRDefault="004474D3">
      <w:pPr>
        <w:pStyle w:val="BodyText"/>
        <w:spacing w:line="310" w:lineRule="exact"/>
        <w:ind w:left="1217"/>
      </w:pPr>
      <w:r>
        <w:t>3.</w:t>
      </w:r>
      <w:r>
        <w:rPr>
          <w:spacing w:val="3"/>
        </w:rPr>
        <w:t xml:space="preserve"> </w:t>
      </w:r>
      <w:r>
        <w:t>执行如下命令，使配置生效</w:t>
      </w:r>
    </w:p>
    <w:p w:rsidR="0020037C" w:rsidRDefault="00B0609F">
      <w:pPr>
        <w:pStyle w:val="BodyText"/>
        <w:spacing w:before="8"/>
        <w:ind w:left="1217"/>
        <w:rPr>
          <w:rFonts w:ascii="仿宋" w:eastAsia="仿宋" w:hAnsi="仿宋" w:cs="仿宋"/>
          <w:lang w:eastAsia="zh-CN"/>
        </w:rPr>
      </w:pPr>
      <w:r w:rsidRPr="00B0609F">
        <w:pict>
          <v:group id="_x0000_s3333" style="position:absolute;left:0;text-align:left;margin-left:95.85pt;margin-top:4.85pt;width:459.45pt;height:10.6pt;z-index:-251950592;mso-position-horizontal-relative:page" coordorigin="1917,97" coordsize="9189,212">
            <v:shape id="_x0000_s3334"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/sbin/sysctl -p</w:t>
      </w:r>
    </w:p>
    <w:p w:rsidR="0020037C" w:rsidRDefault="00DD1987">
      <w:pPr>
        <w:pStyle w:val="BodyText"/>
        <w:spacing w:before="45"/>
        <w:ind w:left="1217"/>
        <w:rPr>
          <w:lang w:eastAsia="zh-CN"/>
        </w:rPr>
      </w:pPr>
      <w:r>
        <w:pict>
          <v:shape id="_x0000_i1052"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每台作为数据库服务器的机器都需要配置</w:t>
      </w:r>
    </w:p>
    <w:p w:rsidR="0020037C" w:rsidRDefault="004474D3">
      <w:pPr>
        <w:pStyle w:val="BodyText"/>
        <w:tabs>
          <w:tab w:val="left" w:pos="1217"/>
        </w:tabs>
        <w:spacing w:line="319"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数据库目录结构</w:t>
      </w:r>
    </w:p>
    <w:p w:rsidR="0020037C" w:rsidRDefault="0020037C">
      <w:pPr>
        <w:spacing w:before="6" w:line="100" w:lineRule="exact"/>
        <w:rPr>
          <w:sz w:val="10"/>
          <w:szCs w:val="10"/>
          <w:lang w:eastAsia="zh-CN"/>
        </w:rPr>
      </w:pPr>
    </w:p>
    <w:p w:rsidR="0020037C" w:rsidRDefault="004474D3">
      <w:pPr>
        <w:pStyle w:val="BodyText"/>
        <w:spacing w:line="167" w:lineRule="auto"/>
        <w:ind w:left="1217"/>
        <w:rPr>
          <w:lang w:eastAsia="zh-CN"/>
        </w:rPr>
      </w:pPr>
      <w:r>
        <w:rPr>
          <w:w w:val="95"/>
          <w:lang w:eastAsia="zh-CN"/>
        </w:rPr>
        <w:t>用户应尽可能使数据目录，索引目录与日志目录存放在不同物理磁盘中，以减少顺序I/O与随机I/O之间的</w:t>
      </w:r>
      <w:r>
        <w:rPr>
          <w:lang w:eastAsia="zh-CN"/>
        </w:rPr>
        <w:t xml:space="preserve"> 竞争。</w:t>
      </w:r>
    </w:p>
    <w:p w:rsidR="0020037C" w:rsidRDefault="0020037C">
      <w:pPr>
        <w:spacing w:line="200" w:lineRule="exact"/>
        <w:rPr>
          <w:sz w:val="20"/>
          <w:szCs w:val="20"/>
          <w:lang w:eastAsia="zh-CN"/>
        </w:rPr>
      </w:pPr>
    </w:p>
    <w:p w:rsidR="0020037C" w:rsidRDefault="0020037C">
      <w:pPr>
        <w:spacing w:before="10" w:line="220" w:lineRule="exact"/>
        <w:rPr>
          <w:lang w:eastAsia="zh-CN"/>
        </w:rPr>
      </w:pPr>
    </w:p>
    <w:p w:rsidR="0020037C" w:rsidRDefault="004474D3">
      <w:pPr>
        <w:pStyle w:val="Heading2"/>
        <w:spacing w:line="394" w:lineRule="exact"/>
        <w:rPr>
          <w:lang w:eastAsia="zh-CN"/>
        </w:rPr>
      </w:pPr>
      <w:bookmarkStart w:id="95" w:name="准备安装介质"/>
      <w:bookmarkStart w:id="96" w:name="_bookmark41"/>
      <w:bookmarkEnd w:id="95"/>
      <w:bookmarkEnd w:id="96"/>
      <w:r>
        <w:rPr>
          <w:lang w:eastAsia="zh-CN"/>
        </w:rPr>
        <w:t>准备安装介质</w:t>
      </w:r>
    </w:p>
    <w:p w:rsidR="0020037C" w:rsidRDefault="00B0609F">
      <w:pPr>
        <w:pStyle w:val="BodyText"/>
        <w:spacing w:before="42"/>
        <w:rPr>
          <w:lang w:eastAsia="zh-CN"/>
        </w:rPr>
      </w:pPr>
      <w:r>
        <w:pict>
          <v:group id="_x0000_s3330" style="position:absolute;left:0;text-align:left;margin-left:56.7pt;margin-top:1.65pt;width:498.6pt;height:.1pt;z-index:-251949568;mso-position-horizontal-relative:page" coordorigin="1134,33" coordsize="9972,2">
            <v:shape id="_x0000_s3331" style="position:absolute;left:1134;top:33;width:9972;height:2" coordorigin="1134,33" coordsize="9972,0" path="m1134,33r9972,e" filled="f" strokeweight="1pt">
              <v:path arrowok="t"/>
            </v:shape>
            <w10:wrap anchorx="page"/>
          </v:group>
        </w:pict>
      </w:r>
      <w:r w:rsidR="004474D3">
        <w:rPr>
          <w:w w:val="95"/>
          <w:lang w:eastAsia="zh-CN"/>
        </w:rPr>
        <w:t xml:space="preserve">下表为SequoiaDB      </w:t>
      </w:r>
      <w:r w:rsidR="004474D3">
        <w:rPr>
          <w:spacing w:val="35"/>
          <w:w w:val="95"/>
          <w:lang w:eastAsia="zh-CN"/>
        </w:rPr>
        <w:t xml:space="preserve"> </w:t>
      </w:r>
      <w:r w:rsidR="004474D3">
        <w:rPr>
          <w:w w:val="95"/>
          <w:lang w:eastAsia="zh-CN"/>
        </w:rPr>
        <w:t>产品发布包与操作系统对照表，请根据服务器OS类型，选择下载软件包。</w:t>
      </w:r>
    </w:p>
    <w:p w:rsidR="0020037C" w:rsidRDefault="00B0609F">
      <w:pPr>
        <w:spacing w:before="22"/>
        <w:ind w:left="3351"/>
        <w:rPr>
          <w:rFonts w:ascii="Microsoft JhengHei" w:eastAsia="Microsoft JhengHei" w:hAnsi="Microsoft JhengHei" w:cs="Microsoft JhengHei"/>
          <w:sz w:val="14"/>
          <w:szCs w:val="14"/>
        </w:rPr>
      </w:pPr>
      <w:r w:rsidRPr="00B0609F">
        <w:rPr>
          <w:rFonts w:eastAsiaTheme="minorHAnsi"/>
        </w:rPr>
        <w:pict>
          <v:shape id="_x0000_s3329" type="#_x0000_t202" style="position:absolute;left:0;text-align:left;margin-left:81.2pt;margin-top:3.35pt;width:475.1pt;height:182.4pt;z-index:-251946496;mso-position-horizontal-relative:page" filled="f" stroked="f">
            <v:textbox inset="0,0,0,0">
              <w:txbxContent>
                <w:tbl>
                  <w:tblPr>
                    <w:tblW w:w="0" w:type="auto"/>
                    <w:tblLayout w:type="fixed"/>
                    <w:tblCellMar>
                      <w:left w:w="0" w:type="dxa"/>
                      <w:right w:w="0" w:type="dxa"/>
                    </w:tblCellMar>
                    <w:tblLook w:val="01E0"/>
                  </w:tblPr>
                  <w:tblGrid>
                    <w:gridCol w:w="1740"/>
                    <w:gridCol w:w="2997"/>
                    <w:gridCol w:w="2363"/>
                    <w:gridCol w:w="2373"/>
                  </w:tblGrid>
                  <w:tr w:rsidR="005807CE">
                    <w:trPr>
                      <w:trHeight w:hRule="exact" w:val="451"/>
                    </w:trPr>
                    <w:tc>
                      <w:tcPr>
                        <w:tcW w:w="4736" w:type="dxa"/>
                        <w:gridSpan w:val="2"/>
                        <w:tcBorders>
                          <w:top w:val="nil"/>
                          <w:left w:val="nil"/>
                          <w:bottom w:val="nil"/>
                          <w:right w:val="nil"/>
                        </w:tcBorders>
                      </w:tcPr>
                      <w:p w:rsidR="005807CE" w:rsidRDefault="005807CE"/>
                    </w:tc>
                    <w:tc>
                      <w:tcPr>
                        <w:tcW w:w="2363" w:type="dxa"/>
                        <w:tcBorders>
                          <w:top w:val="single" w:sz="8" w:space="0" w:color="000000"/>
                          <w:left w:val="nil"/>
                          <w:bottom w:val="single" w:sz="8" w:space="0" w:color="000000"/>
                          <w:right w:val="nil"/>
                        </w:tcBorders>
                      </w:tcPr>
                      <w:p w:rsidR="005807CE" w:rsidRDefault="005807CE">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Windows</w:t>
                        </w:r>
                        <w:r>
                          <w:rPr>
                            <w:rFonts w:ascii="Microsoft JhengHei" w:eastAsia="Microsoft JhengHei" w:hAnsi="Microsoft JhengHei" w:cs="Microsoft JhengHei"/>
                            <w:spacing w:val="26"/>
                            <w:w w:val="90"/>
                            <w:sz w:val="14"/>
                            <w:szCs w:val="14"/>
                          </w:rPr>
                          <w:t xml:space="preserve"> </w:t>
                        </w:r>
                        <w:r>
                          <w:rPr>
                            <w:rFonts w:ascii="Microsoft JhengHei" w:eastAsia="Microsoft JhengHei" w:hAnsi="Microsoft JhengHei" w:cs="Microsoft JhengHei"/>
                            <w:w w:val="90"/>
                            <w:sz w:val="14"/>
                            <w:szCs w:val="14"/>
                          </w:rPr>
                          <w:t>32-bit</w:t>
                        </w:r>
                      </w:p>
                    </w:tc>
                    <w:tc>
                      <w:tcPr>
                        <w:tcW w:w="2373" w:type="dxa"/>
                        <w:tcBorders>
                          <w:top w:val="single" w:sz="8" w:space="0" w:color="000000"/>
                          <w:left w:val="nil"/>
                          <w:bottom w:val="single" w:sz="8" w:space="0" w:color="000000"/>
                          <w:right w:val="nil"/>
                        </w:tcBorders>
                      </w:tcPr>
                      <w:p w:rsidR="005807CE" w:rsidRDefault="005807CE">
                        <w:pPr>
                          <w:pStyle w:val="TableParagraph"/>
                          <w:spacing w:line="176" w:lineRule="exact"/>
                          <w:ind w:left="5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Windows</w:t>
                        </w:r>
                        <w:r>
                          <w:rPr>
                            <w:rFonts w:ascii="Microsoft JhengHei" w:eastAsia="Microsoft JhengHei" w:hAnsi="Microsoft JhengHei" w:cs="Microsoft JhengHei"/>
                            <w:spacing w:val="26"/>
                            <w:w w:val="90"/>
                            <w:sz w:val="14"/>
                            <w:szCs w:val="14"/>
                          </w:rPr>
                          <w:t xml:space="preserve"> </w:t>
                        </w:r>
                        <w:r>
                          <w:rPr>
                            <w:rFonts w:ascii="Microsoft JhengHei" w:eastAsia="Microsoft JhengHei" w:hAnsi="Microsoft JhengHei" w:cs="Microsoft JhengHei"/>
                            <w:w w:val="90"/>
                            <w:sz w:val="14"/>
                            <w:szCs w:val="14"/>
                          </w:rPr>
                          <w:t>64-bit</w:t>
                        </w:r>
                      </w:p>
                    </w:tc>
                  </w:tr>
                  <w:tr w:rsidR="005807CE">
                    <w:trPr>
                      <w:trHeight w:hRule="exact" w:val="836"/>
                    </w:trPr>
                    <w:tc>
                      <w:tcPr>
                        <w:tcW w:w="1740" w:type="dxa"/>
                        <w:tcBorders>
                          <w:top w:val="single" w:sz="8" w:space="0" w:color="000000"/>
                          <w:left w:val="single" w:sz="8" w:space="0" w:color="000000"/>
                          <w:bottom w:val="single" w:sz="8" w:space="0" w:color="000000"/>
                          <w:right w:val="nil"/>
                        </w:tcBorders>
                      </w:tcPr>
                      <w:p w:rsidR="005807CE" w:rsidRDefault="005807C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1.0.04/16/2013</w:t>
                        </w:r>
                      </w:p>
                    </w:tc>
                    <w:tc>
                      <w:tcPr>
                        <w:tcW w:w="2997" w:type="dxa"/>
                        <w:tcBorders>
                          <w:top w:val="single" w:sz="8" w:space="0" w:color="000000"/>
                          <w:left w:val="nil"/>
                          <w:bottom w:val="single" w:sz="8" w:space="0" w:color="000000"/>
                          <w:right w:val="single" w:sz="8" w:space="0" w:color="000000"/>
                        </w:tcBorders>
                      </w:tcPr>
                      <w:p w:rsidR="005807CE" w:rsidRDefault="005807CE">
                        <w:pPr>
                          <w:pStyle w:val="TableParagraph"/>
                          <w:spacing w:before="4"/>
                          <w:ind w:left="67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sequoiadb_1.0.0_linux</w:t>
                        </w:r>
                      </w:p>
                      <w:p w:rsidR="005807CE" w:rsidRDefault="005807CE">
                        <w:pPr>
                          <w:pStyle w:val="TableParagraph"/>
                          <w:spacing w:before="11" w:line="251" w:lineRule="auto"/>
                          <w:ind w:left="678" w:right="99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_x86_64_installer.run</w:t>
                        </w:r>
                        <w:r>
                          <w:rPr>
                            <w:rFonts w:ascii="Microsoft JhengHei" w:eastAsia="Microsoft JhengHei" w:hAnsi="Microsoft JhengHei" w:cs="Microsoft JhengHei"/>
                            <w:w w:val="97"/>
                            <w:sz w:val="14"/>
                            <w:szCs w:val="14"/>
                          </w:rPr>
                          <w:t xml:space="preserve"> </w:t>
                        </w:r>
                        <w:r>
                          <w:rPr>
                            <w:rFonts w:ascii="Microsoft JhengHei" w:eastAsia="Microsoft JhengHei" w:hAnsi="Microsoft JhengHei" w:cs="Microsoft JhengHei"/>
                            <w:w w:val="95"/>
                            <w:sz w:val="14"/>
                            <w:szCs w:val="14"/>
                            <w:u w:val="single" w:color="000000"/>
                          </w:rPr>
                          <w:t>download</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4"/>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sequoiadb_1.0.0_windows</w:t>
                        </w:r>
                      </w:p>
                      <w:p w:rsidR="005807CE" w:rsidRDefault="005807CE">
                        <w:pPr>
                          <w:pStyle w:val="TableParagraph"/>
                          <w:spacing w:before="11" w:line="251" w:lineRule="auto"/>
                          <w:ind w:left="40" w:right="1156"/>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_i586_installer.run</w:t>
                        </w:r>
                        <w:r>
                          <w:rPr>
                            <w:rFonts w:ascii="Microsoft JhengHei" w:eastAsia="Microsoft JhengHei" w:hAnsi="Microsoft JhengHei" w:cs="Microsoft JhengHei"/>
                            <w:w w:val="97"/>
                            <w:sz w:val="14"/>
                            <w:szCs w:val="14"/>
                          </w:rPr>
                          <w:t xml:space="preserve"> </w:t>
                        </w:r>
                        <w:r>
                          <w:rPr>
                            <w:rFonts w:ascii="Microsoft JhengHei" w:eastAsia="Microsoft JhengHei" w:hAnsi="Microsoft JhengHei" w:cs="Microsoft JhengHei"/>
                            <w:w w:val="95"/>
                            <w:sz w:val="14"/>
                            <w:szCs w:val="14"/>
                            <w:u w:val="single" w:color="000000"/>
                          </w:rPr>
                          <w:t>download</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4"/>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sequoiadb_1.0.0_windows</w:t>
                        </w:r>
                      </w:p>
                      <w:p w:rsidR="005807CE" w:rsidRDefault="005807CE">
                        <w:pPr>
                          <w:pStyle w:val="TableParagraph"/>
                          <w:spacing w:before="11" w:line="251" w:lineRule="auto"/>
                          <w:ind w:left="45" w:right="99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_x86_64_installer.run</w:t>
                        </w:r>
                        <w:r>
                          <w:rPr>
                            <w:rFonts w:ascii="Microsoft JhengHei" w:eastAsia="Microsoft JhengHei" w:hAnsi="Microsoft JhengHei" w:cs="Microsoft JhengHei"/>
                            <w:w w:val="97"/>
                            <w:sz w:val="14"/>
                            <w:szCs w:val="14"/>
                          </w:rPr>
                          <w:t xml:space="preserve"> </w:t>
                        </w:r>
                        <w:r>
                          <w:rPr>
                            <w:rFonts w:ascii="Microsoft JhengHei" w:eastAsia="Microsoft JhengHei" w:hAnsi="Microsoft JhengHei" w:cs="Microsoft JhengHei"/>
                            <w:w w:val="95"/>
                            <w:sz w:val="14"/>
                            <w:szCs w:val="14"/>
                            <w:u w:val="single" w:color="000000"/>
                          </w:rPr>
                          <w:t>download</w:t>
                        </w:r>
                      </w:p>
                    </w:tc>
                  </w:tr>
                  <w:tr w:rsidR="005807CE">
                    <w:trPr>
                      <w:trHeight w:hRule="exact" w:val="520"/>
                    </w:trPr>
                    <w:tc>
                      <w:tcPr>
                        <w:tcW w:w="4736" w:type="dxa"/>
                        <w:gridSpan w:val="2"/>
                        <w:tcBorders>
                          <w:top w:val="nil"/>
                          <w:left w:val="single" w:sz="8" w:space="0" w:color="000000"/>
                          <w:bottom w:val="nil"/>
                          <w:right w:val="single" w:sz="8" w:space="0" w:color="000000"/>
                        </w:tcBorders>
                      </w:tcPr>
                      <w:p w:rsidR="005807CE" w:rsidRDefault="005807CE">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驱动（C/C++/</w:t>
                        </w:r>
                      </w:p>
                      <w:p w:rsidR="005807CE" w:rsidRDefault="005807CE">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Java/C#/PHP）</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tc>
                    <w:tc>
                      <w:tcPr>
                        <w:tcW w:w="2373" w:type="dxa"/>
                        <w:tcBorders>
                          <w:top w:val="single" w:sz="8" w:space="0" w:color="000000"/>
                          <w:left w:val="single" w:sz="8" w:space="0" w:color="000000"/>
                          <w:bottom w:val="single" w:sz="8" w:space="0" w:color="000000"/>
                          <w:right w:val="single" w:sz="8" w:space="0" w:color="000000"/>
                        </w:tcBorders>
                      </w:tcPr>
                      <w:p w:rsidR="005807CE" w:rsidRDefault="005807CE"/>
                    </w:tc>
                  </w:tr>
                  <w:tr w:rsidR="005807CE">
                    <w:trPr>
                      <w:trHeight w:hRule="exact" w:val="841"/>
                    </w:trPr>
                    <w:tc>
                      <w:tcPr>
                        <w:tcW w:w="1740" w:type="dxa"/>
                        <w:tcBorders>
                          <w:top w:val="single" w:sz="8" w:space="0" w:color="000000"/>
                          <w:left w:val="single" w:sz="8" w:space="0" w:color="000000"/>
                          <w:bottom w:val="single" w:sz="8" w:space="0" w:color="000000"/>
                          <w:right w:val="nil"/>
                        </w:tcBorders>
                      </w:tcPr>
                      <w:p w:rsidR="005807CE" w:rsidRDefault="005807C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1.0.04/16/2013</w:t>
                        </w:r>
                      </w:p>
                    </w:tc>
                    <w:tc>
                      <w:tcPr>
                        <w:tcW w:w="2997" w:type="dxa"/>
                        <w:tcBorders>
                          <w:top w:val="single" w:sz="8" w:space="0" w:color="000000"/>
                          <w:left w:val="nil"/>
                          <w:bottom w:val="single" w:sz="8" w:space="0" w:color="000000"/>
                          <w:right w:val="single" w:sz="8" w:space="0" w:color="000000"/>
                        </w:tcBorders>
                      </w:tcPr>
                      <w:p w:rsidR="005807CE" w:rsidRDefault="005807CE">
                        <w:pPr>
                          <w:pStyle w:val="TableParagraph"/>
                          <w:spacing w:before="4"/>
                          <w:ind w:left="67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sequoiadb_driver_1.0.0_linux</w:t>
                        </w:r>
                      </w:p>
                      <w:p w:rsidR="005807CE" w:rsidRDefault="005807CE">
                        <w:pPr>
                          <w:pStyle w:val="TableParagraph"/>
                          <w:spacing w:before="11" w:line="251" w:lineRule="auto"/>
                          <w:ind w:left="678" w:right="14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_x86_64.tar.gz </w:t>
                        </w:r>
                        <w:r>
                          <w:rPr>
                            <w:rFonts w:ascii="Microsoft JhengHei" w:eastAsia="Microsoft JhengHei" w:hAnsi="Microsoft JhengHei" w:cs="Microsoft JhengHei"/>
                            <w:w w:val="95"/>
                            <w:sz w:val="14"/>
                            <w:szCs w:val="14"/>
                            <w:u w:val="single" w:color="000000"/>
                          </w:rPr>
                          <w:t>download</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4"/>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sequoiadb_driver_1.0.0_window</w:t>
                        </w:r>
                      </w:p>
                      <w:p w:rsidR="005807CE" w:rsidRDefault="005807CE">
                        <w:pPr>
                          <w:pStyle w:val="TableParagraph"/>
                          <w:spacing w:before="11" w:line="251" w:lineRule="auto"/>
                          <w:ind w:left="40" w:right="98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_i586.tar.gz </w:t>
                        </w:r>
                        <w:r>
                          <w:rPr>
                            <w:rFonts w:ascii="Microsoft JhengHei" w:eastAsia="Microsoft JhengHei" w:hAnsi="Microsoft JhengHei" w:cs="Microsoft JhengHei"/>
                            <w:w w:val="95"/>
                            <w:sz w:val="14"/>
                            <w:szCs w:val="14"/>
                            <w:u w:val="single" w:color="000000"/>
                          </w:rPr>
                          <w:t>download</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4"/>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sequoiadb_driver_1.0.0_windows</w:t>
                        </w:r>
                      </w:p>
                      <w:p w:rsidR="005807CE" w:rsidRDefault="005807CE">
                        <w:pPr>
                          <w:pStyle w:val="TableParagraph"/>
                          <w:spacing w:before="11" w:line="251" w:lineRule="auto"/>
                          <w:ind w:left="45" w:right="99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_x86_64.zip </w:t>
                        </w:r>
                        <w:r>
                          <w:rPr>
                            <w:rFonts w:ascii="Microsoft JhengHei" w:eastAsia="Microsoft JhengHei" w:hAnsi="Microsoft JhengHei" w:cs="Microsoft JhengHei"/>
                            <w:w w:val="95"/>
                            <w:sz w:val="14"/>
                            <w:szCs w:val="14"/>
                            <w:u w:val="single" w:color="000000"/>
                          </w:rPr>
                          <w:t>download</w:t>
                        </w:r>
                      </w:p>
                    </w:tc>
                  </w:tr>
                  <w:tr w:rsidR="005807CE">
                    <w:trPr>
                      <w:trHeight w:hRule="exact" w:val="980"/>
                    </w:trPr>
                    <w:tc>
                      <w:tcPr>
                        <w:tcW w:w="1740" w:type="dxa"/>
                        <w:tcBorders>
                          <w:top w:val="single" w:sz="8" w:space="0" w:color="000000"/>
                          <w:left w:val="single" w:sz="8" w:space="0" w:color="000000"/>
                          <w:bottom w:val="single" w:sz="8" w:space="0" w:color="000000"/>
                          <w:right w:val="nil"/>
                        </w:tcBorders>
                      </w:tcPr>
                      <w:p w:rsidR="005807CE" w:rsidRDefault="005807CE">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工具包</w:t>
                        </w:r>
                      </w:p>
                      <w:p w:rsidR="005807CE" w:rsidRDefault="005807CE">
                        <w:pPr>
                          <w:pStyle w:val="TableParagraph"/>
                          <w:spacing w:line="228"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apache and php</w:t>
                        </w:r>
                      </w:p>
                    </w:tc>
                    <w:tc>
                      <w:tcPr>
                        <w:tcW w:w="2997" w:type="dxa"/>
                        <w:tcBorders>
                          <w:top w:val="single" w:sz="8" w:space="0" w:color="000000"/>
                          <w:left w:val="nil"/>
                          <w:bottom w:val="single" w:sz="8" w:space="0" w:color="000000"/>
                          <w:right w:val="single" w:sz="8" w:space="0" w:color="000000"/>
                        </w:tcBorders>
                      </w:tcPr>
                      <w:p w:rsidR="005807CE" w:rsidRDefault="005807CE">
                        <w:pPr>
                          <w:pStyle w:val="TableParagraph"/>
                          <w:spacing w:before="7" w:line="220" w:lineRule="exact"/>
                        </w:pPr>
                      </w:p>
                      <w:p w:rsidR="005807CE" w:rsidRDefault="005807CE">
                        <w:pPr>
                          <w:pStyle w:val="TableParagraph"/>
                          <w:spacing w:line="251" w:lineRule="auto"/>
                          <w:ind w:left="678" w:right="21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apache2-linux-x64-installer.tar.gz download</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9" w:line="280" w:lineRule="exact"/>
                          <w:rPr>
                            <w:sz w:val="28"/>
                            <w:szCs w:val="28"/>
                          </w:rPr>
                        </w:pPr>
                      </w:p>
                      <w:p w:rsidR="005807CE" w:rsidRDefault="005807CE">
                        <w:pPr>
                          <w:pStyle w:val="TableParagraph"/>
                          <w:spacing w:line="167" w:lineRule="auto"/>
                          <w:ind w:left="40" w:right="818"/>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apache2-windows-i586-</w:t>
                        </w:r>
                        <w:r>
                          <w:rPr>
                            <w:rFonts w:ascii="Microsoft JhengHei" w:eastAsia="Microsoft JhengHei" w:hAnsi="Microsoft JhengHei" w:cs="Microsoft JhengHei"/>
                            <w:w w:val="92"/>
                            <w:sz w:val="14"/>
                            <w:szCs w:val="14"/>
                          </w:rPr>
                          <w:t xml:space="preserve"> </w:t>
                        </w:r>
                        <w:r>
                          <w:rPr>
                            <w:rFonts w:ascii="Microsoft JhengHei" w:eastAsia="Microsoft JhengHei" w:hAnsi="Microsoft JhengHei" w:cs="Microsoft JhengHei"/>
                            <w:w w:val="95"/>
                            <w:sz w:val="14"/>
                            <w:szCs w:val="14"/>
                          </w:rPr>
                          <w:t>installer.tar.gz</w:t>
                        </w:r>
                      </w:p>
                      <w:p w:rsidR="005807CE" w:rsidRDefault="005807CE">
                        <w:pPr>
                          <w:pStyle w:val="TableParagraph"/>
                          <w:spacing w:before="22"/>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u w:val="single" w:color="000000"/>
                          </w:rPr>
                          <w:t>download</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9" w:line="280" w:lineRule="exact"/>
                          <w:rPr>
                            <w:sz w:val="28"/>
                            <w:szCs w:val="28"/>
                          </w:rPr>
                        </w:pPr>
                      </w:p>
                      <w:p w:rsidR="005807CE" w:rsidRDefault="005807CE">
                        <w:pPr>
                          <w:pStyle w:val="TableParagraph"/>
                          <w:spacing w:line="167" w:lineRule="auto"/>
                          <w:ind w:left="45" w:right="654"/>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apache2-windows-x86_64-</w:t>
                        </w:r>
                        <w:r>
                          <w:rPr>
                            <w:rFonts w:ascii="Microsoft JhengHei" w:eastAsia="Microsoft JhengHei" w:hAnsi="Microsoft JhengHei" w:cs="Microsoft JhengHei"/>
                            <w:w w:val="93"/>
                            <w:sz w:val="14"/>
                            <w:szCs w:val="14"/>
                          </w:rPr>
                          <w:t xml:space="preserve"> </w:t>
                        </w:r>
                        <w:r>
                          <w:rPr>
                            <w:rFonts w:ascii="Microsoft JhengHei" w:eastAsia="Microsoft JhengHei" w:hAnsi="Microsoft JhengHei" w:cs="Microsoft JhengHei"/>
                            <w:w w:val="95"/>
                            <w:sz w:val="14"/>
                            <w:szCs w:val="14"/>
                          </w:rPr>
                          <w:t>installer.zip</w:t>
                        </w:r>
                      </w:p>
                      <w:p w:rsidR="005807CE" w:rsidRDefault="005807CE">
                        <w:pPr>
                          <w:pStyle w:val="TableParagraph"/>
                          <w:spacing w:before="22"/>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u w:val="single" w:color="000000"/>
                          </w:rPr>
                          <w:t>download</w:t>
                        </w:r>
                      </w:p>
                    </w:tc>
                  </w:tr>
                </w:tbl>
                <w:p w:rsidR="005807CE" w:rsidRDefault="005807CE"/>
              </w:txbxContent>
            </v:textbox>
            <w10:wrap anchorx="page"/>
          </v:shape>
        </w:pict>
      </w:r>
      <w:r w:rsidR="004474D3">
        <w:rPr>
          <w:rFonts w:ascii="Microsoft JhengHei" w:eastAsia="Microsoft JhengHei" w:hAnsi="Microsoft JhengHei" w:cs="Microsoft JhengHei"/>
          <w:w w:val="95"/>
          <w:sz w:val="14"/>
          <w:szCs w:val="14"/>
        </w:rPr>
        <w:t>Linux</w:t>
      </w:r>
      <w:r w:rsidR="004474D3">
        <w:rPr>
          <w:rFonts w:ascii="Microsoft JhengHei" w:eastAsia="Microsoft JhengHei" w:hAnsi="Microsoft JhengHei" w:cs="Microsoft JhengHei"/>
          <w:spacing w:val="-3"/>
          <w:w w:val="95"/>
          <w:sz w:val="14"/>
          <w:szCs w:val="14"/>
        </w:rPr>
        <w:t xml:space="preserve"> </w:t>
      </w:r>
      <w:r w:rsidR="004474D3">
        <w:rPr>
          <w:rFonts w:ascii="Microsoft JhengHei" w:eastAsia="Microsoft JhengHei" w:hAnsi="Microsoft JhengHei" w:cs="Microsoft JhengHei"/>
          <w:w w:val="95"/>
          <w:sz w:val="14"/>
          <w:szCs w:val="14"/>
        </w:rPr>
        <w:t>64-bit</w:t>
      </w:r>
    </w:p>
    <w:p w:rsidR="0020037C" w:rsidRDefault="004474D3">
      <w:pPr>
        <w:spacing w:line="228" w:lineRule="exact"/>
        <w:ind w:left="98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产品包</w:t>
      </w: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before="12" w:line="200" w:lineRule="exact"/>
        <w:rPr>
          <w:sz w:val="20"/>
          <w:szCs w:val="20"/>
        </w:rPr>
      </w:pPr>
    </w:p>
    <w:p w:rsidR="0020037C" w:rsidRDefault="00B0609F">
      <w:pPr>
        <w:pStyle w:val="Heading2"/>
        <w:spacing w:line="394" w:lineRule="exact"/>
      </w:pPr>
      <w:r>
        <w:pict>
          <v:group id="_x0000_s3327" style="position:absolute;left:0;text-align:left;margin-left:202.6pt;margin-top:-33.35pt;width:31.15pt;height:.1pt;z-index:-251948544;mso-position-horizontal-relative:page" coordorigin="4052,-667" coordsize="623,2">
            <v:shape id="_x0000_s3328" style="position:absolute;left:4052;top:-667;width:623;height:2" coordorigin="4052,-667" coordsize="623,0" path="m4052,-667r623,e" filled="f" strokeweight=".1087mm">
              <v:path arrowok="t"/>
            </v:shape>
            <w10:wrap anchorx="page"/>
          </v:group>
        </w:pict>
      </w:r>
      <w:bookmarkStart w:id="97" w:name="SequoiaDB服务器安装"/>
      <w:bookmarkStart w:id="98" w:name="_bookmark42"/>
      <w:bookmarkEnd w:id="97"/>
      <w:bookmarkEnd w:id="98"/>
      <w:r w:rsidR="004474D3">
        <w:rPr>
          <w:w w:val="95"/>
        </w:rPr>
        <w:t>SequoiaDB服务器安装</w:t>
      </w:r>
    </w:p>
    <w:p w:rsidR="0020037C" w:rsidRDefault="00B0609F">
      <w:pPr>
        <w:pStyle w:val="BodyText"/>
        <w:spacing w:before="42"/>
      </w:pPr>
      <w:r>
        <w:pict>
          <v:group id="_x0000_s3325" style="position:absolute;left:0;text-align:left;margin-left:56.7pt;margin-top:1.65pt;width:498.6pt;height:.1pt;z-index:-251947520;mso-position-horizontal-relative:page" coordorigin="1134,33" coordsize="9972,2">
            <v:shape id="_x0000_s3326" style="position:absolute;left:1134;top:33;width:9972;height:2" coordorigin="1134,33" coordsize="9972,0" path="m1134,33r9972,e" filled="f" strokeweight="1pt">
              <v:path arrowok="t"/>
            </v:shape>
            <w10:wrap anchorx="page"/>
          </v:group>
        </w:pict>
      </w:r>
      <w:r w:rsidR="004474D3">
        <w:t>操作系统可用的安装方式一览表</w:t>
      </w:r>
    </w:p>
    <w:p w:rsidR="0020037C" w:rsidRDefault="0020037C">
      <w:pPr>
        <w:spacing w:before="7" w:line="60" w:lineRule="exact"/>
        <w:rPr>
          <w:sz w:val="6"/>
          <w:szCs w:val="6"/>
        </w:rPr>
      </w:pPr>
    </w:p>
    <w:tbl>
      <w:tblPr>
        <w:tblW w:w="0" w:type="auto"/>
        <w:tblInd w:w="923" w:type="dxa"/>
        <w:tblLayout w:type="fixed"/>
        <w:tblCellMar>
          <w:left w:w="0" w:type="dxa"/>
          <w:right w:w="0" w:type="dxa"/>
        </w:tblCellMar>
        <w:tblLook w:val="01E0"/>
      </w:tblPr>
      <w:tblGrid>
        <w:gridCol w:w="2122"/>
        <w:gridCol w:w="4193"/>
        <w:gridCol w:w="3157"/>
      </w:tblGrid>
      <w:tr w:rsidR="0020037C">
        <w:trPr>
          <w:trHeight w:hRule="exact" w:val="223"/>
        </w:trPr>
        <w:tc>
          <w:tcPr>
            <w:tcW w:w="2122"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14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安装方式</w:t>
            </w:r>
          </w:p>
        </w:tc>
        <w:tc>
          <w:tcPr>
            <w:tcW w:w="4193"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15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Linux</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113" w:right="1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Windows</w:t>
            </w:r>
          </w:p>
        </w:tc>
      </w:tr>
      <w:tr w:rsidR="0020037C">
        <w:trPr>
          <w:trHeight w:hRule="exact" w:val="233"/>
        </w:trPr>
        <w:tc>
          <w:tcPr>
            <w:tcW w:w="2122"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11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向导安装方式</w:t>
            </w:r>
          </w:p>
        </w:tc>
        <w:tc>
          <w:tcPr>
            <w:tcW w:w="4193"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19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14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pPr>
      <w:r>
        <w:t>向导安装方式</w:t>
      </w:r>
    </w:p>
    <w:p w:rsidR="0020037C" w:rsidRDefault="0020037C">
      <w:pPr>
        <w:spacing w:before="5" w:line="100" w:lineRule="exact"/>
        <w:rPr>
          <w:sz w:val="10"/>
          <w:szCs w:val="10"/>
        </w:rPr>
      </w:pPr>
    </w:p>
    <w:p w:rsidR="0020037C" w:rsidRDefault="004474D3">
      <w:pPr>
        <w:pStyle w:val="BodyText"/>
        <w:spacing w:line="167" w:lineRule="auto"/>
        <w:ind w:right="43"/>
        <w:rPr>
          <w:lang w:eastAsia="zh-CN"/>
        </w:rPr>
      </w:pPr>
      <w:r>
        <w:rPr>
          <w:lang w:eastAsia="zh-CN"/>
        </w:rPr>
        <w:t>向导安装是一个在Linux</w:t>
      </w:r>
      <w:r>
        <w:rPr>
          <w:spacing w:val="-25"/>
          <w:lang w:eastAsia="zh-CN"/>
        </w:rPr>
        <w:t xml:space="preserve"> </w:t>
      </w:r>
      <w:r>
        <w:rPr>
          <w:lang w:eastAsia="zh-CN"/>
        </w:rPr>
        <w:t>和Windows</w:t>
      </w:r>
      <w:r>
        <w:rPr>
          <w:spacing w:val="-24"/>
          <w:lang w:eastAsia="zh-CN"/>
        </w:rPr>
        <w:t xml:space="preserve"> </w:t>
      </w:r>
      <w:r>
        <w:rPr>
          <w:lang w:eastAsia="zh-CN"/>
        </w:rPr>
        <w:t>上适用的GUI安装程序。</w:t>
      </w:r>
      <w:r>
        <w:rPr>
          <w:spacing w:val="-24"/>
          <w:lang w:eastAsia="zh-CN"/>
        </w:rPr>
        <w:t xml:space="preserve"> </w:t>
      </w:r>
      <w:r>
        <w:rPr>
          <w:lang w:eastAsia="zh-CN"/>
        </w:rPr>
        <w:t>向导提供了易于使用的界面，用于安装产品和 支持出示设置。</w:t>
      </w:r>
    </w:p>
    <w:p w:rsidR="0020037C" w:rsidRDefault="004474D3">
      <w:pPr>
        <w:pStyle w:val="BodyText"/>
        <w:spacing w:line="315" w:lineRule="exact"/>
      </w:pPr>
      <w:r>
        <w:rPr>
          <w:w w:val="95"/>
        </w:rPr>
        <w:t xml:space="preserve">在Linux上，需要X   </w:t>
      </w:r>
      <w:r>
        <w:rPr>
          <w:spacing w:val="24"/>
          <w:w w:val="95"/>
        </w:rPr>
        <w:t xml:space="preserve"> </w:t>
      </w:r>
      <w:r>
        <w:rPr>
          <w:w w:val="95"/>
        </w:rPr>
        <w:t xml:space="preserve">Server来显示GUI图形界面；如果没有X   </w:t>
      </w:r>
      <w:r>
        <w:rPr>
          <w:spacing w:val="24"/>
          <w:w w:val="95"/>
        </w:rPr>
        <w:t xml:space="preserve"> </w:t>
      </w:r>
      <w:r>
        <w:rPr>
          <w:w w:val="95"/>
        </w:rPr>
        <w:t>Server，可以使用字符界面进行安装。</w:t>
      </w:r>
    </w:p>
    <w:p w:rsidR="0020037C" w:rsidRDefault="00B0609F">
      <w:pPr>
        <w:pStyle w:val="BodyText"/>
        <w:spacing w:before="16"/>
      </w:pPr>
      <w:hyperlink w:anchor="_bookmark43" w:history="1">
        <w:r w:rsidR="004474D3">
          <w:rPr>
            <w:color w:val="0000FF"/>
          </w:rPr>
          <w:t>Linux版本的安装</w:t>
        </w:r>
      </w:hyperlink>
    </w:p>
    <w:p w:rsidR="0020037C" w:rsidRDefault="0020037C">
      <w:pPr>
        <w:spacing w:before="2" w:line="110" w:lineRule="exact"/>
        <w:rPr>
          <w:sz w:val="11"/>
          <w:szCs w:val="11"/>
        </w:rPr>
      </w:pPr>
    </w:p>
    <w:p w:rsidR="0020037C" w:rsidRDefault="004474D3">
      <w:pPr>
        <w:pStyle w:val="Heading3"/>
      </w:pPr>
      <w:bookmarkStart w:id="99" w:name="Linux版本的安装"/>
      <w:bookmarkStart w:id="100" w:name="_bookmark43"/>
      <w:bookmarkEnd w:id="99"/>
      <w:bookmarkEnd w:id="100"/>
      <w:r>
        <w:t>Linux版本的安装</w:t>
      </w:r>
    </w:p>
    <w:p w:rsidR="0020037C" w:rsidRDefault="0020037C">
      <w:pPr>
        <w:spacing w:before="9" w:line="190" w:lineRule="exact"/>
        <w:rPr>
          <w:sz w:val="19"/>
          <w:szCs w:val="19"/>
        </w:rPr>
      </w:pPr>
    </w:p>
    <w:p w:rsidR="0020037C" w:rsidRDefault="004474D3">
      <w:pPr>
        <w:pStyle w:val="BodyText"/>
        <w:rPr>
          <w:lang w:eastAsia="zh-CN"/>
        </w:rPr>
      </w:pPr>
      <w:r>
        <w:rPr>
          <w:lang w:eastAsia="zh-CN"/>
        </w:rPr>
        <w:t>安装前准备</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确保系统满足安装</w:t>
      </w:r>
      <w:r w:rsidR="00D5167D">
        <w:rPr>
          <w:rFonts w:eastAsiaTheme="minorEastAsia" w:hint="eastAsia"/>
          <w:position w:val="1"/>
          <w:lang w:eastAsia="zh-CN"/>
        </w:rPr>
        <w:t>硬件</w:t>
      </w:r>
      <w:r>
        <w:rPr>
          <w:position w:val="1"/>
          <w:lang w:eastAsia="zh-CN"/>
        </w:rPr>
        <w:t>和</w:t>
      </w:r>
      <w:r w:rsidR="00D5167D">
        <w:rPr>
          <w:rFonts w:eastAsiaTheme="minorEastAsia" w:hint="eastAsia"/>
          <w:position w:val="1"/>
          <w:lang w:eastAsia="zh-CN"/>
        </w:rPr>
        <w:t>软件</w:t>
      </w:r>
      <w:r>
        <w:rPr>
          <w:position w:val="1"/>
          <w:lang w:eastAsia="zh-CN"/>
        </w:rPr>
        <w:t>要求；</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使用root </w:t>
      </w:r>
      <w:r>
        <w:rPr>
          <w:spacing w:val="24"/>
          <w:w w:val="95"/>
          <w:position w:val="1"/>
          <w:lang w:eastAsia="zh-CN"/>
        </w:rPr>
        <w:t xml:space="preserve"> </w:t>
      </w:r>
      <w:r>
        <w:rPr>
          <w:w w:val="95"/>
          <w:position w:val="1"/>
          <w:lang w:eastAsia="zh-CN"/>
        </w:rPr>
        <w:t xml:space="preserve">用户权限来安装SequoiaDB </w:t>
      </w:r>
      <w:r>
        <w:rPr>
          <w:spacing w:val="25"/>
          <w:w w:val="95"/>
          <w:position w:val="1"/>
          <w:lang w:eastAsia="zh-CN"/>
        </w:rPr>
        <w:t xml:space="preserve"> </w:t>
      </w:r>
      <w:r>
        <w:rPr>
          <w:w w:val="95"/>
          <w:position w:val="1"/>
          <w:lang w:eastAsia="zh-CN"/>
        </w:rPr>
        <w:t>数据库服务；</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检查SequoiaDB产品软件包与OS系统配套；</w:t>
      </w:r>
    </w:p>
    <w:p w:rsidR="0020037C" w:rsidRDefault="0020037C">
      <w:pPr>
        <w:spacing w:line="293" w:lineRule="exact"/>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tabs>
          <w:tab w:val="left" w:pos="397"/>
        </w:tabs>
        <w:spacing w:line="308"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如果需要图形界面模式安装，请确保</w:t>
      </w:r>
      <w:r>
        <w:rPr>
          <w:spacing w:val="-12"/>
          <w:position w:val="1"/>
          <w:lang w:eastAsia="zh-CN"/>
        </w:rPr>
        <w:t xml:space="preserve"> </w:t>
      </w:r>
      <w:r>
        <w:rPr>
          <w:position w:val="1"/>
          <w:lang w:eastAsia="zh-CN"/>
        </w:rPr>
        <w:t>X</w:t>
      </w:r>
      <w:r>
        <w:rPr>
          <w:spacing w:val="-12"/>
          <w:position w:val="1"/>
          <w:lang w:eastAsia="zh-CN"/>
        </w:rPr>
        <w:t xml:space="preserve"> </w:t>
      </w:r>
      <w:r>
        <w:rPr>
          <w:position w:val="1"/>
          <w:lang w:eastAsia="zh-CN"/>
        </w:rPr>
        <w:t>Server</w:t>
      </w:r>
      <w:r>
        <w:rPr>
          <w:spacing w:val="-12"/>
          <w:position w:val="1"/>
          <w:lang w:eastAsia="zh-CN"/>
        </w:rPr>
        <w:t xml:space="preserve"> </w:t>
      </w:r>
      <w:r>
        <w:rPr>
          <w:position w:val="1"/>
          <w:lang w:eastAsia="zh-CN"/>
        </w:rPr>
        <w:t>服务正在运行；</w:t>
      </w:r>
    </w:p>
    <w:p w:rsidR="0020037C" w:rsidRDefault="004474D3">
      <w:pPr>
        <w:pStyle w:val="BodyText"/>
        <w:tabs>
          <w:tab w:val="left" w:pos="397"/>
        </w:tabs>
        <w:spacing w:line="293"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服务器配置了主机名，且与其他服务器之间可通过主机名建立网络连接（如ssh</w:t>
      </w:r>
      <w:r>
        <w:rPr>
          <w:spacing w:val="-5"/>
          <w:position w:val="1"/>
          <w:lang w:eastAsia="zh-CN"/>
        </w:rPr>
        <w:t xml:space="preserve"> </w:t>
      </w:r>
      <w:r>
        <w:rPr>
          <w:position w:val="1"/>
          <w:lang w:eastAsia="zh-CN"/>
        </w:rPr>
        <w:t>主机名）；</w:t>
      </w:r>
    </w:p>
    <w:p w:rsidR="0020037C" w:rsidRDefault="00DD1987">
      <w:pPr>
        <w:pStyle w:val="BodyText"/>
        <w:spacing w:before="60" w:line="335" w:lineRule="auto"/>
        <w:ind w:left="113" w:right="3385"/>
        <w:rPr>
          <w:lang w:eastAsia="zh-CN"/>
        </w:rPr>
      </w:pPr>
      <w:r>
        <w:pict>
          <v:shape id="_x0000_i1053"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spacing w:val="-1"/>
          <w:lang w:eastAsia="zh-CN"/>
        </w:rPr>
        <w:t xml:space="preserve"> </w:t>
      </w:r>
      <w:r w:rsidR="004474D3">
        <w:rPr>
          <w:lang w:eastAsia="zh-CN"/>
        </w:rPr>
        <w:t>SequoiaDB的安装向导需要的参数不接受非英文字符。 安装步骤</w:t>
      </w:r>
    </w:p>
    <w:p w:rsidR="0020037C" w:rsidRDefault="004474D3">
      <w:pPr>
        <w:pStyle w:val="BodyText"/>
        <w:spacing w:line="254" w:lineRule="exact"/>
        <w:ind w:left="113"/>
        <w:rPr>
          <w:lang w:eastAsia="zh-CN"/>
        </w:rPr>
      </w:pPr>
      <w:r>
        <w:rPr>
          <w:lang w:eastAsia="zh-CN"/>
        </w:rPr>
        <w:t>说明：</w:t>
      </w:r>
    </w:p>
    <w:p w:rsidR="0020037C" w:rsidRDefault="004474D3">
      <w:pPr>
        <w:pStyle w:val="BodyText"/>
        <w:spacing w:before="16" w:line="251" w:lineRule="auto"/>
        <w:ind w:left="218" w:right="492"/>
        <w:rPr>
          <w:lang w:eastAsia="zh-CN"/>
        </w:rPr>
      </w:pPr>
      <w:r>
        <w:rPr>
          <w:w w:val="95"/>
          <w:lang w:eastAsia="zh-CN"/>
        </w:rPr>
        <w:t xml:space="preserve">(1)产品包名字以 </w:t>
      </w:r>
      <w:r>
        <w:rPr>
          <w:spacing w:val="34"/>
          <w:w w:val="95"/>
          <w:lang w:eastAsia="zh-CN"/>
        </w:rPr>
        <w:t xml:space="preserve"> </w:t>
      </w:r>
      <w:r>
        <w:rPr>
          <w:w w:val="95"/>
          <w:lang w:eastAsia="zh-CN"/>
        </w:rPr>
        <w:t>sequoiadb-1.0.0-linux-x86_64-installer.run为例</w:t>
      </w:r>
      <w:r>
        <w:rPr>
          <w:lang w:eastAsia="zh-CN"/>
        </w:rPr>
        <w:t xml:space="preserve"> (2)步骤以命令行方式进行介绍，图形界面按照图像向导提示完成 如果有多台服务器，每台机器都需要重复如下步骤安装服务器程序；</w:t>
      </w:r>
    </w:p>
    <w:p w:rsidR="0020037C" w:rsidRDefault="004474D3">
      <w:pPr>
        <w:pStyle w:val="BodyText"/>
        <w:tabs>
          <w:tab w:val="left" w:pos="397"/>
        </w:tabs>
        <w:spacing w:before="19"/>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参照</w:t>
      </w:r>
      <w:hyperlink w:anchor="_bookmark40" w:history="1">
        <w:r>
          <w:rPr>
            <w:color w:val="0000FF"/>
            <w:position w:val="1"/>
            <w:lang w:eastAsia="zh-CN"/>
          </w:rPr>
          <w:t>系统配置需求</w:t>
        </w:r>
      </w:hyperlink>
      <w:r>
        <w:rPr>
          <w:color w:val="000000"/>
          <w:position w:val="1"/>
          <w:lang w:eastAsia="zh-CN"/>
        </w:rPr>
        <w:t>配置好主机名以及修改系统内核参数</w:t>
      </w:r>
    </w:p>
    <w:p w:rsidR="0020037C" w:rsidRDefault="004474D3">
      <w:pPr>
        <w:pStyle w:val="BodyText"/>
        <w:tabs>
          <w:tab w:val="left" w:pos="397"/>
        </w:tabs>
        <w:spacing w:line="293"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运行安装程序</w:t>
      </w:r>
    </w:p>
    <w:p w:rsidR="0020037C" w:rsidRDefault="00B0609F">
      <w:pPr>
        <w:pStyle w:val="BodyText"/>
        <w:spacing w:before="50"/>
        <w:ind w:left="397"/>
        <w:rPr>
          <w:rFonts w:ascii="仿宋" w:eastAsia="仿宋" w:hAnsi="仿宋" w:cs="仿宋"/>
        </w:rPr>
      </w:pPr>
      <w:r w:rsidRPr="00B0609F">
        <w:pict>
          <v:group id="_x0000_s3322" style="position:absolute;left:0;text-align:left;margin-left:95.85pt;margin-top:6.95pt;width:459.45pt;height:10.6pt;z-index:-251945472;mso-position-horizontal-relative:page" coordorigin="1917,139" coordsize="9189,212">
            <v:shape id="_x0000_s332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./sequoiadb-1.0.0-linux-x86_64-installer.run --mode text</w:t>
      </w:r>
    </w:p>
    <w:p w:rsidR="0020037C" w:rsidRDefault="004474D3">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程序提示选择向导语言</w:t>
      </w:r>
    </w:p>
    <w:p w:rsidR="0020037C" w:rsidRDefault="00B0609F">
      <w:pPr>
        <w:pStyle w:val="BodyText"/>
        <w:spacing w:before="50"/>
        <w:ind w:left="397"/>
        <w:rPr>
          <w:rFonts w:ascii="仿宋" w:eastAsia="仿宋" w:hAnsi="仿宋" w:cs="仿宋"/>
        </w:rPr>
      </w:pPr>
      <w:r w:rsidRPr="00B0609F">
        <w:pict>
          <v:group id="_x0000_s3320" style="position:absolute;left:0;text-align:left;margin-left:95.85pt;margin-top:6.95pt;width:459.45pt;height:53pt;z-index:-251944448;mso-position-horizontal-relative:page" coordorigin="1917,139" coordsize="9189,1060">
            <v:shape id="_x0000_s3321" style="position:absolute;left:1917;top:139;width:9189;height:1060" coordorigin="1917,139" coordsize="9189,1060" path="m1917,139r9189,l11106,1199r-9189,l1917,139xe" fillcolor="#efefef" stroked="f">
              <v:path arrowok="t"/>
            </v:shape>
            <w10:wrap anchorx="page"/>
          </v:group>
        </w:pict>
      </w:r>
      <w:r w:rsidR="004474D3">
        <w:rPr>
          <w:rFonts w:ascii="仿宋" w:eastAsia="仿宋" w:hAnsi="仿宋" w:cs="仿宋"/>
        </w:rPr>
        <w:t>Language Selection</w:t>
      </w:r>
    </w:p>
    <w:p w:rsidR="0020037C" w:rsidRDefault="004474D3">
      <w:pPr>
        <w:pStyle w:val="BodyText"/>
        <w:spacing w:line="212" w:lineRule="exact"/>
        <w:ind w:left="397"/>
        <w:rPr>
          <w:rFonts w:ascii="仿宋" w:eastAsia="仿宋" w:hAnsi="仿宋" w:cs="仿宋"/>
        </w:rPr>
      </w:pPr>
      <w:r>
        <w:rPr>
          <w:rFonts w:ascii="仿宋" w:eastAsia="仿宋" w:hAnsi="仿宋" w:cs="仿宋"/>
        </w:rPr>
        <w:t>Please select the installation language</w:t>
      </w:r>
    </w:p>
    <w:p w:rsidR="0020037C" w:rsidRDefault="004474D3">
      <w:pPr>
        <w:pStyle w:val="BodyText"/>
        <w:spacing w:line="212" w:lineRule="exact"/>
        <w:ind w:left="397"/>
        <w:rPr>
          <w:rFonts w:ascii="仿宋" w:eastAsia="仿宋" w:hAnsi="仿宋" w:cs="仿宋"/>
        </w:rPr>
      </w:pPr>
      <w:r>
        <w:rPr>
          <w:rFonts w:ascii="仿宋" w:eastAsia="仿宋" w:hAnsi="仿宋" w:cs="仿宋"/>
        </w:rPr>
        <w:t>[1] English - English</w:t>
      </w:r>
    </w:p>
    <w:p w:rsidR="0020037C" w:rsidRDefault="004474D3">
      <w:pPr>
        <w:pStyle w:val="BodyText"/>
        <w:spacing w:line="212" w:lineRule="exact"/>
        <w:ind w:left="397"/>
        <w:rPr>
          <w:rFonts w:ascii="仿宋" w:eastAsia="仿宋" w:hAnsi="仿宋" w:cs="仿宋"/>
        </w:rPr>
      </w:pPr>
      <w:r>
        <w:rPr>
          <w:rFonts w:ascii="仿宋" w:eastAsia="仿宋" w:hAnsi="仿宋" w:cs="仿宋"/>
        </w:rPr>
        <w:t>[2] Simplified Chinese - 简体中文</w:t>
      </w:r>
    </w:p>
    <w:p w:rsidR="0020037C" w:rsidRDefault="004474D3">
      <w:pPr>
        <w:pStyle w:val="BodyText"/>
        <w:spacing w:line="212" w:lineRule="exact"/>
        <w:ind w:left="397"/>
        <w:rPr>
          <w:rFonts w:ascii="仿宋" w:eastAsia="仿宋" w:hAnsi="仿宋" w:cs="仿宋"/>
        </w:rPr>
      </w:pPr>
      <w:r>
        <w:rPr>
          <w:rFonts w:ascii="仿宋" w:eastAsia="仿宋" w:hAnsi="仿宋" w:cs="仿宋"/>
        </w:rPr>
        <w:t>Please choose an option [1] :2</w:t>
      </w:r>
    </w:p>
    <w:p w:rsidR="0020037C" w:rsidRDefault="004474D3">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输入</w:t>
      </w:r>
      <w:r>
        <w:rPr>
          <w:spacing w:val="-2"/>
          <w:position w:val="1"/>
        </w:rPr>
        <w:t xml:space="preserve"> </w:t>
      </w:r>
      <w:r>
        <w:rPr>
          <w:position w:val="1"/>
        </w:rPr>
        <w:t>2</w:t>
      </w:r>
      <w:r>
        <w:rPr>
          <w:spacing w:val="-1"/>
          <w:position w:val="1"/>
        </w:rPr>
        <w:t xml:space="preserve"> </w:t>
      </w:r>
      <w:r>
        <w:rPr>
          <w:position w:val="1"/>
        </w:rPr>
        <w:t>，选择中文，此时系统提示输入安装目录</w:t>
      </w:r>
    </w:p>
    <w:p w:rsidR="0020037C" w:rsidRDefault="00B0609F">
      <w:pPr>
        <w:pStyle w:val="BodyText"/>
        <w:spacing w:before="10"/>
        <w:ind w:left="397"/>
        <w:rPr>
          <w:rFonts w:ascii="仿宋" w:eastAsia="仿宋" w:hAnsi="仿宋" w:cs="仿宋"/>
        </w:rPr>
      </w:pPr>
      <w:r w:rsidRPr="00B0609F">
        <w:pict>
          <v:group id="_x0000_s3318" style="position:absolute;left:0;text-align:left;margin-left:95.85pt;margin-top:4.95pt;width:459.45pt;height:74.2pt;z-index:-251943424;mso-position-horizontal-relative:page" coordorigin="1917,99" coordsize="9189,1484">
            <v:shape id="_x0000_s3319" style="position:absolute;left:1917;top:99;width:9189;height:1484" coordorigin="1917,99" coordsize="9189,1484" path="m1917,99r9189,l11106,1583r-9189,l1917,99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由BitRockInstallBuilder评估本所建立</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欢迎来到 SequoiaDB Server 安装程序</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请指定 SequoiaDBServer 将会被安装到的目录</w:t>
      </w:r>
    </w:p>
    <w:p w:rsidR="0020037C" w:rsidRDefault="004474D3">
      <w:pPr>
        <w:pStyle w:val="BodyText"/>
        <w:spacing w:line="212" w:lineRule="exact"/>
        <w:ind w:left="397"/>
        <w:rPr>
          <w:rFonts w:ascii="仿宋" w:eastAsia="仿宋" w:hAnsi="仿宋" w:cs="仿宋"/>
        </w:rPr>
      </w:pPr>
      <w:r>
        <w:rPr>
          <w:rFonts w:ascii="仿宋" w:eastAsia="仿宋" w:hAnsi="仿宋" w:cs="仿宋"/>
        </w:rPr>
        <w:t>安装目录 [/opt/sequoiadb]:</w:t>
      </w:r>
    </w:p>
    <w:p w:rsidR="0020037C" w:rsidRDefault="004474D3">
      <w:pPr>
        <w:pStyle w:val="BodyText"/>
        <w:tabs>
          <w:tab w:val="left" w:pos="397"/>
        </w:tabs>
        <w:spacing w:line="169" w:lineRule="auto"/>
        <w:ind w:left="397" w:right="880"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输入安装路径后按回车(默认安装在      </w:t>
      </w:r>
      <w:r>
        <w:rPr>
          <w:spacing w:val="47"/>
          <w:w w:val="95"/>
          <w:position w:val="1"/>
          <w:lang w:eastAsia="zh-CN"/>
        </w:rPr>
        <w:t xml:space="preserve"> </w:t>
      </w:r>
      <w:r>
        <w:rPr>
          <w:w w:val="95"/>
          <w:position w:val="1"/>
          <w:lang w:eastAsia="zh-CN"/>
        </w:rPr>
        <w:t>/opt/sequoiadb)。此时系统提示输入用户名，该用户名用于运行</w:t>
      </w:r>
      <w:r>
        <w:rPr>
          <w:position w:val="1"/>
          <w:lang w:eastAsia="zh-CN"/>
        </w:rPr>
        <w:t xml:space="preserve"> </w:t>
      </w:r>
      <w:r>
        <w:rPr>
          <w:w w:val="95"/>
          <w:lang w:eastAsia="zh-CN"/>
        </w:rPr>
        <w:t>sequoiadb</w:t>
      </w:r>
      <w:r>
        <w:rPr>
          <w:spacing w:val="24"/>
          <w:w w:val="95"/>
          <w:lang w:eastAsia="zh-CN"/>
        </w:rPr>
        <w:t xml:space="preserve"> </w:t>
      </w:r>
      <w:r>
        <w:rPr>
          <w:w w:val="95"/>
          <w:lang w:eastAsia="zh-CN"/>
        </w:rPr>
        <w:t>服务；</w:t>
      </w:r>
    </w:p>
    <w:p w:rsidR="0020037C" w:rsidRDefault="00B0609F">
      <w:pPr>
        <w:pStyle w:val="BodyText"/>
        <w:spacing w:before="23"/>
        <w:ind w:left="397"/>
        <w:rPr>
          <w:rFonts w:ascii="仿宋" w:eastAsia="仿宋" w:hAnsi="仿宋" w:cs="仿宋"/>
          <w:lang w:eastAsia="zh-CN"/>
        </w:rPr>
      </w:pPr>
      <w:r w:rsidRPr="00B0609F">
        <w:pict>
          <v:group id="_x0000_s3316" style="position:absolute;left:0;text-align:left;margin-left:95.85pt;margin-top:5.6pt;width:459.45pt;height:42.4pt;z-index:-251942400;mso-position-horizontal-relative:page" coordorigin="1917,112" coordsize="9189,848">
            <v:shape id="_x0000_s3317" style="position:absolute;left:1917;top:112;width:9189;height:848" coordorigin="1917,112" coordsize="9189,848" path="m1917,112r9189,l11106,960r-9189,l1917,112xe" fillcolor="#efefef" stroked="f">
              <v:path arrowok="t"/>
            </v:shape>
            <w10:wrap anchorx="page"/>
          </v:group>
        </w:pict>
      </w:r>
      <w:r w:rsidR="004474D3">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数据库管理用户配置</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配置用于启动SequoiaDB的用户名和密码</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用户名[sdbadmin]:</w:t>
      </w:r>
    </w:p>
    <w:p w:rsidR="0020037C" w:rsidRDefault="004474D3">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输入用户名后按回车（默认创建sdbadmin用户）。此时系统提示输入该用户的密码和确认密码；</w:t>
      </w:r>
    </w:p>
    <w:p w:rsidR="0020037C" w:rsidRDefault="00B0609F">
      <w:pPr>
        <w:pStyle w:val="BodyText"/>
        <w:spacing w:before="84" w:line="172" w:lineRule="auto"/>
        <w:ind w:left="397" w:right="7163"/>
        <w:rPr>
          <w:rFonts w:ascii="仿宋" w:eastAsia="仿宋" w:hAnsi="仿宋" w:cs="仿宋"/>
          <w:lang w:eastAsia="zh-CN"/>
        </w:rPr>
      </w:pPr>
      <w:r w:rsidRPr="00B0609F">
        <w:pict>
          <v:group id="_x0000_s3314" style="position:absolute;left:0;text-align:left;margin-left:95.85pt;margin-top:4.9pt;width:459.45pt;height:21.2pt;z-index:-251941376;mso-position-horizontal-relative:page" coordorigin="1917,98" coordsize="9189,424">
            <v:shape id="_x0000_s3315"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lang w:eastAsia="zh-CN"/>
        </w:rPr>
        <w:t>密码 [********] : 确认密码 [********] :</w:t>
      </w:r>
    </w:p>
    <w:p w:rsidR="0020037C" w:rsidRDefault="004474D3">
      <w:pPr>
        <w:pStyle w:val="BodyText"/>
        <w:tabs>
          <w:tab w:val="left" w:pos="397"/>
        </w:tabs>
        <w:spacing w:line="265"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输入两次密码后(默认密码为</w:t>
      </w:r>
      <w:r>
        <w:rPr>
          <w:spacing w:val="-26"/>
          <w:position w:val="1"/>
          <w:lang w:eastAsia="zh-CN"/>
        </w:rPr>
        <w:t xml:space="preserve"> </w:t>
      </w:r>
      <w:r>
        <w:rPr>
          <w:position w:val="1"/>
          <w:lang w:eastAsia="zh-CN"/>
        </w:rPr>
        <w:t>sdbadmin</w:t>
      </w:r>
      <w:r>
        <w:rPr>
          <w:spacing w:val="-26"/>
          <w:position w:val="1"/>
          <w:lang w:eastAsia="zh-CN"/>
        </w:rPr>
        <w:t xml:space="preserve"> </w:t>
      </w:r>
      <w:r>
        <w:rPr>
          <w:position w:val="1"/>
          <w:lang w:eastAsia="zh-CN"/>
        </w:rPr>
        <w:t>)。此时系统提示输入配置服务端口。</w:t>
      </w:r>
    </w:p>
    <w:p w:rsidR="0020037C" w:rsidRDefault="00B0609F">
      <w:pPr>
        <w:pStyle w:val="BodyText"/>
        <w:spacing w:before="10"/>
        <w:ind w:left="397"/>
        <w:rPr>
          <w:rFonts w:ascii="仿宋" w:eastAsia="仿宋" w:hAnsi="仿宋" w:cs="仿宋"/>
          <w:lang w:eastAsia="zh-CN"/>
        </w:rPr>
      </w:pPr>
      <w:r w:rsidRPr="00B0609F">
        <w:pict>
          <v:group id="_x0000_s3312" style="position:absolute;left:0;text-align:left;margin-left:95.85pt;margin-top:4.95pt;width:459.45pt;height:42.4pt;z-index:-251940352;mso-position-horizontal-relative:page" coordorigin="1917,99" coordsize="9189,848">
            <v:shape id="_x0000_s3313" style="position:absolute;left:1917;top:99;width:9189;height:848" coordorigin="1917,99" coordsize="9189,848" path="m1917,99r9189,l11106,947r-9189,l1917,99xe" fillcolor="#efefef" stroked="f">
              <v:path arrowok="t"/>
            </v:shape>
            <w10:wrap anchorx="page"/>
          </v:group>
        </w:pict>
      </w:r>
      <w:r w:rsidR="004474D3">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集群管理服务端口配置</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配置SequoiaDB集群管理服务端口,集群管理用于远程启动添加和启停数据库节点</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端口 [50010]:</w:t>
      </w:r>
    </w:p>
    <w:p w:rsidR="0020037C" w:rsidRDefault="00DD1987">
      <w:pPr>
        <w:pStyle w:val="BodyText"/>
        <w:spacing w:before="45"/>
        <w:ind w:left="397"/>
        <w:rPr>
          <w:lang w:eastAsia="zh-CN"/>
        </w:rPr>
      </w:pPr>
      <w:r>
        <w:pict>
          <v:shape id="_x0000_i1054"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所有服务器的配置服务端口必须相同。</w:t>
      </w:r>
    </w:p>
    <w:p w:rsidR="0020037C" w:rsidRDefault="004474D3">
      <w:pPr>
        <w:pStyle w:val="BodyText"/>
        <w:tabs>
          <w:tab w:val="left" w:pos="397"/>
        </w:tabs>
        <w:spacing w:line="319"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输入端口(默认为50010)。系统提示开始安装，需要用户确认；</w:t>
      </w:r>
    </w:p>
    <w:p w:rsidR="0020037C" w:rsidRDefault="00B0609F">
      <w:pPr>
        <w:pStyle w:val="BodyText"/>
        <w:spacing w:before="10"/>
        <w:ind w:left="397"/>
        <w:rPr>
          <w:rFonts w:ascii="仿宋" w:eastAsia="仿宋" w:hAnsi="仿宋" w:cs="仿宋"/>
          <w:lang w:eastAsia="zh-CN"/>
        </w:rPr>
      </w:pPr>
      <w:r w:rsidRPr="00B0609F">
        <w:pict>
          <v:group id="_x0000_s3309" style="position:absolute;left:0;text-align:left;margin-left:95.85pt;margin-top:4.95pt;width:459.45pt;height:31.8pt;z-index:-251939328;mso-position-horizontal-relative:page" coordorigin="1917,99" coordsize="9189,636">
            <v:shape id="_x0000_s3310" style="position:absolute;left:1917;top:99;width:9189;height:636" coordorigin="1917,99" coordsize="9189,636" path="m1917,99r9189,l11106,735r-9189,l1917,99xe" fillcolor="#efefef" stroked="f">
              <v:path arrowok="t"/>
            </v:shape>
            <w10:wrap anchorx="page"/>
          </v:group>
        </w:pict>
      </w:r>
      <w:r w:rsidR="004474D3">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设定现在已经准备将SequoiaDB Server安装到您的电脑</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您确定要继续? [Y/N]: Y</w:t>
      </w:r>
    </w:p>
    <w:p w:rsidR="0020037C" w:rsidRDefault="004474D3">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输入Y，按回车，</w:t>
      </w:r>
      <w:r>
        <w:rPr>
          <w:spacing w:val="-21"/>
          <w:position w:val="1"/>
          <w:lang w:eastAsia="zh-CN"/>
        </w:rPr>
        <w:t xml:space="preserve"> </w:t>
      </w:r>
      <w:r>
        <w:rPr>
          <w:position w:val="1"/>
          <w:lang w:eastAsia="zh-CN"/>
        </w:rPr>
        <w:t>系统启动安装，此时需要等待大约1分钟，系统安装完成；</w:t>
      </w:r>
    </w:p>
    <w:p w:rsidR="0020037C" w:rsidRDefault="00B0609F">
      <w:pPr>
        <w:pStyle w:val="BodyText"/>
        <w:spacing w:before="10"/>
        <w:ind w:left="397"/>
        <w:rPr>
          <w:rFonts w:ascii="仿宋" w:eastAsia="仿宋" w:hAnsi="仿宋" w:cs="仿宋"/>
        </w:rPr>
      </w:pPr>
      <w:r w:rsidRPr="00B0609F">
        <w:pict>
          <v:group id="_x0000_s3307" style="position:absolute;left:0;text-align:left;margin-left:95.85pt;margin-top:4.95pt;width:459.45pt;height:21.2pt;z-index:-251938304;mso-position-horizontal-relative:page" coordorigin="1917,99" coordsize="9189,424">
            <v:shape id="_x0000_s3308"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正在安装 SequoiaDB Server 于您的电脑中，请稍候.安装中</w:t>
      </w:r>
    </w:p>
    <w:p w:rsidR="0020037C" w:rsidRDefault="0020037C">
      <w:pPr>
        <w:rPr>
          <w:rFonts w:ascii="仿宋" w:eastAsia="仿宋" w:hAnsi="仿宋" w:cs="仿宋"/>
        </w:rPr>
        <w:sectPr w:rsidR="0020037C">
          <w:pgSz w:w="12240" w:h="15840"/>
          <w:pgMar w:top="900" w:right="680" w:bottom="280" w:left="1520" w:header="713" w:footer="0" w:gutter="0"/>
          <w:cols w:space="720"/>
        </w:sectPr>
      </w:pPr>
    </w:p>
    <w:p w:rsidR="0020037C" w:rsidRDefault="004474D3">
      <w:pPr>
        <w:pStyle w:val="BodyText"/>
        <w:tabs>
          <w:tab w:val="left" w:pos="2097"/>
        </w:tabs>
        <w:spacing w:line="212" w:lineRule="exact"/>
        <w:ind w:left="397"/>
        <w:rPr>
          <w:rFonts w:ascii="仿宋" w:eastAsia="仿宋" w:hAnsi="仿宋" w:cs="仿宋"/>
        </w:rPr>
      </w:pPr>
      <w:r>
        <w:rPr>
          <w:rFonts w:ascii="仿宋" w:eastAsia="仿宋" w:hAnsi="仿宋" w:cs="仿宋"/>
        </w:rPr>
        <w:lastRenderedPageBreak/>
        <w:t xml:space="preserve">0% </w:t>
      </w:r>
      <w:r>
        <w:rPr>
          <w:rFonts w:ascii="仿宋" w:eastAsia="仿宋" w:hAnsi="仿宋" w:cs="仿宋"/>
          <w:u w:val="single" w:color="000000"/>
        </w:rPr>
        <w:t xml:space="preserve"> </w:t>
      </w:r>
      <w:r>
        <w:rPr>
          <w:rFonts w:ascii="仿宋" w:eastAsia="仿宋" w:hAnsi="仿宋" w:cs="仿宋"/>
          <w:u w:val="single" w:color="000000"/>
        </w:rPr>
        <w:tab/>
      </w:r>
    </w:p>
    <w:p w:rsidR="0020037C" w:rsidRDefault="004474D3">
      <w:pPr>
        <w:pStyle w:val="BodyText"/>
        <w:tabs>
          <w:tab w:val="left" w:pos="1859"/>
        </w:tabs>
        <w:spacing w:line="212" w:lineRule="exact"/>
        <w:ind w:left="60"/>
        <w:rPr>
          <w:rFonts w:ascii="仿宋" w:eastAsia="仿宋" w:hAnsi="仿宋" w:cs="仿宋"/>
        </w:rPr>
      </w:pPr>
      <w:r>
        <w:br w:type="column"/>
      </w:r>
      <w:r>
        <w:rPr>
          <w:rFonts w:ascii="仿宋" w:eastAsia="仿宋" w:hAnsi="仿宋" w:cs="仿宋"/>
        </w:rPr>
        <w:lastRenderedPageBreak/>
        <w:t xml:space="preserve">50% </w:t>
      </w:r>
      <w:r>
        <w:rPr>
          <w:rFonts w:ascii="仿宋" w:eastAsia="仿宋" w:hAnsi="仿宋" w:cs="仿宋"/>
          <w:u w:val="single" w:color="000000"/>
        </w:rPr>
        <w:t xml:space="preserve"> </w:t>
      </w:r>
      <w:r>
        <w:rPr>
          <w:rFonts w:ascii="仿宋" w:eastAsia="仿宋" w:hAnsi="仿宋" w:cs="仿宋"/>
          <w:u w:val="single" w:color="000000"/>
        </w:rPr>
        <w:tab/>
      </w:r>
    </w:p>
    <w:p w:rsidR="0020037C" w:rsidRDefault="004474D3">
      <w:pPr>
        <w:pStyle w:val="BodyText"/>
        <w:spacing w:line="212" w:lineRule="exact"/>
        <w:ind w:left="60"/>
        <w:rPr>
          <w:rFonts w:ascii="仿宋" w:eastAsia="仿宋" w:hAnsi="仿宋" w:cs="仿宋"/>
        </w:rPr>
      </w:pPr>
      <w:r>
        <w:br w:type="column"/>
      </w:r>
      <w:r>
        <w:rPr>
          <w:rFonts w:ascii="仿宋" w:eastAsia="仿宋" w:hAnsi="仿宋" w:cs="仿宋"/>
        </w:rPr>
        <w:lastRenderedPageBreak/>
        <w:t>100%</w:t>
      </w:r>
    </w:p>
    <w:p w:rsidR="0020037C" w:rsidRDefault="0020037C">
      <w:pPr>
        <w:spacing w:line="212" w:lineRule="exact"/>
        <w:rPr>
          <w:rFonts w:ascii="仿宋" w:eastAsia="仿宋" w:hAnsi="仿宋" w:cs="仿宋"/>
        </w:rPr>
        <w:sectPr w:rsidR="0020037C">
          <w:type w:val="continuous"/>
          <w:pgSz w:w="12240" w:h="15840"/>
          <w:pgMar w:top="1480" w:right="680" w:bottom="280" w:left="1520" w:header="720" w:footer="720" w:gutter="0"/>
          <w:cols w:num="3" w:space="720" w:equalWidth="0">
            <w:col w:w="2098" w:space="40"/>
            <w:col w:w="1861" w:space="40"/>
            <w:col w:w="6001"/>
          </w:cols>
        </w:sectPr>
      </w:pPr>
    </w:p>
    <w:p w:rsidR="0020037C" w:rsidRDefault="00B0609F">
      <w:pPr>
        <w:spacing w:before="7" w:line="120" w:lineRule="exact"/>
        <w:rPr>
          <w:sz w:val="12"/>
          <w:szCs w:val="12"/>
        </w:rPr>
      </w:pPr>
      <w:r w:rsidRPr="00B0609F">
        <w:lastRenderedPageBreak/>
        <w:pict>
          <v:group id="_x0000_s3305" style="position:absolute;margin-left:95.85pt;margin-top:56.7pt;width:459.45pt;height:31.8pt;z-index:-251937280;mso-position-horizontal-relative:page;mso-position-vertical-relative:page" coordorigin="1917,1134" coordsize="9189,636">
            <v:shape id="_x0000_s3306" style="position:absolute;left:1917;top:1134;width:9189;height:636" coordorigin="1917,1134" coordsize="9189,636" path="m1917,1134r9189,l11106,1770r-9189,l1917,1134xe" fillcolor="#efefef" stroked="f">
              <v:path arrowok="t"/>
            </v:shape>
            <w10:wrap anchorx="page" anchory="page"/>
          </v:group>
        </w:pict>
      </w:r>
      <w:r w:rsidRPr="00B0609F">
        <w:pict>
          <v:group id="_x0000_s3303" style="position:absolute;margin-left:56.7pt;margin-top:129.8pt;width:498.6pt;height:.1pt;z-index:-251936256;mso-position-horizontal-relative:page;mso-position-vertical-relative:page" coordorigin="1134,2596" coordsize="9972,2">
            <v:shape id="_x0000_s3304" style="position:absolute;left:1134;top:2596;width:9972;height:2" coordorigin="1134,2596" coordsize="9972,0" path="m1134,2596r9972,e" filled="f" strokeweight="1pt">
              <v:path arrowok="t"/>
            </v:shape>
            <w10:wrap anchorx="page" anchory="page"/>
          </v:group>
        </w:pict>
      </w:r>
      <w:r w:rsidRPr="00B0609F">
        <w:pict>
          <v:group id="_x0000_s3301" style="position:absolute;margin-left:95.85pt;margin-top:230.95pt;width:459.45pt;height:10.6pt;z-index:-251935232;mso-position-horizontal-relative:page;mso-position-vertical-relative:page" coordorigin="1917,4619" coordsize="9189,212">
            <v:shape id="_x0000_s3302" style="position:absolute;left:1917;top:4619;width:9189;height:212" coordorigin="1917,4619" coordsize="9189,212" path="m1917,4619r9189,l11106,4831r-9189,l1917,4619xe" fillcolor="#efefef" stroked="f">
              <v:path arrowok="t"/>
            </v:shape>
            <w10:wrap anchorx="page" anchory="page"/>
          </v:group>
        </w:pict>
      </w:r>
      <w:r w:rsidRPr="00B0609F">
        <w:pict>
          <v:group id="_x0000_s3299" style="position:absolute;margin-left:95.85pt;margin-top:259.05pt;width:459.45pt;height:10.6pt;z-index:-251934208;mso-position-horizontal-relative:page;mso-position-vertical-relative:page" coordorigin="1917,5181" coordsize="9189,212">
            <v:shape id="_x0000_s3300" style="position:absolute;left:1917;top:5181;width:9189;height:212" coordorigin="1917,5181" coordsize="9189,212" path="m1917,5181r9189,l11106,5393r-9189,l1917,5181xe" fillcolor="#efefef" stroked="f">
              <v:path arrowok="t"/>
            </v:shape>
            <w10:wrap anchorx="page" anchory="page"/>
          </v:group>
        </w:pict>
      </w:r>
      <w:r w:rsidRPr="00B0609F">
        <w:pict>
          <v:group id="_x0000_s3297" style="position:absolute;margin-left:95.85pt;margin-top:426.25pt;width:459.45pt;height:10.6pt;z-index:-251933184;mso-position-horizontal-relative:page;mso-position-vertical-relative:page" coordorigin="1917,8525" coordsize="9189,212">
            <v:shape id="_x0000_s3298" style="position:absolute;left:1917;top:8525;width:9189;height:212" coordorigin="1917,8525" coordsize="9189,212" path="m1917,8525r9189,l11106,8737r-9189,l1917,8525xe" fillcolor="#efefef" stroked="f">
              <v:path arrowok="t"/>
            </v:shape>
            <w10:wrap anchorx="page" anchory="page"/>
          </v:group>
        </w:pict>
      </w:r>
      <w:r w:rsidRPr="00B0609F">
        <w:pict>
          <v:group id="_x0000_s3295" style="position:absolute;margin-left:56.7pt;margin-top:552.15pt;width:498.6pt;height:.1pt;z-index:-251932160;mso-position-horizontal-relative:page;mso-position-vertical-relative:page" coordorigin="1134,11043" coordsize="9972,2">
            <v:shape id="_x0000_s3296" style="position:absolute;left:1134;top:11043;width:9972;height:2" coordorigin="1134,11043" coordsize="9972,0" path="m1134,11043r9972,e" filled="f" strokeweight="1pt">
              <v:path arrowok="t"/>
            </v:shape>
            <w10:wrap anchorx="page" anchory="page"/>
          </v:group>
        </w:pict>
      </w:r>
    </w:p>
    <w:p w:rsidR="0020037C" w:rsidRDefault="004474D3">
      <w:pPr>
        <w:pStyle w:val="BodyText"/>
        <w:spacing w:before="5"/>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安装程序已经完成安装 SequoiaDB Server 于你的电脑中。</w:t>
      </w:r>
    </w:p>
    <w:p w:rsidR="0020037C" w:rsidRDefault="0020037C">
      <w:pPr>
        <w:spacing w:line="200" w:lineRule="exact"/>
        <w:rPr>
          <w:sz w:val="20"/>
          <w:szCs w:val="20"/>
        </w:rPr>
      </w:pPr>
    </w:p>
    <w:p w:rsidR="0020037C" w:rsidRDefault="0020037C">
      <w:pPr>
        <w:spacing w:before="4" w:line="200" w:lineRule="exact"/>
        <w:rPr>
          <w:sz w:val="20"/>
          <w:szCs w:val="20"/>
        </w:rPr>
      </w:pPr>
    </w:p>
    <w:p w:rsidR="0020037C" w:rsidRDefault="004474D3">
      <w:pPr>
        <w:pStyle w:val="Heading2"/>
        <w:spacing w:line="394" w:lineRule="exact"/>
        <w:ind w:left="0" w:right="4465"/>
        <w:jc w:val="center"/>
        <w:rPr>
          <w:lang w:eastAsia="zh-CN"/>
        </w:rPr>
      </w:pPr>
      <w:bookmarkStart w:id="101" w:name="启动SequoiaDB_web服务器（可选）"/>
      <w:bookmarkStart w:id="102" w:name="_bookmark44"/>
      <w:bookmarkEnd w:id="101"/>
      <w:bookmarkEnd w:id="102"/>
      <w:r>
        <w:rPr>
          <w:w w:val="95"/>
          <w:lang w:eastAsia="zh-CN"/>
        </w:rPr>
        <w:t xml:space="preserve">启动SequoiaDB </w:t>
      </w:r>
      <w:r>
        <w:rPr>
          <w:spacing w:val="45"/>
          <w:w w:val="95"/>
          <w:lang w:eastAsia="zh-CN"/>
        </w:rPr>
        <w:t xml:space="preserve"> </w:t>
      </w:r>
      <w:r>
        <w:rPr>
          <w:w w:val="95"/>
          <w:lang w:eastAsia="zh-CN"/>
        </w:rPr>
        <w:t>web服务器</w:t>
      </w:r>
    </w:p>
    <w:p w:rsidR="0020037C" w:rsidRDefault="004474D3">
      <w:pPr>
        <w:pStyle w:val="BodyText"/>
        <w:spacing w:before="42"/>
        <w:rPr>
          <w:lang w:eastAsia="zh-CN"/>
        </w:rPr>
      </w:pPr>
      <w:r>
        <w:rPr>
          <w:lang w:eastAsia="zh-CN"/>
        </w:rPr>
        <w:t>通过启动SequoiaDB后台的Web服务，也可以对数据库做各种操作，并且方便管理。</w:t>
      </w:r>
    </w:p>
    <w:p w:rsidR="0020037C" w:rsidRDefault="0020037C">
      <w:pPr>
        <w:spacing w:before="6" w:line="190" w:lineRule="exact"/>
        <w:rPr>
          <w:sz w:val="19"/>
          <w:szCs w:val="19"/>
          <w:lang w:eastAsia="zh-CN"/>
        </w:rPr>
      </w:pPr>
    </w:p>
    <w:p w:rsidR="0020037C" w:rsidRDefault="004474D3">
      <w:pPr>
        <w:pStyle w:val="BodyText"/>
        <w:numPr>
          <w:ilvl w:val="1"/>
          <w:numId w:val="26"/>
        </w:numPr>
        <w:tabs>
          <w:tab w:val="left" w:pos="1217"/>
        </w:tabs>
        <w:spacing w:before="19"/>
        <w:ind w:left="1217"/>
      </w:pPr>
      <w:r>
        <w:rPr>
          <w:w w:val="95"/>
          <w:position w:val="1"/>
        </w:rPr>
        <w:t>进入/opt/sequoiadb/</w:t>
      </w:r>
      <w:r w:rsidR="00975762" w:rsidDel="00975762">
        <w:rPr>
          <w:w w:val="95"/>
          <w:position w:val="1"/>
        </w:rPr>
        <w:t xml:space="preserve"> </w:t>
      </w:r>
      <w:r>
        <w:rPr>
          <w:w w:val="95"/>
          <w:position w:val="1"/>
        </w:rPr>
        <w:t>bin目录</w:t>
      </w:r>
    </w:p>
    <w:p w:rsidR="0020037C" w:rsidRDefault="004474D3">
      <w:pPr>
        <w:pStyle w:val="BodyText"/>
        <w:tabs>
          <w:tab w:val="left" w:pos="1217"/>
        </w:tabs>
        <w:spacing w:line="29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执行命令：</w:t>
      </w:r>
    </w:p>
    <w:p w:rsidR="0020037C" w:rsidRDefault="00975762">
      <w:pPr>
        <w:pStyle w:val="BodyText"/>
        <w:spacing w:before="10"/>
        <w:ind w:left="1217"/>
        <w:rPr>
          <w:rFonts w:ascii="仿宋" w:eastAsia="仿宋" w:hAnsi="仿宋" w:cs="仿宋"/>
        </w:rPr>
      </w:pPr>
      <w:r>
        <w:rPr>
          <w:rFonts w:ascii="仿宋" w:eastAsia="仿宋" w:hAnsi="仿宋" w:cs="仿宋" w:hint="eastAsia"/>
          <w:lang w:eastAsia="zh-CN"/>
        </w:rPr>
        <w:t>.</w:t>
      </w:r>
      <w:r w:rsidR="004474D3">
        <w:rPr>
          <w:rFonts w:ascii="仿宋" w:eastAsia="仿宋" w:hAnsi="仿宋" w:cs="仿宋"/>
        </w:rPr>
        <w:t>/</w:t>
      </w:r>
      <w:r>
        <w:rPr>
          <w:rFonts w:ascii="仿宋" w:eastAsia="仿宋" w:hAnsi="仿宋" w:cs="仿宋" w:hint="eastAsia"/>
          <w:lang w:eastAsia="zh-CN"/>
        </w:rPr>
        <w:t>sdbwsart</w:t>
      </w:r>
      <w:r w:rsidR="004474D3">
        <w:rPr>
          <w:rFonts w:ascii="仿宋" w:eastAsia="仿宋" w:hAnsi="仿宋" w:cs="仿宋"/>
        </w:rPr>
        <w:t xml:space="preserve"> -S &lt;server name:port&gt;</w:t>
      </w:r>
    </w:p>
    <w:p w:rsidR="0020037C" w:rsidRDefault="004474D3">
      <w:pPr>
        <w:pStyle w:val="BodyText"/>
        <w:spacing w:before="45"/>
        <w:ind w:left="1217"/>
        <w:rPr>
          <w:lang w:eastAsia="zh-CN"/>
        </w:rPr>
      </w:pPr>
      <w:r>
        <w:rPr>
          <w:lang w:eastAsia="zh-CN"/>
        </w:rPr>
        <w:t>server</w:t>
      </w:r>
      <w:r>
        <w:rPr>
          <w:spacing w:val="-28"/>
          <w:lang w:eastAsia="zh-CN"/>
        </w:rPr>
        <w:t xml:space="preserve"> </w:t>
      </w:r>
      <w:r>
        <w:rPr>
          <w:lang w:eastAsia="zh-CN"/>
        </w:rPr>
        <w:t>name:指定服务器IP地址，如</w:t>
      </w:r>
      <w:r>
        <w:rPr>
          <w:spacing w:val="-27"/>
          <w:lang w:eastAsia="zh-CN"/>
        </w:rPr>
        <w:t xml:space="preserve"> </w:t>
      </w:r>
      <w:r>
        <w:rPr>
          <w:lang w:eastAsia="zh-CN"/>
        </w:rPr>
        <w:t>192.168.10.10</w:t>
      </w:r>
    </w:p>
    <w:p w:rsidR="0020037C" w:rsidRDefault="004474D3">
      <w:pPr>
        <w:pStyle w:val="BodyText"/>
        <w:spacing w:before="16"/>
        <w:ind w:left="1217"/>
        <w:rPr>
          <w:lang w:eastAsia="zh-CN"/>
        </w:rPr>
      </w:pPr>
      <w:r>
        <w:rPr>
          <w:w w:val="95"/>
          <w:lang w:eastAsia="zh-CN"/>
        </w:rPr>
        <w:t xml:space="preserve">port:指定服务器端口号，如  </w:t>
      </w:r>
      <w:r>
        <w:rPr>
          <w:spacing w:val="14"/>
          <w:w w:val="95"/>
          <w:lang w:eastAsia="zh-CN"/>
        </w:rPr>
        <w:t xml:space="preserve"> </w:t>
      </w:r>
      <w:r>
        <w:rPr>
          <w:w w:val="95"/>
          <w:lang w:eastAsia="zh-CN"/>
        </w:rPr>
        <w:t>8080</w:t>
      </w:r>
    </w:p>
    <w:p w:rsidR="0020037C" w:rsidRDefault="004474D3">
      <w:pPr>
        <w:pStyle w:val="BodyText"/>
        <w:spacing w:before="16" w:line="251" w:lineRule="auto"/>
        <w:ind w:left="1217"/>
        <w:rPr>
          <w:lang w:eastAsia="zh-CN"/>
        </w:rPr>
      </w:pPr>
      <w:r>
        <w:rPr>
          <w:w w:val="95"/>
          <w:lang w:eastAsia="zh-CN"/>
        </w:rPr>
        <w:t xml:space="preserve">最后在浏览器中输入http://192.168.10.10:8080     </w:t>
      </w:r>
      <w:r>
        <w:rPr>
          <w:spacing w:val="1"/>
          <w:w w:val="95"/>
          <w:lang w:eastAsia="zh-CN"/>
        </w:rPr>
        <w:t xml:space="preserve"> </w:t>
      </w:r>
      <w:r>
        <w:rPr>
          <w:w w:val="95"/>
          <w:lang w:eastAsia="zh-CN"/>
        </w:rPr>
        <w:t>，即可访问数据库管理页。</w:t>
      </w:r>
    </w:p>
    <w:p w:rsidR="0020037C" w:rsidRDefault="0020037C">
      <w:pPr>
        <w:spacing w:line="200" w:lineRule="exact"/>
        <w:rPr>
          <w:sz w:val="20"/>
          <w:szCs w:val="20"/>
          <w:lang w:eastAsia="zh-CN"/>
        </w:rPr>
      </w:pPr>
    </w:p>
    <w:p w:rsidR="0020037C" w:rsidRDefault="0020037C">
      <w:pPr>
        <w:spacing w:before="2" w:line="200" w:lineRule="exact"/>
        <w:rPr>
          <w:sz w:val="20"/>
          <w:szCs w:val="20"/>
          <w:lang w:eastAsia="zh-CN"/>
        </w:rPr>
      </w:pPr>
    </w:p>
    <w:p w:rsidR="0020037C" w:rsidRDefault="004474D3">
      <w:pPr>
        <w:pStyle w:val="Heading2"/>
        <w:spacing w:line="394" w:lineRule="exact"/>
        <w:rPr>
          <w:lang w:eastAsia="zh-CN"/>
        </w:rPr>
      </w:pPr>
      <w:bookmarkStart w:id="103" w:name="系统配置与启动"/>
      <w:bookmarkStart w:id="104" w:name="_bookmark45"/>
      <w:bookmarkEnd w:id="103"/>
      <w:bookmarkEnd w:id="104"/>
      <w:r>
        <w:rPr>
          <w:lang w:eastAsia="zh-CN"/>
        </w:rPr>
        <w:t>系统配置与启动</w:t>
      </w:r>
    </w:p>
    <w:p w:rsidR="0020037C" w:rsidRDefault="004474D3">
      <w:pPr>
        <w:pStyle w:val="BodyText"/>
        <w:spacing w:before="42" w:line="251" w:lineRule="auto"/>
        <w:ind w:right="6307"/>
        <w:rPr>
          <w:lang w:eastAsia="zh-CN"/>
        </w:rPr>
      </w:pPr>
      <w:r>
        <w:rPr>
          <w:lang w:eastAsia="zh-CN"/>
        </w:rPr>
        <w:t xml:space="preserve">目录： </w:t>
      </w:r>
      <w:hyperlink w:anchor="_bookmark46" w:history="1">
        <w:r>
          <w:rPr>
            <w:color w:val="0000FF"/>
            <w:lang w:eastAsia="zh-CN"/>
          </w:rPr>
          <w:t>独立模式的配置与启动</w:t>
        </w:r>
      </w:hyperlink>
      <w:r>
        <w:rPr>
          <w:color w:val="0000FF"/>
          <w:lang w:eastAsia="zh-CN"/>
        </w:rPr>
        <w:t xml:space="preserve"> </w:t>
      </w:r>
      <w:hyperlink w:anchor="_bookmark47" w:history="1">
        <w:r>
          <w:rPr>
            <w:color w:val="0000FF"/>
            <w:lang w:eastAsia="zh-CN"/>
          </w:rPr>
          <w:t>集群模式的配置与启动</w:t>
        </w:r>
      </w:hyperlink>
    </w:p>
    <w:p w:rsidR="0020037C" w:rsidRDefault="004474D3">
      <w:pPr>
        <w:pStyle w:val="Heading3"/>
        <w:spacing w:before="99"/>
        <w:rPr>
          <w:lang w:eastAsia="zh-CN"/>
        </w:rPr>
      </w:pPr>
      <w:bookmarkStart w:id="105" w:name="独立模式的配置与启动"/>
      <w:bookmarkStart w:id="106" w:name="_bookmark46"/>
      <w:bookmarkEnd w:id="105"/>
      <w:bookmarkEnd w:id="106"/>
      <w:r>
        <w:rPr>
          <w:lang w:eastAsia="zh-CN"/>
        </w:rPr>
        <w:t>独立模式的配置与启动</w:t>
      </w:r>
    </w:p>
    <w:p w:rsidR="0020037C" w:rsidRDefault="004474D3">
      <w:pPr>
        <w:pStyle w:val="BodyText"/>
        <w:spacing w:before="19" w:line="251" w:lineRule="auto"/>
        <w:ind w:left="1038" w:right="4275" w:hanging="105"/>
        <w:rPr>
          <w:lang w:eastAsia="zh-CN"/>
        </w:rPr>
      </w:pPr>
      <w:r>
        <w:rPr>
          <w:lang w:eastAsia="zh-CN"/>
        </w:rPr>
        <w:t xml:space="preserve">说明： </w:t>
      </w:r>
      <w:r>
        <w:rPr>
          <w:w w:val="95"/>
          <w:lang w:eastAsia="zh-CN"/>
        </w:rPr>
        <w:t>(1)本节按照最简部署为例，介绍配置和启动步骤</w:t>
      </w:r>
    </w:p>
    <w:p w:rsidR="0020037C" w:rsidRDefault="004474D3">
      <w:pPr>
        <w:pStyle w:val="BodyText"/>
        <w:spacing w:before="3" w:line="251" w:lineRule="auto"/>
        <w:ind w:left="1038" w:right="635"/>
      </w:pPr>
      <w:r>
        <w:t xml:space="preserve">(2)以下操作步骤假设SequoiaDB程序安装在/opt/sequoiadb目录下 </w:t>
      </w:r>
      <w:r>
        <w:rPr>
          <w:w w:val="95"/>
        </w:rPr>
        <w:t>(3)sdb服务进程全部以sdbadmin用户运行，请确保所有数据库目录都赋予sdbadmin读写权限</w:t>
      </w:r>
    </w:p>
    <w:p w:rsidR="0020037C" w:rsidRDefault="0020037C">
      <w:pPr>
        <w:spacing w:line="251" w:lineRule="auto"/>
        <w:sectPr w:rsidR="0020037C">
          <w:pgSz w:w="12240" w:h="15840"/>
          <w:pgMar w:top="900" w:right="17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numPr>
          <w:ilvl w:val="0"/>
          <w:numId w:val="19"/>
        </w:numPr>
        <w:tabs>
          <w:tab w:val="left" w:pos="897"/>
        </w:tabs>
        <w:spacing w:line="308" w:lineRule="exact"/>
        <w:ind w:left="897"/>
      </w:pPr>
      <w:r>
        <w:rPr>
          <w:position w:val="1"/>
        </w:rPr>
        <w:t>切换到sdbadmin用户</w:t>
      </w:r>
    </w:p>
    <w:p w:rsidR="0020037C" w:rsidRDefault="00B0609F">
      <w:pPr>
        <w:pStyle w:val="BodyText"/>
        <w:spacing w:before="10"/>
        <w:ind w:left="897"/>
        <w:rPr>
          <w:rFonts w:ascii="仿宋" w:eastAsia="仿宋" w:hAnsi="仿宋" w:cs="仿宋"/>
        </w:rPr>
      </w:pPr>
      <w:r w:rsidRPr="00B0609F">
        <w:pict>
          <v:group id="_x0000_s3293" style="position:absolute;left:0;text-align:left;margin-left:95.85pt;margin-top:4.95pt;width:459.45pt;height:10.6pt;z-index:-251931136;mso-position-horizontal-relative:page" coordorigin="1917,99" coordsize="9189,212">
            <v:shape id="_x0000_s3294"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su sdbadmin</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进入安装目录下（下文以默认安装路径/opt/sequoiadb为例）</w:t>
      </w:r>
    </w:p>
    <w:p w:rsidR="0020037C" w:rsidRDefault="00B0609F">
      <w:pPr>
        <w:pStyle w:val="BodyText"/>
        <w:spacing w:before="50"/>
        <w:ind w:left="897"/>
        <w:rPr>
          <w:rFonts w:ascii="仿宋" w:eastAsia="仿宋" w:hAnsi="仿宋" w:cs="仿宋"/>
          <w:lang w:eastAsia="zh-CN"/>
        </w:rPr>
      </w:pPr>
      <w:r w:rsidRPr="00B0609F">
        <w:pict>
          <v:group id="_x0000_s3291" style="position:absolute;left:0;text-align:left;margin-left:95.85pt;margin-top:6.95pt;width:459.45pt;height:10.6pt;z-index:-251930112;mso-position-horizontal-relative:page" coordorigin="1917,139" coordsize="9189,212">
            <v:shape id="_x0000_s3292"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lang w:eastAsia="zh-CN"/>
        </w:rPr>
        <w:t>cd /opt/sequoiadb</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创建配置文件存放目录</w:t>
      </w:r>
    </w:p>
    <w:p w:rsidR="0020037C" w:rsidRDefault="00B0609F">
      <w:pPr>
        <w:pStyle w:val="BodyText"/>
        <w:spacing w:before="10"/>
        <w:ind w:left="997"/>
        <w:rPr>
          <w:rFonts w:ascii="仿宋" w:eastAsia="仿宋" w:hAnsi="仿宋" w:cs="仿宋"/>
          <w:lang w:eastAsia="zh-CN"/>
        </w:rPr>
      </w:pPr>
      <w:r w:rsidRPr="00B0609F">
        <w:pict>
          <v:group id="_x0000_s3289" style="position:absolute;left:0;text-align:left;margin-left:95.85pt;margin-top:4.95pt;width:459.45pt;height:10.6pt;z-index:-251929088;mso-position-horizontal-relative:page" coordorigin="1917,99" coordsize="9189,212">
            <v:shape id="_x0000_s3290"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lang w:eastAsia="zh-CN"/>
        </w:rPr>
        <w:t>mkdir -p /opt/sequoiadb/conf/local/</w:t>
      </w:r>
      <w:r w:rsidR="00A35FAC" w:rsidRPr="00A35FAC">
        <w:rPr>
          <w:rFonts w:ascii="仿宋" w:eastAsia="仿宋" w:hAnsi="仿宋" w:cs="仿宋"/>
          <w:lang w:eastAsia="zh-CN"/>
        </w:rPr>
        <w:t>11810</w:t>
      </w:r>
    </w:p>
    <w:p w:rsidR="0020037C" w:rsidRDefault="004474D3">
      <w:pPr>
        <w:pStyle w:val="BodyText"/>
        <w:spacing w:before="45"/>
        <w:ind w:left="897"/>
        <w:rPr>
          <w:lang w:eastAsia="zh-CN"/>
        </w:rPr>
      </w:pPr>
      <w:r>
        <w:rPr>
          <w:lang w:eastAsia="zh-CN"/>
        </w:rPr>
        <w:t>（其中</w:t>
      </w:r>
      <w:r w:rsidR="00A35FAC" w:rsidRPr="00A35FAC">
        <w:rPr>
          <w:lang w:eastAsia="zh-CN"/>
        </w:rPr>
        <w:t>11810</w:t>
      </w:r>
      <w:r>
        <w:rPr>
          <w:lang w:eastAsia="zh-CN"/>
        </w:rPr>
        <w:t>为数据库服务端口名</w:t>
      </w:r>
      <w:r w:rsidR="000A0807">
        <w:rPr>
          <w:rFonts w:eastAsiaTheme="minorEastAsia" w:hint="eastAsia"/>
          <w:lang w:eastAsia="zh-CN"/>
        </w:rPr>
        <w:t>，为避免出现端口冲突等问题，切勿将数据库端口配置在随机端口范围以内。如：多数</w:t>
      </w:r>
      <w:r w:rsidR="000A0807">
        <w:rPr>
          <w:rFonts w:eastAsiaTheme="minorEastAsia" w:hint="eastAsia"/>
          <w:lang w:eastAsia="zh-CN"/>
        </w:rPr>
        <w:t>linux</w:t>
      </w:r>
      <w:r w:rsidR="000A0807">
        <w:rPr>
          <w:rFonts w:eastAsiaTheme="minorEastAsia" w:hint="eastAsia"/>
          <w:lang w:eastAsia="zh-CN"/>
        </w:rPr>
        <w:t>默认随机端口范围为</w:t>
      </w:r>
      <w:r w:rsidR="000A0807">
        <w:rPr>
          <w:rFonts w:eastAsiaTheme="minorEastAsia" w:hint="eastAsia"/>
          <w:lang w:eastAsia="zh-CN"/>
        </w:rPr>
        <w:t>32768~61000</w:t>
      </w:r>
      <w:r w:rsidR="000A0807">
        <w:rPr>
          <w:rFonts w:eastAsiaTheme="minorEastAsia" w:hint="eastAsia"/>
          <w:lang w:eastAsia="zh-CN"/>
        </w:rPr>
        <w:t>，可将数据库端口配置在</w:t>
      </w:r>
      <w:r w:rsidR="000A0807">
        <w:rPr>
          <w:rFonts w:eastAsiaTheme="minorEastAsia" w:hint="eastAsia"/>
          <w:lang w:eastAsia="zh-CN"/>
        </w:rPr>
        <w:t>32767</w:t>
      </w:r>
      <w:r w:rsidR="000A0807">
        <w:rPr>
          <w:rFonts w:eastAsiaTheme="minorEastAsia" w:hint="eastAsia"/>
          <w:lang w:eastAsia="zh-CN"/>
        </w:rPr>
        <w:t>以下</w:t>
      </w:r>
      <w:r>
        <w:rPr>
          <w:lang w:eastAsia="zh-CN"/>
        </w:rPr>
        <w:t>）</w:t>
      </w:r>
    </w:p>
    <w:p w:rsidR="0020037C" w:rsidRDefault="004474D3">
      <w:pPr>
        <w:pStyle w:val="BodyText"/>
        <w:tabs>
          <w:tab w:val="left" w:pos="897"/>
        </w:tabs>
        <w:spacing w:line="268"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拷贝</w:t>
      </w:r>
      <w:r>
        <w:rPr>
          <w:spacing w:val="2"/>
          <w:position w:val="1"/>
          <w:lang w:eastAsia="zh-CN"/>
        </w:rPr>
        <w:t xml:space="preserve"> </w:t>
      </w:r>
      <w:r>
        <w:rPr>
          <w:position w:val="1"/>
          <w:lang w:eastAsia="zh-CN"/>
        </w:rPr>
        <w:t>独立模式的样例配置</w:t>
      </w:r>
    </w:p>
    <w:p w:rsidR="0020037C" w:rsidRDefault="00B0609F">
      <w:pPr>
        <w:pStyle w:val="BodyText"/>
        <w:spacing w:before="50"/>
        <w:ind w:left="897"/>
        <w:rPr>
          <w:rFonts w:ascii="仿宋" w:eastAsia="仿宋" w:hAnsi="仿宋" w:cs="仿宋"/>
        </w:rPr>
      </w:pPr>
      <w:r w:rsidRPr="00B0609F">
        <w:pict>
          <v:group id="_x0000_s3287" style="position:absolute;left:0;text-align:left;margin-left:95.85pt;margin-top:6.95pt;width:459.45pt;height:10.6pt;z-index:-251928064;mso-position-horizontal-relative:page" coordorigin="1917,139" coordsize="9189,212">
            <v:shape id="_x0000_s328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cp /opt/sequoiadb/conf/samples/sdb.conf.standalone /opt/sequoiadb/conf/local/</w:t>
      </w:r>
      <w:r w:rsidR="00A35FAC" w:rsidRPr="00A35FAC">
        <w:rPr>
          <w:rFonts w:ascii="仿宋" w:eastAsia="仿宋" w:hAnsi="仿宋" w:cs="仿宋"/>
        </w:rPr>
        <w:t>11810</w:t>
      </w:r>
      <w:r w:rsidR="004474D3">
        <w:rPr>
          <w:rFonts w:ascii="仿宋" w:eastAsia="仿宋" w:hAnsi="仿宋" w:cs="仿宋"/>
        </w:rPr>
        <w:t>/sdb.conf</w:t>
      </w:r>
    </w:p>
    <w:p w:rsidR="0020037C" w:rsidRDefault="004474D3">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打开配置</w:t>
      </w:r>
    </w:p>
    <w:p w:rsidR="0020037C" w:rsidRDefault="00B0609F">
      <w:pPr>
        <w:pStyle w:val="BodyText"/>
        <w:spacing w:before="50"/>
        <w:ind w:left="897"/>
        <w:rPr>
          <w:rFonts w:ascii="仿宋" w:eastAsia="仿宋" w:hAnsi="仿宋" w:cs="仿宋"/>
        </w:rPr>
      </w:pPr>
      <w:r w:rsidRPr="00B0609F">
        <w:pict>
          <v:group id="_x0000_s3285" style="position:absolute;left:0;text-align:left;margin-left:95.85pt;margin-top:6.95pt;width:459.45pt;height:10.6pt;z-index:-251927040;mso-position-horizontal-relative:page" coordorigin="1917,139" coordsize="9189,212">
            <v:shape id="_x0000_s3286"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vi  /opt/sequoiadb/conf/local/</w:t>
      </w:r>
      <w:r w:rsidR="00A35FAC" w:rsidRPr="00A35FAC">
        <w:rPr>
          <w:rFonts w:ascii="仿宋" w:eastAsia="仿宋" w:hAnsi="仿宋" w:cs="仿宋"/>
        </w:rPr>
        <w:t>11810</w:t>
      </w:r>
      <w:r w:rsidR="004474D3">
        <w:rPr>
          <w:rFonts w:ascii="仿宋" w:eastAsia="仿宋" w:hAnsi="仿宋" w:cs="仿宋"/>
        </w:rPr>
        <w:t>/sdb.conf</w:t>
      </w:r>
    </w:p>
    <w:p w:rsidR="0020037C" w:rsidRDefault="004474D3">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修改必要的配置参数</w:t>
      </w:r>
    </w:p>
    <w:p w:rsidR="0020037C" w:rsidRDefault="00B0609F">
      <w:pPr>
        <w:pStyle w:val="BodyText"/>
        <w:spacing w:before="50" w:line="302" w:lineRule="auto"/>
        <w:ind w:left="897" w:right="5266"/>
        <w:rPr>
          <w:rFonts w:ascii="仿宋" w:eastAsia="仿宋" w:hAnsi="仿宋" w:cs="仿宋"/>
        </w:rPr>
      </w:pPr>
      <w:r w:rsidRPr="00B0609F">
        <w:pict>
          <v:group id="_x0000_s3283" style="position:absolute;left:0;text-align:left;margin-left:95.85pt;margin-top:6.95pt;width:459.45pt;height:10.6pt;z-index:-251926016;mso-position-horizontal-relative:page" coordorigin="1917,139" coordsize="9189,212">
            <v:shape id="_x0000_s3284" style="position:absolute;left:1917;top:139;width:9189;height:212" coordorigin="1917,139" coordsize="9189,212" path="m1917,139r9189,l11106,351r-9189,l1917,139xe" fillcolor="#efefef" stroked="f">
              <v:path arrowok="t"/>
            </v:shape>
            <w10:wrap anchorx="page"/>
          </v:group>
        </w:pict>
      </w:r>
      <w:r w:rsidRPr="00B0609F">
        <w:pict>
          <v:group id="_x0000_s3281" style="position:absolute;left:0;text-align:left;margin-left:95.85pt;margin-top:25.55pt;width:459.45pt;height:10.6pt;z-index:-251924992;mso-position-horizontal-relative:page" coordorigin="1917,511" coordsize="9189,212">
            <v:shape id="_x0000_s3282" style="position:absolute;left:1917;top:511;width:9189;height:212" coordorigin="1917,511" coordsize="9189,212" path="m1917,511r9189,l11106,723r-9189,l1917,511xe" fillcolor="#efefef" stroked="f">
              <v:path arrowok="t"/>
            </v:shape>
            <w10:wrap anchorx="page"/>
          </v:group>
        </w:pict>
      </w:r>
      <w:r w:rsidR="004474D3">
        <w:rPr>
          <w:rFonts w:ascii="仿宋" w:eastAsia="仿宋" w:hAnsi="仿宋" w:cs="仿宋"/>
        </w:rPr>
        <w:t># database path dbpath=/opt/sequoiadb/database/standalone</w:t>
      </w:r>
    </w:p>
    <w:p w:rsidR="0020037C" w:rsidRDefault="004474D3">
      <w:pPr>
        <w:pStyle w:val="BodyText"/>
        <w:spacing w:line="337" w:lineRule="exact"/>
        <w:ind w:left="897"/>
      </w:pPr>
      <w:r>
        <w:t>数据库存放路径，根据需要进行配置，并确保路径已经存在（不存在请手工创建）</w:t>
      </w:r>
    </w:p>
    <w:p w:rsidR="0020037C" w:rsidRDefault="004474D3">
      <w:pPr>
        <w:pStyle w:val="BodyText"/>
        <w:tabs>
          <w:tab w:val="left" w:pos="897"/>
        </w:tabs>
        <w:spacing w:line="268"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按</w:t>
      </w:r>
      <w:r>
        <w:rPr>
          <w:spacing w:val="-4"/>
          <w:position w:val="1"/>
          <w:lang w:eastAsia="zh-CN"/>
        </w:rPr>
        <w:t xml:space="preserve"> </w:t>
      </w:r>
      <w:r>
        <w:rPr>
          <w:position w:val="1"/>
          <w:lang w:eastAsia="zh-CN"/>
        </w:rPr>
        <w:t>:wq</w:t>
      </w:r>
      <w:r>
        <w:rPr>
          <w:spacing w:val="-4"/>
          <w:position w:val="1"/>
          <w:lang w:eastAsia="zh-CN"/>
        </w:rPr>
        <w:t xml:space="preserve"> </w:t>
      </w:r>
      <w:r>
        <w:rPr>
          <w:position w:val="1"/>
          <w:lang w:eastAsia="zh-CN"/>
        </w:rPr>
        <w:t>，保存退出</w:t>
      </w:r>
      <w:r>
        <w:rPr>
          <w:spacing w:val="-4"/>
          <w:position w:val="1"/>
          <w:lang w:eastAsia="zh-CN"/>
        </w:rPr>
        <w:t xml:space="preserve"> </w:t>
      </w:r>
      <w:r>
        <w:rPr>
          <w:position w:val="1"/>
          <w:lang w:eastAsia="zh-CN"/>
        </w:rPr>
        <w:t>vi</w:t>
      </w:r>
    </w:p>
    <w:p w:rsidR="0020037C" w:rsidRDefault="004474D3">
      <w:pPr>
        <w:pStyle w:val="BodyText"/>
        <w:tabs>
          <w:tab w:val="left" w:pos="897"/>
        </w:tabs>
        <w:spacing w:line="293"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创建数据文件存放路径</w:t>
      </w:r>
    </w:p>
    <w:p w:rsidR="0020037C" w:rsidRDefault="00B0609F">
      <w:pPr>
        <w:pStyle w:val="BodyText"/>
        <w:spacing w:before="10"/>
        <w:ind w:left="997"/>
        <w:rPr>
          <w:rFonts w:ascii="仿宋" w:eastAsia="仿宋" w:hAnsi="仿宋" w:cs="仿宋"/>
        </w:rPr>
      </w:pPr>
      <w:r w:rsidRPr="00B0609F">
        <w:pict>
          <v:group id="_x0000_s3279" style="position:absolute;left:0;text-align:left;margin-left:95.85pt;margin-top:4.95pt;width:459.45pt;height:10.6pt;z-index:-251923968;mso-position-horizontal-relative:page" coordorigin="1917,99" coordsize="9189,212">
            <v:shape id="_x0000_s3280"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mkdir -p /opt/sequoiadb/database/standalone</w:t>
      </w:r>
    </w:p>
    <w:p w:rsidR="0020037C" w:rsidRDefault="004474D3">
      <w:pPr>
        <w:pStyle w:val="BodyText"/>
        <w:spacing w:before="45"/>
        <w:ind w:left="897"/>
        <w:rPr>
          <w:lang w:eastAsia="zh-CN"/>
        </w:rPr>
      </w:pPr>
      <w:r>
        <w:rPr>
          <w:lang w:eastAsia="zh-CN"/>
        </w:rPr>
        <w:t>路径为上一步骤配置的路径</w:t>
      </w:r>
    </w:p>
    <w:p w:rsidR="0020037C" w:rsidRDefault="004474D3">
      <w:pPr>
        <w:pStyle w:val="BodyText"/>
        <w:tabs>
          <w:tab w:val="left" w:pos="897"/>
        </w:tabs>
        <w:spacing w:line="268"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启动数据库进程</w:t>
      </w:r>
    </w:p>
    <w:p w:rsidR="0020037C" w:rsidRDefault="00B0609F">
      <w:pPr>
        <w:pStyle w:val="BodyText"/>
        <w:spacing w:before="10"/>
        <w:ind w:left="997"/>
        <w:rPr>
          <w:rFonts w:ascii="仿宋" w:eastAsia="仿宋" w:hAnsi="仿宋" w:cs="仿宋"/>
          <w:lang w:eastAsia="zh-CN"/>
        </w:rPr>
      </w:pPr>
      <w:r w:rsidRPr="00B0609F">
        <w:pict>
          <v:group id="_x0000_s3277" style="position:absolute;left:0;text-align:left;margin-left:95.85pt;margin-top:4.95pt;width:459.45pt;height:10.6pt;z-index:-251922944;mso-position-horizontal-relative:page" coordorigin="1917,99" coordsize="9189,212">
            <v:shape id="_x0000_s3278"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lang w:eastAsia="zh-CN"/>
        </w:rPr>
        <w:t>/opt/sequoiadb/bin/sdbstart -c /opt/sequoiadb/conf/local/</w:t>
      </w:r>
      <w:r w:rsidR="00A82828" w:rsidRPr="00A82828">
        <w:rPr>
          <w:rFonts w:ascii="仿宋" w:eastAsia="仿宋" w:hAnsi="仿宋" w:cs="仿宋"/>
          <w:lang w:eastAsia="zh-CN"/>
        </w:rPr>
        <w:t>11810</w:t>
      </w:r>
      <w:r w:rsidR="004474D3">
        <w:rPr>
          <w:rFonts w:ascii="仿宋" w:eastAsia="仿宋" w:hAnsi="仿宋" w:cs="仿宋"/>
          <w:lang w:eastAsia="zh-CN"/>
        </w:rPr>
        <w:t>/</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数据库配置启动完成</w:t>
      </w:r>
    </w:p>
    <w:p w:rsidR="0020037C" w:rsidRDefault="0020037C">
      <w:pPr>
        <w:spacing w:before="7" w:line="130" w:lineRule="exact"/>
        <w:rPr>
          <w:sz w:val="13"/>
          <w:szCs w:val="13"/>
          <w:lang w:eastAsia="zh-CN"/>
        </w:rPr>
      </w:pPr>
    </w:p>
    <w:p w:rsidR="0020037C" w:rsidRDefault="004474D3">
      <w:pPr>
        <w:pStyle w:val="Heading3"/>
        <w:ind w:left="113"/>
        <w:rPr>
          <w:lang w:eastAsia="zh-CN"/>
        </w:rPr>
      </w:pPr>
      <w:bookmarkStart w:id="107" w:name="集群模式的配置与启动"/>
      <w:bookmarkStart w:id="108" w:name="_bookmark47"/>
      <w:bookmarkEnd w:id="107"/>
      <w:bookmarkEnd w:id="108"/>
      <w:r>
        <w:rPr>
          <w:lang w:eastAsia="zh-CN"/>
        </w:rPr>
        <w:t>集群模式的配置与启动</w:t>
      </w:r>
    </w:p>
    <w:p w:rsidR="0020037C" w:rsidRDefault="0020037C">
      <w:pPr>
        <w:spacing w:before="8" w:line="100" w:lineRule="exact"/>
        <w:rPr>
          <w:sz w:val="10"/>
          <w:szCs w:val="10"/>
          <w:lang w:eastAsia="zh-CN"/>
        </w:rPr>
      </w:pPr>
    </w:p>
    <w:p w:rsidR="0020037C" w:rsidRDefault="00B0609F">
      <w:pPr>
        <w:pStyle w:val="BodyText"/>
        <w:spacing w:line="167" w:lineRule="auto"/>
        <w:ind w:left="1253"/>
        <w:rPr>
          <w:lang w:eastAsia="zh-CN"/>
        </w:rPr>
      </w:pPr>
      <w:r>
        <w:pict>
          <v:shape id="_x0000_s3276" type="#_x0000_t75" style="position:absolute;left:0;text-align:left;margin-left:81.7pt;margin-top:2.6pt;width:24pt;height:24pt;z-index:-251921920;mso-position-horizontal-relative:page">
            <v:imagedata r:id="rId21" o:title=""/>
            <w10:wrap anchorx="page"/>
          </v:shape>
        </w:pict>
      </w:r>
      <w:r w:rsidR="004474D3">
        <w:rPr>
          <w:lang w:eastAsia="zh-CN"/>
        </w:rPr>
        <w:t xml:space="preserve">注: </w:t>
      </w:r>
      <w:r w:rsidR="004474D3">
        <w:rPr>
          <w:spacing w:val="8"/>
          <w:lang w:eastAsia="zh-CN"/>
        </w:rPr>
        <w:t xml:space="preserve"> </w:t>
      </w:r>
      <w:r w:rsidR="004474D3">
        <w:rPr>
          <w:lang w:eastAsia="zh-CN"/>
        </w:rPr>
        <w:t>在配置集群模式时，请先确保服务器与主机名的映射关系正确，详细请参考</w:t>
      </w:r>
      <w:hyperlink w:anchor="_bookmark40" w:history="1">
        <w:r w:rsidR="004474D3">
          <w:rPr>
            <w:color w:val="0000FF"/>
            <w:lang w:eastAsia="zh-CN"/>
          </w:rPr>
          <w:t>系统配置需求</w:t>
        </w:r>
      </w:hyperlink>
      <w:r w:rsidR="004474D3">
        <w:rPr>
          <w:color w:val="000000"/>
          <w:lang w:eastAsia="zh-CN"/>
        </w:rPr>
        <w:t>，</w:t>
      </w:r>
      <w:r w:rsidR="004474D3">
        <w:rPr>
          <w:color w:val="000000"/>
          <w:spacing w:val="5"/>
          <w:lang w:eastAsia="zh-CN"/>
        </w:rPr>
        <w:t xml:space="preserve"> </w:t>
      </w:r>
      <w:r w:rsidR="004474D3">
        <w:rPr>
          <w:color w:val="000000"/>
          <w:lang w:eastAsia="zh-CN"/>
        </w:rPr>
        <w:t>确保 各节点之间能相互通信，将节点的防火墙关闭。</w:t>
      </w:r>
    </w:p>
    <w:p w:rsidR="0020037C" w:rsidRDefault="0020037C">
      <w:pPr>
        <w:spacing w:before="9" w:line="110" w:lineRule="exact"/>
        <w:rPr>
          <w:sz w:val="11"/>
          <w:szCs w:val="11"/>
          <w:lang w:eastAsia="zh-CN"/>
        </w:rPr>
      </w:pPr>
    </w:p>
    <w:p w:rsidR="0020037C" w:rsidRDefault="004474D3">
      <w:pPr>
        <w:pStyle w:val="BodyText"/>
        <w:ind w:left="613"/>
        <w:rPr>
          <w:lang w:eastAsia="zh-CN"/>
        </w:rPr>
      </w:pPr>
      <w:r>
        <w:rPr>
          <w:lang w:eastAsia="zh-CN"/>
        </w:rPr>
        <w:t>说明：</w:t>
      </w:r>
    </w:p>
    <w:p w:rsidR="0020037C" w:rsidRDefault="004474D3">
      <w:pPr>
        <w:pStyle w:val="BodyText"/>
        <w:spacing w:before="16" w:line="251" w:lineRule="auto"/>
        <w:ind w:left="718"/>
        <w:rPr>
          <w:lang w:eastAsia="zh-CN"/>
        </w:rPr>
      </w:pPr>
      <w:r>
        <w:rPr>
          <w:lang w:eastAsia="zh-CN"/>
        </w:rPr>
        <w:t>(1)本节按照</w:t>
      </w:r>
      <w:r>
        <w:rPr>
          <w:spacing w:val="-13"/>
          <w:lang w:eastAsia="zh-CN"/>
        </w:rPr>
        <w:t xml:space="preserve"> </w:t>
      </w:r>
      <w:r>
        <w:rPr>
          <w:lang w:eastAsia="zh-CN"/>
        </w:rPr>
        <w:t xml:space="preserve">高可用部署为例，介绍配置和启动步骤 (2)以下操作步骤假设SequoiaDB程序安装在/opt/sequoiadb目录下 </w:t>
      </w:r>
      <w:r>
        <w:rPr>
          <w:w w:val="95"/>
          <w:lang w:eastAsia="zh-CN"/>
        </w:rPr>
        <w:t>(3)sdb服务进程全部以sdbadmin用户运行，请确保所有数据库目录都赋予sdbadmin读写权限</w:t>
      </w:r>
    </w:p>
    <w:p w:rsidR="0020037C" w:rsidRDefault="004474D3">
      <w:pPr>
        <w:pStyle w:val="BodyText"/>
        <w:tabs>
          <w:tab w:val="left" w:pos="897"/>
        </w:tabs>
        <w:spacing w:before="19" w:line="252" w:lineRule="auto"/>
        <w:ind w:left="897" w:right="2985"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步骤一：检查SequoiaDB的配置服务状态</w:t>
      </w:r>
      <w:r>
        <w:rPr>
          <w:position w:val="1"/>
        </w:rPr>
        <w:t xml:space="preserve"> </w:t>
      </w:r>
      <w:r>
        <w:rPr>
          <w:w w:val="95"/>
        </w:rPr>
        <w:t xml:space="preserve">在每台数据库服务器上检查sequoiadb配置服务状态： </w:t>
      </w:r>
      <w:r>
        <w:rPr>
          <w:spacing w:val="18"/>
          <w:w w:val="95"/>
        </w:rPr>
        <w:t xml:space="preserve"> </w:t>
      </w:r>
      <w:r>
        <w:rPr>
          <w:w w:val="95"/>
        </w:rPr>
        <w:t xml:space="preserve">service </w:t>
      </w:r>
      <w:r>
        <w:rPr>
          <w:spacing w:val="19"/>
          <w:w w:val="95"/>
        </w:rPr>
        <w:t xml:space="preserve"> </w:t>
      </w:r>
      <w:r>
        <w:rPr>
          <w:w w:val="95"/>
        </w:rPr>
        <w:t xml:space="preserve">sdbcm </w:t>
      </w:r>
      <w:r>
        <w:rPr>
          <w:spacing w:val="19"/>
          <w:w w:val="95"/>
        </w:rPr>
        <w:t xml:space="preserve"> </w:t>
      </w:r>
      <w:r>
        <w:rPr>
          <w:w w:val="95"/>
        </w:rPr>
        <w:t>status</w:t>
      </w:r>
    </w:p>
    <w:p w:rsidR="0020037C" w:rsidRDefault="004474D3">
      <w:pPr>
        <w:pStyle w:val="BodyText"/>
        <w:spacing w:before="2" w:line="251" w:lineRule="auto"/>
        <w:ind w:left="897" w:right="807"/>
      </w:pPr>
      <w:r>
        <w:rPr>
          <w:w w:val="90"/>
        </w:rPr>
        <w:t xml:space="preserve">确认系统提示“ </w:t>
      </w:r>
      <w:r>
        <w:rPr>
          <w:spacing w:val="38"/>
          <w:w w:val="90"/>
        </w:rPr>
        <w:t xml:space="preserve"> </w:t>
      </w:r>
      <w:r>
        <w:rPr>
          <w:w w:val="90"/>
        </w:rPr>
        <w:t xml:space="preserve">sdbcm </w:t>
      </w:r>
      <w:r>
        <w:rPr>
          <w:spacing w:val="39"/>
          <w:w w:val="90"/>
        </w:rPr>
        <w:t xml:space="preserve"> </w:t>
      </w:r>
      <w:r>
        <w:rPr>
          <w:w w:val="90"/>
        </w:rPr>
        <w:t xml:space="preserve">is </w:t>
      </w:r>
      <w:r>
        <w:rPr>
          <w:spacing w:val="39"/>
          <w:w w:val="90"/>
        </w:rPr>
        <w:t xml:space="preserve"> </w:t>
      </w:r>
      <w:r>
        <w:rPr>
          <w:w w:val="90"/>
        </w:rPr>
        <w:t xml:space="preserve">running </w:t>
      </w:r>
      <w:r>
        <w:rPr>
          <w:spacing w:val="38"/>
          <w:w w:val="90"/>
        </w:rPr>
        <w:t xml:space="preserve"> </w:t>
      </w:r>
      <w:r>
        <w:rPr>
          <w:w w:val="65"/>
        </w:rPr>
        <w:t xml:space="preserve">”  </w:t>
      </w:r>
      <w:r>
        <w:rPr>
          <w:spacing w:val="32"/>
          <w:w w:val="65"/>
        </w:rPr>
        <w:t xml:space="preserve"> </w:t>
      </w:r>
      <w:r>
        <w:rPr>
          <w:w w:val="90"/>
        </w:rPr>
        <w:t xml:space="preserve">表示服务正在运行 </w:t>
      </w:r>
      <w:r>
        <w:rPr>
          <w:spacing w:val="38"/>
          <w:w w:val="90"/>
        </w:rPr>
        <w:t xml:space="preserve"> </w:t>
      </w:r>
      <w:r>
        <w:rPr>
          <w:w w:val="90"/>
        </w:rPr>
        <w:t xml:space="preserve">， </w:t>
      </w:r>
      <w:r>
        <w:rPr>
          <w:spacing w:val="39"/>
          <w:w w:val="90"/>
        </w:rPr>
        <w:t xml:space="preserve"> </w:t>
      </w:r>
      <w:r>
        <w:rPr>
          <w:w w:val="90"/>
        </w:rPr>
        <w:t>否则请执行如下命令重新配置服务程序</w:t>
      </w:r>
      <w:r>
        <w:t xml:space="preserve"> </w:t>
      </w:r>
      <w:r>
        <w:rPr>
          <w:w w:val="90"/>
        </w:rPr>
        <w:t xml:space="preserve">service </w:t>
      </w:r>
      <w:r>
        <w:rPr>
          <w:spacing w:val="10"/>
          <w:w w:val="90"/>
        </w:rPr>
        <w:t xml:space="preserve"> </w:t>
      </w:r>
      <w:r>
        <w:rPr>
          <w:w w:val="90"/>
        </w:rPr>
        <w:t xml:space="preserve">sdbcm </w:t>
      </w:r>
      <w:r>
        <w:rPr>
          <w:spacing w:val="11"/>
          <w:w w:val="90"/>
        </w:rPr>
        <w:t xml:space="preserve"> </w:t>
      </w:r>
      <w:r>
        <w:rPr>
          <w:w w:val="90"/>
        </w:rPr>
        <w:t>start</w:t>
      </w:r>
    </w:p>
    <w:p w:rsidR="0020037C" w:rsidRDefault="004474D3">
      <w:pPr>
        <w:pStyle w:val="BodyText"/>
        <w:tabs>
          <w:tab w:val="left" w:pos="897"/>
        </w:tabs>
        <w:spacing w:line="256"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步骤二：启动一个协调节点</w:t>
      </w:r>
    </w:p>
    <w:p w:rsidR="0020037C" w:rsidRDefault="004474D3">
      <w:pPr>
        <w:pStyle w:val="BodyText"/>
        <w:spacing w:before="18"/>
        <w:ind w:left="897"/>
        <w:rPr>
          <w:lang w:eastAsia="zh-CN"/>
        </w:rPr>
      </w:pPr>
      <w:r>
        <w:rPr>
          <w:lang w:eastAsia="zh-CN"/>
        </w:rPr>
        <w:t>1.切换到sdbadmin用户</w:t>
      </w:r>
    </w:p>
    <w:p w:rsidR="0020037C" w:rsidRDefault="00B0609F">
      <w:pPr>
        <w:pStyle w:val="BodyText"/>
        <w:spacing w:before="8"/>
        <w:ind w:left="897"/>
        <w:rPr>
          <w:rFonts w:ascii="仿宋" w:eastAsia="仿宋" w:hAnsi="仿宋" w:cs="仿宋"/>
          <w:lang w:eastAsia="zh-CN"/>
        </w:rPr>
      </w:pPr>
      <w:r w:rsidRPr="00B0609F">
        <w:pict>
          <v:group id="_x0000_s3274" style="position:absolute;left:0;text-align:left;margin-left:95.85pt;margin-top:4.85pt;width:459.45pt;height:10.6pt;z-index:-251920896;mso-position-horizontal-relative:page" coordorigin="1917,97" coordsize="9189,212">
            <v:shape id="_x0000_s327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su sdbadmin</w:t>
      </w:r>
    </w:p>
    <w:p w:rsidR="0020037C" w:rsidRDefault="004474D3">
      <w:pPr>
        <w:pStyle w:val="BodyText"/>
        <w:spacing w:before="45"/>
        <w:ind w:left="897"/>
        <w:rPr>
          <w:lang w:eastAsia="zh-CN"/>
        </w:rPr>
      </w:pPr>
      <w:r>
        <w:rPr>
          <w:lang w:eastAsia="zh-CN"/>
        </w:rPr>
        <w:t>2.</w:t>
      </w:r>
      <w:r>
        <w:rPr>
          <w:spacing w:val="3"/>
          <w:lang w:eastAsia="zh-CN"/>
        </w:rPr>
        <w:t xml:space="preserve"> </w:t>
      </w:r>
      <w:r>
        <w:rPr>
          <w:lang w:eastAsia="zh-CN"/>
        </w:rPr>
        <w:t>在任意一台数据库服务器上（以下步骤都只需要在这台服务器上操作），创建协调节点配置目录</w:t>
      </w:r>
    </w:p>
    <w:p w:rsidR="0020037C" w:rsidRDefault="00B0609F">
      <w:pPr>
        <w:pStyle w:val="BodyText"/>
        <w:spacing w:before="48"/>
        <w:ind w:left="897"/>
        <w:rPr>
          <w:rFonts w:ascii="仿宋" w:eastAsia="仿宋" w:hAnsi="仿宋" w:cs="仿宋"/>
          <w:lang w:eastAsia="zh-CN"/>
        </w:rPr>
      </w:pPr>
      <w:r w:rsidRPr="00B0609F">
        <w:pict>
          <v:group id="_x0000_s3272" style="position:absolute;left:0;text-align:left;margin-left:95.85pt;margin-top:6.85pt;width:459.45pt;height:10.6pt;z-index:-251919872;mso-position-horizontal-relative:page" coordorigin="1917,137" coordsize="9189,212">
            <v:shape id="_x0000_s3273"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mkdir -p /opt/sequoiadb/conf/local/</w:t>
      </w:r>
      <w:r w:rsidR="001442AC" w:rsidRPr="001442AC">
        <w:rPr>
          <w:rFonts w:ascii="仿宋" w:eastAsia="仿宋" w:hAnsi="仿宋" w:cs="仿宋"/>
        </w:rPr>
        <w:t>11810</w:t>
      </w:r>
    </w:p>
    <w:p w:rsidR="0020037C" w:rsidRDefault="004474D3">
      <w:pPr>
        <w:pStyle w:val="BodyText"/>
        <w:spacing w:before="45"/>
        <w:ind w:left="897"/>
        <w:rPr>
          <w:lang w:eastAsia="zh-CN"/>
        </w:rPr>
      </w:pPr>
      <w:r>
        <w:rPr>
          <w:lang w:eastAsia="zh-CN"/>
        </w:rPr>
        <w:t>其中</w:t>
      </w:r>
      <w:r w:rsidR="001442AC" w:rsidRPr="001442AC">
        <w:rPr>
          <w:lang w:eastAsia="zh-CN"/>
        </w:rPr>
        <w:t>11810</w:t>
      </w:r>
      <w:r>
        <w:rPr>
          <w:lang w:eastAsia="zh-CN"/>
        </w:rPr>
        <w:t>为协调节点的服务端口，可根据需要配置</w:t>
      </w:r>
    </w:p>
    <w:p w:rsidR="0020037C" w:rsidRDefault="0020037C">
      <w:pPr>
        <w:rPr>
          <w:lang w:eastAsia="zh-CN"/>
        </w:rPr>
        <w:sectPr w:rsidR="0020037C">
          <w:pgSz w:w="12240" w:h="15840"/>
          <w:pgMar w:top="900" w:right="680" w:bottom="280" w:left="1020" w:header="713" w:footer="0" w:gutter="0"/>
          <w:cols w:space="720"/>
        </w:sectPr>
      </w:pPr>
    </w:p>
    <w:p w:rsidR="0020037C" w:rsidRDefault="00B0609F">
      <w:pPr>
        <w:spacing w:before="4" w:line="130" w:lineRule="exact"/>
        <w:rPr>
          <w:sz w:val="13"/>
          <w:szCs w:val="13"/>
          <w:lang w:eastAsia="zh-CN"/>
        </w:rPr>
      </w:pPr>
      <w:r w:rsidRPr="00B0609F">
        <w:lastRenderedPageBreak/>
        <w:pict>
          <v:group id="_x0000_s3270" style="position:absolute;margin-left:95.85pt;margin-top:74.7pt;width:459.45pt;height:10.6pt;z-index:-251918848;mso-position-horizontal-relative:page;mso-position-vertical-relative:page" coordorigin="1917,1494" coordsize="9189,212">
            <v:shape id="_x0000_s3271" style="position:absolute;left:1917;top:1494;width:9189;height:212" coordorigin="1917,1494" coordsize="9189,212" path="m1917,1494r9189,l11106,1706r-9189,l1917,1494xe" fillcolor="#efefef" stroked="f">
              <v:path arrowok="t"/>
            </v:shape>
            <w10:wrap anchorx="page" anchory="page"/>
          </v:group>
        </w:pict>
      </w:r>
      <w:r w:rsidRPr="00B0609F">
        <w:pict>
          <v:group id="_x0000_s3268" style="position:absolute;margin-left:95.85pt;margin-top:111.3pt;width:459.45pt;height:10.6pt;z-index:-251917824;mso-position-horizontal-relative:page;mso-position-vertical-relative:page" coordorigin="1917,2226" coordsize="9189,212">
            <v:shape id="_x0000_s3269" style="position:absolute;left:1917;top:2226;width:9189;height:212" coordorigin="1917,2226" coordsize="9189,212" path="m1917,2226r9189,l11106,2438r-9189,l1917,2226xe" fillcolor="#efefef" stroked="f">
              <v:path arrowok="t"/>
            </v:shape>
            <w10:wrap anchorx="page" anchory="page"/>
          </v:group>
        </w:pict>
      </w:r>
      <w:r w:rsidRPr="00B0609F">
        <w:pict>
          <v:group id="_x0000_s3266" style="position:absolute;margin-left:95.85pt;margin-top:147.9pt;width:459.45pt;height:10.6pt;z-index:-251916800;mso-position-horizontal-relative:page;mso-position-vertical-relative:page" coordorigin="1917,2958" coordsize="9189,212">
            <v:shape id="_x0000_s3267" style="position:absolute;left:1917;top:2958;width:9189;height:212" coordorigin="1917,2958" coordsize="9189,212" path="m1917,2958r9189,l11106,3170r-9189,l1917,2958xe" fillcolor="#efefef" stroked="f">
              <v:path arrowok="t"/>
            </v:shape>
            <w10:wrap anchorx="page" anchory="page"/>
          </v:group>
        </w:pict>
      </w:r>
      <w:r w:rsidRPr="00B0609F">
        <w:pict>
          <v:group id="_x0000_s3264" style="position:absolute;margin-left:95.85pt;margin-top:166.5pt;width:459.45pt;height:10.6pt;z-index:-251915776;mso-position-horizontal-relative:page;mso-position-vertical-relative:page" coordorigin="1917,3330" coordsize="9189,212">
            <v:shape id="_x0000_s3265" style="position:absolute;left:1917;top:3330;width:9189;height:212" coordorigin="1917,3330" coordsize="9189,212" path="m1917,3330r9189,l11106,3542r-9189,l1917,3330xe" fillcolor="#efefef" stroked="f">
              <v:path arrowok="t"/>
            </v:shape>
            <w10:wrap anchorx="page" anchory="page"/>
          </v:group>
        </w:pict>
      </w:r>
      <w:r w:rsidRPr="00B0609F">
        <w:pict>
          <v:group id="_x0000_s3262" style="position:absolute;margin-left:95.85pt;margin-top:239.1pt;width:459.45pt;height:10.6pt;z-index:-251914752;mso-position-horizontal-relative:page;mso-position-vertical-relative:page" coordorigin="1917,4782" coordsize="9189,212">
            <v:shape id="_x0000_s3263" style="position:absolute;left:1917;top:4782;width:9189;height:212" coordorigin="1917,4782" coordsize="9189,212" path="m1917,4782r9189,l11106,4994r-9189,l1917,4782xe" fillcolor="#efefef" stroked="f">
              <v:path arrowok="t"/>
            </v:shape>
            <w10:wrap anchorx="page" anchory="page"/>
          </v:group>
        </w:pict>
      </w:r>
      <w:r w:rsidRPr="00B0609F">
        <w:pict>
          <v:group id="_x0000_s3260" style="position:absolute;margin-left:95.85pt;margin-top:293.7pt;width:459.45pt;height:10.6pt;z-index:-251913728;mso-position-horizontal-relative:page;mso-position-vertical-relative:page" coordorigin="1917,5874" coordsize="9189,212">
            <v:shape id="_x0000_s3261" style="position:absolute;left:1917;top:5874;width:9189;height:212" coordorigin="1917,5874" coordsize="9189,212" path="m1917,5874r9189,l11106,6086r-9189,l1917,5874xe" fillcolor="#efefef" stroked="f">
              <v:path arrowok="t"/>
            </v:shape>
            <w10:wrap anchorx="page" anchory="page"/>
          </v:group>
        </w:pict>
      </w:r>
      <w:r w:rsidRPr="00B0609F">
        <w:pict>
          <v:group id="_x0000_s3258" style="position:absolute;margin-left:95.85pt;margin-top:341.8pt;width:459.45pt;height:10.6pt;z-index:-251912704;mso-position-horizontal-relative:page;mso-position-vertical-relative:page" coordorigin="1917,6836" coordsize="9189,212">
            <v:shape id="_x0000_s3259" style="position:absolute;left:1917;top:6836;width:9189;height:212" coordorigin="1917,6836" coordsize="9189,212" path="m1917,6836r9189,l11106,7048r-9189,l1917,6836xe" fillcolor="#efefef" stroked="f">
              <v:path arrowok="t"/>
            </v:shape>
            <w10:wrap anchorx="page" anchory="page"/>
          </v:group>
        </w:pict>
      </w:r>
      <w:r w:rsidRPr="00B0609F">
        <w:pict>
          <v:group id="_x0000_s3256" style="position:absolute;margin-left:95.85pt;margin-top:394.4pt;width:459.45pt;height:10.6pt;z-index:-251911680;mso-position-horizontal-relative:page;mso-position-vertical-relative:page" coordorigin="1917,7888" coordsize="9189,212">
            <v:shape id="_x0000_s3257" style="position:absolute;left:1917;top:7888;width:9189;height:212" coordorigin="1917,7888" coordsize="9189,212" path="m1917,7888r9189,l11106,8100r-9189,l1917,7888xe" fillcolor="#efefef" stroked="f">
              <v:path arrowok="t"/>
            </v:shape>
            <w10:wrap anchorx="page" anchory="page"/>
          </v:group>
        </w:pict>
      </w:r>
      <w:r w:rsidRPr="00B0609F">
        <w:pict>
          <v:group id="_x0000_s3254" style="position:absolute;margin-left:95.85pt;margin-top:449pt;width:459.45pt;height:10.6pt;z-index:-251910656;mso-position-horizontal-relative:page;mso-position-vertical-relative:page" coordorigin="1917,8980" coordsize="9189,212">
            <v:shape id="_x0000_s3255" style="position:absolute;left:1917;top:8980;width:9189;height:212" coordorigin="1917,8980" coordsize="9189,212" path="m1917,8980r9189,l11106,9192r-9189,l1917,8980xe" fillcolor="#efefef" stroked="f">
              <v:path arrowok="t"/>
            </v:shape>
            <w10:wrap anchorx="page" anchory="page"/>
          </v:group>
        </w:pict>
      </w:r>
      <w:r w:rsidRPr="00B0609F">
        <w:pict>
          <v:group id="_x0000_s3252" style="position:absolute;margin-left:95.85pt;margin-top:592pt;width:459.45pt;height:10.6pt;z-index:-251908608;mso-position-horizontal-relative:page;mso-position-vertical-relative:page" coordorigin="1917,11840" coordsize="9189,212">
            <v:shape id="_x0000_s3253" style="position:absolute;left:1917;top:11840;width:9189;height:212" coordorigin="1917,11840" coordsize="9189,212" path="m1917,11840r9189,l11106,12052r-9189,l1917,11840xe" fillcolor="#efefef" stroked="f">
              <v:path arrowok="t"/>
            </v:shape>
            <w10:wrap anchorx="page" anchory="page"/>
          </v:group>
        </w:pict>
      </w:r>
      <w:r w:rsidRPr="00B0609F">
        <w:pict>
          <v:group id="_x0000_s3250" style="position:absolute;margin-left:95.85pt;margin-top:610.6pt;width:459.45pt;height:10.6pt;z-index:-251907584;mso-position-horizontal-relative:page;mso-position-vertical-relative:page" coordorigin="1917,12212" coordsize="9189,212">
            <v:shape id="_x0000_s3251" style="position:absolute;left:1917;top:12212;width:9189;height:212" coordorigin="1917,12212" coordsize="9189,212" path="m1917,12212r9189,l11106,12424r-9189,l1917,12212xe" fillcolor="#efefef" stroked="f">
              <v:path arrowok="t"/>
            </v:shape>
            <w10:wrap anchorx="page" anchory="page"/>
          </v:group>
        </w:pict>
      </w:r>
      <w:r w:rsidRPr="00B0609F">
        <w:pict>
          <v:group id="_x0000_s3248" style="position:absolute;margin-left:95.85pt;margin-top:629.2pt;width:459.45pt;height:10.6pt;z-index:-251906560;mso-position-horizontal-relative:page;mso-position-vertical-relative:page" coordorigin="1917,12584" coordsize="9189,212">
            <v:shape id="_x0000_s3249" style="position:absolute;left:1917;top:12584;width:9189;height:212" coordorigin="1917,12584" coordsize="9189,212" path="m1917,12584r9189,l11106,12796r-9189,l1917,12584xe" fillcolor="#efefef" stroked="f">
              <v:path arrowok="t"/>
            </v:shape>
            <w10:wrap anchorx="page" anchory="page"/>
          </v:group>
        </w:pict>
      </w:r>
      <w:r w:rsidRPr="00B0609F">
        <w:pict>
          <v:group id="_x0000_s3246" style="position:absolute;margin-left:95.85pt;margin-top:663.8pt;width:459.45pt;height:21.2pt;z-index:-251905536;mso-position-horizontal-relative:page;mso-position-vertical-relative:page" coordorigin="1917,13276" coordsize="9189,424">
            <v:shape id="_x0000_s3247" style="position:absolute;left:1917;top:13276;width:9189;height:424" coordorigin="1917,13276" coordsize="9189,424" path="m1917,13276r9189,l11106,13700r-9189,l1917,13276xe" fillcolor="#efefef" stroked="f">
              <v:path arrowok="t"/>
            </v:shape>
            <w10:wrap anchorx="page" anchory="page"/>
          </v:group>
        </w:pict>
      </w:r>
    </w:p>
    <w:p w:rsidR="0020037C" w:rsidRDefault="004474D3">
      <w:pPr>
        <w:pStyle w:val="BodyText"/>
        <w:spacing w:line="310" w:lineRule="exact"/>
        <w:ind w:left="1217"/>
        <w:rPr>
          <w:lang w:eastAsia="zh-CN"/>
        </w:rPr>
      </w:pPr>
      <w:r>
        <w:rPr>
          <w:lang w:eastAsia="zh-CN"/>
        </w:rPr>
        <w:t>3.</w:t>
      </w:r>
      <w:r>
        <w:rPr>
          <w:spacing w:val="3"/>
          <w:lang w:eastAsia="zh-CN"/>
        </w:rPr>
        <w:t xml:space="preserve"> </w:t>
      </w:r>
      <w:r>
        <w:rPr>
          <w:lang w:eastAsia="zh-CN"/>
        </w:rPr>
        <w:t>拷贝协调节点样例配置文件</w:t>
      </w:r>
    </w:p>
    <w:p w:rsidR="0020037C" w:rsidRDefault="004474D3">
      <w:pPr>
        <w:pStyle w:val="BodyText"/>
        <w:spacing w:before="48"/>
        <w:ind w:left="1217"/>
        <w:rPr>
          <w:rFonts w:ascii="仿宋" w:eastAsia="仿宋" w:hAnsi="仿宋" w:cs="仿宋"/>
        </w:rPr>
      </w:pPr>
      <w:r>
        <w:rPr>
          <w:rFonts w:ascii="仿宋" w:eastAsia="仿宋" w:hAnsi="仿宋" w:cs="仿宋"/>
        </w:rPr>
        <w:t>cp /opt/sequoiadb/conf/samples/sdb.conf.coord  /opt/sequoiadb/conf/local/</w:t>
      </w:r>
      <w:r w:rsidR="001442AC" w:rsidRPr="001442AC">
        <w:rPr>
          <w:rFonts w:ascii="仿宋" w:eastAsia="仿宋" w:hAnsi="仿宋" w:cs="仿宋"/>
        </w:rPr>
        <w:t>11810</w:t>
      </w:r>
      <w:r>
        <w:rPr>
          <w:rFonts w:ascii="仿宋" w:eastAsia="仿宋" w:hAnsi="仿宋" w:cs="仿宋"/>
        </w:rPr>
        <w:t>/sdb.conf</w:t>
      </w:r>
    </w:p>
    <w:p w:rsidR="0020037C" w:rsidRDefault="004474D3">
      <w:pPr>
        <w:pStyle w:val="BodyText"/>
        <w:spacing w:before="45"/>
        <w:ind w:left="1217"/>
      </w:pPr>
      <w:r>
        <w:t>4.</w:t>
      </w:r>
      <w:r>
        <w:rPr>
          <w:spacing w:val="3"/>
        </w:rPr>
        <w:t xml:space="preserve"> </w:t>
      </w:r>
      <w:r>
        <w:t>修改配置文件</w:t>
      </w:r>
    </w:p>
    <w:p w:rsidR="0020037C" w:rsidRDefault="004474D3">
      <w:pPr>
        <w:pStyle w:val="BodyText"/>
        <w:spacing w:before="48"/>
        <w:ind w:left="1217"/>
        <w:rPr>
          <w:rFonts w:ascii="仿宋" w:eastAsia="仿宋" w:hAnsi="仿宋" w:cs="仿宋"/>
        </w:rPr>
      </w:pPr>
      <w:r>
        <w:rPr>
          <w:rFonts w:ascii="仿宋" w:eastAsia="仿宋" w:hAnsi="仿宋" w:cs="仿宋"/>
        </w:rPr>
        <w:t>vi /opt/sequoiadb/conf/local/</w:t>
      </w:r>
      <w:r w:rsidR="001442AC" w:rsidRPr="001442AC">
        <w:rPr>
          <w:rFonts w:ascii="仿宋" w:eastAsia="仿宋" w:hAnsi="仿宋" w:cs="仿宋"/>
        </w:rPr>
        <w:t>11810</w:t>
      </w:r>
      <w:r>
        <w:rPr>
          <w:rFonts w:ascii="仿宋" w:eastAsia="仿宋" w:hAnsi="仿宋" w:cs="仿宋"/>
        </w:rPr>
        <w:t>/sdb.conf</w:t>
      </w:r>
    </w:p>
    <w:p w:rsidR="0020037C" w:rsidRDefault="004474D3">
      <w:pPr>
        <w:pStyle w:val="BodyText"/>
        <w:spacing w:before="45"/>
        <w:ind w:left="1217"/>
      </w:pPr>
      <w:r>
        <w:t>修改内容</w:t>
      </w:r>
    </w:p>
    <w:p w:rsidR="0020037C" w:rsidRDefault="004474D3">
      <w:pPr>
        <w:pStyle w:val="BodyText"/>
        <w:spacing w:before="48" w:line="302" w:lineRule="auto"/>
        <w:ind w:left="1217" w:right="3823"/>
        <w:rPr>
          <w:rFonts w:ascii="仿宋" w:eastAsia="仿宋" w:hAnsi="仿宋" w:cs="仿宋"/>
        </w:rPr>
      </w:pPr>
      <w:r>
        <w:rPr>
          <w:rFonts w:ascii="仿宋" w:eastAsia="仿宋" w:hAnsi="仿宋" w:cs="仿宋"/>
        </w:rPr>
        <w:t># database path dbpath=/opt/sequoiadb/database/coord</w:t>
      </w:r>
    </w:p>
    <w:p w:rsidR="0020037C" w:rsidRDefault="004474D3">
      <w:pPr>
        <w:pStyle w:val="BodyText"/>
        <w:spacing w:line="337" w:lineRule="exact"/>
        <w:ind w:left="1217"/>
      </w:pPr>
      <w:r>
        <w:t>该参数为数据库放置路径，可根据需要修改，请确保路径已经存在（不存在请手工创建）</w:t>
      </w:r>
    </w:p>
    <w:p w:rsidR="0020037C" w:rsidRDefault="004474D3">
      <w:pPr>
        <w:pStyle w:val="BodyText"/>
        <w:spacing w:before="16"/>
        <w:ind w:left="1217"/>
      </w:pPr>
      <w:r>
        <w:t>5.</w:t>
      </w:r>
      <w:r>
        <w:rPr>
          <w:spacing w:val="-15"/>
        </w:rPr>
        <w:t xml:space="preserve"> </w:t>
      </w:r>
      <w:r>
        <w:t>按:wq，保存退出vi</w:t>
      </w:r>
    </w:p>
    <w:p w:rsidR="0020037C" w:rsidRDefault="004474D3">
      <w:pPr>
        <w:pStyle w:val="BodyText"/>
        <w:spacing w:before="16"/>
        <w:ind w:left="1217"/>
      </w:pPr>
      <w:r>
        <w:t>6.</w:t>
      </w:r>
      <w:r>
        <w:rPr>
          <w:spacing w:val="3"/>
        </w:rPr>
        <w:t xml:space="preserve"> </w:t>
      </w:r>
      <w:r>
        <w:t>创建数据文件存放路径</w:t>
      </w:r>
    </w:p>
    <w:p w:rsidR="0020037C" w:rsidRDefault="004474D3">
      <w:pPr>
        <w:pStyle w:val="BodyText"/>
        <w:spacing w:before="48"/>
        <w:ind w:left="1317"/>
        <w:rPr>
          <w:rFonts w:ascii="仿宋" w:eastAsia="仿宋" w:hAnsi="仿宋" w:cs="仿宋"/>
        </w:rPr>
      </w:pPr>
      <w:r>
        <w:rPr>
          <w:rFonts w:ascii="仿宋" w:eastAsia="仿宋" w:hAnsi="仿宋" w:cs="仿宋"/>
        </w:rPr>
        <w:t>mkdir -p /opt/sequoiadb/database/coord</w:t>
      </w:r>
    </w:p>
    <w:p w:rsidR="0020037C" w:rsidRDefault="004474D3">
      <w:pPr>
        <w:pStyle w:val="BodyText"/>
        <w:spacing w:before="45" w:line="251" w:lineRule="auto"/>
        <w:ind w:left="1217" w:right="6361"/>
      </w:pPr>
      <w:r>
        <w:t>路径为上一步骤配置的路径 7.</w:t>
      </w:r>
      <w:r>
        <w:rPr>
          <w:spacing w:val="3"/>
        </w:rPr>
        <w:t xml:space="preserve"> </w:t>
      </w:r>
      <w:r>
        <w:t>启动协调节点进程</w:t>
      </w:r>
    </w:p>
    <w:p w:rsidR="0020037C" w:rsidRDefault="004474D3">
      <w:pPr>
        <w:pStyle w:val="BodyText"/>
        <w:spacing w:before="35"/>
        <w:ind w:left="1317"/>
        <w:rPr>
          <w:rFonts w:ascii="仿宋" w:eastAsia="仿宋" w:hAnsi="仿宋" w:cs="仿宋"/>
        </w:rPr>
      </w:pPr>
      <w:r>
        <w:rPr>
          <w:rFonts w:ascii="仿宋" w:eastAsia="仿宋" w:hAnsi="仿宋" w:cs="仿宋"/>
        </w:rPr>
        <w:t>/opt/sequoiadb/bin/sdbstart -c /opt/sequoiadb/conf/local/</w:t>
      </w:r>
      <w:r w:rsidR="00E31DCB" w:rsidRPr="00E31DCB">
        <w:rPr>
          <w:rFonts w:ascii="仿宋" w:eastAsia="仿宋" w:hAnsi="仿宋" w:cs="仿宋"/>
        </w:rPr>
        <w:t>11810</w:t>
      </w:r>
      <w:r>
        <w:rPr>
          <w:rFonts w:ascii="仿宋" w:eastAsia="仿宋" w:hAnsi="仿宋" w:cs="仿宋"/>
        </w:rPr>
        <w:t>/</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步骤三：通过命令配置和启动编目节点</w:t>
      </w:r>
    </w:p>
    <w:p w:rsidR="0020037C" w:rsidRDefault="004474D3">
      <w:pPr>
        <w:pStyle w:val="BodyText"/>
        <w:spacing w:before="18"/>
        <w:ind w:left="1217"/>
        <w:rPr>
          <w:lang w:eastAsia="zh-CN"/>
        </w:rPr>
      </w:pPr>
      <w:r>
        <w:rPr>
          <w:lang w:eastAsia="zh-CN"/>
        </w:rPr>
        <w:t>1.</w:t>
      </w:r>
      <w:r>
        <w:rPr>
          <w:spacing w:val="-26"/>
          <w:lang w:eastAsia="zh-CN"/>
        </w:rPr>
        <w:t xml:space="preserve"> </w:t>
      </w:r>
      <w:r>
        <w:rPr>
          <w:lang w:eastAsia="zh-CN"/>
        </w:rPr>
        <w:t>在启动了协调节点的物理机上</w:t>
      </w:r>
      <w:r>
        <w:rPr>
          <w:spacing w:val="-26"/>
          <w:lang w:eastAsia="zh-CN"/>
        </w:rPr>
        <w:t xml:space="preserve"> </w:t>
      </w:r>
      <w:r>
        <w:rPr>
          <w:lang w:eastAsia="zh-CN"/>
        </w:rPr>
        <w:t>启动SequoiaDB</w:t>
      </w:r>
      <w:r>
        <w:rPr>
          <w:spacing w:val="-26"/>
          <w:lang w:eastAsia="zh-CN"/>
        </w:rPr>
        <w:t xml:space="preserve"> </w:t>
      </w:r>
      <w:r>
        <w:rPr>
          <w:lang w:eastAsia="zh-CN"/>
        </w:rPr>
        <w:t>Shell控制台</w:t>
      </w:r>
    </w:p>
    <w:p w:rsidR="0020037C" w:rsidRDefault="004474D3">
      <w:pPr>
        <w:pStyle w:val="BodyText"/>
        <w:spacing w:before="48" w:line="264" w:lineRule="auto"/>
        <w:ind w:left="1217" w:right="6679"/>
      </w:pPr>
      <w:r>
        <w:rPr>
          <w:rFonts w:ascii="仿宋" w:eastAsia="仿宋" w:hAnsi="仿宋" w:cs="仿宋"/>
        </w:rPr>
        <w:t xml:space="preserve">/opt/sequoiadb/bin/sdb </w:t>
      </w:r>
      <w:r>
        <w:t>2.</w:t>
      </w:r>
      <w:r>
        <w:rPr>
          <w:spacing w:val="3"/>
        </w:rPr>
        <w:t xml:space="preserve"> </w:t>
      </w:r>
      <w:r>
        <w:t>连接到协调节点 在shell</w:t>
      </w:r>
      <w:r>
        <w:rPr>
          <w:spacing w:val="-11"/>
        </w:rPr>
        <w:t xml:space="preserve"> </w:t>
      </w:r>
      <w:r>
        <w:t>命令中输入：</w:t>
      </w:r>
    </w:p>
    <w:p w:rsidR="0020037C" w:rsidRDefault="004474D3">
      <w:pPr>
        <w:pStyle w:val="BodyText"/>
        <w:spacing w:line="276" w:lineRule="exact"/>
        <w:ind w:left="1217"/>
        <w:rPr>
          <w:rFonts w:ascii="仿宋" w:eastAsia="仿宋" w:hAnsi="仿宋" w:cs="仿宋"/>
        </w:rPr>
      </w:pPr>
      <w:r>
        <w:rPr>
          <w:rFonts w:ascii="仿宋" w:eastAsia="仿宋" w:hAnsi="仿宋" w:cs="仿宋"/>
        </w:rPr>
        <w:t>&gt; var db = new Sdb("localhost",</w:t>
      </w:r>
      <w:r w:rsidR="00E31DCB" w:rsidRPr="00E31DCB">
        <w:rPr>
          <w:rFonts w:ascii="仿宋" w:eastAsia="仿宋" w:hAnsi="仿宋" w:cs="仿宋"/>
        </w:rPr>
        <w:t>11810</w:t>
      </w:r>
      <w:r>
        <w:rPr>
          <w:rFonts w:ascii="仿宋" w:eastAsia="仿宋" w:hAnsi="仿宋" w:cs="仿宋"/>
        </w:rPr>
        <w:t>)</w:t>
      </w:r>
    </w:p>
    <w:p w:rsidR="0020037C" w:rsidRDefault="004474D3">
      <w:pPr>
        <w:pStyle w:val="BodyText"/>
        <w:spacing w:before="45" w:line="251" w:lineRule="auto"/>
        <w:ind w:left="1217" w:right="6361"/>
        <w:rPr>
          <w:lang w:eastAsia="zh-CN"/>
        </w:rPr>
      </w:pPr>
      <w:r>
        <w:rPr>
          <w:w w:val="95"/>
          <w:lang w:eastAsia="zh-CN"/>
        </w:rPr>
        <w:t>其中</w:t>
      </w:r>
      <w:r w:rsidR="00E31DCB" w:rsidRPr="00E31DCB">
        <w:rPr>
          <w:w w:val="95"/>
          <w:lang w:eastAsia="zh-CN"/>
        </w:rPr>
        <w:t>11810</w:t>
      </w:r>
      <w:r>
        <w:rPr>
          <w:w w:val="95"/>
          <w:lang w:eastAsia="zh-CN"/>
        </w:rPr>
        <w:t>为协调节点端口号</w:t>
      </w:r>
      <w:r>
        <w:rPr>
          <w:lang w:eastAsia="zh-CN"/>
        </w:rPr>
        <w:t xml:space="preserve"> 3.</w:t>
      </w:r>
      <w:r>
        <w:rPr>
          <w:spacing w:val="3"/>
          <w:lang w:eastAsia="zh-CN"/>
        </w:rPr>
        <w:t xml:space="preserve"> </w:t>
      </w:r>
      <w:r>
        <w:rPr>
          <w:lang w:eastAsia="zh-CN"/>
        </w:rPr>
        <w:t>创建一个编目节点组</w:t>
      </w:r>
    </w:p>
    <w:p w:rsidR="0020037C" w:rsidRDefault="004474D3">
      <w:pPr>
        <w:pStyle w:val="BodyText"/>
        <w:spacing w:before="35"/>
        <w:ind w:left="1217"/>
        <w:rPr>
          <w:rFonts w:ascii="仿宋" w:eastAsia="仿宋" w:hAnsi="仿宋" w:cs="仿宋"/>
        </w:rPr>
      </w:pPr>
      <w:r>
        <w:rPr>
          <w:rFonts w:ascii="仿宋" w:eastAsia="仿宋" w:hAnsi="仿宋" w:cs="仿宋"/>
        </w:rPr>
        <w:t>&gt;db.</w:t>
      </w:r>
      <w:r w:rsidR="004344C4">
        <w:rPr>
          <w:rFonts w:ascii="仿宋" w:eastAsia="仿宋" w:hAnsi="仿宋" w:cs="仿宋" w:hint="eastAsia"/>
          <w:lang w:eastAsia="zh-CN"/>
        </w:rPr>
        <w:t>createReplcaCataGroup</w:t>
      </w:r>
      <w:r>
        <w:rPr>
          <w:rFonts w:ascii="仿宋" w:eastAsia="仿宋" w:hAnsi="仿宋" w:cs="仿宋"/>
        </w:rPr>
        <w:t xml:space="preserve">("sdbserver1", </w:t>
      </w:r>
      <w:r w:rsidR="00E31DCB" w:rsidRPr="00E31DCB">
        <w:rPr>
          <w:rFonts w:ascii="仿宋" w:eastAsia="仿宋" w:hAnsi="仿宋" w:cs="仿宋"/>
        </w:rPr>
        <w:t>11800</w:t>
      </w:r>
      <w:r>
        <w:rPr>
          <w:rFonts w:ascii="仿宋" w:eastAsia="仿宋" w:hAnsi="仿宋" w:cs="仿宋"/>
        </w:rPr>
        <w:t>, "/opt/sequoiadb/database/cata/</w:t>
      </w:r>
      <w:r w:rsidR="00E31DCB" w:rsidRPr="00E31DCB">
        <w:rPr>
          <w:rFonts w:ascii="仿宋" w:eastAsia="仿宋" w:hAnsi="仿宋" w:cs="仿宋"/>
        </w:rPr>
        <w:t>11800</w:t>
      </w:r>
      <w:r>
        <w:rPr>
          <w:rFonts w:ascii="仿宋" w:eastAsia="仿宋" w:hAnsi="仿宋" w:cs="仿宋"/>
        </w:rPr>
        <w:t>")</w:t>
      </w:r>
    </w:p>
    <w:p w:rsidR="0020037C" w:rsidRDefault="004474D3">
      <w:pPr>
        <w:pStyle w:val="BodyText"/>
        <w:spacing w:before="45"/>
        <w:ind w:left="1217"/>
        <w:rPr>
          <w:lang w:eastAsia="zh-CN"/>
        </w:rPr>
      </w:pPr>
      <w:r>
        <w:rPr>
          <w:lang w:eastAsia="zh-CN"/>
        </w:rPr>
        <w:t>其中</w:t>
      </w:r>
    </w:p>
    <w:p w:rsidR="0020037C" w:rsidRDefault="004474D3">
      <w:pPr>
        <w:pStyle w:val="BodyText"/>
        <w:spacing w:before="16" w:line="251" w:lineRule="auto"/>
        <w:ind w:left="1217" w:right="2899"/>
        <w:rPr>
          <w:lang w:eastAsia="zh-CN"/>
        </w:rPr>
      </w:pPr>
      <w:r>
        <w:rPr>
          <w:w w:val="95"/>
          <w:lang w:eastAsia="zh-CN"/>
        </w:rPr>
        <w:t xml:space="preserve">sdbserver1：  </w:t>
      </w:r>
      <w:r>
        <w:rPr>
          <w:spacing w:val="34"/>
          <w:w w:val="95"/>
          <w:lang w:eastAsia="zh-CN"/>
        </w:rPr>
        <w:t xml:space="preserve"> </w:t>
      </w:r>
      <w:r>
        <w:rPr>
          <w:w w:val="95"/>
          <w:lang w:eastAsia="zh-CN"/>
        </w:rPr>
        <w:t>第一个服务器主机名；</w:t>
      </w:r>
      <w:r w:rsidR="00E31DCB" w:rsidRPr="00E31DCB">
        <w:rPr>
          <w:lang w:eastAsia="zh-CN"/>
        </w:rPr>
        <w:t>11800</w:t>
      </w:r>
      <w:r>
        <w:rPr>
          <w:lang w:eastAsia="zh-CN"/>
        </w:rPr>
        <w:t>：为编目节点服务端口</w:t>
      </w:r>
      <w:r w:rsidR="008E53C9">
        <w:rPr>
          <w:rFonts w:eastAsiaTheme="minorEastAsia" w:hint="eastAsia"/>
          <w:lang w:eastAsia="zh-CN"/>
        </w:rPr>
        <w:t>（该端口配置不要与随机端口冲突，以下其它端口的配置也需要注意）</w:t>
      </w:r>
      <w:r>
        <w:rPr>
          <w:lang w:eastAsia="zh-CN"/>
        </w:rPr>
        <w:t>；</w:t>
      </w:r>
    </w:p>
    <w:p w:rsidR="0020037C" w:rsidRDefault="004474D3">
      <w:pPr>
        <w:pStyle w:val="BodyText"/>
        <w:spacing w:before="3"/>
        <w:ind w:left="1217"/>
      </w:pPr>
      <w:r>
        <w:rPr>
          <w:w w:val="95"/>
        </w:rPr>
        <w:t>/opt/sequoiadb/database/cata/</w:t>
      </w:r>
      <w:r w:rsidR="00E31DCB" w:rsidRPr="00E31DCB">
        <w:rPr>
          <w:w w:val="95"/>
        </w:rPr>
        <w:t>11800</w:t>
      </w:r>
      <w:r>
        <w:rPr>
          <w:w w:val="95"/>
        </w:rPr>
        <w:t xml:space="preserve">：  </w:t>
      </w:r>
      <w:r>
        <w:rPr>
          <w:spacing w:val="21"/>
          <w:w w:val="95"/>
        </w:rPr>
        <w:t xml:space="preserve"> </w:t>
      </w:r>
      <w:r>
        <w:rPr>
          <w:w w:val="95"/>
        </w:rPr>
        <w:t>为编目节点的数据文件存放路径；</w:t>
      </w:r>
    </w:p>
    <w:p w:rsidR="0020037C" w:rsidRDefault="0020037C">
      <w:pPr>
        <w:spacing w:before="5" w:line="100" w:lineRule="exact"/>
        <w:rPr>
          <w:sz w:val="10"/>
          <w:szCs w:val="10"/>
        </w:rPr>
      </w:pPr>
    </w:p>
    <w:p w:rsidR="0020037C" w:rsidRDefault="00B0609F">
      <w:pPr>
        <w:pStyle w:val="BodyText"/>
        <w:spacing w:line="167" w:lineRule="auto"/>
        <w:ind w:left="1857" w:right="255"/>
      </w:pPr>
      <w:r>
        <w:pict>
          <v:shape id="_x0000_s3245" type="#_x0000_t75" style="position:absolute;left:0;text-align:left;margin-left:95.85pt;margin-top:2.6pt;width:24pt;height:24pt;z-index:-251909632;mso-position-horizontal-relative:page">
            <v:imagedata r:id="rId21" o:title=""/>
            <w10:wrap anchorx="page"/>
          </v:shape>
        </w:pict>
      </w:r>
      <w:r w:rsidR="004474D3">
        <w:rPr>
          <w:w w:val="95"/>
        </w:rPr>
        <w:t xml:space="preserve">注:       </w:t>
      </w:r>
      <w:r w:rsidR="004474D3">
        <w:rPr>
          <w:spacing w:val="13"/>
          <w:w w:val="95"/>
        </w:rPr>
        <w:t xml:space="preserve"> </w:t>
      </w:r>
      <w:r w:rsidR="004474D3">
        <w:rPr>
          <w:w w:val="95"/>
        </w:rPr>
        <w:t>请确保存放路径的权限，如果Sequoiadb采用的默认安装，那么给路径赋予sdbadmin权</w:t>
      </w:r>
      <w:r w:rsidR="004474D3">
        <w:t xml:space="preserve"> 限，下同。</w:t>
      </w:r>
    </w:p>
    <w:p w:rsidR="0020037C" w:rsidRDefault="0020037C">
      <w:pPr>
        <w:spacing w:before="9" w:line="110" w:lineRule="exact"/>
        <w:rPr>
          <w:sz w:val="11"/>
          <w:szCs w:val="11"/>
        </w:rPr>
      </w:pPr>
    </w:p>
    <w:p w:rsidR="0020037C" w:rsidRDefault="004474D3">
      <w:pPr>
        <w:pStyle w:val="BodyText"/>
        <w:ind w:left="1217"/>
        <w:rPr>
          <w:lang w:eastAsia="zh-CN"/>
        </w:rPr>
      </w:pPr>
      <w:r>
        <w:rPr>
          <w:lang w:eastAsia="zh-CN"/>
        </w:rPr>
        <w:t>4.</w:t>
      </w:r>
      <w:r>
        <w:rPr>
          <w:spacing w:val="-4"/>
          <w:lang w:eastAsia="zh-CN"/>
        </w:rPr>
        <w:t xml:space="preserve"> </w:t>
      </w:r>
      <w:r>
        <w:rPr>
          <w:lang w:eastAsia="zh-CN"/>
        </w:rPr>
        <w:t>等待5秒，开始添加另外两个编目节点</w:t>
      </w:r>
    </w:p>
    <w:p w:rsidR="0020037C" w:rsidRDefault="004474D3">
      <w:pPr>
        <w:pStyle w:val="BodyText"/>
        <w:spacing w:before="48"/>
        <w:ind w:left="1217"/>
        <w:rPr>
          <w:rFonts w:ascii="仿宋" w:eastAsia="仿宋" w:hAnsi="仿宋" w:cs="仿宋"/>
        </w:rPr>
      </w:pPr>
      <w:r>
        <w:rPr>
          <w:rFonts w:ascii="仿宋" w:eastAsia="仿宋" w:hAnsi="仿宋" w:cs="仿宋"/>
        </w:rPr>
        <w:t>&gt;var cata</w:t>
      </w:r>
      <w:r w:rsidR="00884374">
        <w:rPr>
          <w:rFonts w:ascii="仿宋" w:eastAsia="仿宋" w:hAnsi="仿宋" w:cs="仿宋" w:hint="eastAsia"/>
          <w:lang w:eastAsia="zh-CN"/>
        </w:rPr>
        <w:t>RG</w:t>
      </w:r>
      <w:r>
        <w:rPr>
          <w:rFonts w:ascii="仿宋" w:eastAsia="仿宋" w:hAnsi="仿宋" w:cs="仿宋"/>
        </w:rPr>
        <w:t xml:space="preserve"> = db.get</w:t>
      </w:r>
      <w:r w:rsidR="0029772C">
        <w:rPr>
          <w:rFonts w:ascii="仿宋" w:eastAsia="仿宋" w:hAnsi="仿宋" w:cs="仿宋" w:hint="eastAsia"/>
          <w:lang w:eastAsia="zh-CN"/>
        </w:rPr>
        <w:t>RG</w:t>
      </w:r>
      <w:r>
        <w:rPr>
          <w:rFonts w:ascii="仿宋" w:eastAsia="仿宋" w:hAnsi="仿宋" w:cs="仿宋"/>
        </w:rPr>
        <w:t>("SYSCatalogGroup");</w:t>
      </w:r>
    </w:p>
    <w:p w:rsidR="0020037C" w:rsidRDefault="004474D3">
      <w:pPr>
        <w:pStyle w:val="BodyText"/>
        <w:spacing w:before="77"/>
        <w:ind w:left="1217"/>
        <w:rPr>
          <w:rFonts w:ascii="仿宋" w:eastAsia="仿宋" w:hAnsi="仿宋" w:cs="仿宋"/>
        </w:rPr>
      </w:pPr>
      <w:r>
        <w:rPr>
          <w:rFonts w:ascii="仿宋" w:eastAsia="仿宋" w:hAnsi="仿宋" w:cs="仿宋"/>
        </w:rPr>
        <w:t>&gt;var node1 = cata</w:t>
      </w:r>
      <w:r w:rsidR="00884374">
        <w:rPr>
          <w:rFonts w:ascii="仿宋" w:eastAsia="仿宋" w:hAnsi="仿宋" w:cs="仿宋" w:hint="eastAsia"/>
          <w:lang w:eastAsia="zh-CN"/>
        </w:rPr>
        <w:t>RG</w:t>
      </w:r>
      <w:r>
        <w:rPr>
          <w:rFonts w:ascii="仿宋" w:eastAsia="仿宋" w:hAnsi="仿宋" w:cs="仿宋"/>
        </w:rPr>
        <w:t xml:space="preserve">.createNode("sdbserver2", </w:t>
      </w:r>
      <w:r w:rsidR="00E31DCB" w:rsidRPr="00E31DCB">
        <w:rPr>
          <w:rFonts w:ascii="仿宋" w:eastAsia="仿宋" w:hAnsi="仿宋" w:cs="仿宋"/>
        </w:rPr>
        <w:t>11800</w:t>
      </w:r>
      <w:r>
        <w:rPr>
          <w:rFonts w:ascii="仿宋" w:eastAsia="仿宋" w:hAnsi="仿宋" w:cs="仿宋"/>
        </w:rPr>
        <w:t>,"/opt/sequoiadb/database/cata/</w:t>
      </w:r>
      <w:r w:rsidR="00E31DCB" w:rsidRPr="00E31DCB">
        <w:rPr>
          <w:rFonts w:ascii="仿宋" w:eastAsia="仿宋" w:hAnsi="仿宋" w:cs="仿宋"/>
        </w:rPr>
        <w:t>11800</w:t>
      </w:r>
      <w:r>
        <w:rPr>
          <w:rFonts w:ascii="仿宋" w:eastAsia="仿宋" w:hAnsi="仿宋" w:cs="仿宋"/>
        </w:rPr>
        <w:t>")</w:t>
      </w:r>
    </w:p>
    <w:p w:rsidR="0020037C" w:rsidRDefault="004474D3">
      <w:pPr>
        <w:pStyle w:val="BodyText"/>
        <w:spacing w:before="77"/>
        <w:ind w:left="1217"/>
        <w:rPr>
          <w:rFonts w:ascii="仿宋" w:eastAsia="仿宋" w:hAnsi="仿宋" w:cs="仿宋"/>
        </w:rPr>
      </w:pPr>
      <w:r>
        <w:rPr>
          <w:rFonts w:ascii="仿宋" w:eastAsia="仿宋" w:hAnsi="仿宋" w:cs="仿宋"/>
        </w:rPr>
        <w:t>&gt;var node2 = cata</w:t>
      </w:r>
      <w:ins w:id="109" w:author="tanzhaobo" w:date="2014-03-06T09:16:00Z">
        <w:r w:rsidR="00DD1987">
          <w:rPr>
            <w:rFonts w:ascii="仿宋" w:eastAsia="仿宋" w:hAnsi="仿宋" w:cs="仿宋" w:hint="eastAsia"/>
            <w:lang w:eastAsia="zh-CN"/>
          </w:rPr>
          <w:t>RG</w:t>
        </w:r>
      </w:ins>
      <w:del w:id="110" w:author="tanzhaobo" w:date="2014-03-06T09:16:00Z">
        <w:r w:rsidR="00AB6EAB" w:rsidDel="00DD1987">
          <w:rPr>
            <w:rFonts w:ascii="仿宋" w:eastAsia="仿宋" w:hAnsi="仿宋" w:cs="仿宋" w:hint="eastAsia"/>
            <w:lang w:eastAsia="zh-CN"/>
          </w:rPr>
          <w:delText>shard</w:delText>
        </w:r>
      </w:del>
      <w:r>
        <w:rPr>
          <w:rFonts w:ascii="仿宋" w:eastAsia="仿宋" w:hAnsi="仿宋" w:cs="仿宋"/>
        </w:rPr>
        <w:t xml:space="preserve">.createNode("sdbserver3", </w:t>
      </w:r>
      <w:r w:rsidR="00E31DCB" w:rsidRPr="00E31DCB">
        <w:rPr>
          <w:rFonts w:ascii="仿宋" w:eastAsia="仿宋" w:hAnsi="仿宋" w:cs="仿宋"/>
        </w:rPr>
        <w:t>11800</w:t>
      </w:r>
      <w:r>
        <w:rPr>
          <w:rFonts w:ascii="仿宋" w:eastAsia="仿宋" w:hAnsi="仿宋" w:cs="仿宋"/>
        </w:rPr>
        <w:t>,"/opt/sequoiadb/database/cata/</w:t>
      </w:r>
      <w:r w:rsidR="00E31DCB" w:rsidRPr="00E31DCB">
        <w:rPr>
          <w:rFonts w:ascii="仿宋" w:eastAsia="仿宋" w:hAnsi="仿宋" w:cs="仿宋"/>
        </w:rPr>
        <w:t>11800</w:t>
      </w:r>
      <w:r>
        <w:rPr>
          <w:rFonts w:ascii="仿宋" w:eastAsia="仿宋" w:hAnsi="仿宋" w:cs="仿宋"/>
        </w:rPr>
        <w:t>")</w:t>
      </w:r>
    </w:p>
    <w:p w:rsidR="0020037C" w:rsidRDefault="004474D3">
      <w:pPr>
        <w:pStyle w:val="BodyText"/>
        <w:spacing w:before="45"/>
        <w:ind w:left="1217"/>
        <w:rPr>
          <w:lang w:eastAsia="zh-CN"/>
        </w:rPr>
      </w:pPr>
      <w:r>
        <w:rPr>
          <w:lang w:eastAsia="zh-CN"/>
        </w:rPr>
        <w:t>5.</w:t>
      </w:r>
      <w:r>
        <w:rPr>
          <w:spacing w:val="3"/>
          <w:lang w:eastAsia="zh-CN"/>
        </w:rPr>
        <w:t xml:space="preserve"> </w:t>
      </w:r>
      <w:r>
        <w:rPr>
          <w:lang w:eastAsia="zh-CN"/>
        </w:rPr>
        <w:t>启动编目节点组</w:t>
      </w:r>
    </w:p>
    <w:p w:rsidR="0020037C" w:rsidRDefault="004474D3">
      <w:pPr>
        <w:pStyle w:val="BodyText"/>
        <w:spacing w:before="8"/>
        <w:ind w:left="1217"/>
        <w:rPr>
          <w:rFonts w:ascii="仿宋" w:eastAsia="仿宋" w:hAnsi="仿宋" w:cs="仿宋"/>
          <w:lang w:eastAsia="zh-CN"/>
        </w:rPr>
      </w:pPr>
      <w:r>
        <w:rPr>
          <w:rFonts w:ascii="仿宋" w:eastAsia="仿宋" w:hAnsi="仿宋" w:cs="仿宋"/>
          <w:lang w:eastAsia="zh-CN"/>
        </w:rPr>
        <w:t>&gt;node1.start()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&gt;node2.start()</w:t>
      </w:r>
    </w:p>
    <w:p w:rsidR="0020037C" w:rsidRDefault="0020037C">
      <w:pPr>
        <w:spacing w:before="8" w:line="160" w:lineRule="exact"/>
        <w:rPr>
          <w:sz w:val="16"/>
          <w:szCs w:val="16"/>
          <w:lang w:eastAsia="zh-CN"/>
        </w:rPr>
      </w:pPr>
    </w:p>
    <w:p w:rsidR="0020037C" w:rsidRDefault="00B0609F">
      <w:pPr>
        <w:pStyle w:val="BodyText"/>
        <w:spacing w:line="139" w:lineRule="auto"/>
        <w:ind w:left="1857" w:right="2899" w:hanging="640"/>
        <w:rPr>
          <w:lang w:eastAsia="zh-CN"/>
        </w:rPr>
      </w:pPr>
      <w:r>
        <w:pict>
          <v:shape id="_x0000_i1055"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创建节点的第一个参数必须为“主机名”，而不能使主机的IP。</w:t>
      </w:r>
    </w:p>
    <w:p w:rsidR="0020037C" w:rsidRDefault="0020037C">
      <w:pPr>
        <w:spacing w:line="139" w:lineRule="auto"/>
        <w:rPr>
          <w:lang w:eastAsia="zh-CN"/>
        </w:rPr>
        <w:sectPr w:rsidR="0020037C">
          <w:pgSz w:w="12240" w:h="15840"/>
          <w:pgMar w:top="900" w:right="14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tabs>
          <w:tab w:val="left" w:pos="897"/>
        </w:tabs>
        <w:spacing w:line="308"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步骤四：通过命令配置和启动数据节点</w:t>
      </w:r>
    </w:p>
    <w:p w:rsidR="0020037C" w:rsidRDefault="004474D3">
      <w:pPr>
        <w:pStyle w:val="BodyText"/>
        <w:spacing w:before="18"/>
        <w:ind w:left="897"/>
      </w:pPr>
      <w:r>
        <w:t>1.</w:t>
      </w:r>
      <w:r>
        <w:rPr>
          <w:spacing w:val="3"/>
        </w:rPr>
        <w:t xml:space="preserve"> </w:t>
      </w:r>
      <w:r>
        <w:t>创建数据节点组</w:t>
      </w:r>
    </w:p>
    <w:p w:rsidR="0020037C" w:rsidRDefault="00B0609F">
      <w:pPr>
        <w:pStyle w:val="BodyText"/>
        <w:spacing w:before="48"/>
        <w:ind w:left="897"/>
        <w:rPr>
          <w:rFonts w:ascii="仿宋" w:eastAsia="仿宋" w:hAnsi="仿宋" w:cs="仿宋"/>
        </w:rPr>
      </w:pPr>
      <w:r w:rsidRPr="00B0609F">
        <w:pict>
          <v:group id="_x0000_s3242" style="position:absolute;left:0;text-align:left;margin-left:95.85pt;margin-top:6.85pt;width:459.45pt;height:10.6pt;z-index:-251904512;mso-position-horizontal-relative:page" coordorigin="1917,137" coordsize="9189,212">
            <v:shape id="_x0000_s3243"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&gt;var data</w:t>
      </w:r>
      <w:r w:rsidR="00801DA5">
        <w:rPr>
          <w:rFonts w:ascii="仿宋" w:eastAsia="仿宋" w:hAnsi="仿宋" w:cs="仿宋" w:hint="eastAsia"/>
          <w:lang w:eastAsia="zh-CN"/>
        </w:rPr>
        <w:t>RG</w:t>
      </w:r>
      <w:r w:rsidR="004474D3">
        <w:rPr>
          <w:rFonts w:ascii="仿宋" w:eastAsia="仿宋" w:hAnsi="仿宋" w:cs="仿宋"/>
        </w:rPr>
        <w:t xml:space="preserve"> = db.create</w:t>
      </w:r>
      <w:r w:rsidR="0029772C">
        <w:rPr>
          <w:rFonts w:ascii="仿宋" w:eastAsia="仿宋" w:hAnsi="仿宋" w:cs="仿宋" w:hint="eastAsia"/>
          <w:lang w:eastAsia="zh-CN"/>
        </w:rPr>
        <w:t>RG</w:t>
      </w:r>
      <w:r w:rsidR="004474D3">
        <w:rPr>
          <w:rFonts w:ascii="仿宋" w:eastAsia="仿宋" w:hAnsi="仿宋" w:cs="仿宋"/>
        </w:rPr>
        <w:t>("data</w:t>
      </w:r>
      <w:ins w:id="111" w:author="tanzhaobo" w:date="2014-03-06T09:16:00Z">
        <w:r w:rsidR="00DD1987">
          <w:rPr>
            <w:rFonts w:ascii="仿宋" w:eastAsia="仿宋" w:hAnsi="仿宋" w:cs="仿宋" w:hint="eastAsia"/>
            <w:lang w:eastAsia="zh-CN"/>
          </w:rPr>
          <w:t>group</w:t>
        </w:r>
      </w:ins>
      <w:del w:id="112" w:author="tanzhaobo" w:date="2014-03-06T09:16:00Z">
        <w:r w:rsidR="00AB6EAB" w:rsidDel="00DD1987">
          <w:rPr>
            <w:rFonts w:ascii="仿宋" w:eastAsia="仿宋" w:hAnsi="仿宋" w:cs="仿宋" w:hint="eastAsia"/>
            <w:lang w:eastAsia="zh-CN"/>
          </w:rPr>
          <w:delText>shard</w:delText>
        </w:r>
      </w:del>
      <w:r w:rsidR="004474D3">
        <w:rPr>
          <w:rFonts w:ascii="仿宋" w:eastAsia="仿宋" w:hAnsi="仿宋" w:cs="仿宋"/>
        </w:rPr>
        <w:t>1")</w:t>
      </w:r>
    </w:p>
    <w:p w:rsidR="0020037C" w:rsidRDefault="004474D3">
      <w:pPr>
        <w:pStyle w:val="BodyText"/>
        <w:spacing w:before="45"/>
        <w:ind w:left="897"/>
      </w:pPr>
      <w:r>
        <w:t>2.</w:t>
      </w:r>
      <w:r>
        <w:rPr>
          <w:spacing w:val="3"/>
        </w:rPr>
        <w:t xml:space="preserve"> </w:t>
      </w:r>
      <w:r>
        <w:t>添加数据节点</w:t>
      </w:r>
    </w:p>
    <w:p w:rsidR="0020037C" w:rsidRDefault="00B0609F">
      <w:pPr>
        <w:pStyle w:val="BodyText"/>
        <w:spacing w:before="48"/>
        <w:ind w:left="897"/>
        <w:rPr>
          <w:rFonts w:ascii="仿宋" w:eastAsia="仿宋" w:hAnsi="仿宋" w:cs="仿宋"/>
        </w:rPr>
      </w:pPr>
      <w:r w:rsidRPr="00B0609F">
        <w:pict>
          <v:group id="_x0000_s3240" style="position:absolute;left:0;text-align:left;margin-left:95.85pt;margin-top:6.85pt;width:459.45pt;height:10.6pt;z-index:-251903488;mso-position-horizontal-relative:page" coordorigin="1917,137" coordsize="9189,212">
            <v:shape id="_x0000_s3241"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&gt;data</w:t>
      </w:r>
      <w:r w:rsidR="0029772C">
        <w:rPr>
          <w:rFonts w:ascii="仿宋" w:eastAsia="仿宋" w:hAnsi="仿宋" w:cs="仿宋" w:hint="eastAsia"/>
          <w:lang w:eastAsia="zh-CN"/>
        </w:rPr>
        <w:t>RG</w:t>
      </w:r>
      <w:r w:rsidR="004474D3">
        <w:rPr>
          <w:rFonts w:ascii="仿宋" w:eastAsia="仿宋" w:hAnsi="仿宋" w:cs="仿宋"/>
        </w:rPr>
        <w:t xml:space="preserve">.createNode("sdbserver1", </w:t>
      </w:r>
      <w:r w:rsidR="00E31DCB" w:rsidRPr="00E31DCB">
        <w:rPr>
          <w:rFonts w:ascii="仿宋" w:eastAsia="仿宋" w:hAnsi="仿宋" w:cs="仿宋"/>
        </w:rPr>
        <w:t>11820</w:t>
      </w:r>
      <w:r w:rsidR="004474D3">
        <w:rPr>
          <w:rFonts w:ascii="仿宋" w:eastAsia="仿宋" w:hAnsi="仿宋" w:cs="仿宋"/>
        </w:rPr>
        <w:t>, "/opt/sequoiadb/database/data/</w:t>
      </w:r>
      <w:r w:rsidR="00E31DCB" w:rsidRPr="00E31DCB">
        <w:rPr>
          <w:rFonts w:ascii="仿宋" w:eastAsia="仿宋" w:hAnsi="仿宋" w:cs="仿宋"/>
        </w:rPr>
        <w:t>11820</w:t>
      </w:r>
      <w:r w:rsidR="004474D3">
        <w:rPr>
          <w:rFonts w:ascii="仿宋" w:eastAsia="仿宋" w:hAnsi="仿宋" w:cs="仿宋"/>
        </w:rPr>
        <w:t>")</w:t>
      </w:r>
    </w:p>
    <w:p w:rsidR="0020037C" w:rsidRDefault="00B0609F">
      <w:pPr>
        <w:pStyle w:val="BodyText"/>
        <w:spacing w:before="77"/>
        <w:ind w:left="897"/>
        <w:rPr>
          <w:rFonts w:ascii="仿宋" w:eastAsia="仿宋" w:hAnsi="仿宋" w:cs="仿宋"/>
        </w:rPr>
      </w:pPr>
      <w:r w:rsidRPr="00B0609F">
        <w:pict>
          <v:group id="_x0000_s3238" style="position:absolute;left:0;text-align:left;margin-left:95.85pt;margin-top:8.3pt;width:459.45pt;height:10.6pt;z-index:-251902464;mso-position-horizontal-relative:page" coordorigin="1917,166" coordsize="9189,212">
            <v:shape id="_x0000_s3239" style="position:absolute;left:1917;top:166;width:9189;height:212" coordorigin="1917,166" coordsize="9189,212" path="m1917,166r9189,l11106,378r-9189,l1917,166xe" fillcolor="#efefef" stroked="f">
              <v:path arrowok="t"/>
            </v:shape>
            <w10:wrap anchorx="page"/>
          </v:group>
        </w:pict>
      </w:r>
      <w:r w:rsidR="004474D3">
        <w:rPr>
          <w:rFonts w:ascii="仿宋" w:eastAsia="仿宋" w:hAnsi="仿宋" w:cs="仿宋"/>
        </w:rPr>
        <w:t>&gt;data</w:t>
      </w:r>
      <w:r w:rsidR="0029772C">
        <w:rPr>
          <w:rFonts w:ascii="仿宋" w:eastAsia="仿宋" w:hAnsi="仿宋" w:cs="仿宋" w:hint="eastAsia"/>
          <w:lang w:eastAsia="zh-CN"/>
        </w:rPr>
        <w:t>RG</w:t>
      </w:r>
      <w:r w:rsidR="004474D3">
        <w:rPr>
          <w:rFonts w:ascii="仿宋" w:eastAsia="仿宋" w:hAnsi="仿宋" w:cs="仿宋"/>
        </w:rPr>
        <w:t xml:space="preserve">.createNode("sdbserver2", </w:t>
      </w:r>
      <w:r w:rsidR="00E31DCB">
        <w:rPr>
          <w:rFonts w:ascii="仿宋" w:eastAsia="仿宋" w:hAnsi="仿宋" w:cs="仿宋"/>
        </w:rPr>
        <w:t>118</w:t>
      </w:r>
      <w:r w:rsidR="00E31DCB">
        <w:rPr>
          <w:rFonts w:ascii="仿宋" w:eastAsia="仿宋" w:hAnsi="仿宋" w:cs="仿宋" w:hint="eastAsia"/>
          <w:lang w:eastAsia="zh-CN"/>
        </w:rPr>
        <w:t>2</w:t>
      </w:r>
      <w:r w:rsidR="00E31DCB" w:rsidRPr="00E31DCB">
        <w:rPr>
          <w:rFonts w:ascii="仿宋" w:eastAsia="仿宋" w:hAnsi="仿宋" w:cs="仿宋"/>
        </w:rPr>
        <w:t>0</w:t>
      </w:r>
      <w:r w:rsidR="004474D3">
        <w:rPr>
          <w:rFonts w:ascii="仿宋" w:eastAsia="仿宋" w:hAnsi="仿宋" w:cs="仿宋"/>
        </w:rPr>
        <w:t>,"/opt/sequoiadb/database/data/</w:t>
      </w:r>
      <w:r w:rsidR="00E31DCB">
        <w:rPr>
          <w:rFonts w:ascii="仿宋" w:eastAsia="仿宋" w:hAnsi="仿宋" w:cs="仿宋"/>
        </w:rPr>
        <w:t>118</w:t>
      </w:r>
      <w:r w:rsidR="00E31DCB">
        <w:rPr>
          <w:rFonts w:ascii="仿宋" w:eastAsia="仿宋" w:hAnsi="仿宋" w:cs="仿宋" w:hint="eastAsia"/>
          <w:lang w:eastAsia="zh-CN"/>
        </w:rPr>
        <w:t>2</w:t>
      </w:r>
      <w:r w:rsidR="00E31DCB" w:rsidRPr="00E31DCB">
        <w:rPr>
          <w:rFonts w:ascii="仿宋" w:eastAsia="仿宋" w:hAnsi="仿宋" w:cs="仿宋"/>
        </w:rPr>
        <w:t>0</w:t>
      </w:r>
      <w:r w:rsidR="004474D3">
        <w:rPr>
          <w:rFonts w:ascii="仿宋" w:eastAsia="仿宋" w:hAnsi="仿宋" w:cs="仿宋"/>
        </w:rPr>
        <w:t>")</w:t>
      </w:r>
    </w:p>
    <w:p w:rsidR="0020037C" w:rsidRDefault="00B0609F">
      <w:pPr>
        <w:pStyle w:val="BodyText"/>
        <w:spacing w:before="77"/>
        <w:ind w:left="897"/>
        <w:rPr>
          <w:rFonts w:ascii="仿宋" w:eastAsia="仿宋" w:hAnsi="仿宋" w:cs="仿宋"/>
        </w:rPr>
      </w:pPr>
      <w:r w:rsidRPr="00B0609F">
        <w:pict>
          <v:group id="_x0000_s3236" style="position:absolute;left:0;text-align:left;margin-left:95.85pt;margin-top:8.3pt;width:459.45pt;height:10.6pt;z-index:-251901440;mso-position-horizontal-relative:page" coordorigin="1917,166" coordsize="9189,212">
            <v:shape id="_x0000_s3237" style="position:absolute;left:1917;top:166;width:9189;height:212" coordorigin="1917,166" coordsize="9189,212" path="m1917,166r9189,l11106,378r-9189,l1917,166xe" fillcolor="#efefef" stroked="f">
              <v:path arrowok="t"/>
            </v:shape>
            <w10:wrap anchorx="page"/>
          </v:group>
        </w:pict>
      </w:r>
      <w:r w:rsidR="004474D3">
        <w:rPr>
          <w:rFonts w:ascii="仿宋" w:eastAsia="仿宋" w:hAnsi="仿宋" w:cs="仿宋"/>
        </w:rPr>
        <w:t>&gt;data</w:t>
      </w:r>
      <w:r w:rsidR="0029772C">
        <w:rPr>
          <w:rFonts w:ascii="仿宋" w:eastAsia="仿宋" w:hAnsi="仿宋" w:cs="仿宋" w:hint="eastAsia"/>
          <w:lang w:eastAsia="zh-CN"/>
        </w:rPr>
        <w:t>RG</w:t>
      </w:r>
      <w:r w:rsidR="004474D3">
        <w:rPr>
          <w:rFonts w:ascii="仿宋" w:eastAsia="仿宋" w:hAnsi="仿宋" w:cs="仿宋"/>
        </w:rPr>
        <w:t xml:space="preserve">.createNode("sdbserver3", </w:t>
      </w:r>
      <w:r w:rsidR="00E31DCB" w:rsidRPr="00E31DCB">
        <w:rPr>
          <w:rFonts w:ascii="仿宋" w:eastAsia="仿宋" w:hAnsi="仿宋" w:cs="仿宋"/>
        </w:rPr>
        <w:t>11820</w:t>
      </w:r>
      <w:r w:rsidR="004474D3">
        <w:rPr>
          <w:rFonts w:ascii="仿宋" w:eastAsia="仿宋" w:hAnsi="仿宋" w:cs="仿宋"/>
        </w:rPr>
        <w:t>, "/opt/sequoiadb/database/data/</w:t>
      </w:r>
      <w:r w:rsidR="00E31DCB" w:rsidRPr="00E31DCB">
        <w:rPr>
          <w:rFonts w:ascii="仿宋" w:eastAsia="仿宋" w:hAnsi="仿宋" w:cs="仿宋"/>
        </w:rPr>
        <w:t>11820</w:t>
      </w:r>
      <w:r w:rsidR="004474D3">
        <w:rPr>
          <w:rFonts w:ascii="仿宋" w:eastAsia="仿宋" w:hAnsi="仿宋" w:cs="仿宋"/>
        </w:rPr>
        <w:t>")</w:t>
      </w:r>
    </w:p>
    <w:p w:rsidR="0020037C" w:rsidRDefault="0020037C">
      <w:pPr>
        <w:spacing w:before="8" w:line="160" w:lineRule="exact"/>
        <w:rPr>
          <w:sz w:val="16"/>
          <w:szCs w:val="16"/>
        </w:rPr>
      </w:pPr>
    </w:p>
    <w:p w:rsidR="0020037C" w:rsidRDefault="00DD1987">
      <w:pPr>
        <w:pStyle w:val="BodyText"/>
        <w:spacing w:line="139" w:lineRule="auto"/>
        <w:ind w:left="1537" w:right="3488" w:hanging="640"/>
        <w:rPr>
          <w:lang w:eastAsia="zh-CN"/>
        </w:rPr>
      </w:pPr>
      <w:r>
        <w:pict>
          <v:shape id="_x0000_i1056"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创建节点的第一个参数必须为“主机名”，而不能是主机的IP。</w:t>
      </w:r>
    </w:p>
    <w:p w:rsidR="0020037C" w:rsidRDefault="004474D3">
      <w:pPr>
        <w:pStyle w:val="BodyText"/>
        <w:spacing w:before="37"/>
        <w:ind w:left="897"/>
      </w:pPr>
      <w:r>
        <w:t>3.</w:t>
      </w:r>
      <w:r>
        <w:rPr>
          <w:spacing w:val="3"/>
        </w:rPr>
        <w:t xml:space="preserve"> </w:t>
      </w:r>
      <w:r>
        <w:t>启动数据节点组</w:t>
      </w:r>
    </w:p>
    <w:p w:rsidR="0020037C" w:rsidRDefault="00B0609F">
      <w:pPr>
        <w:pStyle w:val="BodyText"/>
        <w:spacing w:before="48"/>
        <w:ind w:left="897"/>
        <w:rPr>
          <w:rFonts w:ascii="仿宋" w:eastAsia="仿宋" w:hAnsi="仿宋" w:cs="仿宋"/>
        </w:rPr>
      </w:pPr>
      <w:r w:rsidRPr="00B0609F">
        <w:pict>
          <v:group id="_x0000_s3233" style="position:absolute;left:0;text-align:left;margin-left:95.85pt;margin-top:6.85pt;width:459.45pt;height:10.6pt;z-index:-251900416;mso-position-horizontal-relative:page" coordorigin="1917,137" coordsize="9189,212">
            <v:shape id="_x0000_s3234"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&gt;data</w:t>
      </w:r>
      <w:r w:rsidR="0029772C">
        <w:rPr>
          <w:rFonts w:ascii="仿宋" w:eastAsia="仿宋" w:hAnsi="仿宋" w:cs="仿宋" w:hint="eastAsia"/>
          <w:lang w:eastAsia="zh-CN"/>
        </w:rPr>
        <w:t>RG</w:t>
      </w:r>
      <w:r w:rsidR="004474D3">
        <w:rPr>
          <w:rFonts w:ascii="仿宋" w:eastAsia="仿宋" w:hAnsi="仿宋" w:cs="仿宋"/>
        </w:rPr>
        <w:t>.start()</w:t>
      </w:r>
    </w:p>
    <w:p w:rsidR="0020037C" w:rsidRDefault="004474D3">
      <w:pPr>
        <w:pStyle w:val="BodyText"/>
        <w:numPr>
          <w:ilvl w:val="0"/>
          <w:numId w:val="18"/>
        </w:numPr>
        <w:tabs>
          <w:tab w:val="left" w:pos="1113"/>
        </w:tabs>
        <w:spacing w:before="45"/>
        <w:ind w:left="1113"/>
      </w:pPr>
      <w:r>
        <w:rPr>
          <w:w w:val="95"/>
        </w:rPr>
        <w:t>退出SequoiaDB</w:t>
      </w:r>
      <w:r>
        <w:rPr>
          <w:spacing w:val="28"/>
          <w:w w:val="95"/>
        </w:rPr>
        <w:t xml:space="preserve"> </w:t>
      </w:r>
      <w:r>
        <w:rPr>
          <w:w w:val="95"/>
        </w:rPr>
        <w:t>shell</w:t>
      </w:r>
      <w:r>
        <w:rPr>
          <w:spacing w:val="29"/>
          <w:w w:val="95"/>
        </w:rPr>
        <w:t xml:space="preserve"> </w:t>
      </w:r>
      <w:r>
        <w:rPr>
          <w:w w:val="95"/>
        </w:rPr>
        <w:t>控制台</w:t>
      </w:r>
    </w:p>
    <w:p w:rsidR="0020037C" w:rsidRDefault="00B0609F">
      <w:pPr>
        <w:pStyle w:val="BodyText"/>
        <w:spacing w:before="48"/>
        <w:ind w:left="997"/>
        <w:rPr>
          <w:rFonts w:ascii="仿宋" w:eastAsia="仿宋" w:hAnsi="仿宋" w:cs="仿宋"/>
        </w:rPr>
      </w:pPr>
      <w:r w:rsidRPr="00B0609F">
        <w:pict>
          <v:group id="_x0000_s3231" style="position:absolute;left:0;text-align:left;margin-left:95.85pt;margin-top:6.85pt;width:459.45pt;height:10.6pt;z-index:-251899392;mso-position-horizontal-relative:page" coordorigin="1917,137" coordsize="9189,212">
            <v:shape id="_x0000_s3232"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&gt;quit</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步骤五：在另外两台服务器上启动协调节点</w:t>
      </w:r>
    </w:p>
    <w:p w:rsidR="0020037C" w:rsidRDefault="004474D3">
      <w:pPr>
        <w:pStyle w:val="BodyText"/>
        <w:spacing w:before="18"/>
        <w:ind w:left="897"/>
        <w:rPr>
          <w:lang w:eastAsia="zh-CN"/>
        </w:rPr>
      </w:pPr>
      <w:r>
        <w:rPr>
          <w:lang w:eastAsia="zh-CN"/>
        </w:rPr>
        <w:t>1.</w:t>
      </w:r>
      <w:r>
        <w:rPr>
          <w:spacing w:val="3"/>
          <w:lang w:eastAsia="zh-CN"/>
        </w:rPr>
        <w:t xml:space="preserve"> </w:t>
      </w:r>
      <w:r>
        <w:rPr>
          <w:lang w:eastAsia="zh-CN"/>
        </w:rPr>
        <w:t>创建协调节点配置目录</w:t>
      </w:r>
    </w:p>
    <w:p w:rsidR="0020037C" w:rsidRDefault="00B0609F">
      <w:pPr>
        <w:pStyle w:val="BodyText"/>
        <w:spacing w:before="8"/>
        <w:ind w:left="897"/>
        <w:rPr>
          <w:rFonts w:ascii="仿宋" w:eastAsia="仿宋" w:hAnsi="仿宋" w:cs="仿宋"/>
          <w:lang w:eastAsia="zh-CN"/>
        </w:rPr>
      </w:pPr>
      <w:r w:rsidRPr="00B0609F">
        <w:pict>
          <v:group id="_x0000_s3229" style="position:absolute;left:0;text-align:left;margin-left:95.85pt;margin-top:4.85pt;width:459.45pt;height:10.6pt;z-index:-251898368;mso-position-horizontal-relative:page" coordorigin="1917,97" coordsize="9189,212">
            <v:shape id="_x0000_s3230"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mkdir -p /opt/sequoiadb/conf/local/</w:t>
      </w:r>
      <w:r w:rsidR="00E31DCB" w:rsidRPr="00E31DCB">
        <w:rPr>
          <w:rFonts w:ascii="仿宋" w:eastAsia="仿宋" w:hAnsi="仿宋" w:cs="仿宋"/>
          <w:lang w:eastAsia="zh-CN"/>
        </w:rPr>
        <w:t>11810</w:t>
      </w:r>
      <w:r w:rsidR="004474D3">
        <w:rPr>
          <w:rFonts w:ascii="仿宋" w:eastAsia="仿宋" w:hAnsi="仿宋" w:cs="仿宋"/>
          <w:lang w:eastAsia="zh-CN"/>
        </w:rPr>
        <w:t>其中</w:t>
      </w:r>
      <w:r w:rsidR="00E31DCB" w:rsidRPr="00E31DCB">
        <w:rPr>
          <w:rFonts w:ascii="仿宋" w:eastAsia="仿宋" w:hAnsi="仿宋" w:cs="仿宋"/>
          <w:lang w:eastAsia="zh-CN"/>
        </w:rPr>
        <w:t>11810</w:t>
      </w:r>
      <w:r w:rsidR="004474D3">
        <w:rPr>
          <w:rFonts w:ascii="仿宋" w:eastAsia="仿宋" w:hAnsi="仿宋" w:cs="仿宋"/>
          <w:lang w:eastAsia="zh-CN"/>
        </w:rPr>
        <w:t>为协调节点的服务端口，可根据需要配置</w:t>
      </w:r>
    </w:p>
    <w:p w:rsidR="0020037C" w:rsidRDefault="004474D3">
      <w:pPr>
        <w:pStyle w:val="BodyText"/>
        <w:spacing w:before="45"/>
        <w:ind w:left="897"/>
        <w:rPr>
          <w:lang w:eastAsia="zh-CN"/>
        </w:rPr>
      </w:pPr>
      <w:r>
        <w:rPr>
          <w:lang w:eastAsia="zh-CN"/>
        </w:rPr>
        <w:t>2.</w:t>
      </w:r>
      <w:r>
        <w:rPr>
          <w:spacing w:val="3"/>
          <w:lang w:eastAsia="zh-CN"/>
        </w:rPr>
        <w:t xml:space="preserve"> </w:t>
      </w:r>
      <w:r>
        <w:rPr>
          <w:lang w:eastAsia="zh-CN"/>
        </w:rPr>
        <w:t>拷贝协调节点样例配置文件</w:t>
      </w:r>
    </w:p>
    <w:p w:rsidR="0020037C" w:rsidRDefault="00B0609F">
      <w:pPr>
        <w:pStyle w:val="BodyText"/>
        <w:spacing w:before="8"/>
        <w:ind w:left="897"/>
        <w:rPr>
          <w:rFonts w:ascii="仿宋" w:eastAsia="仿宋" w:hAnsi="仿宋" w:cs="仿宋"/>
        </w:rPr>
      </w:pPr>
      <w:r w:rsidRPr="00B0609F">
        <w:pict>
          <v:group id="_x0000_s3227" style="position:absolute;left:0;text-align:left;margin-left:95.85pt;margin-top:4.85pt;width:459.45pt;height:10.6pt;z-index:-251897344;mso-position-horizontal-relative:page" coordorigin="1917,97" coordsize="9189,212">
            <v:shape id="_x0000_s3228"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cp /opt/sequoiadb/conf/samples/sdb.conf.coord  /opt/sequoiadb/conf/local/</w:t>
      </w:r>
      <w:r w:rsidR="00E31DCB" w:rsidRPr="00E31DCB">
        <w:rPr>
          <w:rFonts w:ascii="仿宋" w:eastAsia="仿宋" w:hAnsi="仿宋" w:cs="仿宋"/>
        </w:rPr>
        <w:t>11810</w:t>
      </w:r>
      <w:r w:rsidR="004474D3">
        <w:rPr>
          <w:rFonts w:ascii="仿宋" w:eastAsia="仿宋" w:hAnsi="仿宋" w:cs="仿宋"/>
        </w:rPr>
        <w:t>/sdb.conf</w:t>
      </w:r>
    </w:p>
    <w:p w:rsidR="0020037C" w:rsidRDefault="004474D3">
      <w:pPr>
        <w:pStyle w:val="BodyText"/>
        <w:spacing w:before="45"/>
        <w:ind w:left="897"/>
      </w:pPr>
      <w:r>
        <w:t>3.</w:t>
      </w:r>
      <w:r>
        <w:rPr>
          <w:spacing w:val="3"/>
        </w:rPr>
        <w:t xml:space="preserve"> </w:t>
      </w:r>
      <w:r>
        <w:t>修改配置文件</w:t>
      </w:r>
    </w:p>
    <w:p w:rsidR="0020037C" w:rsidRDefault="00B0609F">
      <w:pPr>
        <w:pStyle w:val="BodyText"/>
        <w:spacing w:before="83" w:line="172" w:lineRule="auto"/>
        <w:ind w:left="897" w:right="5266"/>
        <w:rPr>
          <w:rFonts w:ascii="仿宋" w:eastAsia="仿宋" w:hAnsi="仿宋" w:cs="仿宋"/>
        </w:rPr>
      </w:pPr>
      <w:r w:rsidRPr="00B0609F">
        <w:pict>
          <v:group id="_x0000_s3225" style="position:absolute;left:0;text-align:left;margin-left:95.85pt;margin-top:4.85pt;width:459.45pt;height:137.8pt;z-index:-251896320;mso-position-horizontal-relative:page" coordorigin="1917,97" coordsize="9189,2756">
            <v:shape id="_x0000_s3226" style="position:absolute;left:1917;top:97;width:9189;height:2756" coordorigin="1917,97" coordsize="9189,2756" path="m1917,97r9189,l11106,2853r-9189,l1917,97xe" fillcolor="#efefef" stroked="f">
              <v:path arrowok="t"/>
            </v:shape>
            <w10:wrap anchorx="page"/>
          </v:group>
        </w:pict>
      </w:r>
      <w:r w:rsidR="004474D3">
        <w:rPr>
          <w:rFonts w:ascii="仿宋" w:eastAsia="仿宋" w:hAnsi="仿宋" w:cs="仿宋"/>
        </w:rPr>
        <w:t>vi /opt/sequoiadb/conf/local/</w:t>
      </w:r>
      <w:r w:rsidR="00E31DCB" w:rsidRPr="00E31DCB">
        <w:rPr>
          <w:rFonts w:ascii="仿宋" w:eastAsia="仿宋" w:hAnsi="仿宋" w:cs="仿宋"/>
        </w:rPr>
        <w:t>11810</w:t>
      </w:r>
      <w:r w:rsidR="004474D3">
        <w:rPr>
          <w:rFonts w:ascii="仿宋" w:eastAsia="仿宋" w:hAnsi="仿宋" w:cs="仿宋"/>
        </w:rPr>
        <w:t>/sdb.conf 修改内容</w:t>
      </w:r>
    </w:p>
    <w:p w:rsidR="0020037C" w:rsidRDefault="004474D3">
      <w:pPr>
        <w:pStyle w:val="BodyText"/>
        <w:spacing w:line="220" w:lineRule="exact"/>
        <w:ind w:left="897"/>
        <w:rPr>
          <w:rFonts w:ascii="仿宋" w:eastAsia="仿宋" w:hAnsi="仿宋" w:cs="仿宋"/>
        </w:rPr>
      </w:pPr>
      <w:r>
        <w:rPr>
          <w:rFonts w:ascii="仿宋" w:eastAsia="仿宋" w:hAnsi="仿宋" w:cs="仿宋"/>
        </w:rPr>
        <w:t># database path</w:t>
      </w:r>
    </w:p>
    <w:p w:rsidR="0020037C" w:rsidRDefault="004474D3">
      <w:pPr>
        <w:pStyle w:val="BodyText"/>
        <w:spacing w:line="212" w:lineRule="exact"/>
        <w:ind w:left="897"/>
        <w:rPr>
          <w:rFonts w:ascii="仿宋" w:eastAsia="仿宋" w:hAnsi="仿宋" w:cs="仿宋"/>
        </w:rPr>
      </w:pPr>
      <w:r>
        <w:rPr>
          <w:rFonts w:ascii="仿宋" w:eastAsia="仿宋" w:hAnsi="仿宋" w:cs="仿宋"/>
        </w:rPr>
        <w:t>dbpath=/opt/sequoiadb/database/coord  该参数为数据库放置路径，可根据需要修改，请确保路径已</w:t>
      </w:r>
    </w:p>
    <w:p w:rsidR="0020037C" w:rsidRDefault="004474D3">
      <w:pPr>
        <w:pStyle w:val="BodyText"/>
        <w:spacing w:line="212" w:lineRule="exact"/>
        <w:ind w:left="897"/>
        <w:rPr>
          <w:rFonts w:ascii="仿宋" w:eastAsia="仿宋" w:hAnsi="仿宋" w:cs="仿宋"/>
          <w:lang w:eastAsia="zh-CN"/>
        </w:rPr>
      </w:pPr>
      <w:r>
        <w:rPr>
          <w:rFonts w:ascii="仿宋" w:eastAsia="仿宋" w:hAnsi="仿宋" w:cs="仿宋"/>
          <w:lang w:eastAsia="zh-CN"/>
        </w:rPr>
        <w:t>经存在（不存在请手工创建）</w:t>
      </w:r>
    </w:p>
    <w:p w:rsidR="0020037C" w:rsidRDefault="0020037C">
      <w:pPr>
        <w:spacing w:before="9" w:line="120" w:lineRule="exact"/>
        <w:rPr>
          <w:sz w:val="12"/>
          <w:szCs w:val="12"/>
          <w:lang w:eastAsia="zh-CN"/>
        </w:rPr>
      </w:pPr>
    </w:p>
    <w:p w:rsidR="0020037C" w:rsidRDefault="004474D3">
      <w:pPr>
        <w:pStyle w:val="BodyText"/>
        <w:ind w:left="897"/>
        <w:rPr>
          <w:rFonts w:ascii="仿宋" w:eastAsia="仿宋" w:hAnsi="仿宋" w:cs="仿宋"/>
        </w:rPr>
      </w:pPr>
      <w:r>
        <w:rPr>
          <w:rFonts w:ascii="仿宋" w:eastAsia="仿宋" w:hAnsi="仿宋" w:cs="仿宋"/>
        </w:rPr>
        <w:t>将如下行：</w:t>
      </w:r>
    </w:p>
    <w:p w:rsidR="0020037C" w:rsidRDefault="004474D3">
      <w:pPr>
        <w:pStyle w:val="BodyText"/>
        <w:spacing w:line="212" w:lineRule="exact"/>
        <w:ind w:left="897"/>
        <w:rPr>
          <w:rFonts w:ascii="仿宋" w:eastAsia="仿宋" w:hAnsi="仿宋" w:cs="仿宋"/>
        </w:rPr>
      </w:pPr>
      <w:r>
        <w:rPr>
          <w:rFonts w:ascii="仿宋" w:eastAsia="仿宋" w:hAnsi="仿宋" w:cs="仿宋"/>
        </w:rPr>
        <w:t># catalog addr (hostname1:servicename1,hostname2:servicename2,...)</w:t>
      </w:r>
    </w:p>
    <w:p w:rsidR="0020037C" w:rsidRDefault="004474D3">
      <w:pPr>
        <w:pStyle w:val="BodyText"/>
        <w:spacing w:line="212" w:lineRule="exact"/>
        <w:ind w:left="897"/>
        <w:rPr>
          <w:rFonts w:ascii="仿宋" w:eastAsia="仿宋" w:hAnsi="仿宋" w:cs="仿宋"/>
        </w:rPr>
      </w:pPr>
      <w:r>
        <w:rPr>
          <w:rFonts w:ascii="仿宋" w:eastAsia="仿宋" w:hAnsi="仿宋" w:cs="仿宋"/>
        </w:rPr>
        <w:t>#catalogaddr=</w:t>
      </w:r>
    </w:p>
    <w:p w:rsidR="0020037C" w:rsidRDefault="004474D3">
      <w:pPr>
        <w:pStyle w:val="BodyText"/>
        <w:spacing w:line="212" w:lineRule="exact"/>
        <w:ind w:left="897"/>
        <w:rPr>
          <w:rFonts w:ascii="仿宋" w:eastAsia="仿宋" w:hAnsi="仿宋" w:cs="仿宋"/>
        </w:rPr>
      </w:pPr>
      <w:r>
        <w:rPr>
          <w:rFonts w:ascii="仿宋" w:eastAsia="仿宋" w:hAnsi="仿宋" w:cs="仿宋"/>
        </w:rPr>
        <w:t>修改</w:t>
      </w:r>
    </w:p>
    <w:p w:rsidR="0020037C" w:rsidRDefault="004474D3">
      <w:pPr>
        <w:pStyle w:val="BodyText"/>
        <w:spacing w:line="212" w:lineRule="exact"/>
        <w:ind w:left="897"/>
        <w:rPr>
          <w:rFonts w:ascii="仿宋" w:eastAsia="仿宋" w:hAnsi="仿宋" w:cs="仿宋"/>
        </w:rPr>
      </w:pPr>
      <w:r>
        <w:rPr>
          <w:rFonts w:ascii="仿宋" w:eastAsia="仿宋" w:hAnsi="仿宋" w:cs="仿宋"/>
        </w:rPr>
        <w:t># catalog addr (hostname1:servicename1,hostname2:servicename2,...)</w:t>
      </w:r>
    </w:p>
    <w:p w:rsidR="0020037C" w:rsidRDefault="004474D3">
      <w:pPr>
        <w:pStyle w:val="BodyText"/>
        <w:spacing w:line="212" w:lineRule="exact"/>
        <w:ind w:left="897"/>
        <w:rPr>
          <w:rFonts w:ascii="仿宋" w:eastAsia="仿宋" w:hAnsi="仿宋" w:cs="仿宋"/>
        </w:rPr>
      </w:pPr>
      <w:r>
        <w:rPr>
          <w:rFonts w:ascii="仿宋" w:eastAsia="仿宋" w:hAnsi="仿宋" w:cs="仿宋"/>
        </w:rPr>
        <w:t>catalogaddr=sdbserver1:</w:t>
      </w:r>
      <w:r w:rsidR="00E31DCB" w:rsidRPr="00E31DCB">
        <w:t xml:space="preserve"> </w:t>
      </w:r>
      <w:r w:rsidR="00E31DCB">
        <w:rPr>
          <w:rFonts w:ascii="仿宋" w:eastAsia="仿宋" w:hAnsi="仿宋" w:cs="仿宋"/>
        </w:rPr>
        <w:t>1180</w:t>
      </w:r>
      <w:r w:rsidR="00E31DCB">
        <w:rPr>
          <w:rFonts w:ascii="仿宋" w:eastAsia="仿宋" w:hAnsi="仿宋" w:cs="仿宋" w:hint="eastAsia"/>
          <w:lang w:eastAsia="zh-CN"/>
        </w:rPr>
        <w:t>3</w:t>
      </w:r>
      <w:r>
        <w:rPr>
          <w:rFonts w:ascii="仿宋" w:eastAsia="仿宋" w:hAnsi="仿宋" w:cs="仿宋"/>
        </w:rPr>
        <w:t>,sdbserver2:</w:t>
      </w:r>
      <w:r w:rsidR="00E31DCB" w:rsidRPr="00E31DCB">
        <w:t xml:space="preserve"> </w:t>
      </w:r>
      <w:r w:rsidR="00E31DCB">
        <w:rPr>
          <w:rFonts w:ascii="仿宋" w:eastAsia="仿宋" w:hAnsi="仿宋" w:cs="仿宋"/>
        </w:rPr>
        <w:t>1180</w:t>
      </w:r>
      <w:r w:rsidR="00E31DCB">
        <w:rPr>
          <w:rFonts w:ascii="仿宋" w:eastAsia="仿宋" w:hAnsi="仿宋" w:cs="仿宋" w:hint="eastAsia"/>
          <w:lang w:eastAsia="zh-CN"/>
        </w:rPr>
        <w:t>3</w:t>
      </w:r>
      <w:r>
        <w:rPr>
          <w:rFonts w:ascii="仿宋" w:eastAsia="仿宋" w:hAnsi="仿宋" w:cs="仿宋"/>
        </w:rPr>
        <w:t>,sdbserver3:</w:t>
      </w:r>
      <w:r w:rsidR="00E31DCB" w:rsidRPr="00E31DCB">
        <w:t xml:space="preserve"> </w:t>
      </w:r>
      <w:r w:rsidR="00E31DCB">
        <w:rPr>
          <w:rFonts w:ascii="仿宋" w:eastAsia="仿宋" w:hAnsi="仿宋" w:cs="仿宋"/>
        </w:rPr>
        <w:t>1180</w:t>
      </w:r>
      <w:r w:rsidR="00E31DCB">
        <w:rPr>
          <w:rFonts w:ascii="仿宋" w:eastAsia="仿宋" w:hAnsi="仿宋" w:cs="仿宋" w:hint="eastAsia"/>
          <w:lang w:eastAsia="zh-CN"/>
        </w:rPr>
        <w:t>3</w:t>
      </w:r>
      <w:r>
        <w:rPr>
          <w:rFonts w:ascii="仿宋" w:eastAsia="仿宋" w:hAnsi="仿宋" w:cs="仿宋"/>
        </w:rPr>
        <w:t>该参数为Catalog服务地址和端</w:t>
      </w:r>
    </w:p>
    <w:p w:rsidR="0020037C" w:rsidRDefault="004474D3">
      <w:pPr>
        <w:pStyle w:val="BodyText"/>
        <w:spacing w:line="212" w:lineRule="exact"/>
        <w:ind w:left="897"/>
        <w:rPr>
          <w:rFonts w:ascii="仿宋" w:eastAsia="仿宋" w:hAnsi="仿宋" w:cs="仿宋"/>
        </w:rPr>
      </w:pPr>
      <w:r>
        <w:rPr>
          <w:rFonts w:ascii="仿宋" w:eastAsia="仿宋" w:hAnsi="仿宋" w:cs="仿宋"/>
        </w:rPr>
        <w:t>口</w:t>
      </w:r>
    </w:p>
    <w:p w:rsidR="0020037C" w:rsidRDefault="004474D3">
      <w:pPr>
        <w:pStyle w:val="BodyText"/>
        <w:spacing w:before="45"/>
        <w:ind w:left="897"/>
      </w:pPr>
      <w:r>
        <w:t>4.</w:t>
      </w:r>
      <w:r>
        <w:rPr>
          <w:spacing w:val="-15"/>
        </w:rPr>
        <w:t xml:space="preserve"> </w:t>
      </w:r>
      <w:r>
        <w:t>按:wq，保存退出vi</w:t>
      </w:r>
    </w:p>
    <w:p w:rsidR="0020037C" w:rsidRDefault="004474D3">
      <w:pPr>
        <w:pStyle w:val="BodyText"/>
        <w:spacing w:before="16"/>
        <w:ind w:left="897"/>
      </w:pPr>
      <w:r>
        <w:t>5.</w:t>
      </w:r>
      <w:r>
        <w:rPr>
          <w:spacing w:val="3"/>
        </w:rPr>
        <w:t xml:space="preserve"> </w:t>
      </w:r>
      <w:r>
        <w:t>创建数据文件存放路径</w:t>
      </w:r>
    </w:p>
    <w:p w:rsidR="0020037C" w:rsidRDefault="00B0609F">
      <w:pPr>
        <w:pStyle w:val="BodyText"/>
        <w:spacing w:before="8"/>
        <w:ind w:left="897"/>
        <w:rPr>
          <w:rFonts w:ascii="仿宋" w:eastAsia="仿宋" w:hAnsi="仿宋" w:cs="仿宋"/>
        </w:rPr>
      </w:pPr>
      <w:r w:rsidRPr="00B0609F">
        <w:pict>
          <v:group id="_x0000_s3223" style="position:absolute;left:0;text-align:left;margin-left:95.85pt;margin-top:4.85pt;width:459.45pt;height:10.6pt;z-index:-251895296;mso-position-horizontal-relative:page" coordorigin="1917,97" coordsize="9189,212">
            <v:shape id="_x0000_s3224"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mkdir -p /opt/sequoiadb/database/coord  路径为上一步骤配置的路径</w:t>
      </w:r>
    </w:p>
    <w:p w:rsidR="0020037C" w:rsidRDefault="004474D3">
      <w:pPr>
        <w:pStyle w:val="BodyText"/>
        <w:spacing w:before="45"/>
        <w:ind w:left="897"/>
      </w:pPr>
      <w:r>
        <w:t>6.</w:t>
      </w:r>
      <w:r>
        <w:rPr>
          <w:spacing w:val="3"/>
        </w:rPr>
        <w:t xml:space="preserve"> </w:t>
      </w:r>
      <w:r>
        <w:t>启动协调节点进程</w:t>
      </w:r>
    </w:p>
    <w:p w:rsidR="0020037C" w:rsidRDefault="00B0609F">
      <w:pPr>
        <w:pStyle w:val="BodyText"/>
        <w:spacing w:before="8"/>
        <w:ind w:left="897"/>
        <w:rPr>
          <w:rFonts w:ascii="仿宋" w:eastAsia="仿宋" w:hAnsi="仿宋" w:cs="仿宋"/>
        </w:rPr>
      </w:pPr>
      <w:r w:rsidRPr="00B0609F">
        <w:pict>
          <v:group id="_x0000_s3221" style="position:absolute;left:0;text-align:left;margin-left:95.85pt;margin-top:4.85pt;width:459.45pt;height:10.6pt;z-index:-251894272;mso-position-horizontal-relative:page" coordorigin="1917,97" coordsize="9189,212">
            <v:shape id="_x0000_s3222"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/opt/sequoiadb/bin/sdbstart -c /opt/sequoiadb/conf/local/</w:t>
      </w:r>
      <w:r w:rsidR="00E31DCB" w:rsidRPr="00E31DCB">
        <w:rPr>
          <w:rFonts w:ascii="仿宋" w:eastAsia="仿宋" w:hAnsi="仿宋" w:cs="仿宋"/>
        </w:rPr>
        <w:t>11810</w:t>
      </w:r>
      <w:r w:rsidR="004474D3">
        <w:rPr>
          <w:rFonts w:ascii="仿宋" w:eastAsia="仿宋" w:hAnsi="仿宋" w:cs="仿宋"/>
        </w:rPr>
        <w:t>/</w:t>
      </w:r>
    </w:p>
    <w:p w:rsidR="0020037C" w:rsidRDefault="004474D3">
      <w:pPr>
        <w:pStyle w:val="BodyText"/>
        <w:spacing w:before="45"/>
        <w:ind w:left="897"/>
      </w:pPr>
      <w:r>
        <w:rPr>
          <w:w w:val="95"/>
        </w:rPr>
        <w:t>End</w:t>
      </w:r>
    </w:p>
    <w:p w:rsidR="0020037C" w:rsidRDefault="0020037C">
      <w:pPr>
        <w:spacing w:line="200" w:lineRule="exact"/>
        <w:rPr>
          <w:sz w:val="20"/>
          <w:szCs w:val="20"/>
        </w:rPr>
      </w:pPr>
    </w:p>
    <w:p w:rsidR="0020037C" w:rsidRDefault="0020037C">
      <w:pPr>
        <w:spacing w:before="15" w:line="200" w:lineRule="exact"/>
        <w:rPr>
          <w:sz w:val="20"/>
          <w:szCs w:val="20"/>
        </w:rPr>
      </w:pPr>
    </w:p>
    <w:p w:rsidR="0020037C" w:rsidRDefault="00B0609F">
      <w:pPr>
        <w:pStyle w:val="Heading2"/>
        <w:spacing w:line="394" w:lineRule="exact"/>
        <w:ind w:left="113"/>
        <w:rPr>
          <w:lang w:eastAsia="zh-CN"/>
        </w:rPr>
      </w:pPr>
      <w:r>
        <w:pict>
          <v:group id="_x0000_s3219" style="position:absolute;left:0;text-align:left;margin-left:56.7pt;margin-top:21.4pt;width:498.6pt;height:.1pt;z-index:-251893248;mso-position-horizontal-relative:page" coordorigin="1134,428" coordsize="9972,2">
            <v:shape id="_x0000_s3220" style="position:absolute;left:1134;top:428;width:9972;height:2" coordorigin="1134,428" coordsize="9972,0" path="m1134,428r9972,e" filled="f" strokeweight="1pt">
              <v:path arrowok="t"/>
            </v:shape>
            <w10:wrap anchorx="page"/>
          </v:group>
        </w:pict>
      </w:r>
      <w:bookmarkStart w:id="113" w:name="卸载"/>
      <w:bookmarkStart w:id="114" w:name="_bookmark48"/>
      <w:bookmarkEnd w:id="113"/>
      <w:bookmarkEnd w:id="114"/>
      <w:r w:rsidR="004474D3">
        <w:rPr>
          <w:lang w:eastAsia="zh-CN"/>
        </w:rPr>
        <w:t>卸载</w:t>
      </w:r>
    </w:p>
    <w:p w:rsidR="006D347E" w:rsidRDefault="00212265">
      <w:pPr>
        <w:pStyle w:val="BodyText"/>
        <w:tabs>
          <w:tab w:val="left" w:pos="897"/>
        </w:tabs>
        <w:spacing w:before="58" w:line="251" w:lineRule="auto"/>
        <w:ind w:left="897" w:right="6157"/>
        <w:rPr>
          <w:lang w:eastAsia="zh-CN"/>
        </w:rPr>
      </w:pPr>
      <w:r>
        <w:rPr>
          <w:rFonts w:eastAsiaTheme="minorEastAsia" w:hint="eastAsia"/>
          <w:lang w:eastAsia="zh-CN"/>
        </w:rPr>
        <w:t xml:space="preserve">Note: </w:t>
      </w:r>
      <w:r>
        <w:rPr>
          <w:rFonts w:eastAsiaTheme="minorEastAsia" w:hint="eastAsia"/>
          <w:lang w:eastAsia="zh-CN"/>
        </w:rPr>
        <w:t>集群环境需要在每台数据执行如下操作</w:t>
      </w:r>
      <w:r>
        <w:rPr>
          <w:rFonts w:eastAsiaTheme="minorEastAsia" w:hint="eastAsia"/>
          <w:lang w:eastAsia="zh-CN"/>
        </w:rPr>
        <w:t>;</w:t>
      </w:r>
    </w:p>
    <w:p w:rsidR="00212265" w:rsidRPr="00212265" w:rsidRDefault="00212265">
      <w:pPr>
        <w:pStyle w:val="BodyText"/>
        <w:numPr>
          <w:ilvl w:val="0"/>
          <w:numId w:val="19"/>
        </w:numPr>
        <w:tabs>
          <w:tab w:val="left" w:pos="897"/>
        </w:tabs>
        <w:spacing w:before="58" w:line="251" w:lineRule="auto"/>
        <w:ind w:left="897" w:right="6157"/>
        <w:rPr>
          <w:lang w:eastAsia="zh-CN"/>
        </w:rPr>
      </w:pPr>
      <w:r>
        <w:rPr>
          <w:lang w:eastAsia="zh-CN"/>
        </w:rPr>
        <w:t>以</w:t>
      </w:r>
      <w:r>
        <w:rPr>
          <w:rFonts w:eastAsiaTheme="minorEastAsia" w:hint="eastAsia"/>
          <w:lang w:eastAsia="zh-CN"/>
        </w:rPr>
        <w:t>root</w:t>
      </w:r>
      <w:r>
        <w:rPr>
          <w:lang w:eastAsia="zh-CN"/>
        </w:rPr>
        <w:t>身份登陆数据库服务器</w:t>
      </w:r>
      <w:r>
        <w:rPr>
          <w:rFonts w:eastAsiaTheme="minorEastAsia" w:hint="eastAsia"/>
          <w:lang w:eastAsia="zh-CN"/>
        </w:rPr>
        <w:t>;</w:t>
      </w:r>
    </w:p>
    <w:p w:rsidR="0020037C" w:rsidRDefault="00212265">
      <w:pPr>
        <w:pStyle w:val="BodyText"/>
        <w:spacing w:line="310" w:lineRule="exact"/>
        <w:ind w:left="1321"/>
        <w:rPr>
          <w:lang w:eastAsia="zh-CN"/>
        </w:rPr>
      </w:pPr>
      <w:r>
        <w:rPr>
          <w:rFonts w:eastAsiaTheme="minorEastAsia" w:hint="eastAsia"/>
          <w:w w:val="95"/>
          <w:position w:val="1"/>
          <w:lang w:eastAsia="zh-CN"/>
        </w:rPr>
        <w:t>执行如下命令</w:t>
      </w:r>
      <w:r w:rsidR="004474D3">
        <w:rPr>
          <w:w w:val="95"/>
          <w:position w:val="1"/>
          <w:lang w:eastAsia="zh-CN"/>
        </w:rPr>
        <w:t xml:space="preserve">停止SequoiaDB </w:t>
      </w:r>
      <w:r w:rsidR="004474D3">
        <w:rPr>
          <w:spacing w:val="26"/>
          <w:w w:val="95"/>
          <w:position w:val="1"/>
          <w:lang w:eastAsia="zh-CN"/>
        </w:rPr>
        <w:t xml:space="preserve"> </w:t>
      </w:r>
      <w:r w:rsidR="004474D3">
        <w:rPr>
          <w:w w:val="95"/>
          <w:position w:val="1"/>
          <w:lang w:eastAsia="zh-CN"/>
        </w:rPr>
        <w:t>配置服务程序</w:t>
      </w:r>
      <w:r w:rsidR="00B74DDA" w:rsidRPr="00B74DDA">
        <w:rPr>
          <w:w w:val="95"/>
          <w:position w:val="1"/>
          <w:shd w:val="pct15" w:color="auto" w:fill="FFFFFF"/>
          <w:lang w:eastAsia="zh-CN"/>
        </w:rPr>
        <w:t>service</w:t>
      </w:r>
      <w:r w:rsidR="00B74DDA" w:rsidRPr="00B74DDA">
        <w:rPr>
          <w:spacing w:val="10"/>
          <w:w w:val="95"/>
          <w:position w:val="1"/>
          <w:shd w:val="pct15" w:color="auto" w:fill="FFFFFF"/>
          <w:lang w:eastAsia="zh-CN"/>
        </w:rPr>
        <w:t xml:space="preserve"> </w:t>
      </w:r>
      <w:r w:rsidR="00B74DDA" w:rsidRPr="00B74DDA">
        <w:rPr>
          <w:w w:val="95"/>
          <w:position w:val="1"/>
          <w:shd w:val="pct15" w:color="auto" w:fill="FFFFFF"/>
          <w:lang w:eastAsia="zh-CN"/>
        </w:rPr>
        <w:t>sd</w:t>
      </w:r>
      <w:r w:rsidR="00B74DDA" w:rsidRPr="00B74DDA">
        <w:rPr>
          <w:spacing w:val="26"/>
          <w:w w:val="95"/>
          <w:position w:val="1"/>
          <w:shd w:val="pct15" w:color="auto" w:fill="FFFFFF"/>
          <w:lang w:eastAsia="zh-CN"/>
        </w:rPr>
        <w:t>b</w:t>
      </w:r>
      <w:r w:rsidR="00B74DDA" w:rsidRPr="00B74DDA">
        <w:rPr>
          <w:w w:val="95"/>
          <w:position w:val="1"/>
          <w:shd w:val="pct15" w:color="auto" w:fill="FFFFFF"/>
          <w:lang w:eastAsia="zh-CN"/>
        </w:rPr>
        <w:t>cm</w:t>
      </w:r>
      <w:r w:rsidR="00B74DDA" w:rsidRPr="00B74DDA">
        <w:rPr>
          <w:spacing w:val="10"/>
          <w:w w:val="95"/>
          <w:position w:val="1"/>
          <w:shd w:val="pct15" w:color="auto" w:fill="FFFFFF"/>
          <w:lang w:eastAsia="zh-CN"/>
        </w:rPr>
        <w:t xml:space="preserve"> </w:t>
      </w:r>
      <w:r w:rsidR="00B74DDA" w:rsidRPr="00B74DDA">
        <w:rPr>
          <w:w w:val="95"/>
          <w:position w:val="1"/>
          <w:shd w:val="pct15" w:color="auto" w:fill="FFFFFF"/>
          <w:lang w:eastAsia="zh-CN"/>
        </w:rPr>
        <w:t>sto</w:t>
      </w:r>
      <w:r w:rsidR="00B74DDA" w:rsidRPr="00B74DDA">
        <w:rPr>
          <w:w w:val="95"/>
          <w:position w:val="1"/>
          <w:lang w:eastAsia="zh-CN"/>
        </w:rPr>
        <w:t>p</w:t>
      </w:r>
    </w:p>
    <w:p w:rsidR="0020037C" w:rsidRDefault="00212265">
      <w:pPr>
        <w:pStyle w:val="BodyText"/>
        <w:numPr>
          <w:ilvl w:val="1"/>
          <w:numId w:val="19"/>
        </w:numPr>
        <w:tabs>
          <w:tab w:val="left" w:pos="1217"/>
        </w:tabs>
        <w:spacing w:line="268" w:lineRule="exact"/>
        <w:ind w:left="1217"/>
        <w:rPr>
          <w:lang w:eastAsia="zh-CN"/>
        </w:rPr>
      </w:pPr>
      <w:r>
        <w:rPr>
          <w:rFonts w:eastAsiaTheme="minorEastAsia" w:hint="eastAsia"/>
          <w:position w:val="1"/>
          <w:lang w:eastAsia="zh-CN"/>
        </w:rPr>
        <w:t>执行如下命令</w:t>
      </w:r>
      <w:r w:rsidR="004474D3">
        <w:rPr>
          <w:position w:val="1"/>
          <w:lang w:eastAsia="zh-CN"/>
        </w:rPr>
        <w:t>停止SequoiaDB数据库服务程序</w:t>
      </w:r>
    </w:p>
    <w:p w:rsidR="0020037C" w:rsidRPr="00212265" w:rsidRDefault="00B74DDA">
      <w:pPr>
        <w:pStyle w:val="BodyText"/>
        <w:spacing w:before="3"/>
        <w:ind w:left="1321"/>
        <w:rPr>
          <w:shd w:val="pct15" w:color="auto" w:fill="FFFFFF"/>
        </w:rPr>
      </w:pPr>
      <w:r w:rsidRPr="00B74DDA">
        <w:rPr>
          <w:w w:val="95"/>
          <w:shd w:val="pct15" w:color="auto" w:fill="FFFFFF"/>
        </w:rPr>
        <w:t>/opt/sequoiadb/bin/sdbstop</w:t>
      </w:r>
    </w:p>
    <w:p w:rsidR="0020037C" w:rsidRDefault="00212265">
      <w:pPr>
        <w:pStyle w:val="BodyText"/>
        <w:numPr>
          <w:ilvl w:val="1"/>
          <w:numId w:val="19"/>
        </w:numPr>
        <w:tabs>
          <w:tab w:val="left" w:pos="1217"/>
        </w:tabs>
        <w:spacing w:line="268" w:lineRule="exact"/>
        <w:ind w:left="1217"/>
      </w:pPr>
      <w:r>
        <w:rPr>
          <w:rFonts w:eastAsiaTheme="minorEastAsia" w:hint="eastAsia"/>
          <w:position w:val="1"/>
          <w:lang w:eastAsia="zh-CN"/>
        </w:rPr>
        <w:t>执行如下命令</w:t>
      </w:r>
      <w:r w:rsidR="004474D3">
        <w:rPr>
          <w:w w:val="95"/>
          <w:position w:val="1"/>
        </w:rPr>
        <w:t>卸载SequoiaDB软件</w:t>
      </w:r>
    </w:p>
    <w:p w:rsidR="0020037C" w:rsidRDefault="0020037C">
      <w:pPr>
        <w:pStyle w:val="BodyText"/>
        <w:spacing w:before="18" w:line="251" w:lineRule="auto"/>
        <w:ind w:left="1321" w:right="5761" w:hanging="105"/>
        <w:rPr>
          <w:lang w:eastAsia="zh-CN"/>
        </w:rPr>
      </w:pPr>
    </w:p>
    <w:p w:rsidR="0020037C" w:rsidRDefault="004474D3">
      <w:pPr>
        <w:pStyle w:val="BodyText"/>
        <w:spacing w:before="3"/>
        <w:ind w:left="1321"/>
      </w:pPr>
      <w:r>
        <w:rPr>
          <w:spacing w:val="8"/>
          <w:w w:val="95"/>
        </w:rPr>
        <w:t xml:space="preserve"> </w:t>
      </w:r>
      <w:r w:rsidR="00B74DDA" w:rsidRPr="00B74DDA">
        <w:rPr>
          <w:w w:val="95"/>
          <w:shd w:val="pct15" w:color="auto" w:fill="FFFFFF"/>
        </w:rPr>
        <w:t>/opt/sequoiadb/uninstall</w:t>
      </w:r>
    </w:p>
    <w:p w:rsidR="0020037C" w:rsidRDefault="004474D3">
      <w:pPr>
        <w:pStyle w:val="BodyText"/>
        <w:tabs>
          <w:tab w:val="left" w:pos="1217"/>
        </w:tabs>
        <w:spacing w:line="268"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回退系统配置参数</w:t>
      </w:r>
    </w:p>
    <w:p w:rsidR="0020037C" w:rsidRDefault="004474D3">
      <w:pPr>
        <w:pStyle w:val="BodyText"/>
        <w:numPr>
          <w:ilvl w:val="1"/>
          <w:numId w:val="18"/>
        </w:numPr>
        <w:tabs>
          <w:tab w:val="left" w:pos="1433"/>
        </w:tabs>
        <w:spacing w:before="18"/>
        <w:ind w:left="1433"/>
        <w:jc w:val="left"/>
      </w:pPr>
      <w:r>
        <w:rPr>
          <w:w w:val="95"/>
        </w:rPr>
        <w:t xml:space="preserve">删除配置文件 </w:t>
      </w:r>
      <w:r>
        <w:rPr>
          <w:spacing w:val="27"/>
          <w:w w:val="95"/>
        </w:rPr>
        <w:t xml:space="preserve"> </w:t>
      </w:r>
      <w:r>
        <w:rPr>
          <w:w w:val="95"/>
        </w:rPr>
        <w:t xml:space="preserve">/etc/security/limits.conf </w:t>
      </w:r>
      <w:r>
        <w:rPr>
          <w:spacing w:val="27"/>
          <w:w w:val="95"/>
        </w:rPr>
        <w:t xml:space="preserve"> </w:t>
      </w:r>
      <w:r>
        <w:rPr>
          <w:w w:val="95"/>
        </w:rPr>
        <w:t>中的如下配置参数</w:t>
      </w:r>
    </w:p>
    <w:p w:rsidR="0020037C" w:rsidRDefault="0020037C">
      <w:pPr>
        <w:spacing w:before="7" w:line="90" w:lineRule="exact"/>
        <w:rPr>
          <w:sz w:val="9"/>
          <w:szCs w:val="9"/>
        </w:rPr>
      </w:pPr>
    </w:p>
    <w:tbl>
      <w:tblPr>
        <w:tblW w:w="0" w:type="auto"/>
        <w:tblInd w:w="1217" w:type="dxa"/>
        <w:tblLayout w:type="fixed"/>
        <w:tblCellMar>
          <w:left w:w="0" w:type="dxa"/>
          <w:right w:w="0" w:type="dxa"/>
        </w:tblCellMar>
        <w:tblLook w:val="01E0"/>
      </w:tblPr>
      <w:tblGrid>
        <w:gridCol w:w="250"/>
        <w:gridCol w:w="1250"/>
        <w:gridCol w:w="1100"/>
        <w:gridCol w:w="1000"/>
        <w:gridCol w:w="5589"/>
      </w:tblGrid>
      <w:tr w:rsidR="0020037C">
        <w:trPr>
          <w:trHeight w:hRule="exact" w:val="212"/>
        </w:trPr>
        <w:tc>
          <w:tcPr>
            <w:tcW w:w="250" w:type="dxa"/>
            <w:tcBorders>
              <w:top w:val="nil"/>
              <w:left w:val="nil"/>
              <w:bottom w:val="nil"/>
              <w:right w:val="nil"/>
            </w:tcBorders>
            <w:shd w:val="clear" w:color="auto" w:fill="EFEFEF"/>
          </w:tcPr>
          <w:p w:rsidR="0020037C" w:rsidRDefault="004474D3">
            <w:pPr>
              <w:pStyle w:val="TableParagraph"/>
              <w:spacing w:line="206" w:lineRule="exact"/>
              <w:ind w:left="100"/>
              <w:rPr>
                <w:rFonts w:ascii="仿宋" w:eastAsia="仿宋" w:hAnsi="仿宋" w:cs="仿宋"/>
                <w:sz w:val="20"/>
                <w:szCs w:val="20"/>
              </w:rPr>
            </w:pPr>
            <w:r>
              <w:rPr>
                <w:rFonts w:ascii="仿宋" w:eastAsia="仿宋" w:hAnsi="仿宋" w:cs="仿宋"/>
                <w:sz w:val="20"/>
                <w:szCs w:val="20"/>
              </w:rPr>
              <w:lastRenderedPageBreak/>
              <w:t>#</w:t>
            </w:r>
          </w:p>
        </w:tc>
        <w:tc>
          <w:tcPr>
            <w:tcW w:w="1250" w:type="dxa"/>
            <w:tcBorders>
              <w:top w:val="nil"/>
              <w:left w:val="nil"/>
              <w:bottom w:val="nil"/>
              <w:right w:val="nil"/>
            </w:tcBorders>
            <w:shd w:val="clear" w:color="auto" w:fill="EFEFEF"/>
          </w:tcPr>
          <w:p w:rsidR="0020037C" w:rsidRDefault="004474D3">
            <w:pPr>
              <w:pStyle w:val="TableParagraph"/>
              <w:spacing w:line="206" w:lineRule="exact"/>
              <w:ind w:left="50"/>
              <w:rPr>
                <w:rFonts w:ascii="仿宋" w:eastAsia="仿宋" w:hAnsi="仿宋" w:cs="仿宋"/>
                <w:sz w:val="20"/>
                <w:szCs w:val="20"/>
              </w:rPr>
            </w:pPr>
            <w:r>
              <w:rPr>
                <w:rFonts w:ascii="仿宋" w:eastAsia="仿宋" w:hAnsi="仿宋" w:cs="仿宋"/>
                <w:sz w:val="20"/>
                <w:szCs w:val="20"/>
              </w:rPr>
              <w:t>&lt;#domain&gt;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&lt;type&gt;</w:t>
            </w:r>
          </w:p>
        </w:tc>
        <w:tc>
          <w:tcPr>
            <w:tcW w:w="1000" w:type="dxa"/>
            <w:tcBorders>
              <w:top w:val="nil"/>
              <w:left w:val="nil"/>
              <w:bottom w:val="nil"/>
              <w:right w:val="nil"/>
            </w:tcBorders>
            <w:shd w:val="clear" w:color="auto" w:fill="EFEFEF"/>
          </w:tcPr>
          <w:p w:rsidR="0020037C" w:rsidRDefault="004474D3">
            <w:pPr>
              <w:pStyle w:val="TableParagraph"/>
              <w:spacing w:line="206" w:lineRule="exact"/>
              <w:ind w:left="200"/>
              <w:rPr>
                <w:rFonts w:ascii="仿宋" w:eastAsia="仿宋" w:hAnsi="仿宋" w:cs="仿宋"/>
                <w:sz w:val="20"/>
                <w:szCs w:val="20"/>
              </w:rPr>
            </w:pPr>
            <w:r>
              <w:rPr>
                <w:rFonts w:ascii="仿宋" w:eastAsia="仿宋" w:hAnsi="仿宋" w:cs="仿宋"/>
                <w:sz w:val="20"/>
                <w:szCs w:val="20"/>
              </w:rPr>
              <w:t>&lt;item&gt;</w:t>
            </w:r>
          </w:p>
        </w:tc>
        <w:tc>
          <w:tcPr>
            <w:tcW w:w="5589" w:type="dxa"/>
            <w:tcBorders>
              <w:top w:val="nil"/>
              <w:left w:val="nil"/>
              <w:bottom w:val="nil"/>
              <w:right w:val="nil"/>
            </w:tcBorders>
            <w:shd w:val="clear" w:color="auto" w:fill="EFEFEF"/>
          </w:tcPr>
          <w:p w:rsidR="0020037C" w:rsidRDefault="004474D3">
            <w:pPr>
              <w:pStyle w:val="TableParagraph"/>
              <w:spacing w:line="206" w:lineRule="exact"/>
              <w:ind w:left="200"/>
              <w:rPr>
                <w:rFonts w:ascii="仿宋" w:eastAsia="仿宋" w:hAnsi="仿宋" w:cs="仿宋"/>
                <w:sz w:val="20"/>
                <w:szCs w:val="20"/>
              </w:rPr>
            </w:pPr>
            <w:r>
              <w:rPr>
                <w:rFonts w:ascii="仿宋" w:eastAsia="仿宋" w:hAnsi="仿宋" w:cs="仿宋"/>
                <w:sz w:val="20"/>
                <w:szCs w:val="20"/>
              </w:rPr>
              <w:t>&lt;value&gt;</w:t>
            </w:r>
          </w:p>
        </w:tc>
      </w:tr>
      <w:tr w:rsidR="0020037C">
        <w:trPr>
          <w:trHeight w:hRule="exact" w:val="212"/>
        </w:trPr>
        <w:tc>
          <w:tcPr>
            <w:tcW w:w="250" w:type="dxa"/>
            <w:tcBorders>
              <w:top w:val="nil"/>
              <w:left w:val="nil"/>
              <w:bottom w:val="nil"/>
              <w:right w:val="nil"/>
            </w:tcBorders>
            <w:shd w:val="clear" w:color="auto" w:fill="EFEFEF"/>
          </w:tcPr>
          <w:p w:rsidR="0020037C" w:rsidRDefault="004474D3">
            <w:pPr>
              <w:pStyle w:val="TableParagraph"/>
              <w:spacing w:line="206" w:lineRule="exact"/>
              <w:ind w:left="100"/>
              <w:rPr>
                <w:rFonts w:ascii="仿宋" w:eastAsia="仿宋" w:hAnsi="仿宋" w:cs="仿宋"/>
                <w:sz w:val="20"/>
                <w:szCs w:val="20"/>
              </w:rPr>
            </w:pPr>
            <w:r>
              <w:rPr>
                <w:rFonts w:ascii="仿宋" w:eastAsia="仿宋" w:hAnsi="仿宋" w:cs="仿宋"/>
                <w:sz w:val="20"/>
                <w:szCs w:val="20"/>
              </w:rPr>
              <w:t>#</w:t>
            </w:r>
          </w:p>
        </w:tc>
        <w:tc>
          <w:tcPr>
            <w:tcW w:w="1250" w:type="dxa"/>
            <w:tcBorders>
              <w:top w:val="nil"/>
              <w:left w:val="nil"/>
              <w:bottom w:val="nil"/>
              <w:right w:val="nil"/>
            </w:tcBorders>
            <w:shd w:val="clear" w:color="auto" w:fill="EFEFEF"/>
          </w:tcPr>
          <w:p w:rsidR="0020037C" w:rsidRDefault="004474D3">
            <w:pPr>
              <w:pStyle w:val="TableParagraph"/>
              <w:spacing w:line="206" w:lineRule="exact"/>
              <w:ind w:left="5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0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core</w:t>
            </w:r>
          </w:p>
        </w:tc>
        <w:tc>
          <w:tcPr>
            <w:tcW w:w="5589"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0</w:t>
            </w:r>
          </w:p>
        </w:tc>
      </w:tr>
      <w:tr w:rsidR="0020037C">
        <w:trPr>
          <w:trHeight w:hRule="exact" w:val="212"/>
        </w:trPr>
        <w:tc>
          <w:tcPr>
            <w:tcW w:w="250" w:type="dxa"/>
            <w:tcBorders>
              <w:top w:val="nil"/>
              <w:left w:val="nil"/>
              <w:bottom w:val="nil"/>
              <w:right w:val="nil"/>
            </w:tcBorders>
            <w:shd w:val="clear" w:color="auto" w:fill="EFEFEF"/>
          </w:tcPr>
          <w:p w:rsidR="0020037C" w:rsidRDefault="004474D3">
            <w:pPr>
              <w:pStyle w:val="TableParagraph"/>
              <w:spacing w:line="206" w:lineRule="exact"/>
              <w:ind w:left="100"/>
              <w:rPr>
                <w:rFonts w:ascii="仿宋" w:eastAsia="仿宋" w:hAnsi="仿宋" w:cs="仿宋"/>
                <w:sz w:val="20"/>
                <w:szCs w:val="20"/>
              </w:rPr>
            </w:pPr>
            <w:r>
              <w:rPr>
                <w:rFonts w:ascii="仿宋" w:eastAsia="仿宋" w:hAnsi="仿宋" w:cs="仿宋"/>
                <w:sz w:val="20"/>
                <w:szCs w:val="20"/>
              </w:rPr>
              <w:t>#</w:t>
            </w:r>
          </w:p>
        </w:tc>
        <w:tc>
          <w:tcPr>
            <w:tcW w:w="1250" w:type="dxa"/>
            <w:tcBorders>
              <w:top w:val="nil"/>
              <w:left w:val="nil"/>
              <w:bottom w:val="nil"/>
              <w:right w:val="nil"/>
            </w:tcBorders>
            <w:shd w:val="clear" w:color="auto" w:fill="EFEFEF"/>
          </w:tcPr>
          <w:p w:rsidR="0020037C" w:rsidRDefault="004474D3">
            <w:pPr>
              <w:pStyle w:val="TableParagraph"/>
              <w:spacing w:line="206" w:lineRule="exact"/>
              <w:ind w:left="5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0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data</w:t>
            </w:r>
          </w:p>
        </w:tc>
        <w:tc>
          <w:tcPr>
            <w:tcW w:w="5589"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unlimited</w:t>
            </w:r>
          </w:p>
        </w:tc>
      </w:tr>
      <w:tr w:rsidR="0020037C">
        <w:trPr>
          <w:trHeight w:hRule="exact" w:val="212"/>
        </w:trPr>
        <w:tc>
          <w:tcPr>
            <w:tcW w:w="250" w:type="dxa"/>
            <w:tcBorders>
              <w:top w:val="nil"/>
              <w:left w:val="nil"/>
              <w:bottom w:val="nil"/>
              <w:right w:val="nil"/>
            </w:tcBorders>
            <w:shd w:val="clear" w:color="auto" w:fill="EFEFEF"/>
          </w:tcPr>
          <w:p w:rsidR="0020037C" w:rsidRDefault="004474D3">
            <w:pPr>
              <w:pStyle w:val="TableParagraph"/>
              <w:spacing w:line="206" w:lineRule="exact"/>
              <w:ind w:left="100"/>
              <w:rPr>
                <w:rFonts w:ascii="仿宋" w:eastAsia="仿宋" w:hAnsi="仿宋" w:cs="仿宋"/>
                <w:sz w:val="20"/>
                <w:szCs w:val="20"/>
              </w:rPr>
            </w:pPr>
            <w:r>
              <w:rPr>
                <w:rFonts w:ascii="仿宋" w:eastAsia="仿宋" w:hAnsi="仿宋" w:cs="仿宋"/>
                <w:sz w:val="20"/>
                <w:szCs w:val="20"/>
              </w:rPr>
              <w:t>#</w:t>
            </w:r>
          </w:p>
        </w:tc>
        <w:tc>
          <w:tcPr>
            <w:tcW w:w="1250" w:type="dxa"/>
            <w:tcBorders>
              <w:top w:val="nil"/>
              <w:left w:val="nil"/>
              <w:bottom w:val="nil"/>
              <w:right w:val="nil"/>
            </w:tcBorders>
            <w:shd w:val="clear" w:color="auto" w:fill="EFEFEF"/>
          </w:tcPr>
          <w:p w:rsidR="0020037C" w:rsidRDefault="004474D3">
            <w:pPr>
              <w:pStyle w:val="TableParagraph"/>
              <w:spacing w:line="206" w:lineRule="exact"/>
              <w:ind w:left="5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0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fsize</w:t>
            </w:r>
          </w:p>
        </w:tc>
        <w:tc>
          <w:tcPr>
            <w:tcW w:w="5589"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unlimited</w:t>
            </w:r>
          </w:p>
        </w:tc>
      </w:tr>
      <w:tr w:rsidR="0020037C">
        <w:trPr>
          <w:trHeight w:hRule="exact" w:val="212"/>
        </w:trPr>
        <w:tc>
          <w:tcPr>
            <w:tcW w:w="250" w:type="dxa"/>
            <w:tcBorders>
              <w:top w:val="nil"/>
              <w:left w:val="nil"/>
              <w:bottom w:val="nil"/>
              <w:right w:val="nil"/>
            </w:tcBorders>
            <w:shd w:val="clear" w:color="auto" w:fill="EFEFEF"/>
          </w:tcPr>
          <w:p w:rsidR="0020037C" w:rsidRDefault="004474D3">
            <w:pPr>
              <w:pStyle w:val="TableParagraph"/>
              <w:spacing w:line="206" w:lineRule="exact"/>
              <w:ind w:left="100"/>
              <w:rPr>
                <w:rFonts w:ascii="仿宋" w:eastAsia="仿宋" w:hAnsi="仿宋" w:cs="仿宋"/>
                <w:sz w:val="20"/>
                <w:szCs w:val="20"/>
              </w:rPr>
            </w:pPr>
            <w:r>
              <w:rPr>
                <w:rFonts w:ascii="仿宋" w:eastAsia="仿宋" w:hAnsi="仿宋" w:cs="仿宋"/>
                <w:sz w:val="20"/>
                <w:szCs w:val="20"/>
              </w:rPr>
              <w:t>#</w:t>
            </w:r>
          </w:p>
        </w:tc>
        <w:tc>
          <w:tcPr>
            <w:tcW w:w="1250" w:type="dxa"/>
            <w:tcBorders>
              <w:top w:val="nil"/>
              <w:left w:val="nil"/>
              <w:bottom w:val="nil"/>
              <w:right w:val="nil"/>
            </w:tcBorders>
            <w:shd w:val="clear" w:color="auto" w:fill="EFEFEF"/>
          </w:tcPr>
          <w:p w:rsidR="0020037C" w:rsidRDefault="004474D3">
            <w:pPr>
              <w:pStyle w:val="TableParagraph"/>
              <w:spacing w:line="206" w:lineRule="exact"/>
              <w:ind w:left="50"/>
              <w:rPr>
                <w:rFonts w:ascii="仿宋" w:eastAsia="仿宋" w:hAnsi="仿宋" w:cs="仿宋"/>
                <w:sz w:val="20"/>
                <w:szCs w:val="20"/>
              </w:rPr>
            </w:pPr>
            <w:r>
              <w:rPr>
                <w:rFonts w:ascii="仿宋" w:eastAsia="仿宋" w:hAnsi="仿宋" w:cs="仿宋"/>
                <w:sz w:val="20"/>
                <w:szCs w:val="20"/>
              </w:rPr>
              <w:t>*</w:t>
            </w:r>
          </w:p>
        </w:tc>
        <w:tc>
          <w:tcPr>
            <w:tcW w:w="1100"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soft</w:t>
            </w:r>
          </w:p>
        </w:tc>
        <w:tc>
          <w:tcPr>
            <w:tcW w:w="1000" w:type="dxa"/>
            <w:tcBorders>
              <w:top w:val="nil"/>
              <w:left w:val="nil"/>
              <w:bottom w:val="nil"/>
              <w:right w:val="nil"/>
            </w:tcBorders>
            <w:shd w:val="clear" w:color="auto" w:fill="EFEFEF"/>
          </w:tcPr>
          <w:p w:rsidR="0020037C" w:rsidRDefault="004474D3">
            <w:pPr>
              <w:pStyle w:val="TableParagraph"/>
              <w:spacing w:line="206" w:lineRule="exact"/>
              <w:ind w:left="300"/>
              <w:rPr>
                <w:rFonts w:ascii="仿宋" w:eastAsia="仿宋" w:hAnsi="仿宋" w:cs="仿宋"/>
                <w:sz w:val="20"/>
                <w:szCs w:val="20"/>
              </w:rPr>
            </w:pPr>
            <w:r>
              <w:rPr>
                <w:rFonts w:ascii="仿宋" w:eastAsia="仿宋" w:hAnsi="仿宋" w:cs="仿宋"/>
                <w:sz w:val="20"/>
                <w:szCs w:val="20"/>
              </w:rPr>
              <w:t>rss</w:t>
            </w:r>
          </w:p>
        </w:tc>
        <w:tc>
          <w:tcPr>
            <w:tcW w:w="5589" w:type="dxa"/>
            <w:tcBorders>
              <w:top w:val="nil"/>
              <w:left w:val="nil"/>
              <w:bottom w:val="nil"/>
              <w:right w:val="nil"/>
            </w:tcBorders>
            <w:shd w:val="clear" w:color="auto" w:fill="EFEFEF"/>
          </w:tcPr>
          <w:p w:rsidR="0020037C" w:rsidRDefault="004474D3">
            <w:pPr>
              <w:pStyle w:val="TableParagraph"/>
              <w:spacing w:line="206" w:lineRule="exact"/>
              <w:ind w:left="400"/>
              <w:rPr>
                <w:rFonts w:ascii="仿宋" w:eastAsia="仿宋" w:hAnsi="仿宋" w:cs="仿宋"/>
                <w:sz w:val="20"/>
                <w:szCs w:val="20"/>
              </w:rPr>
            </w:pPr>
            <w:r>
              <w:rPr>
                <w:rFonts w:ascii="仿宋" w:eastAsia="仿宋" w:hAnsi="仿宋" w:cs="仿宋"/>
                <w:sz w:val="20"/>
                <w:szCs w:val="20"/>
              </w:rPr>
              <w:t>unlimited</w:t>
            </w:r>
          </w:p>
        </w:tc>
      </w:tr>
      <w:tr w:rsidR="0020037C">
        <w:trPr>
          <w:trHeight w:hRule="exact" w:val="212"/>
        </w:trPr>
        <w:tc>
          <w:tcPr>
            <w:tcW w:w="250" w:type="dxa"/>
            <w:tcBorders>
              <w:top w:val="nil"/>
              <w:left w:val="nil"/>
              <w:bottom w:val="nil"/>
              <w:right w:val="nil"/>
            </w:tcBorders>
            <w:shd w:val="clear" w:color="auto" w:fill="EFEFEF"/>
          </w:tcPr>
          <w:p w:rsidR="0020037C" w:rsidRDefault="0020037C"/>
        </w:tc>
        <w:tc>
          <w:tcPr>
            <w:tcW w:w="1250" w:type="dxa"/>
            <w:tcBorders>
              <w:top w:val="nil"/>
              <w:left w:val="nil"/>
              <w:bottom w:val="nil"/>
              <w:right w:val="nil"/>
            </w:tcBorders>
            <w:shd w:val="clear" w:color="auto" w:fill="EFEFEF"/>
          </w:tcPr>
          <w:p w:rsidR="0020037C" w:rsidRDefault="004474D3">
            <w:pPr>
              <w:pStyle w:val="TableParagraph"/>
              <w:spacing w:line="206" w:lineRule="exact"/>
              <w:ind w:right="50"/>
              <w:jc w:val="center"/>
              <w:rPr>
                <w:rFonts w:ascii="仿宋" w:eastAsia="仿宋" w:hAnsi="仿宋" w:cs="仿宋"/>
                <w:sz w:val="20"/>
                <w:szCs w:val="20"/>
              </w:rPr>
            </w:pPr>
            <w:r>
              <w:rPr>
                <w:rFonts w:ascii="仿宋" w:eastAsia="仿宋" w:hAnsi="仿宋" w:cs="仿宋"/>
                <w:sz w:val="20"/>
                <w:szCs w:val="20"/>
              </w:rPr>
              <w:t>*</w:t>
            </w:r>
          </w:p>
        </w:tc>
        <w:tc>
          <w:tcPr>
            <w:tcW w:w="2100" w:type="dxa"/>
            <w:gridSpan w:val="2"/>
            <w:tcBorders>
              <w:top w:val="nil"/>
              <w:left w:val="nil"/>
              <w:bottom w:val="nil"/>
              <w:right w:val="nil"/>
            </w:tcBorders>
            <w:shd w:val="clear" w:color="auto" w:fill="EFEFEF"/>
          </w:tcPr>
          <w:p w:rsidR="0020037C" w:rsidRDefault="004474D3">
            <w:pPr>
              <w:pStyle w:val="TableParagraph"/>
              <w:tabs>
                <w:tab w:val="left" w:pos="1899"/>
              </w:tabs>
              <w:spacing w:line="206" w:lineRule="exact"/>
              <w:ind w:left="900"/>
              <w:rPr>
                <w:rFonts w:ascii="仿宋" w:eastAsia="仿宋" w:hAnsi="仿宋" w:cs="仿宋"/>
                <w:sz w:val="20"/>
                <w:szCs w:val="20"/>
              </w:rPr>
            </w:pPr>
            <w:r>
              <w:rPr>
                <w:rFonts w:ascii="仿宋" w:eastAsia="仿宋" w:hAnsi="仿宋" w:cs="仿宋"/>
                <w:sz w:val="20"/>
                <w:szCs w:val="20"/>
              </w:rPr>
              <w:t>soft</w:t>
            </w:r>
            <w:r>
              <w:rPr>
                <w:rFonts w:ascii="仿宋" w:eastAsia="仿宋" w:hAnsi="仿宋" w:cs="仿宋"/>
                <w:sz w:val="20"/>
                <w:szCs w:val="20"/>
              </w:rPr>
              <w:tab/>
              <w:t>as</w:t>
            </w:r>
          </w:p>
        </w:tc>
        <w:tc>
          <w:tcPr>
            <w:tcW w:w="5589" w:type="dxa"/>
            <w:tcBorders>
              <w:top w:val="nil"/>
              <w:left w:val="nil"/>
              <w:bottom w:val="nil"/>
              <w:right w:val="nil"/>
            </w:tcBorders>
            <w:shd w:val="clear" w:color="auto" w:fill="EFEFEF"/>
          </w:tcPr>
          <w:p w:rsidR="0020037C" w:rsidRDefault="004474D3">
            <w:pPr>
              <w:pStyle w:val="TableParagraph"/>
              <w:spacing w:line="206" w:lineRule="exact"/>
              <w:ind w:left="900"/>
              <w:rPr>
                <w:rFonts w:ascii="仿宋" w:eastAsia="仿宋" w:hAnsi="仿宋" w:cs="仿宋"/>
                <w:sz w:val="20"/>
                <w:szCs w:val="20"/>
              </w:rPr>
            </w:pPr>
            <w:r>
              <w:rPr>
                <w:rFonts w:ascii="仿宋" w:eastAsia="仿宋" w:hAnsi="仿宋" w:cs="仿宋"/>
                <w:sz w:val="20"/>
                <w:szCs w:val="20"/>
              </w:rPr>
              <w:t>unlimited</w:t>
            </w:r>
          </w:p>
        </w:tc>
      </w:tr>
    </w:tbl>
    <w:p w:rsidR="0020037C" w:rsidRDefault="004474D3">
      <w:pPr>
        <w:pStyle w:val="BodyText"/>
        <w:spacing w:before="39"/>
        <w:ind w:left="1217"/>
      </w:pPr>
      <w:r>
        <w:rPr>
          <w:w w:val="95"/>
        </w:rPr>
        <w:t xml:space="preserve">2. </w:t>
      </w:r>
      <w:r>
        <w:rPr>
          <w:spacing w:val="31"/>
          <w:w w:val="95"/>
        </w:rPr>
        <w:t xml:space="preserve"> </w:t>
      </w:r>
      <w:r>
        <w:rPr>
          <w:w w:val="95"/>
        </w:rPr>
        <w:t xml:space="preserve">删除配置文件 </w:t>
      </w:r>
      <w:r>
        <w:rPr>
          <w:spacing w:val="32"/>
          <w:w w:val="95"/>
        </w:rPr>
        <w:t xml:space="preserve"> </w:t>
      </w:r>
      <w:r>
        <w:rPr>
          <w:w w:val="95"/>
        </w:rPr>
        <w:t>/etc/sysctl.conf中的如下配置参数</w:t>
      </w:r>
    </w:p>
    <w:p w:rsidR="0020037C" w:rsidRDefault="00B0609F">
      <w:pPr>
        <w:pStyle w:val="BodyText"/>
        <w:spacing w:before="8"/>
        <w:ind w:left="1217"/>
        <w:rPr>
          <w:rFonts w:ascii="仿宋" w:eastAsia="仿宋" w:hAnsi="仿宋" w:cs="仿宋"/>
        </w:rPr>
      </w:pPr>
      <w:r w:rsidRPr="00B0609F">
        <w:pict>
          <v:group id="_x0000_s3217" style="position:absolute;left:0;text-align:left;margin-left:95.85pt;margin-top:4.85pt;width:459.45pt;height:63.6pt;z-index:-251892224;mso-position-horizontal-relative:page" coordorigin="1917,97" coordsize="9189,1272">
            <v:shape id="_x0000_s3218" style="position:absolute;left:1917;top:97;width:9189;height:1272" coordorigin="1917,97" coordsize="9189,1272" path="m1917,97r9189,l11106,1369r-9189,l1917,97xe" fillcolor="#efefef" stroked="f">
              <v:path arrowok="t"/>
            </v:shape>
            <w10:wrap anchorx="page"/>
          </v:group>
        </w:pict>
      </w:r>
      <w:r w:rsidR="004474D3">
        <w:rPr>
          <w:rFonts w:ascii="仿宋" w:eastAsia="仿宋" w:hAnsi="仿宋" w:cs="仿宋"/>
        </w:rPr>
        <w:t>vm.swappiness = 0</w:t>
      </w:r>
    </w:p>
    <w:p w:rsidR="0020037C" w:rsidRDefault="004474D3">
      <w:pPr>
        <w:pStyle w:val="BodyText"/>
        <w:spacing w:line="212" w:lineRule="exact"/>
        <w:ind w:left="1217"/>
        <w:rPr>
          <w:rFonts w:ascii="仿宋" w:eastAsia="仿宋" w:hAnsi="仿宋" w:cs="仿宋"/>
        </w:rPr>
      </w:pPr>
      <w:r>
        <w:rPr>
          <w:rFonts w:ascii="仿宋" w:eastAsia="仿宋" w:hAnsi="仿宋" w:cs="仿宋"/>
        </w:rPr>
        <w:t>vm.dirty_ratio = 100</w:t>
      </w:r>
    </w:p>
    <w:p w:rsidR="0020037C" w:rsidRDefault="004474D3">
      <w:pPr>
        <w:pStyle w:val="BodyText"/>
        <w:spacing w:line="212" w:lineRule="exact"/>
        <w:ind w:left="1217"/>
        <w:rPr>
          <w:rFonts w:ascii="仿宋" w:eastAsia="仿宋" w:hAnsi="仿宋" w:cs="仿宋"/>
        </w:rPr>
      </w:pPr>
      <w:r>
        <w:rPr>
          <w:rFonts w:ascii="仿宋" w:eastAsia="仿宋" w:hAnsi="仿宋" w:cs="仿宋"/>
        </w:rPr>
        <w:t>vm.dirty_background_ratio = 10</w:t>
      </w:r>
    </w:p>
    <w:p w:rsidR="0020037C" w:rsidRDefault="004474D3">
      <w:pPr>
        <w:pStyle w:val="BodyText"/>
        <w:spacing w:line="212" w:lineRule="exact"/>
        <w:ind w:left="1217"/>
        <w:rPr>
          <w:rFonts w:ascii="仿宋" w:eastAsia="仿宋" w:hAnsi="仿宋" w:cs="仿宋"/>
        </w:rPr>
      </w:pPr>
      <w:r>
        <w:rPr>
          <w:rFonts w:ascii="仿宋" w:eastAsia="仿宋" w:hAnsi="仿宋" w:cs="仿宋"/>
        </w:rPr>
        <w:t>vm.dirty_expire_centisecs = 50000</w:t>
      </w:r>
    </w:p>
    <w:p w:rsidR="0020037C" w:rsidRDefault="004474D3">
      <w:pPr>
        <w:pStyle w:val="BodyText"/>
        <w:spacing w:line="212" w:lineRule="exact"/>
        <w:ind w:left="1217"/>
        <w:rPr>
          <w:rFonts w:ascii="仿宋" w:eastAsia="仿宋" w:hAnsi="仿宋" w:cs="仿宋"/>
        </w:rPr>
      </w:pPr>
      <w:r>
        <w:rPr>
          <w:rFonts w:ascii="仿宋" w:eastAsia="仿宋" w:hAnsi="仿宋" w:cs="仿宋"/>
        </w:rPr>
        <w:t>vm.vfs_cache_pressure = 200</w:t>
      </w:r>
    </w:p>
    <w:p w:rsidR="0020037C" w:rsidRDefault="004474D3">
      <w:pPr>
        <w:pStyle w:val="BodyText"/>
        <w:spacing w:line="212" w:lineRule="exact"/>
        <w:ind w:left="1217"/>
        <w:rPr>
          <w:rFonts w:ascii="仿宋" w:eastAsia="仿宋" w:hAnsi="仿宋" w:cs="仿宋"/>
        </w:rPr>
      </w:pPr>
      <w:r>
        <w:rPr>
          <w:rFonts w:ascii="仿宋" w:eastAsia="仿宋" w:hAnsi="仿宋" w:cs="仿宋"/>
        </w:rPr>
        <w:t>vm.min_free_kbytes = &lt;物理内存大小的</w:t>
      </w:r>
      <w:r w:rsidR="00212265">
        <w:rPr>
          <w:rFonts w:ascii="仿宋" w:eastAsia="仿宋" w:hAnsi="仿宋" w:cs="仿宋" w:hint="eastAsia"/>
          <w:lang w:eastAsia="zh-CN"/>
        </w:rPr>
        <w:t>8</w:t>
      </w:r>
      <w:r>
        <w:rPr>
          <w:rFonts w:ascii="仿宋" w:eastAsia="仿宋" w:hAnsi="仿宋" w:cs="仿宋"/>
        </w:rPr>
        <w:t>%，单位KB&gt;</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20037C">
      <w:pPr>
        <w:spacing w:line="200" w:lineRule="exact"/>
        <w:rPr>
          <w:sz w:val="20"/>
          <w:szCs w:val="20"/>
        </w:rPr>
      </w:pPr>
    </w:p>
    <w:p w:rsidR="0020037C" w:rsidRDefault="0020037C">
      <w:pPr>
        <w:spacing w:before="4" w:line="240" w:lineRule="exact"/>
        <w:rPr>
          <w:sz w:val="24"/>
          <w:szCs w:val="24"/>
        </w:rPr>
      </w:pPr>
    </w:p>
    <w:p w:rsidR="0020037C" w:rsidRDefault="00B0609F">
      <w:pPr>
        <w:pStyle w:val="Heading1"/>
        <w:spacing w:line="479" w:lineRule="exact"/>
        <w:ind w:left="113"/>
        <w:rPr>
          <w:lang w:eastAsia="zh-CN"/>
        </w:rPr>
      </w:pPr>
      <w:r>
        <w:pict>
          <v:group id="_x0000_s3215" style="position:absolute;left:0;text-align:left;margin-left:56.7pt;margin-top:25.15pt;width:498.6pt;height:.1pt;z-index:-251891200;mso-position-horizontal-relative:page" coordorigin="1134,503" coordsize="9972,2">
            <v:shape id="_x0000_s3216" style="position:absolute;left:1134;top:503;width:9972;height:2" coordorigin="1134,503" coordsize="9972,0" path="m1134,503r9972,e" filled="f" strokeweight="3pt">
              <v:path arrowok="t"/>
            </v:shape>
            <w10:wrap anchorx="page"/>
          </v:group>
        </w:pict>
      </w:r>
      <w:bookmarkStart w:id="115" w:name="_bookmark49"/>
      <w:bookmarkEnd w:id="115"/>
      <w:r w:rsidR="004474D3">
        <w:rPr>
          <w:lang w:eastAsia="zh-CN"/>
        </w:rPr>
        <w:t>数据库管理</w:t>
      </w:r>
    </w:p>
    <w:p w:rsidR="0020037C" w:rsidRDefault="0020037C">
      <w:pPr>
        <w:spacing w:before="10" w:line="260" w:lineRule="exact"/>
        <w:rPr>
          <w:sz w:val="26"/>
          <w:szCs w:val="26"/>
          <w:lang w:eastAsia="zh-CN"/>
        </w:rPr>
      </w:pPr>
    </w:p>
    <w:p w:rsidR="0020037C" w:rsidRDefault="004474D3">
      <w:pPr>
        <w:pStyle w:val="BodyText"/>
        <w:ind w:left="613"/>
        <w:rPr>
          <w:lang w:eastAsia="zh-CN"/>
        </w:rPr>
      </w:pPr>
      <w:r>
        <w:rPr>
          <w:lang w:eastAsia="zh-CN"/>
        </w:rPr>
        <w:t>数据库管理相关内容</w:t>
      </w:r>
    </w:p>
    <w:p w:rsidR="0020037C" w:rsidRDefault="0020037C">
      <w:pPr>
        <w:spacing w:line="200" w:lineRule="exact"/>
        <w:rPr>
          <w:sz w:val="20"/>
          <w:szCs w:val="20"/>
          <w:lang w:eastAsia="zh-CN"/>
        </w:rPr>
      </w:pPr>
    </w:p>
    <w:p w:rsidR="0020037C" w:rsidRDefault="0020037C">
      <w:pPr>
        <w:spacing w:before="15" w:line="200" w:lineRule="exact"/>
        <w:rPr>
          <w:sz w:val="20"/>
          <w:szCs w:val="20"/>
          <w:lang w:eastAsia="zh-CN"/>
        </w:rPr>
      </w:pPr>
    </w:p>
    <w:p w:rsidR="0020037C" w:rsidRDefault="004474D3">
      <w:pPr>
        <w:pStyle w:val="Heading2"/>
        <w:spacing w:line="394" w:lineRule="exact"/>
        <w:ind w:left="113"/>
        <w:rPr>
          <w:lang w:eastAsia="zh-CN"/>
        </w:rPr>
      </w:pPr>
      <w:bookmarkStart w:id="116" w:name="数据库管理"/>
      <w:bookmarkStart w:id="117" w:name="_bookmark50"/>
      <w:bookmarkEnd w:id="116"/>
      <w:bookmarkEnd w:id="117"/>
      <w:r>
        <w:rPr>
          <w:lang w:eastAsia="zh-CN"/>
        </w:rPr>
        <w:t>数据库管理</w:t>
      </w:r>
      <w:ins w:id="118" w:author="qiushanggao" w:date="2013-11-06T17:52:00Z">
        <w:r w:rsidR="00F4593E">
          <w:rPr>
            <w:rFonts w:asciiTheme="minorEastAsia" w:eastAsiaTheme="minorEastAsia" w:hAnsiTheme="minorEastAsia" w:hint="eastAsia"/>
            <w:lang w:eastAsia="zh-CN"/>
          </w:rPr>
          <w:t>(何嘉文</w:t>
        </w:r>
      </w:ins>
      <w:ins w:id="119" w:author="qiushanggao" w:date="2013-11-06T16:02:00Z">
        <w:r w:rsidR="00331040">
          <w:rPr>
            <w:rFonts w:asciiTheme="minorEastAsia" w:eastAsiaTheme="minorEastAsia" w:hAnsiTheme="minorEastAsia" w:hint="eastAsia"/>
            <w:lang w:eastAsia="zh-CN"/>
          </w:rPr>
          <w:t>)</w:t>
        </w:r>
      </w:ins>
    </w:p>
    <w:p w:rsidR="0020037C" w:rsidRDefault="00B0609F">
      <w:pPr>
        <w:pStyle w:val="BodyText"/>
        <w:spacing w:before="42"/>
        <w:ind w:left="613"/>
        <w:rPr>
          <w:lang w:eastAsia="zh-CN"/>
        </w:rPr>
      </w:pPr>
      <w:r>
        <w:pict>
          <v:group id="_x0000_s3213" style="position:absolute;left:0;text-align:left;margin-left:56.7pt;margin-top:1.65pt;width:498.6pt;height:.1pt;z-index:-251890176;mso-position-horizontal-relative:page" coordorigin="1134,33" coordsize="9972,2">
            <v:shape id="_x0000_s3214" style="position:absolute;left:1134;top:33;width:9972;height:2" coordorigin="1134,33" coordsize="9972,0" path="m1134,33r9972,e" filled="f" strokeweight="1pt">
              <v:path arrowok="t"/>
            </v:shape>
            <w10:wrap anchorx="page"/>
          </v:group>
        </w:pict>
      </w:r>
      <w:r w:rsidR="004474D3">
        <w:rPr>
          <w:lang w:eastAsia="zh-CN"/>
        </w:rPr>
        <w:t>此部分提供有关基本管理任务</w:t>
      </w:r>
    </w:p>
    <w:p w:rsidR="0020037C" w:rsidRDefault="0020037C">
      <w:pPr>
        <w:spacing w:before="2" w:line="110" w:lineRule="exact"/>
        <w:rPr>
          <w:sz w:val="11"/>
          <w:szCs w:val="11"/>
          <w:lang w:eastAsia="zh-CN"/>
        </w:rPr>
      </w:pPr>
    </w:p>
    <w:p w:rsidR="0020037C" w:rsidRDefault="004474D3">
      <w:pPr>
        <w:pStyle w:val="Heading3"/>
        <w:ind w:left="113"/>
      </w:pPr>
      <w:bookmarkStart w:id="120" w:name="数据库配置"/>
      <w:bookmarkStart w:id="121" w:name="_bookmark51"/>
      <w:bookmarkEnd w:id="120"/>
      <w:bookmarkEnd w:id="121"/>
      <w:r>
        <w:t>数据库配置</w:t>
      </w:r>
    </w:p>
    <w:p w:rsidR="0020037C" w:rsidRDefault="0020037C">
      <w:pPr>
        <w:spacing w:before="9" w:line="190" w:lineRule="exact"/>
        <w:rPr>
          <w:sz w:val="19"/>
          <w:szCs w:val="19"/>
        </w:rPr>
      </w:pPr>
    </w:p>
    <w:p w:rsidR="0020037C" w:rsidRDefault="004474D3">
      <w:pPr>
        <w:pStyle w:val="BodyText"/>
        <w:ind w:left="613"/>
      </w:pPr>
      <w:r>
        <w:t>参数说明</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636"/>
        <w:gridCol w:w="3100"/>
        <w:gridCol w:w="2363"/>
        <w:gridCol w:w="2373"/>
      </w:tblGrid>
      <w:tr w:rsidR="0020037C">
        <w:trPr>
          <w:trHeight w:hRule="exact" w:val="305"/>
        </w:trPr>
        <w:tc>
          <w:tcPr>
            <w:tcW w:w="1636"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10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缩写</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说明</w:t>
            </w:r>
          </w:p>
        </w:tc>
      </w:tr>
      <w:tr w:rsidR="0020037C">
        <w:trPr>
          <w:trHeight w:hRule="exact" w:val="300"/>
        </w:trPr>
        <w:tc>
          <w:tcPr>
            <w:tcW w:w="1636"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--help</w:t>
            </w:r>
          </w:p>
        </w:tc>
        <w:tc>
          <w:tcPr>
            <w:tcW w:w="310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-h</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打印帮助</w:t>
            </w:r>
          </w:p>
        </w:tc>
      </w:tr>
      <w:tr w:rsidR="0020037C">
        <w:trPr>
          <w:trHeight w:hRule="exact" w:val="260"/>
        </w:trPr>
        <w:tc>
          <w:tcPr>
            <w:tcW w:w="1636"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--confpath</w:t>
            </w:r>
          </w:p>
        </w:tc>
        <w:tc>
          <w:tcPr>
            <w:tcW w:w="3100" w:type="dxa"/>
            <w:tcBorders>
              <w:top w:val="single" w:sz="8" w:space="0" w:color="000000"/>
              <w:left w:val="nil"/>
              <w:bottom w:val="nil"/>
              <w:right w:val="single" w:sz="8" w:space="0" w:color="000000"/>
            </w:tcBorders>
          </w:tcPr>
          <w:p w:rsidR="0020037C" w:rsidRDefault="004474D3">
            <w:pPr>
              <w:pStyle w:val="TableParagraph"/>
              <w:spacing w:line="207"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-c</w:t>
            </w:r>
          </w:p>
        </w:tc>
        <w:tc>
          <w:tcPr>
            <w:tcW w:w="2363"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1.指定配置文件路径</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(不包含文</w:t>
            </w:r>
          </w:p>
        </w:tc>
      </w:tr>
      <w:tr w:rsidR="0020037C">
        <w:trPr>
          <w:trHeight w:hRule="exact" w:val="240"/>
        </w:trPr>
        <w:tc>
          <w:tcPr>
            <w:tcW w:w="1636" w:type="dxa"/>
            <w:tcBorders>
              <w:top w:val="nil"/>
              <w:left w:val="single" w:sz="8" w:space="0" w:color="000000"/>
              <w:bottom w:val="nil"/>
              <w:right w:val="nil"/>
            </w:tcBorders>
          </w:tcPr>
          <w:p w:rsidR="0020037C" w:rsidRDefault="0020037C">
            <w:pPr>
              <w:rPr>
                <w:lang w:eastAsia="zh-CN"/>
              </w:rPr>
            </w:pPr>
          </w:p>
        </w:tc>
        <w:tc>
          <w:tcPr>
            <w:tcW w:w="3100" w:type="dxa"/>
            <w:tcBorders>
              <w:top w:val="nil"/>
              <w:left w:val="nil"/>
              <w:bottom w:val="nil"/>
              <w:right w:val="single" w:sz="8" w:space="0" w:color="000000"/>
            </w:tcBorders>
          </w:tcPr>
          <w:p w:rsidR="0020037C" w:rsidRDefault="0020037C">
            <w:pPr>
              <w:rPr>
                <w:lang w:eastAsia="zh-CN"/>
              </w:rPr>
            </w:pPr>
          </w:p>
        </w:tc>
        <w:tc>
          <w:tcPr>
            <w:tcW w:w="2363" w:type="dxa"/>
            <w:tcBorders>
              <w:top w:val="nil"/>
              <w:left w:val="single" w:sz="8" w:space="0" w:color="000000"/>
              <w:bottom w:val="nil"/>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件名)，系统会在confpath下寻</w:t>
            </w:r>
          </w:p>
        </w:tc>
      </w:tr>
      <w:tr w:rsidR="0020037C">
        <w:trPr>
          <w:trHeight w:hRule="exact" w:val="282"/>
        </w:trPr>
        <w:tc>
          <w:tcPr>
            <w:tcW w:w="1636" w:type="dxa"/>
            <w:tcBorders>
              <w:top w:val="nil"/>
              <w:left w:val="single" w:sz="8" w:space="0" w:color="000000"/>
              <w:bottom w:val="nil"/>
              <w:right w:val="nil"/>
            </w:tcBorders>
          </w:tcPr>
          <w:p w:rsidR="0020037C" w:rsidRDefault="0020037C">
            <w:pPr>
              <w:rPr>
                <w:lang w:eastAsia="zh-CN"/>
              </w:rPr>
            </w:pPr>
          </w:p>
        </w:tc>
        <w:tc>
          <w:tcPr>
            <w:tcW w:w="3100" w:type="dxa"/>
            <w:tcBorders>
              <w:top w:val="nil"/>
              <w:left w:val="nil"/>
              <w:bottom w:val="nil"/>
              <w:right w:val="single" w:sz="8" w:space="0" w:color="000000"/>
            </w:tcBorders>
          </w:tcPr>
          <w:p w:rsidR="0020037C" w:rsidRDefault="0020037C">
            <w:pPr>
              <w:rPr>
                <w:lang w:eastAsia="zh-CN"/>
              </w:rPr>
            </w:pPr>
          </w:p>
        </w:tc>
        <w:tc>
          <w:tcPr>
            <w:tcW w:w="2363" w:type="dxa"/>
            <w:tcBorders>
              <w:top w:val="nil"/>
              <w:left w:val="single" w:sz="8" w:space="0" w:color="000000"/>
              <w:bottom w:val="nil"/>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找sdb.conf。</w:t>
            </w:r>
          </w:p>
        </w:tc>
      </w:tr>
      <w:tr w:rsidR="0020037C">
        <w:trPr>
          <w:trHeight w:hRule="exact" w:val="282"/>
        </w:trPr>
        <w:tc>
          <w:tcPr>
            <w:tcW w:w="1636" w:type="dxa"/>
            <w:tcBorders>
              <w:top w:val="nil"/>
              <w:left w:val="single" w:sz="8" w:space="0" w:color="000000"/>
              <w:bottom w:val="nil"/>
              <w:right w:val="nil"/>
            </w:tcBorders>
          </w:tcPr>
          <w:p w:rsidR="0020037C" w:rsidRDefault="0020037C"/>
        </w:tc>
        <w:tc>
          <w:tcPr>
            <w:tcW w:w="3100" w:type="dxa"/>
            <w:tcBorders>
              <w:top w:val="nil"/>
              <w:left w:val="nil"/>
              <w:bottom w:val="nil"/>
              <w:right w:val="single" w:sz="8" w:space="0" w:color="000000"/>
            </w:tcBorders>
          </w:tcPr>
          <w:p w:rsidR="0020037C" w:rsidRDefault="0020037C"/>
        </w:tc>
        <w:tc>
          <w:tcPr>
            <w:tcW w:w="2363" w:type="dxa"/>
            <w:tcBorders>
              <w:top w:val="nil"/>
              <w:left w:val="single" w:sz="8" w:space="0" w:color="000000"/>
              <w:bottom w:val="nil"/>
              <w:right w:val="single" w:sz="8" w:space="0" w:color="000000"/>
            </w:tcBorders>
          </w:tcPr>
          <w:p w:rsidR="0020037C" w:rsidRDefault="0020037C"/>
        </w:tc>
        <w:tc>
          <w:tcPr>
            <w:tcW w:w="2373"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2.</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sdb.conf</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中填入需要的配置项，配</w:t>
            </w:r>
          </w:p>
        </w:tc>
      </w:tr>
      <w:tr w:rsidR="0020037C">
        <w:trPr>
          <w:trHeight w:hRule="exact" w:val="240"/>
        </w:trPr>
        <w:tc>
          <w:tcPr>
            <w:tcW w:w="1636" w:type="dxa"/>
            <w:tcBorders>
              <w:top w:val="nil"/>
              <w:left w:val="single" w:sz="8" w:space="0" w:color="000000"/>
              <w:bottom w:val="nil"/>
              <w:right w:val="nil"/>
            </w:tcBorders>
          </w:tcPr>
          <w:p w:rsidR="0020037C" w:rsidRDefault="0020037C"/>
        </w:tc>
        <w:tc>
          <w:tcPr>
            <w:tcW w:w="3100" w:type="dxa"/>
            <w:tcBorders>
              <w:top w:val="nil"/>
              <w:left w:val="nil"/>
              <w:bottom w:val="nil"/>
              <w:right w:val="single" w:sz="8" w:space="0" w:color="000000"/>
            </w:tcBorders>
          </w:tcPr>
          <w:p w:rsidR="0020037C" w:rsidRDefault="0020037C"/>
        </w:tc>
        <w:tc>
          <w:tcPr>
            <w:tcW w:w="2363" w:type="dxa"/>
            <w:tcBorders>
              <w:top w:val="nil"/>
              <w:left w:val="single" w:sz="8" w:space="0" w:color="000000"/>
              <w:bottom w:val="nil"/>
              <w:right w:val="single" w:sz="8" w:space="0" w:color="000000"/>
            </w:tcBorders>
          </w:tcPr>
          <w:p w:rsidR="0020037C" w:rsidRDefault="0020037C"/>
        </w:tc>
        <w:tc>
          <w:tcPr>
            <w:tcW w:w="2373"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lang w:eastAsia="zh-CN"/>
              </w:rPr>
              <w:t>制方法为</w:t>
            </w:r>
            <w:r>
              <w:rPr>
                <w:rFonts w:ascii="Microsoft JhengHei" w:eastAsia="Microsoft JhengHei" w:hAnsi="Microsoft JhengHei" w:cs="Microsoft JhengHei"/>
                <w:spacing w:val="-5"/>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参数名</w:t>
            </w:r>
            <w:r>
              <w:rPr>
                <w:rFonts w:ascii="Microsoft JhengHei" w:eastAsia="Microsoft JhengHei" w:hAnsi="Microsoft JhengHei" w:cs="Microsoft JhengHei"/>
                <w:spacing w:val="-5"/>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参数值。</w:t>
            </w:r>
            <w:r>
              <w:rPr>
                <w:rFonts w:ascii="Microsoft JhengHei" w:eastAsia="Microsoft JhengHei" w:hAnsi="Microsoft JhengHei" w:cs="Microsoft JhengHei"/>
                <w:sz w:val="14"/>
                <w:szCs w:val="14"/>
              </w:rPr>
              <w:t>如</w:t>
            </w:r>
          </w:p>
        </w:tc>
      </w:tr>
      <w:tr w:rsidR="0020037C">
        <w:trPr>
          <w:trHeight w:hRule="exact" w:val="282"/>
        </w:trPr>
        <w:tc>
          <w:tcPr>
            <w:tcW w:w="1636" w:type="dxa"/>
            <w:tcBorders>
              <w:top w:val="nil"/>
              <w:left w:val="single" w:sz="8" w:space="0" w:color="000000"/>
              <w:bottom w:val="nil"/>
              <w:right w:val="nil"/>
            </w:tcBorders>
          </w:tcPr>
          <w:p w:rsidR="0020037C" w:rsidRDefault="0020037C"/>
        </w:tc>
        <w:tc>
          <w:tcPr>
            <w:tcW w:w="3100" w:type="dxa"/>
            <w:tcBorders>
              <w:top w:val="nil"/>
              <w:left w:val="nil"/>
              <w:bottom w:val="nil"/>
              <w:right w:val="single" w:sz="8" w:space="0" w:color="000000"/>
            </w:tcBorders>
          </w:tcPr>
          <w:p w:rsidR="0020037C" w:rsidRDefault="0020037C"/>
        </w:tc>
        <w:tc>
          <w:tcPr>
            <w:tcW w:w="2363" w:type="dxa"/>
            <w:tcBorders>
              <w:top w:val="nil"/>
              <w:left w:val="single" w:sz="8" w:space="0" w:color="000000"/>
              <w:bottom w:val="nil"/>
              <w:right w:val="single" w:sz="8" w:space="0" w:color="000000"/>
            </w:tcBorders>
          </w:tcPr>
          <w:p w:rsidR="0020037C" w:rsidRDefault="0020037C"/>
        </w:tc>
        <w:tc>
          <w:tcPr>
            <w:tcW w:w="2373" w:type="dxa"/>
            <w:tcBorders>
              <w:top w:val="nil"/>
              <w:left w:val="single" w:sz="8" w:space="0" w:color="000000"/>
              <w:bottom w:val="nil"/>
              <w:right w:val="single" w:sz="8" w:space="0" w:color="000000"/>
            </w:tcBorders>
          </w:tcPr>
          <w:p w:rsidR="0020037C" w:rsidRPr="00112659" w:rsidRDefault="004474D3">
            <w:pPr>
              <w:pStyle w:val="TableParagraph"/>
              <w:spacing w:line="197" w:lineRule="exact"/>
              <w:ind w:left="45"/>
              <w:rPr>
                <w:rFonts w:ascii="Microsoft JhengHei" w:hAnsi="Microsoft JhengHei" w:cs="Microsoft JhengHei"/>
                <w:sz w:val="14"/>
                <w:szCs w:val="14"/>
                <w:lang w:eastAsia="zh-CN"/>
              </w:rPr>
            </w:pPr>
            <w:r>
              <w:rPr>
                <w:rFonts w:ascii="Microsoft JhengHei" w:eastAsia="Microsoft JhengHei" w:hAnsi="Microsoft JhengHei" w:cs="Microsoft JhengHei"/>
                <w:w w:val="95"/>
                <w:sz w:val="14"/>
                <w:szCs w:val="14"/>
              </w:rPr>
              <w:t>svcname=</w:t>
            </w:r>
            <w:r w:rsidR="00E31DCB" w:rsidRPr="00E31DCB">
              <w:rPr>
                <w:rFonts w:ascii="Microsoft JhengHei" w:eastAsia="Microsoft JhengHei" w:hAnsi="Microsoft JhengHei" w:cs="Microsoft JhengHei"/>
                <w:w w:val="95"/>
                <w:sz w:val="14"/>
                <w:szCs w:val="14"/>
              </w:rPr>
              <w:t>11810</w:t>
            </w:r>
          </w:p>
        </w:tc>
      </w:tr>
      <w:tr w:rsidR="0020037C">
        <w:trPr>
          <w:trHeight w:hRule="exact" w:val="324"/>
        </w:trPr>
        <w:tc>
          <w:tcPr>
            <w:tcW w:w="1636" w:type="dxa"/>
            <w:tcBorders>
              <w:top w:val="nil"/>
              <w:left w:val="single" w:sz="8" w:space="0" w:color="000000"/>
              <w:bottom w:val="nil"/>
              <w:right w:val="nil"/>
            </w:tcBorders>
          </w:tcPr>
          <w:p w:rsidR="0020037C" w:rsidRDefault="0020037C"/>
        </w:tc>
        <w:tc>
          <w:tcPr>
            <w:tcW w:w="3100" w:type="dxa"/>
            <w:tcBorders>
              <w:top w:val="nil"/>
              <w:left w:val="nil"/>
              <w:bottom w:val="nil"/>
              <w:right w:val="single" w:sz="8" w:space="0" w:color="000000"/>
            </w:tcBorders>
          </w:tcPr>
          <w:p w:rsidR="0020037C" w:rsidRDefault="0020037C"/>
        </w:tc>
        <w:tc>
          <w:tcPr>
            <w:tcW w:w="2363" w:type="dxa"/>
            <w:tcBorders>
              <w:top w:val="nil"/>
              <w:left w:val="single" w:sz="8" w:space="0" w:color="000000"/>
              <w:bottom w:val="nil"/>
              <w:right w:val="single" w:sz="8" w:space="0" w:color="000000"/>
            </w:tcBorders>
          </w:tcPr>
          <w:p w:rsidR="0020037C" w:rsidRDefault="0020037C"/>
        </w:tc>
        <w:tc>
          <w:tcPr>
            <w:tcW w:w="2373"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diaglevel=3</w:t>
            </w:r>
          </w:p>
        </w:tc>
      </w:tr>
      <w:tr w:rsidR="0020037C">
        <w:trPr>
          <w:trHeight w:hRule="exact" w:val="282"/>
        </w:trPr>
        <w:tc>
          <w:tcPr>
            <w:tcW w:w="1636" w:type="dxa"/>
            <w:tcBorders>
              <w:top w:val="nil"/>
              <w:left w:val="single" w:sz="8" w:space="0" w:color="000000"/>
              <w:bottom w:val="nil"/>
              <w:right w:val="nil"/>
            </w:tcBorders>
          </w:tcPr>
          <w:p w:rsidR="0020037C" w:rsidRDefault="0020037C"/>
        </w:tc>
        <w:tc>
          <w:tcPr>
            <w:tcW w:w="3100" w:type="dxa"/>
            <w:tcBorders>
              <w:top w:val="nil"/>
              <w:left w:val="nil"/>
              <w:bottom w:val="nil"/>
              <w:right w:val="single" w:sz="8" w:space="0" w:color="000000"/>
            </w:tcBorders>
          </w:tcPr>
          <w:p w:rsidR="0020037C" w:rsidRDefault="0020037C"/>
        </w:tc>
        <w:tc>
          <w:tcPr>
            <w:tcW w:w="2363" w:type="dxa"/>
            <w:tcBorders>
              <w:top w:val="nil"/>
              <w:left w:val="single" w:sz="8" w:space="0" w:color="000000"/>
              <w:bottom w:val="nil"/>
              <w:right w:val="single" w:sz="8" w:space="0" w:color="000000"/>
            </w:tcBorders>
          </w:tcPr>
          <w:p w:rsidR="0020037C" w:rsidRDefault="0020037C"/>
        </w:tc>
        <w:tc>
          <w:tcPr>
            <w:tcW w:w="2373"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3.</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如果不指定此参数，系统默认在当</w:t>
            </w:r>
          </w:p>
        </w:tc>
      </w:tr>
      <w:tr w:rsidR="0020037C">
        <w:trPr>
          <w:trHeight w:hRule="exact" w:val="282"/>
        </w:trPr>
        <w:tc>
          <w:tcPr>
            <w:tcW w:w="1636" w:type="dxa"/>
            <w:tcBorders>
              <w:top w:val="nil"/>
              <w:left w:val="single" w:sz="8" w:space="0" w:color="000000"/>
              <w:bottom w:val="nil"/>
              <w:right w:val="nil"/>
            </w:tcBorders>
          </w:tcPr>
          <w:p w:rsidR="0020037C" w:rsidRDefault="0020037C">
            <w:pPr>
              <w:rPr>
                <w:lang w:eastAsia="zh-CN"/>
              </w:rPr>
            </w:pPr>
          </w:p>
        </w:tc>
        <w:tc>
          <w:tcPr>
            <w:tcW w:w="3100" w:type="dxa"/>
            <w:tcBorders>
              <w:top w:val="nil"/>
              <w:left w:val="nil"/>
              <w:bottom w:val="nil"/>
              <w:right w:val="single" w:sz="8" w:space="0" w:color="000000"/>
            </w:tcBorders>
          </w:tcPr>
          <w:p w:rsidR="0020037C" w:rsidRDefault="0020037C">
            <w:pPr>
              <w:rPr>
                <w:lang w:eastAsia="zh-CN"/>
              </w:rPr>
            </w:pPr>
          </w:p>
        </w:tc>
        <w:tc>
          <w:tcPr>
            <w:tcW w:w="2363" w:type="dxa"/>
            <w:tcBorders>
              <w:top w:val="nil"/>
              <w:left w:val="single" w:sz="8" w:space="0" w:color="000000"/>
              <w:bottom w:val="nil"/>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前路径寻找sdb.conf。</w:t>
            </w:r>
          </w:p>
        </w:tc>
      </w:tr>
      <w:tr w:rsidR="0020037C">
        <w:trPr>
          <w:trHeight w:hRule="exact" w:val="332"/>
        </w:trPr>
        <w:tc>
          <w:tcPr>
            <w:tcW w:w="1636" w:type="dxa"/>
            <w:tcBorders>
              <w:top w:val="nil"/>
              <w:left w:val="single" w:sz="8" w:space="0" w:color="000000"/>
              <w:bottom w:val="nil"/>
              <w:right w:val="nil"/>
            </w:tcBorders>
          </w:tcPr>
          <w:p w:rsidR="0020037C" w:rsidRDefault="0020037C">
            <w:pPr>
              <w:rPr>
                <w:lang w:eastAsia="zh-CN"/>
              </w:rPr>
            </w:pPr>
          </w:p>
        </w:tc>
        <w:tc>
          <w:tcPr>
            <w:tcW w:w="3100" w:type="dxa"/>
            <w:tcBorders>
              <w:top w:val="nil"/>
              <w:left w:val="nil"/>
              <w:bottom w:val="nil"/>
              <w:right w:val="single" w:sz="8" w:space="0" w:color="000000"/>
            </w:tcBorders>
          </w:tcPr>
          <w:p w:rsidR="0020037C" w:rsidRDefault="0020037C">
            <w:pPr>
              <w:rPr>
                <w:lang w:eastAsia="zh-CN"/>
              </w:rPr>
            </w:pPr>
          </w:p>
        </w:tc>
        <w:tc>
          <w:tcPr>
            <w:tcW w:w="2363" w:type="dxa"/>
            <w:tcBorders>
              <w:top w:val="nil"/>
              <w:left w:val="single" w:sz="8" w:space="0" w:color="000000"/>
              <w:bottom w:val="nil"/>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4. </w:t>
            </w:r>
            <w:r>
              <w:rPr>
                <w:rFonts w:ascii="Microsoft JhengHei" w:eastAsia="Microsoft JhengHei" w:hAnsi="Microsoft JhengHei" w:cs="Microsoft JhengHei"/>
                <w:spacing w:val="18"/>
                <w:w w:val="95"/>
                <w:sz w:val="14"/>
                <w:szCs w:val="14"/>
              </w:rPr>
              <w:t xml:space="preserve"> </w:t>
            </w:r>
            <w:r>
              <w:rPr>
                <w:rFonts w:ascii="Microsoft JhengHei" w:eastAsia="Microsoft JhengHei" w:hAnsi="Microsoft JhengHei" w:cs="Microsoft JhengHei"/>
                <w:w w:val="95"/>
                <w:sz w:val="14"/>
                <w:szCs w:val="14"/>
              </w:rPr>
              <w:t>sdb.conf可以不存在。</w:t>
            </w:r>
          </w:p>
        </w:tc>
      </w:tr>
      <w:tr w:rsidR="0020037C">
        <w:trPr>
          <w:trHeight w:hRule="exact" w:val="290"/>
        </w:trPr>
        <w:tc>
          <w:tcPr>
            <w:tcW w:w="1636" w:type="dxa"/>
            <w:vMerge w:val="restart"/>
            <w:tcBorders>
              <w:top w:val="nil"/>
              <w:left w:val="single" w:sz="8" w:space="0" w:color="000000"/>
              <w:right w:val="nil"/>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--logpath</w:t>
            </w:r>
          </w:p>
        </w:tc>
        <w:tc>
          <w:tcPr>
            <w:tcW w:w="3100" w:type="dxa"/>
            <w:vMerge w:val="restart"/>
            <w:tcBorders>
              <w:top w:val="nil"/>
              <w:left w:val="nil"/>
              <w:right w:val="single" w:sz="8" w:space="0" w:color="000000"/>
            </w:tcBorders>
          </w:tcPr>
          <w:p w:rsidR="0020037C" w:rsidRDefault="004474D3">
            <w:pPr>
              <w:pStyle w:val="TableParagraph"/>
              <w:spacing w:before="6"/>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-l</w:t>
            </w:r>
          </w:p>
        </w:tc>
        <w:tc>
          <w:tcPr>
            <w:tcW w:w="2363" w:type="dxa"/>
            <w:vMerge w:val="restart"/>
            <w:tcBorders>
              <w:top w:val="nil"/>
              <w:left w:val="single" w:sz="8" w:space="0" w:color="000000"/>
              <w:right w:val="single" w:sz="8" w:space="0" w:color="000000"/>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nil"/>
              <w:left w:val="single" w:sz="8" w:space="0" w:color="000000"/>
              <w:bottom w:val="nil"/>
              <w:right w:val="single" w:sz="8" w:space="0" w:color="000000"/>
            </w:tcBorders>
          </w:tcPr>
          <w:p w:rsidR="0020037C" w:rsidRDefault="004474D3">
            <w:pPr>
              <w:pStyle w:val="TableParagraph"/>
              <w:spacing w:before="6"/>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副本节点在进行数据同步时会生成</w:t>
            </w:r>
          </w:p>
        </w:tc>
      </w:tr>
      <w:tr w:rsidR="0020037C">
        <w:trPr>
          <w:trHeight w:hRule="exact" w:val="240"/>
        </w:trPr>
        <w:tc>
          <w:tcPr>
            <w:tcW w:w="1636" w:type="dxa"/>
            <w:vMerge/>
            <w:tcBorders>
              <w:left w:val="single" w:sz="8" w:space="0" w:color="000000"/>
              <w:right w:val="nil"/>
            </w:tcBorders>
          </w:tcPr>
          <w:p w:rsidR="0020037C" w:rsidRDefault="0020037C">
            <w:pPr>
              <w:rPr>
                <w:lang w:eastAsia="zh-CN"/>
              </w:rPr>
            </w:pPr>
          </w:p>
        </w:tc>
        <w:tc>
          <w:tcPr>
            <w:tcW w:w="3100" w:type="dxa"/>
            <w:vMerge/>
            <w:tcBorders>
              <w:left w:val="nil"/>
              <w:right w:val="single" w:sz="8" w:space="0" w:color="000000"/>
            </w:tcBorders>
          </w:tcPr>
          <w:p w:rsidR="0020037C" w:rsidRDefault="0020037C">
            <w:pPr>
              <w:rPr>
                <w:lang w:eastAsia="zh-CN"/>
              </w:rPr>
            </w:pPr>
          </w:p>
        </w:tc>
        <w:tc>
          <w:tcPr>
            <w:tcW w:w="2363" w:type="dxa"/>
            <w:vMerge/>
            <w:tcBorders>
              <w:left w:val="single" w:sz="8" w:space="0" w:color="000000"/>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同步日志。此参数用来指定同步日志</w:t>
            </w:r>
          </w:p>
        </w:tc>
      </w:tr>
      <w:tr w:rsidR="0020037C">
        <w:trPr>
          <w:trHeight w:hRule="exact" w:val="282"/>
        </w:trPr>
        <w:tc>
          <w:tcPr>
            <w:tcW w:w="1636" w:type="dxa"/>
            <w:vMerge/>
            <w:tcBorders>
              <w:left w:val="single" w:sz="8" w:space="0" w:color="000000"/>
              <w:right w:val="nil"/>
            </w:tcBorders>
          </w:tcPr>
          <w:p w:rsidR="0020037C" w:rsidRDefault="0020037C">
            <w:pPr>
              <w:rPr>
                <w:lang w:eastAsia="zh-CN"/>
              </w:rPr>
            </w:pPr>
          </w:p>
        </w:tc>
        <w:tc>
          <w:tcPr>
            <w:tcW w:w="3100" w:type="dxa"/>
            <w:vMerge/>
            <w:tcBorders>
              <w:left w:val="nil"/>
              <w:right w:val="single" w:sz="8" w:space="0" w:color="000000"/>
            </w:tcBorders>
          </w:tcPr>
          <w:p w:rsidR="0020037C" w:rsidRDefault="0020037C">
            <w:pPr>
              <w:rPr>
                <w:lang w:eastAsia="zh-CN"/>
              </w:rPr>
            </w:pPr>
          </w:p>
        </w:tc>
        <w:tc>
          <w:tcPr>
            <w:tcW w:w="2363" w:type="dxa"/>
            <w:vMerge/>
            <w:tcBorders>
              <w:left w:val="single" w:sz="8" w:space="0" w:color="000000"/>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的路径。</w:t>
            </w:r>
          </w:p>
        </w:tc>
      </w:tr>
      <w:tr w:rsidR="0020037C">
        <w:trPr>
          <w:trHeight w:hRule="exact" w:val="282"/>
        </w:trPr>
        <w:tc>
          <w:tcPr>
            <w:tcW w:w="1636" w:type="dxa"/>
            <w:vMerge/>
            <w:tcBorders>
              <w:left w:val="single" w:sz="8" w:space="0" w:color="000000"/>
              <w:right w:val="nil"/>
            </w:tcBorders>
          </w:tcPr>
          <w:p w:rsidR="0020037C" w:rsidRDefault="0020037C"/>
        </w:tc>
        <w:tc>
          <w:tcPr>
            <w:tcW w:w="3100" w:type="dxa"/>
            <w:vMerge/>
            <w:tcBorders>
              <w:left w:val="nil"/>
              <w:right w:val="single" w:sz="8" w:space="0" w:color="000000"/>
            </w:tcBorders>
          </w:tcPr>
          <w:p w:rsidR="0020037C" w:rsidRDefault="0020037C"/>
        </w:tc>
        <w:tc>
          <w:tcPr>
            <w:tcW w:w="2363" w:type="dxa"/>
            <w:vMerge/>
            <w:tcBorders>
              <w:left w:val="single" w:sz="8" w:space="0" w:color="000000"/>
              <w:right w:val="single" w:sz="8" w:space="0" w:color="000000"/>
            </w:tcBorders>
          </w:tcPr>
          <w:p w:rsidR="0020037C" w:rsidRDefault="0020037C"/>
        </w:tc>
        <w:tc>
          <w:tcPr>
            <w:tcW w:w="2373"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如果不指定，则默认路径为:</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数据</w:t>
            </w:r>
          </w:p>
        </w:tc>
      </w:tr>
      <w:tr w:rsidR="0020037C">
        <w:trPr>
          <w:trHeight w:hRule="exact" w:val="315"/>
        </w:trPr>
        <w:tc>
          <w:tcPr>
            <w:tcW w:w="1636" w:type="dxa"/>
            <w:vMerge/>
            <w:tcBorders>
              <w:left w:val="single" w:sz="8" w:space="0" w:color="000000"/>
              <w:bottom w:val="single" w:sz="8" w:space="0" w:color="000000"/>
              <w:right w:val="nil"/>
            </w:tcBorders>
          </w:tcPr>
          <w:p w:rsidR="0020037C" w:rsidRDefault="0020037C">
            <w:pPr>
              <w:rPr>
                <w:lang w:eastAsia="zh-CN"/>
              </w:rPr>
            </w:pPr>
          </w:p>
        </w:tc>
        <w:tc>
          <w:tcPr>
            <w:tcW w:w="3100" w:type="dxa"/>
            <w:vMerge/>
            <w:tcBorders>
              <w:left w:val="nil"/>
              <w:bottom w:val="single" w:sz="8" w:space="0" w:color="000000"/>
              <w:right w:val="single" w:sz="8" w:space="0" w:color="000000"/>
            </w:tcBorders>
          </w:tcPr>
          <w:p w:rsidR="0020037C" w:rsidRDefault="0020037C">
            <w:pPr>
              <w:rPr>
                <w:lang w:eastAsia="zh-CN"/>
              </w:rPr>
            </w:pPr>
          </w:p>
        </w:tc>
        <w:tc>
          <w:tcPr>
            <w:tcW w:w="2363" w:type="dxa"/>
            <w:vMerge/>
            <w:tcBorders>
              <w:left w:val="single" w:sz="8" w:space="0" w:color="000000"/>
              <w:bottom w:val="single" w:sz="8" w:space="0" w:color="000000"/>
              <w:right w:val="single" w:sz="8" w:space="0" w:color="000000"/>
            </w:tcBorders>
          </w:tcPr>
          <w:p w:rsidR="0020037C" w:rsidRDefault="0020037C">
            <w:pPr>
              <w:rPr>
                <w:lang w:eastAsia="zh-CN"/>
              </w:rPr>
            </w:pPr>
          </w:p>
        </w:tc>
        <w:tc>
          <w:tcPr>
            <w:tcW w:w="2373"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文件路径/replicalog。</w:t>
            </w:r>
          </w:p>
        </w:tc>
      </w:tr>
      <w:tr w:rsidR="0020037C">
        <w:trPr>
          <w:trHeight w:hRule="exact" w:val="307"/>
        </w:trPr>
        <w:tc>
          <w:tcPr>
            <w:tcW w:w="1636" w:type="dxa"/>
            <w:tcBorders>
              <w:top w:val="single" w:sz="8" w:space="0" w:color="000000"/>
              <w:left w:val="single" w:sz="8" w:space="0" w:color="000000"/>
              <w:bottom w:val="nil"/>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--diagpath</w:t>
            </w:r>
          </w:p>
        </w:tc>
        <w:tc>
          <w:tcPr>
            <w:tcW w:w="3100" w:type="dxa"/>
            <w:tcBorders>
              <w:top w:val="single" w:sz="8" w:space="0" w:color="000000"/>
              <w:left w:val="nil"/>
              <w:bottom w:val="nil"/>
              <w:right w:val="single" w:sz="8" w:space="0" w:color="000000"/>
            </w:tcBorders>
          </w:tcPr>
          <w:p w:rsidR="0020037C" w:rsidRDefault="004474D3">
            <w:pPr>
              <w:pStyle w:val="TableParagraph"/>
              <w:spacing w:line="212"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t>
            </w:r>
          </w:p>
        </w:tc>
        <w:tc>
          <w:tcPr>
            <w:tcW w:w="2363" w:type="dxa"/>
            <w:tcBorders>
              <w:top w:val="single" w:sz="8" w:space="0" w:color="000000"/>
              <w:left w:val="single" w:sz="8" w:space="0" w:color="000000"/>
              <w:bottom w:val="nil"/>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nil"/>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指定诊断日志存放目录。</w:t>
            </w:r>
          </w:p>
        </w:tc>
      </w:tr>
      <w:tr w:rsidR="0020037C">
        <w:trPr>
          <w:trHeight w:hRule="exact" w:val="282"/>
        </w:trPr>
        <w:tc>
          <w:tcPr>
            <w:tcW w:w="1636" w:type="dxa"/>
            <w:tcBorders>
              <w:top w:val="nil"/>
              <w:left w:val="single" w:sz="8" w:space="0" w:color="000000"/>
              <w:bottom w:val="nil"/>
              <w:right w:val="nil"/>
            </w:tcBorders>
          </w:tcPr>
          <w:p w:rsidR="0020037C" w:rsidRDefault="0020037C">
            <w:pPr>
              <w:rPr>
                <w:lang w:eastAsia="zh-CN"/>
              </w:rPr>
            </w:pPr>
          </w:p>
        </w:tc>
        <w:tc>
          <w:tcPr>
            <w:tcW w:w="3100" w:type="dxa"/>
            <w:tcBorders>
              <w:top w:val="nil"/>
              <w:left w:val="nil"/>
              <w:bottom w:val="nil"/>
              <w:right w:val="single" w:sz="8" w:space="0" w:color="000000"/>
            </w:tcBorders>
          </w:tcPr>
          <w:p w:rsidR="0020037C" w:rsidRDefault="0020037C">
            <w:pPr>
              <w:rPr>
                <w:lang w:eastAsia="zh-CN"/>
              </w:rPr>
            </w:pPr>
          </w:p>
        </w:tc>
        <w:tc>
          <w:tcPr>
            <w:tcW w:w="2363" w:type="dxa"/>
            <w:tcBorders>
              <w:top w:val="nil"/>
              <w:left w:val="single" w:sz="8" w:space="0" w:color="000000"/>
              <w:bottom w:val="nil"/>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如果不指定，则默认为:</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数据文件</w:t>
            </w:r>
          </w:p>
        </w:tc>
      </w:tr>
      <w:tr w:rsidR="0020037C">
        <w:trPr>
          <w:trHeight w:hRule="exact" w:val="290"/>
        </w:trPr>
        <w:tc>
          <w:tcPr>
            <w:tcW w:w="1636" w:type="dxa"/>
            <w:tcBorders>
              <w:top w:val="nil"/>
              <w:left w:val="single" w:sz="8" w:space="0" w:color="000000"/>
              <w:bottom w:val="nil"/>
              <w:right w:val="nil"/>
            </w:tcBorders>
          </w:tcPr>
          <w:p w:rsidR="0020037C" w:rsidRDefault="0020037C">
            <w:pPr>
              <w:rPr>
                <w:lang w:eastAsia="zh-CN"/>
              </w:rPr>
            </w:pPr>
          </w:p>
        </w:tc>
        <w:tc>
          <w:tcPr>
            <w:tcW w:w="3100" w:type="dxa"/>
            <w:tcBorders>
              <w:top w:val="nil"/>
              <w:left w:val="nil"/>
              <w:bottom w:val="nil"/>
              <w:right w:val="single" w:sz="8" w:space="0" w:color="000000"/>
            </w:tcBorders>
          </w:tcPr>
          <w:p w:rsidR="0020037C" w:rsidRDefault="0020037C">
            <w:pPr>
              <w:rPr>
                <w:lang w:eastAsia="zh-CN"/>
              </w:rPr>
            </w:pPr>
          </w:p>
        </w:tc>
        <w:tc>
          <w:tcPr>
            <w:tcW w:w="2363" w:type="dxa"/>
            <w:tcBorders>
              <w:top w:val="nil"/>
              <w:left w:val="single" w:sz="8" w:space="0" w:color="000000"/>
              <w:bottom w:val="nil"/>
              <w:right w:val="single" w:sz="8" w:space="0" w:color="000000"/>
            </w:tcBorders>
          </w:tcPr>
          <w:p w:rsidR="0020037C" w:rsidRDefault="0020037C">
            <w:pPr>
              <w:rPr>
                <w:lang w:eastAsia="zh-CN"/>
              </w:rPr>
            </w:pPr>
          </w:p>
        </w:tc>
        <w:tc>
          <w:tcPr>
            <w:tcW w:w="2373"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路径/</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diaglog。</w:t>
            </w:r>
          </w:p>
        </w:tc>
      </w:tr>
      <w:tr w:rsidR="0020037C">
        <w:trPr>
          <w:trHeight w:hRule="exact" w:val="332"/>
        </w:trPr>
        <w:tc>
          <w:tcPr>
            <w:tcW w:w="1636" w:type="dxa"/>
            <w:vMerge w:val="restart"/>
            <w:tcBorders>
              <w:top w:val="nil"/>
              <w:left w:val="single" w:sz="8" w:space="0" w:color="000000"/>
              <w:right w:val="nil"/>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--dbpath</w:t>
            </w:r>
          </w:p>
        </w:tc>
        <w:tc>
          <w:tcPr>
            <w:tcW w:w="3100" w:type="dxa"/>
            <w:vMerge w:val="restart"/>
            <w:tcBorders>
              <w:top w:val="nil"/>
              <w:left w:val="nil"/>
              <w:right w:val="single" w:sz="8" w:space="0" w:color="000000"/>
            </w:tcBorders>
          </w:tcPr>
          <w:p w:rsidR="0020037C" w:rsidRDefault="004474D3">
            <w:pPr>
              <w:pStyle w:val="TableParagraph"/>
              <w:spacing w:before="6"/>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-d</w:t>
            </w:r>
          </w:p>
        </w:tc>
        <w:tc>
          <w:tcPr>
            <w:tcW w:w="2363" w:type="dxa"/>
            <w:vMerge w:val="restart"/>
            <w:tcBorders>
              <w:top w:val="nil"/>
              <w:left w:val="single" w:sz="8" w:space="0" w:color="000000"/>
              <w:right w:val="single" w:sz="8" w:space="0" w:color="000000"/>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nil"/>
              <w:left w:val="single" w:sz="8" w:space="0" w:color="000000"/>
              <w:bottom w:val="nil"/>
              <w:right w:val="single" w:sz="8" w:space="0" w:color="000000"/>
            </w:tcBorders>
          </w:tcPr>
          <w:p w:rsidR="0020037C" w:rsidRDefault="004474D3">
            <w:pPr>
              <w:pStyle w:val="TableParagraph"/>
              <w:spacing w:before="6"/>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7"/>
                <w:sz w:val="14"/>
                <w:szCs w:val="14"/>
                <w:lang w:eastAsia="zh-CN"/>
              </w:rPr>
              <w:t xml:space="preserve"> </w:t>
            </w:r>
            <w:r>
              <w:rPr>
                <w:rFonts w:ascii="Microsoft JhengHei" w:eastAsia="Microsoft JhengHei" w:hAnsi="Microsoft JhengHei" w:cs="Microsoft JhengHei"/>
                <w:sz w:val="14"/>
                <w:szCs w:val="14"/>
                <w:lang w:eastAsia="zh-CN"/>
              </w:rPr>
              <w:t>指定数据文件存放路径.</w:t>
            </w:r>
          </w:p>
        </w:tc>
      </w:tr>
      <w:tr w:rsidR="0020037C">
        <w:trPr>
          <w:trHeight w:hRule="exact" w:val="352"/>
        </w:trPr>
        <w:tc>
          <w:tcPr>
            <w:tcW w:w="1636" w:type="dxa"/>
            <w:vMerge/>
            <w:tcBorders>
              <w:left w:val="single" w:sz="8" w:space="0" w:color="000000"/>
              <w:bottom w:val="single" w:sz="8" w:space="0" w:color="000000"/>
              <w:right w:val="nil"/>
            </w:tcBorders>
          </w:tcPr>
          <w:p w:rsidR="0020037C" w:rsidRDefault="0020037C">
            <w:pPr>
              <w:rPr>
                <w:lang w:eastAsia="zh-CN"/>
              </w:rPr>
            </w:pPr>
          </w:p>
        </w:tc>
        <w:tc>
          <w:tcPr>
            <w:tcW w:w="3100" w:type="dxa"/>
            <w:vMerge/>
            <w:tcBorders>
              <w:left w:val="nil"/>
              <w:bottom w:val="single" w:sz="8" w:space="0" w:color="000000"/>
              <w:right w:val="single" w:sz="8" w:space="0" w:color="000000"/>
            </w:tcBorders>
          </w:tcPr>
          <w:p w:rsidR="0020037C" w:rsidRDefault="0020037C">
            <w:pPr>
              <w:rPr>
                <w:lang w:eastAsia="zh-CN"/>
              </w:rPr>
            </w:pPr>
          </w:p>
        </w:tc>
        <w:tc>
          <w:tcPr>
            <w:tcW w:w="2363" w:type="dxa"/>
            <w:vMerge/>
            <w:tcBorders>
              <w:left w:val="single" w:sz="8" w:space="0" w:color="000000"/>
              <w:bottom w:val="single" w:sz="8" w:space="0" w:color="000000"/>
              <w:right w:val="single" w:sz="8" w:space="0" w:color="000000"/>
            </w:tcBorders>
          </w:tcPr>
          <w:p w:rsidR="0020037C" w:rsidRDefault="0020037C">
            <w:pPr>
              <w:rPr>
                <w:lang w:eastAsia="zh-CN"/>
              </w:rPr>
            </w:pPr>
          </w:p>
        </w:tc>
        <w:tc>
          <w:tcPr>
            <w:tcW w:w="2373" w:type="dxa"/>
            <w:tcBorders>
              <w:top w:val="nil"/>
              <w:left w:val="single" w:sz="8" w:space="0" w:color="000000"/>
              <w:bottom w:val="single" w:sz="8" w:space="0" w:color="000000"/>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如果不指定，则默认为当前路径。</w:t>
            </w:r>
          </w:p>
        </w:tc>
      </w:tr>
      <w:tr w:rsidR="0020037C">
        <w:trPr>
          <w:trHeight w:hRule="exact" w:val="904"/>
        </w:trPr>
        <w:tc>
          <w:tcPr>
            <w:tcW w:w="1636"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--bkuppath</w:t>
            </w:r>
          </w:p>
        </w:tc>
        <w:tc>
          <w:tcPr>
            <w:tcW w:w="310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7"/>
                <w:sz w:val="14"/>
                <w:szCs w:val="14"/>
                <w:lang w:eastAsia="zh-CN"/>
              </w:rPr>
              <w:t xml:space="preserve"> </w:t>
            </w:r>
            <w:r>
              <w:rPr>
                <w:rFonts w:ascii="Microsoft JhengHei" w:eastAsia="Microsoft JhengHei" w:hAnsi="Microsoft JhengHei" w:cs="Microsoft JhengHei"/>
                <w:sz w:val="14"/>
                <w:szCs w:val="14"/>
                <w:lang w:eastAsia="zh-CN"/>
              </w:rPr>
              <w:t>指定备份文件生成目录.</w:t>
            </w:r>
          </w:p>
          <w:p w:rsidR="0020037C" w:rsidRDefault="004474D3">
            <w:pPr>
              <w:pStyle w:val="TableParagraph"/>
              <w:spacing w:before="96" w:line="240" w:lineRule="exact"/>
              <w:ind w:left="45" w:right="15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7"/>
                <w:sz w:val="14"/>
                <w:szCs w:val="14"/>
                <w:lang w:eastAsia="zh-CN"/>
              </w:rPr>
              <w:t xml:space="preserve"> </w:t>
            </w:r>
            <w:r>
              <w:rPr>
                <w:rFonts w:ascii="Microsoft JhengHei" w:eastAsia="Microsoft JhengHei" w:hAnsi="Microsoft JhengHei" w:cs="Microsoft JhengHei"/>
                <w:sz w:val="14"/>
                <w:szCs w:val="14"/>
                <w:lang w:eastAsia="zh-CN"/>
              </w:rPr>
              <w:t>如果不指定，则默认为:数据文件 路径/bakfile。</w:t>
            </w:r>
          </w:p>
        </w:tc>
      </w:tr>
      <w:tr w:rsidR="0020037C">
        <w:trPr>
          <w:trHeight w:hRule="exact" w:val="669"/>
        </w:trPr>
        <w:tc>
          <w:tcPr>
            <w:tcW w:w="1636"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--maxpool</w:t>
            </w:r>
          </w:p>
        </w:tc>
        <w:tc>
          <w:tcPr>
            <w:tcW w:w="310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指定线程池内线程数量。</w:t>
            </w:r>
          </w:p>
          <w:p w:rsidR="0020037C" w:rsidRDefault="004474D3">
            <w:pPr>
              <w:pStyle w:val="TableParagraph"/>
              <w:spacing w:before="83"/>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如果不指定，则默认为0。</w:t>
            </w:r>
          </w:p>
        </w:tc>
      </w:tr>
      <w:tr w:rsidR="0020037C">
        <w:trPr>
          <w:trHeight w:hRule="exact" w:val="307"/>
        </w:trPr>
        <w:tc>
          <w:tcPr>
            <w:tcW w:w="1636" w:type="dxa"/>
            <w:tcBorders>
              <w:top w:val="single" w:sz="8" w:space="0" w:color="000000"/>
              <w:left w:val="single" w:sz="8" w:space="0" w:color="000000"/>
              <w:bottom w:val="nil"/>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--sycname</w:t>
            </w:r>
          </w:p>
        </w:tc>
        <w:tc>
          <w:tcPr>
            <w:tcW w:w="3100" w:type="dxa"/>
            <w:tcBorders>
              <w:top w:val="single" w:sz="8" w:space="0" w:color="000000"/>
              <w:left w:val="nil"/>
              <w:bottom w:val="nil"/>
              <w:right w:val="single" w:sz="8" w:space="0" w:color="000000"/>
            </w:tcBorders>
          </w:tcPr>
          <w:p w:rsidR="0020037C" w:rsidRDefault="004474D3">
            <w:pPr>
              <w:pStyle w:val="TableParagraph"/>
              <w:spacing w:line="212"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-p</w:t>
            </w:r>
          </w:p>
        </w:tc>
        <w:tc>
          <w:tcPr>
            <w:tcW w:w="2363" w:type="dxa"/>
            <w:tcBorders>
              <w:top w:val="single" w:sz="8" w:space="0" w:color="000000"/>
              <w:left w:val="single" w:sz="8" w:space="0" w:color="000000"/>
              <w:bottom w:val="nil"/>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nil"/>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指定本地服务端口。</w:t>
            </w:r>
          </w:p>
        </w:tc>
      </w:tr>
      <w:tr w:rsidR="0020037C" w:rsidTr="00D23BE0">
        <w:trPr>
          <w:trHeight w:hRule="exact" w:val="649"/>
        </w:trPr>
        <w:tc>
          <w:tcPr>
            <w:tcW w:w="1636" w:type="dxa"/>
            <w:tcBorders>
              <w:top w:val="nil"/>
              <w:left w:val="single" w:sz="8" w:space="0" w:color="000000"/>
              <w:bottom w:val="nil"/>
              <w:right w:val="nil"/>
            </w:tcBorders>
          </w:tcPr>
          <w:p w:rsidR="0020037C" w:rsidRDefault="0020037C"/>
        </w:tc>
        <w:tc>
          <w:tcPr>
            <w:tcW w:w="3100" w:type="dxa"/>
            <w:tcBorders>
              <w:top w:val="nil"/>
              <w:left w:val="nil"/>
              <w:bottom w:val="nil"/>
              <w:right w:val="single" w:sz="8" w:space="0" w:color="000000"/>
            </w:tcBorders>
          </w:tcPr>
          <w:p w:rsidR="0020037C" w:rsidRDefault="0020037C"/>
        </w:tc>
        <w:tc>
          <w:tcPr>
            <w:tcW w:w="2363" w:type="dxa"/>
            <w:tcBorders>
              <w:top w:val="nil"/>
              <w:left w:val="single" w:sz="8" w:space="0" w:color="000000"/>
              <w:bottom w:val="nil"/>
              <w:right w:val="single" w:sz="8" w:space="0" w:color="000000"/>
            </w:tcBorders>
          </w:tcPr>
          <w:p w:rsidR="0020037C" w:rsidRDefault="0020037C"/>
        </w:tc>
        <w:tc>
          <w:tcPr>
            <w:tcW w:w="2373" w:type="dxa"/>
            <w:tcBorders>
              <w:top w:val="nil"/>
              <w:left w:val="single" w:sz="8" w:space="0" w:color="000000"/>
              <w:bottom w:val="nil"/>
              <w:right w:val="single" w:sz="8" w:space="0" w:color="000000"/>
            </w:tcBorders>
          </w:tcPr>
          <w:p w:rsidR="0020037C" w:rsidRDefault="004474D3" w:rsidP="00D23BE0">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23"/>
                <w:sz w:val="14"/>
                <w:szCs w:val="14"/>
                <w:lang w:eastAsia="zh-CN"/>
              </w:rPr>
              <w:t xml:space="preserve"> </w:t>
            </w:r>
            <w:r>
              <w:rPr>
                <w:rFonts w:ascii="Microsoft JhengHei" w:eastAsia="Microsoft JhengHei" w:hAnsi="Microsoft JhengHei" w:cs="Microsoft JhengHei"/>
                <w:sz w:val="14"/>
                <w:szCs w:val="14"/>
                <w:lang w:eastAsia="zh-CN"/>
              </w:rPr>
              <w:t>如果不指定则默认为</w:t>
            </w:r>
            <w:r w:rsidR="00D23BE0" w:rsidRPr="00D23BE0">
              <w:rPr>
                <w:rFonts w:ascii="Microsoft JhengHei" w:eastAsia="Microsoft JhengHei" w:hAnsi="Microsoft JhengHei" w:cs="Microsoft JhengHei"/>
                <w:sz w:val="14"/>
                <w:szCs w:val="14"/>
                <w:lang w:eastAsia="zh-CN"/>
              </w:rPr>
              <w:t>11810</w:t>
            </w:r>
            <w:r w:rsidR="00995B71">
              <w:rPr>
                <w:rFonts w:ascii="Microsoft JhengHei" w:hAnsi="Microsoft JhengHei" w:cs="Microsoft JhengHei" w:hint="eastAsia"/>
                <w:sz w:val="14"/>
                <w:szCs w:val="14"/>
                <w:lang w:eastAsia="zh-CN"/>
              </w:rPr>
              <w:t>，</w:t>
            </w:r>
            <w:r w:rsidR="00995B71">
              <w:rPr>
                <w:rFonts w:ascii="Microsoft JhengHei" w:hAnsi="Microsoft JhengHei" w:cs="Microsoft JhengHei" w:hint="eastAsia"/>
                <w:sz w:val="14"/>
                <w:szCs w:val="14"/>
                <w:lang w:eastAsia="zh-CN"/>
              </w:rPr>
              <w:t>11800</w:t>
            </w:r>
            <w:r w:rsidR="00995B71">
              <w:rPr>
                <w:rFonts w:ascii="Microsoft JhengHei" w:hAnsi="Microsoft JhengHei" w:cs="Microsoft JhengHei" w:hint="eastAsia"/>
                <w:sz w:val="14"/>
                <w:szCs w:val="14"/>
                <w:lang w:eastAsia="zh-CN"/>
              </w:rPr>
              <w:t>用于协调节点</w:t>
            </w:r>
            <w:r w:rsidR="00995B71">
              <w:rPr>
                <w:rFonts w:ascii="Microsoft JhengHei" w:hAnsi="Microsoft JhengHei" w:cs="Microsoft JhengHei" w:hint="eastAsia"/>
                <w:sz w:val="14"/>
                <w:szCs w:val="14"/>
                <w:lang w:eastAsia="zh-CN"/>
              </w:rPr>
              <w:t xml:space="preserve"> </w:t>
            </w:r>
            <w:r w:rsidR="00995B71">
              <w:rPr>
                <w:rFonts w:ascii="Microsoft JhengHei" w:hAnsi="Microsoft JhengHei" w:cs="Microsoft JhengHei" w:hint="eastAsia"/>
                <w:sz w:val="14"/>
                <w:szCs w:val="14"/>
                <w:lang w:eastAsia="zh-CN"/>
              </w:rPr>
              <w:t>，</w:t>
            </w:r>
            <w:r w:rsidR="00995B71">
              <w:rPr>
                <w:rFonts w:ascii="Microsoft JhengHei" w:hAnsi="Microsoft JhengHei" w:cs="Microsoft JhengHei" w:hint="eastAsia"/>
                <w:sz w:val="14"/>
                <w:szCs w:val="14"/>
                <w:lang w:eastAsia="zh-CN"/>
              </w:rPr>
              <w:t>11820</w:t>
            </w:r>
            <w:r w:rsidR="00995B71">
              <w:rPr>
                <w:rFonts w:ascii="Microsoft JhengHei" w:hAnsi="Microsoft JhengHei" w:cs="Microsoft JhengHei" w:hint="eastAsia"/>
                <w:sz w:val="14"/>
                <w:szCs w:val="14"/>
                <w:lang w:eastAsia="zh-CN"/>
              </w:rPr>
              <w:t>用于数据节点</w:t>
            </w:r>
            <w:r>
              <w:rPr>
                <w:rFonts w:ascii="Microsoft JhengHei" w:eastAsia="Microsoft JhengHei" w:hAnsi="Microsoft JhengHei" w:cs="Microsoft JhengHei"/>
                <w:sz w:val="14"/>
                <w:szCs w:val="14"/>
                <w:lang w:eastAsia="zh-CN"/>
              </w:rPr>
              <w:t>。</w:t>
            </w:r>
          </w:p>
        </w:tc>
      </w:tr>
      <w:tr w:rsidR="0020037C">
        <w:trPr>
          <w:trHeight w:hRule="exact" w:val="332"/>
        </w:trPr>
        <w:tc>
          <w:tcPr>
            <w:tcW w:w="1636" w:type="dxa"/>
            <w:vMerge w:val="restart"/>
            <w:tcBorders>
              <w:top w:val="nil"/>
              <w:left w:val="single" w:sz="8" w:space="0" w:color="000000"/>
              <w:right w:val="nil"/>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--replname</w:t>
            </w:r>
          </w:p>
        </w:tc>
        <w:tc>
          <w:tcPr>
            <w:tcW w:w="3100" w:type="dxa"/>
            <w:vMerge w:val="restart"/>
            <w:tcBorders>
              <w:top w:val="nil"/>
              <w:left w:val="nil"/>
              <w:right w:val="single" w:sz="8" w:space="0" w:color="000000"/>
            </w:tcBorders>
          </w:tcPr>
          <w:p w:rsidR="0020037C" w:rsidRDefault="004474D3">
            <w:pPr>
              <w:pStyle w:val="TableParagraph"/>
              <w:spacing w:before="6"/>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-r</w:t>
            </w:r>
          </w:p>
        </w:tc>
        <w:tc>
          <w:tcPr>
            <w:tcW w:w="2363" w:type="dxa"/>
            <w:vMerge w:val="restart"/>
            <w:tcBorders>
              <w:top w:val="nil"/>
              <w:left w:val="single" w:sz="8" w:space="0" w:color="000000"/>
              <w:right w:val="single" w:sz="8" w:space="0" w:color="000000"/>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nil"/>
              <w:left w:val="single" w:sz="8" w:space="0" w:color="000000"/>
              <w:bottom w:val="nil"/>
              <w:right w:val="single" w:sz="8" w:space="0" w:color="000000"/>
            </w:tcBorders>
          </w:tcPr>
          <w:p w:rsidR="0020037C" w:rsidRDefault="004474D3">
            <w:pPr>
              <w:pStyle w:val="TableParagraph"/>
              <w:spacing w:before="6"/>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7"/>
                <w:sz w:val="14"/>
                <w:szCs w:val="14"/>
                <w:lang w:eastAsia="zh-CN"/>
              </w:rPr>
              <w:t xml:space="preserve"> </w:t>
            </w:r>
            <w:r>
              <w:rPr>
                <w:rFonts w:ascii="Microsoft JhengHei" w:eastAsia="Microsoft JhengHei" w:hAnsi="Microsoft JhengHei" w:cs="Microsoft JhengHei"/>
                <w:sz w:val="14"/>
                <w:szCs w:val="14"/>
                <w:lang w:eastAsia="zh-CN"/>
              </w:rPr>
              <w:t>指定数据同步平面端口.</w:t>
            </w:r>
          </w:p>
        </w:tc>
      </w:tr>
      <w:tr w:rsidR="0020037C" w:rsidTr="00D23BE0">
        <w:trPr>
          <w:trHeight w:hRule="exact" w:val="520"/>
        </w:trPr>
        <w:tc>
          <w:tcPr>
            <w:tcW w:w="1636" w:type="dxa"/>
            <w:vMerge/>
            <w:tcBorders>
              <w:left w:val="single" w:sz="8" w:space="0" w:color="000000"/>
              <w:bottom w:val="single" w:sz="8" w:space="0" w:color="000000"/>
              <w:right w:val="nil"/>
            </w:tcBorders>
          </w:tcPr>
          <w:p w:rsidR="0020037C" w:rsidRDefault="0020037C">
            <w:pPr>
              <w:rPr>
                <w:lang w:eastAsia="zh-CN"/>
              </w:rPr>
            </w:pPr>
          </w:p>
        </w:tc>
        <w:tc>
          <w:tcPr>
            <w:tcW w:w="3100" w:type="dxa"/>
            <w:vMerge/>
            <w:tcBorders>
              <w:left w:val="nil"/>
              <w:bottom w:val="single" w:sz="8" w:space="0" w:color="000000"/>
              <w:right w:val="single" w:sz="8" w:space="0" w:color="000000"/>
            </w:tcBorders>
          </w:tcPr>
          <w:p w:rsidR="0020037C" w:rsidRDefault="0020037C">
            <w:pPr>
              <w:rPr>
                <w:lang w:eastAsia="zh-CN"/>
              </w:rPr>
            </w:pPr>
          </w:p>
        </w:tc>
        <w:tc>
          <w:tcPr>
            <w:tcW w:w="2363" w:type="dxa"/>
            <w:vMerge/>
            <w:tcBorders>
              <w:left w:val="single" w:sz="8" w:space="0" w:color="000000"/>
              <w:bottom w:val="single" w:sz="8" w:space="0" w:color="000000"/>
              <w:right w:val="single" w:sz="8" w:space="0" w:color="000000"/>
            </w:tcBorders>
          </w:tcPr>
          <w:p w:rsidR="0020037C" w:rsidRDefault="0020037C">
            <w:pPr>
              <w:rPr>
                <w:lang w:eastAsia="zh-CN"/>
              </w:rPr>
            </w:pPr>
          </w:p>
        </w:tc>
        <w:tc>
          <w:tcPr>
            <w:tcW w:w="2373" w:type="dxa"/>
            <w:tcBorders>
              <w:top w:val="nil"/>
              <w:left w:val="single" w:sz="8" w:space="0" w:color="000000"/>
              <w:bottom w:val="single" w:sz="8" w:space="0" w:color="000000"/>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2. </w:t>
            </w:r>
            <w:r>
              <w:rPr>
                <w:rFonts w:ascii="Microsoft JhengHei" w:eastAsia="Microsoft JhengHei" w:hAnsi="Microsoft JhengHei" w:cs="Microsoft JhengHei"/>
                <w:spacing w:val="23"/>
                <w:w w:val="95"/>
                <w:sz w:val="14"/>
                <w:szCs w:val="14"/>
                <w:lang w:eastAsia="zh-CN"/>
              </w:rPr>
              <w:t xml:space="preserve"> </w:t>
            </w:r>
            <w:r>
              <w:rPr>
                <w:rFonts w:ascii="Microsoft JhengHei" w:eastAsia="Microsoft JhengHei" w:hAnsi="Microsoft JhengHei" w:cs="Microsoft JhengHei"/>
                <w:w w:val="95"/>
                <w:sz w:val="14"/>
                <w:szCs w:val="14"/>
                <w:lang w:eastAsia="zh-CN"/>
              </w:rPr>
              <w:t>如果不指定则默认为svcname+1。</w:t>
            </w:r>
          </w:p>
        </w:tc>
      </w:tr>
      <w:tr w:rsidR="0020037C">
        <w:trPr>
          <w:trHeight w:hRule="exact" w:val="664"/>
        </w:trPr>
        <w:tc>
          <w:tcPr>
            <w:tcW w:w="1636"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--shardname</w:t>
            </w:r>
          </w:p>
        </w:tc>
        <w:tc>
          <w:tcPr>
            <w:tcW w:w="310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781"/>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-a</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4"/>
                <w:sz w:val="14"/>
                <w:szCs w:val="14"/>
              </w:rPr>
              <w:t xml:space="preserve"> </w:t>
            </w:r>
            <w:r>
              <w:rPr>
                <w:rFonts w:ascii="Microsoft JhengHei" w:eastAsia="Microsoft JhengHei" w:hAnsi="Microsoft JhengHei" w:cs="Microsoft JhengHei"/>
                <w:sz w:val="14"/>
                <w:szCs w:val="14"/>
              </w:rPr>
              <w:t>指定shard平面端口.</w:t>
            </w:r>
          </w:p>
          <w:p w:rsidR="0020037C" w:rsidRDefault="004474D3">
            <w:pPr>
              <w:pStyle w:val="TableParagraph"/>
              <w:spacing w:before="83"/>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2. </w:t>
            </w:r>
            <w:r>
              <w:rPr>
                <w:rFonts w:ascii="Microsoft JhengHei" w:eastAsia="Microsoft JhengHei" w:hAnsi="Microsoft JhengHei" w:cs="Microsoft JhengHei"/>
                <w:spacing w:val="23"/>
                <w:w w:val="95"/>
                <w:sz w:val="14"/>
                <w:szCs w:val="14"/>
              </w:rPr>
              <w:t xml:space="preserve"> </w:t>
            </w:r>
            <w:r>
              <w:rPr>
                <w:rFonts w:ascii="Microsoft JhengHei" w:eastAsia="Microsoft JhengHei" w:hAnsi="Microsoft JhengHei" w:cs="Microsoft JhengHei"/>
                <w:w w:val="95"/>
                <w:sz w:val="14"/>
                <w:szCs w:val="14"/>
              </w:rPr>
              <w:t>如果不指定则默认为svcname+2。</w:t>
            </w:r>
          </w:p>
        </w:tc>
      </w:tr>
    </w:tbl>
    <w:p w:rsidR="0020037C" w:rsidRDefault="0020037C">
      <w:pPr>
        <w:rPr>
          <w:rFonts w:ascii="Microsoft JhengHei" w:eastAsia="Microsoft JhengHei" w:hAnsi="Microsoft JhengHei" w:cs="Microsoft JhengHei"/>
          <w:sz w:val="14"/>
          <w:szCs w:val="14"/>
        </w:rPr>
        <w:sectPr w:rsidR="0020037C">
          <w:headerReference w:type="even" r:id="rId35"/>
          <w:headerReference w:type="default" r:id="rId36"/>
          <w:pgSz w:w="12240" w:h="15840"/>
          <w:pgMar w:top="900" w:right="680" w:bottom="280" w:left="1020" w:header="713" w:footer="0" w:gutter="0"/>
          <w:pgNumType w:start="47"/>
          <w:cols w:space="720"/>
        </w:sectPr>
      </w:pPr>
    </w:p>
    <w:p w:rsidR="0020037C" w:rsidRDefault="0020037C">
      <w:pPr>
        <w:spacing w:before="4" w:line="160" w:lineRule="exact"/>
        <w:rPr>
          <w:sz w:val="16"/>
          <w:szCs w:val="16"/>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4474D3">
      <w:pPr>
        <w:tabs>
          <w:tab w:val="left" w:pos="3351"/>
        </w:tabs>
        <w:spacing w:before="6"/>
        <w:ind w:left="983"/>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--logfilenum</w:t>
      </w:r>
      <w:r>
        <w:rPr>
          <w:rFonts w:ascii="Microsoft JhengHei" w:eastAsia="Microsoft JhengHei" w:hAnsi="Microsoft JhengHei" w:cs="Microsoft JhengHei"/>
          <w:w w:val="90"/>
          <w:sz w:val="14"/>
          <w:szCs w:val="14"/>
        </w:rPr>
        <w:tab/>
        <w:t>-n</w:t>
      </w:r>
    </w:p>
    <w:p w:rsidR="0020037C" w:rsidRDefault="0020037C">
      <w:pPr>
        <w:spacing w:line="200" w:lineRule="exact"/>
        <w:rPr>
          <w:sz w:val="20"/>
          <w:szCs w:val="20"/>
        </w:rPr>
      </w:pPr>
    </w:p>
    <w:p w:rsidR="0020037C" w:rsidRDefault="0020037C">
      <w:pPr>
        <w:spacing w:before="17" w:line="200" w:lineRule="exact"/>
        <w:rPr>
          <w:sz w:val="20"/>
          <w:szCs w:val="20"/>
        </w:rPr>
      </w:pPr>
    </w:p>
    <w:p w:rsidR="0020037C" w:rsidRDefault="004474D3">
      <w:pPr>
        <w:tabs>
          <w:tab w:val="left" w:pos="3351"/>
        </w:tabs>
        <w:spacing w:before="6"/>
        <w:ind w:left="983"/>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--transactionon</w:t>
      </w:r>
      <w:r>
        <w:rPr>
          <w:rFonts w:ascii="Microsoft JhengHei" w:eastAsia="Microsoft JhengHei" w:hAnsi="Microsoft JhengHei" w:cs="Microsoft JhengHei"/>
          <w:w w:val="90"/>
          <w:sz w:val="14"/>
          <w:szCs w:val="14"/>
        </w:rPr>
        <w:tab/>
        <w:t>-e</w:t>
      </w:r>
    </w:p>
    <w:p w:rsidR="0020037C" w:rsidRDefault="0020037C">
      <w:pPr>
        <w:spacing w:line="200" w:lineRule="exact"/>
        <w:rPr>
          <w:sz w:val="20"/>
          <w:szCs w:val="20"/>
        </w:rPr>
      </w:pPr>
    </w:p>
    <w:p w:rsidR="0020037C" w:rsidRDefault="0020037C">
      <w:pPr>
        <w:spacing w:before="15" w:line="260" w:lineRule="exact"/>
        <w:rPr>
          <w:sz w:val="26"/>
          <w:szCs w:val="26"/>
        </w:rPr>
      </w:pPr>
    </w:p>
    <w:p w:rsidR="0020037C" w:rsidRDefault="00B0609F">
      <w:pPr>
        <w:pStyle w:val="BodyText"/>
        <w:spacing w:before="72" w:line="153" w:lineRule="auto"/>
        <w:ind w:left="1573" w:hanging="640"/>
        <w:rPr>
          <w:lang w:eastAsia="zh-CN"/>
        </w:rPr>
      </w:pPr>
      <w:r>
        <w:pict>
          <v:shape id="_x0000_s3212" type="#_x0000_t202" style="position:absolute;left:0;text-align:left;margin-left:81.2pt;margin-top:-406.95pt;width:475.1pt;height:405.8pt;z-index:-251889152;mso-position-horizontal-relative:page" filled="f" stroked="f">
            <v:textbox inset="0,0,0,0">
              <w:txbxContent>
                <w:tbl>
                  <w:tblPr>
                    <w:tblW w:w="0" w:type="auto"/>
                    <w:tblLayout w:type="fixed"/>
                    <w:tblCellMar>
                      <w:left w:w="0" w:type="dxa"/>
                      <w:right w:w="0" w:type="dxa"/>
                    </w:tblCellMar>
                    <w:tblLook w:val="01E0"/>
                  </w:tblPr>
                  <w:tblGrid>
                    <w:gridCol w:w="1651"/>
                    <w:gridCol w:w="3085"/>
                    <w:gridCol w:w="2363"/>
                    <w:gridCol w:w="2373"/>
                  </w:tblGrid>
                  <w:tr w:rsidR="005807CE">
                    <w:trPr>
                      <w:trHeight w:hRule="exact" w:val="305"/>
                    </w:trPr>
                    <w:tc>
                      <w:tcPr>
                        <w:tcW w:w="1651"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085" w:type="dxa"/>
                        <w:tcBorders>
                          <w:top w:val="single" w:sz="8" w:space="0" w:color="000000"/>
                          <w:left w:val="nil"/>
                          <w:bottom w:val="single" w:sz="8" w:space="0" w:color="000000"/>
                          <w:right w:val="single" w:sz="8" w:space="0" w:color="000000"/>
                        </w:tcBorders>
                      </w:tcPr>
                      <w:p w:rsidR="005807CE" w:rsidRDefault="005807CE">
                        <w:pPr>
                          <w:pStyle w:val="TableParagraph"/>
                          <w:spacing w:line="212" w:lineRule="exact"/>
                          <w:ind w:left="7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缩写</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说明</w:t>
                        </w:r>
                      </w:p>
                    </w:tc>
                  </w:tr>
                  <w:tr w:rsidR="005807CE">
                    <w:trPr>
                      <w:trHeight w:hRule="exact" w:val="664"/>
                    </w:trPr>
                    <w:tc>
                      <w:tcPr>
                        <w:tcW w:w="1651" w:type="dxa"/>
                        <w:tcBorders>
                          <w:top w:val="single" w:sz="8" w:space="0" w:color="000000"/>
                          <w:left w:val="single" w:sz="8" w:space="0" w:color="000000"/>
                          <w:bottom w:val="single" w:sz="8" w:space="0" w:color="000000"/>
                          <w:right w:val="nil"/>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--catalogname</w:t>
                        </w:r>
                      </w:p>
                    </w:tc>
                    <w:tc>
                      <w:tcPr>
                        <w:tcW w:w="3085" w:type="dxa"/>
                        <w:tcBorders>
                          <w:top w:val="single" w:sz="8" w:space="0" w:color="000000"/>
                          <w:left w:val="nil"/>
                          <w:bottom w:val="single" w:sz="8" w:space="0" w:color="000000"/>
                          <w:right w:val="single" w:sz="8" w:space="0" w:color="000000"/>
                        </w:tcBorders>
                      </w:tcPr>
                      <w:p w:rsidR="005807CE" w:rsidRDefault="005807CE">
                        <w:pPr>
                          <w:pStyle w:val="TableParagraph"/>
                          <w:spacing w:line="207" w:lineRule="exact"/>
                          <w:ind w:left="766"/>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-x</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1. </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指定catalog平面端口。</w:t>
                        </w:r>
                      </w:p>
                      <w:p w:rsidR="005807CE" w:rsidRDefault="005807CE">
                        <w:pPr>
                          <w:pStyle w:val="TableParagraph"/>
                          <w:spacing w:before="83"/>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2. </w:t>
                        </w:r>
                        <w:r>
                          <w:rPr>
                            <w:rFonts w:ascii="Microsoft JhengHei" w:eastAsia="Microsoft JhengHei" w:hAnsi="Microsoft JhengHei" w:cs="Microsoft JhengHei"/>
                            <w:spacing w:val="23"/>
                            <w:w w:val="95"/>
                            <w:sz w:val="14"/>
                            <w:szCs w:val="14"/>
                          </w:rPr>
                          <w:t xml:space="preserve"> </w:t>
                        </w:r>
                        <w:r>
                          <w:rPr>
                            <w:rFonts w:ascii="Microsoft JhengHei" w:eastAsia="Microsoft JhengHei" w:hAnsi="Microsoft JhengHei" w:cs="Microsoft JhengHei"/>
                            <w:w w:val="95"/>
                            <w:sz w:val="14"/>
                            <w:szCs w:val="14"/>
                          </w:rPr>
                          <w:t>如果不指定则默认为svcname+3。</w:t>
                        </w:r>
                      </w:p>
                    </w:tc>
                  </w:tr>
                  <w:tr w:rsidR="005807CE">
                    <w:trPr>
                      <w:trHeight w:hRule="exact" w:val="302"/>
                    </w:trPr>
                    <w:tc>
                      <w:tcPr>
                        <w:tcW w:w="1651" w:type="dxa"/>
                        <w:tcBorders>
                          <w:top w:val="single" w:sz="8" w:space="0" w:color="000000"/>
                          <w:left w:val="single" w:sz="8" w:space="0" w:color="000000"/>
                          <w:bottom w:val="nil"/>
                          <w:right w:val="nil"/>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--httpname</w:t>
                        </w:r>
                      </w:p>
                    </w:tc>
                    <w:tc>
                      <w:tcPr>
                        <w:tcW w:w="3085" w:type="dxa"/>
                        <w:tcBorders>
                          <w:top w:val="single" w:sz="8" w:space="0" w:color="000000"/>
                          <w:left w:val="nil"/>
                          <w:bottom w:val="nil"/>
                          <w:right w:val="single" w:sz="8" w:space="0" w:color="000000"/>
                        </w:tcBorders>
                      </w:tcPr>
                      <w:p w:rsidR="005807CE" w:rsidRDefault="005807CE">
                        <w:pPr>
                          <w:pStyle w:val="TableParagraph"/>
                          <w:spacing w:line="207" w:lineRule="exact"/>
                          <w:ind w:left="766"/>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-s</w:t>
                        </w:r>
                      </w:p>
                    </w:tc>
                    <w:tc>
                      <w:tcPr>
                        <w:tcW w:w="2363" w:type="dxa"/>
                        <w:tcBorders>
                          <w:top w:val="single" w:sz="8" w:space="0" w:color="000000"/>
                          <w:left w:val="single" w:sz="8" w:space="0" w:color="000000"/>
                          <w:bottom w:val="nil"/>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nil"/>
                          <w:right w:val="single" w:sz="8" w:space="0" w:color="000000"/>
                        </w:tcBorders>
                      </w:tcPr>
                      <w:p w:rsidR="005807CE" w:rsidRDefault="005807CE">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指定http端口。</w:t>
                        </w:r>
                      </w:p>
                    </w:tc>
                  </w:tr>
                  <w:tr w:rsidR="005807CE">
                    <w:trPr>
                      <w:trHeight w:hRule="exact" w:val="332"/>
                    </w:trPr>
                    <w:tc>
                      <w:tcPr>
                        <w:tcW w:w="1651" w:type="dxa"/>
                        <w:tcBorders>
                          <w:top w:val="nil"/>
                          <w:left w:val="single" w:sz="8" w:space="0" w:color="000000"/>
                          <w:bottom w:val="nil"/>
                          <w:right w:val="nil"/>
                        </w:tcBorders>
                      </w:tcPr>
                      <w:p w:rsidR="005807CE" w:rsidRDefault="005807CE"/>
                    </w:tc>
                    <w:tc>
                      <w:tcPr>
                        <w:tcW w:w="3085" w:type="dxa"/>
                        <w:tcBorders>
                          <w:top w:val="nil"/>
                          <w:left w:val="nil"/>
                          <w:bottom w:val="nil"/>
                          <w:right w:val="single" w:sz="8" w:space="0" w:color="000000"/>
                        </w:tcBorders>
                      </w:tcPr>
                      <w:p w:rsidR="005807CE" w:rsidRDefault="005807CE"/>
                    </w:tc>
                    <w:tc>
                      <w:tcPr>
                        <w:tcW w:w="2363" w:type="dxa"/>
                        <w:tcBorders>
                          <w:top w:val="nil"/>
                          <w:left w:val="single" w:sz="8" w:space="0" w:color="000000"/>
                          <w:bottom w:val="nil"/>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2. </w:t>
                        </w:r>
                        <w:r>
                          <w:rPr>
                            <w:rFonts w:ascii="Microsoft JhengHei" w:eastAsia="Microsoft JhengHei" w:hAnsi="Microsoft JhengHei" w:cs="Microsoft JhengHei"/>
                            <w:spacing w:val="23"/>
                            <w:w w:val="95"/>
                            <w:sz w:val="14"/>
                            <w:szCs w:val="14"/>
                            <w:lang w:eastAsia="zh-CN"/>
                          </w:rPr>
                          <w:t xml:space="preserve"> </w:t>
                        </w:r>
                        <w:r>
                          <w:rPr>
                            <w:rFonts w:ascii="Microsoft JhengHei" w:eastAsia="Microsoft JhengHei" w:hAnsi="Microsoft JhengHei" w:cs="Microsoft JhengHei"/>
                            <w:w w:val="95"/>
                            <w:sz w:val="14"/>
                            <w:szCs w:val="14"/>
                            <w:lang w:eastAsia="zh-CN"/>
                          </w:rPr>
                          <w:t>如果不指定则默认为svcname+4。</w:t>
                        </w:r>
                      </w:p>
                    </w:tc>
                  </w:tr>
                  <w:tr w:rsidR="005807CE">
                    <w:trPr>
                      <w:trHeight w:hRule="exact" w:val="290"/>
                    </w:trPr>
                    <w:tc>
                      <w:tcPr>
                        <w:tcW w:w="1651" w:type="dxa"/>
                        <w:vMerge w:val="restart"/>
                        <w:tcBorders>
                          <w:top w:val="nil"/>
                          <w:left w:val="single" w:sz="8" w:space="0" w:color="000000"/>
                          <w:right w:val="nil"/>
                        </w:tcBorders>
                      </w:tcPr>
                      <w:p w:rsidR="005807CE" w:rsidRDefault="005807CE">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--diaglevel</w:t>
                        </w:r>
                      </w:p>
                    </w:tc>
                    <w:tc>
                      <w:tcPr>
                        <w:tcW w:w="3085" w:type="dxa"/>
                        <w:vMerge w:val="restart"/>
                        <w:tcBorders>
                          <w:top w:val="nil"/>
                          <w:left w:val="nil"/>
                          <w:right w:val="single" w:sz="8" w:space="0" w:color="000000"/>
                        </w:tcBorders>
                      </w:tcPr>
                      <w:p w:rsidR="005807CE" w:rsidRDefault="005807CE">
                        <w:pPr>
                          <w:pStyle w:val="TableParagraph"/>
                          <w:spacing w:before="6"/>
                          <w:ind w:left="766"/>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-v</w:t>
                        </w:r>
                      </w:p>
                    </w:tc>
                    <w:tc>
                      <w:tcPr>
                        <w:tcW w:w="2363" w:type="dxa"/>
                        <w:vMerge w:val="restart"/>
                        <w:tcBorders>
                          <w:top w:val="nil"/>
                          <w:left w:val="single" w:sz="8" w:space="0" w:color="000000"/>
                          <w:right w:val="single" w:sz="8" w:space="0" w:color="000000"/>
                        </w:tcBorders>
                      </w:tcPr>
                      <w:p w:rsidR="005807CE" w:rsidRDefault="005807CE">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num</w:t>
                        </w:r>
                      </w:p>
                    </w:tc>
                    <w:tc>
                      <w:tcPr>
                        <w:tcW w:w="2373" w:type="dxa"/>
                        <w:tcBorders>
                          <w:top w:val="nil"/>
                          <w:left w:val="single" w:sz="8" w:space="0" w:color="000000"/>
                          <w:bottom w:val="nil"/>
                          <w:right w:val="single" w:sz="8" w:space="0" w:color="000000"/>
                        </w:tcBorders>
                      </w:tcPr>
                      <w:p w:rsidR="005807CE" w:rsidRDefault="005807CE">
                        <w:pPr>
                          <w:pStyle w:val="TableParagraph"/>
                          <w:spacing w:before="6"/>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指定诊断日志打印级</w:t>
                        </w:r>
                      </w:p>
                    </w:tc>
                  </w:tr>
                  <w:tr w:rsidR="005807CE">
                    <w:trPr>
                      <w:trHeight w:hRule="exact" w:val="240"/>
                    </w:trPr>
                    <w:tc>
                      <w:tcPr>
                        <w:tcW w:w="1651" w:type="dxa"/>
                        <w:vMerge/>
                        <w:tcBorders>
                          <w:left w:val="single" w:sz="8" w:space="0" w:color="000000"/>
                          <w:right w:val="nil"/>
                        </w:tcBorders>
                      </w:tcPr>
                      <w:p w:rsidR="005807CE" w:rsidRDefault="005807CE"/>
                    </w:tc>
                    <w:tc>
                      <w:tcPr>
                        <w:tcW w:w="3085" w:type="dxa"/>
                        <w:vMerge/>
                        <w:tcBorders>
                          <w:left w:val="nil"/>
                          <w:right w:val="single" w:sz="8" w:space="0" w:color="000000"/>
                        </w:tcBorders>
                      </w:tcPr>
                      <w:p w:rsidR="005807CE" w:rsidRDefault="005807CE"/>
                    </w:tc>
                    <w:tc>
                      <w:tcPr>
                        <w:tcW w:w="2363" w:type="dxa"/>
                        <w:vMerge/>
                        <w:tcBorders>
                          <w:left w:val="single" w:sz="8" w:space="0" w:color="000000"/>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别。sequoiadb中诊断日志</w:t>
                        </w:r>
                      </w:p>
                    </w:tc>
                  </w:tr>
                  <w:tr w:rsidR="005807CE">
                    <w:trPr>
                      <w:trHeight w:hRule="exact" w:val="240"/>
                    </w:trPr>
                    <w:tc>
                      <w:tcPr>
                        <w:tcW w:w="1651" w:type="dxa"/>
                        <w:vMerge/>
                        <w:tcBorders>
                          <w:left w:val="single" w:sz="8" w:space="0" w:color="000000"/>
                          <w:right w:val="nil"/>
                        </w:tcBorders>
                      </w:tcPr>
                      <w:p w:rsidR="005807CE" w:rsidRDefault="005807CE"/>
                    </w:tc>
                    <w:tc>
                      <w:tcPr>
                        <w:tcW w:w="3085" w:type="dxa"/>
                        <w:vMerge/>
                        <w:tcBorders>
                          <w:left w:val="nil"/>
                          <w:right w:val="single" w:sz="8" w:space="0" w:color="000000"/>
                        </w:tcBorders>
                      </w:tcPr>
                      <w:p w:rsidR="005807CE" w:rsidRDefault="005807CE"/>
                    </w:tc>
                    <w:tc>
                      <w:tcPr>
                        <w:tcW w:w="2363" w:type="dxa"/>
                        <w:vMerge/>
                        <w:tcBorders>
                          <w:left w:val="single" w:sz="8" w:space="0" w:color="000000"/>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从0-5分别代表：SEVERE,</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ERROR,</w:t>
                        </w:r>
                      </w:p>
                    </w:tc>
                  </w:tr>
                  <w:tr w:rsidR="005807CE">
                    <w:trPr>
                      <w:trHeight w:hRule="exact" w:val="282"/>
                    </w:trPr>
                    <w:tc>
                      <w:tcPr>
                        <w:tcW w:w="1651" w:type="dxa"/>
                        <w:vMerge/>
                        <w:tcBorders>
                          <w:left w:val="single" w:sz="8" w:space="0" w:color="000000"/>
                          <w:right w:val="nil"/>
                        </w:tcBorders>
                      </w:tcPr>
                      <w:p w:rsidR="005807CE" w:rsidRDefault="005807CE"/>
                    </w:tc>
                    <w:tc>
                      <w:tcPr>
                        <w:tcW w:w="3085" w:type="dxa"/>
                        <w:vMerge/>
                        <w:tcBorders>
                          <w:left w:val="nil"/>
                          <w:right w:val="single" w:sz="8" w:space="0" w:color="000000"/>
                        </w:tcBorders>
                      </w:tcPr>
                      <w:p w:rsidR="005807CE" w:rsidRDefault="005807CE"/>
                    </w:tc>
                    <w:tc>
                      <w:tcPr>
                        <w:tcW w:w="2363" w:type="dxa"/>
                        <w:vMerge/>
                        <w:tcBorders>
                          <w:left w:val="single" w:sz="8" w:space="0" w:color="000000"/>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EVENT,WARNING,</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INFO,</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DEBUG。</w:t>
                        </w:r>
                      </w:p>
                    </w:tc>
                  </w:tr>
                  <w:tr w:rsidR="005807CE">
                    <w:trPr>
                      <w:trHeight w:hRule="exact" w:val="282"/>
                    </w:trPr>
                    <w:tc>
                      <w:tcPr>
                        <w:tcW w:w="1651" w:type="dxa"/>
                        <w:vMerge/>
                        <w:tcBorders>
                          <w:left w:val="single" w:sz="8" w:space="0" w:color="000000"/>
                          <w:right w:val="nil"/>
                        </w:tcBorders>
                      </w:tcPr>
                      <w:p w:rsidR="005807CE" w:rsidRDefault="005807CE"/>
                    </w:tc>
                    <w:tc>
                      <w:tcPr>
                        <w:tcW w:w="3085" w:type="dxa"/>
                        <w:vMerge/>
                        <w:tcBorders>
                          <w:left w:val="nil"/>
                          <w:right w:val="single" w:sz="8" w:space="0" w:color="000000"/>
                        </w:tcBorders>
                      </w:tcPr>
                      <w:p w:rsidR="005807CE" w:rsidRDefault="005807CE"/>
                    </w:tc>
                    <w:tc>
                      <w:tcPr>
                        <w:tcW w:w="2363" w:type="dxa"/>
                        <w:vMerge/>
                        <w:tcBorders>
                          <w:left w:val="single" w:sz="8" w:space="0" w:color="000000"/>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23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2.</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如果不指定，则默认</w:t>
                        </w:r>
                      </w:p>
                    </w:tc>
                  </w:tr>
                  <w:tr w:rsidR="005807CE">
                    <w:trPr>
                      <w:trHeight w:hRule="exact" w:val="310"/>
                    </w:trPr>
                    <w:tc>
                      <w:tcPr>
                        <w:tcW w:w="1651" w:type="dxa"/>
                        <w:vMerge/>
                        <w:tcBorders>
                          <w:left w:val="single" w:sz="8" w:space="0" w:color="000000"/>
                          <w:bottom w:val="single" w:sz="8" w:space="0" w:color="000000"/>
                          <w:right w:val="nil"/>
                        </w:tcBorders>
                      </w:tcPr>
                      <w:p w:rsidR="005807CE" w:rsidRDefault="005807CE"/>
                    </w:tc>
                    <w:tc>
                      <w:tcPr>
                        <w:tcW w:w="3085" w:type="dxa"/>
                        <w:vMerge/>
                        <w:tcBorders>
                          <w:left w:val="nil"/>
                          <w:bottom w:val="single" w:sz="8" w:space="0" w:color="000000"/>
                          <w:right w:val="single" w:sz="8" w:space="0" w:color="000000"/>
                        </w:tcBorders>
                      </w:tcPr>
                      <w:p w:rsidR="005807CE" w:rsidRDefault="005807CE"/>
                    </w:tc>
                    <w:tc>
                      <w:tcPr>
                        <w:tcW w:w="2363" w:type="dxa"/>
                        <w:vMerge/>
                        <w:tcBorders>
                          <w:left w:val="single" w:sz="8" w:space="0" w:color="000000"/>
                          <w:bottom w:val="single" w:sz="8" w:space="0" w:color="000000"/>
                          <w:right w:val="single" w:sz="8" w:space="0" w:color="000000"/>
                        </w:tcBorders>
                      </w:tcPr>
                      <w:p w:rsidR="005807CE" w:rsidRDefault="005807CE"/>
                    </w:tc>
                    <w:tc>
                      <w:tcPr>
                        <w:tcW w:w="2373" w:type="dxa"/>
                        <w:tcBorders>
                          <w:top w:val="nil"/>
                          <w:left w:val="single" w:sz="8" w:space="0" w:color="000000"/>
                          <w:bottom w:val="single" w:sz="8" w:space="0" w:color="000000"/>
                          <w:right w:val="single" w:sz="8" w:space="0" w:color="000000"/>
                        </w:tcBorders>
                      </w:tcPr>
                      <w:p w:rsidR="005807CE" w:rsidRDefault="005807CE">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为WARNING。</w:t>
                        </w:r>
                      </w:p>
                    </w:tc>
                  </w:tr>
                  <w:tr w:rsidR="005807CE">
                    <w:trPr>
                      <w:trHeight w:hRule="exact" w:val="1149"/>
                    </w:trPr>
                    <w:tc>
                      <w:tcPr>
                        <w:tcW w:w="1651"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--role</w:t>
                        </w:r>
                      </w:p>
                    </w:tc>
                    <w:tc>
                      <w:tcPr>
                        <w:tcW w:w="3085"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766"/>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-o</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1. </w:t>
                        </w:r>
                        <w:r>
                          <w:rPr>
                            <w:rFonts w:ascii="Microsoft JhengHei" w:eastAsia="Microsoft JhengHei" w:hAnsi="Microsoft JhengHei" w:cs="Microsoft JhengHei"/>
                            <w:spacing w:val="32"/>
                            <w:w w:val="95"/>
                            <w:sz w:val="14"/>
                            <w:szCs w:val="14"/>
                            <w:lang w:eastAsia="zh-CN"/>
                          </w:rPr>
                          <w:t xml:space="preserve"> </w:t>
                        </w:r>
                        <w:r>
                          <w:rPr>
                            <w:rFonts w:ascii="Microsoft JhengHei" w:eastAsia="Microsoft JhengHei" w:hAnsi="Microsoft JhengHei" w:cs="Microsoft JhengHei"/>
                            <w:w w:val="95"/>
                            <w:sz w:val="14"/>
                            <w:szCs w:val="14"/>
                            <w:lang w:eastAsia="zh-CN"/>
                          </w:rPr>
                          <w:t>指定服务角色。sequoiadb分别</w:t>
                        </w:r>
                      </w:p>
                      <w:p w:rsidR="005807CE" w:rsidRDefault="005807CE">
                        <w:pPr>
                          <w:pStyle w:val="TableParagraph"/>
                          <w:spacing w:before="12" w:line="240" w:lineRule="exact"/>
                          <w:ind w:left="45" w:righ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以data/coord/catalog/独立代表</w:t>
                        </w:r>
                        <w:r>
                          <w:rPr>
                            <w:rFonts w:ascii="Microsoft JhengHei" w:eastAsia="Microsoft JhengHei" w:hAnsi="Microsoft JhengHei" w:cs="Microsoft JhengHei"/>
                            <w:spacing w:val="24"/>
                            <w:w w:val="95"/>
                            <w:sz w:val="14"/>
                            <w:szCs w:val="14"/>
                            <w:lang w:eastAsia="zh-CN"/>
                          </w:rPr>
                          <w:t xml:space="preserve"> </w:t>
                        </w:r>
                        <w:r>
                          <w:rPr>
                            <w:rFonts w:ascii="Microsoft JhengHei" w:eastAsia="Microsoft JhengHei" w:hAnsi="Microsoft JhengHei" w:cs="Microsoft JhengHei"/>
                            <w:w w:val="95"/>
                            <w:sz w:val="14"/>
                            <w:szCs w:val="14"/>
                            <w:lang w:eastAsia="zh-CN"/>
                          </w:rPr>
                          <w:t>数据</w:t>
                        </w:r>
                        <w:r>
                          <w:rPr>
                            <w:rFonts w:ascii="Microsoft JhengHei" w:eastAsia="Microsoft JhengHei" w:hAnsi="Microsoft JhengHei" w:cs="Microsoft JhengHei"/>
                            <w:sz w:val="14"/>
                            <w:szCs w:val="14"/>
                            <w:lang w:eastAsia="zh-CN"/>
                          </w:rPr>
                          <w:t xml:space="preserve"> 节点/协调节点/编目节点/单机。</w:t>
                        </w:r>
                      </w:p>
                      <w:p w:rsidR="005807CE" w:rsidRDefault="005807CE">
                        <w:pPr>
                          <w:pStyle w:val="TableParagraph"/>
                          <w:spacing w:before="71"/>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如果不指定则默认为独立。</w:t>
                        </w:r>
                      </w:p>
                    </w:tc>
                  </w:tr>
                  <w:tr w:rsidR="005807CE">
                    <w:trPr>
                      <w:trHeight w:hRule="exact" w:val="265"/>
                    </w:trPr>
                    <w:tc>
                      <w:tcPr>
                        <w:tcW w:w="1651" w:type="dxa"/>
                        <w:tcBorders>
                          <w:top w:val="single" w:sz="8" w:space="0" w:color="000000"/>
                          <w:left w:val="single" w:sz="8" w:space="0" w:color="000000"/>
                          <w:bottom w:val="nil"/>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--catalogaddr</w:t>
                        </w:r>
                      </w:p>
                    </w:tc>
                    <w:tc>
                      <w:tcPr>
                        <w:tcW w:w="3085" w:type="dxa"/>
                        <w:tcBorders>
                          <w:top w:val="single" w:sz="8" w:space="0" w:color="000000"/>
                          <w:left w:val="nil"/>
                          <w:bottom w:val="nil"/>
                          <w:right w:val="single" w:sz="8" w:space="0" w:color="000000"/>
                        </w:tcBorders>
                      </w:tcPr>
                      <w:p w:rsidR="005807CE" w:rsidRDefault="005807CE">
                        <w:pPr>
                          <w:pStyle w:val="TableParagraph"/>
                          <w:spacing w:line="212" w:lineRule="exact"/>
                          <w:ind w:left="766"/>
                          <w:rPr>
                            <w:rFonts w:ascii="Microsoft JhengHei" w:eastAsia="Microsoft JhengHei" w:hAnsi="Microsoft JhengHei" w:cs="Microsoft JhengHei"/>
                            <w:sz w:val="14"/>
                            <w:szCs w:val="14"/>
                          </w:rPr>
                        </w:pPr>
                        <w:r>
                          <w:rPr>
                            <w:rFonts w:ascii="Microsoft JhengHei" w:eastAsia="Microsoft JhengHei" w:hAnsi="Microsoft JhengHei" w:cs="Microsoft JhengHei"/>
                            <w:w w:val="80"/>
                            <w:sz w:val="14"/>
                            <w:szCs w:val="14"/>
                          </w:rPr>
                          <w:t>-t</w:t>
                        </w:r>
                      </w:p>
                    </w:tc>
                    <w:tc>
                      <w:tcPr>
                        <w:tcW w:w="2363" w:type="dxa"/>
                        <w:tcBorders>
                          <w:top w:val="single" w:sz="8" w:space="0" w:color="000000"/>
                          <w:left w:val="single" w:sz="8" w:space="0" w:color="000000"/>
                          <w:bottom w:val="nil"/>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str</w:t>
                        </w:r>
                      </w:p>
                    </w:tc>
                    <w:tc>
                      <w:tcPr>
                        <w:tcW w:w="2373" w:type="dxa"/>
                        <w:tcBorders>
                          <w:top w:val="single" w:sz="8" w:space="0" w:color="000000"/>
                          <w:left w:val="single" w:sz="8" w:space="0" w:color="000000"/>
                          <w:bottom w:val="nil"/>
                          <w:right w:val="single" w:sz="8" w:space="0" w:color="000000"/>
                        </w:tcBorders>
                      </w:tcPr>
                      <w:p w:rsidR="005807CE" w:rsidRDefault="005807CE">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指定编目节点的地址。配置形式</w:t>
                        </w:r>
                      </w:p>
                    </w:tc>
                  </w:tr>
                  <w:tr w:rsidR="005807CE">
                    <w:trPr>
                      <w:trHeight w:hRule="exact" w:val="282"/>
                    </w:trPr>
                    <w:tc>
                      <w:tcPr>
                        <w:tcW w:w="1651" w:type="dxa"/>
                        <w:tcBorders>
                          <w:top w:val="nil"/>
                          <w:left w:val="single" w:sz="8" w:space="0" w:color="000000"/>
                          <w:bottom w:val="nil"/>
                          <w:right w:val="nil"/>
                        </w:tcBorders>
                      </w:tcPr>
                      <w:p w:rsidR="005807CE" w:rsidRDefault="005807CE">
                        <w:pPr>
                          <w:rPr>
                            <w:lang w:eastAsia="zh-CN"/>
                          </w:rPr>
                        </w:pPr>
                      </w:p>
                    </w:tc>
                    <w:tc>
                      <w:tcPr>
                        <w:tcW w:w="3085" w:type="dxa"/>
                        <w:tcBorders>
                          <w:top w:val="nil"/>
                          <w:left w:val="nil"/>
                          <w:bottom w:val="nil"/>
                          <w:right w:val="single" w:sz="8" w:space="0" w:color="000000"/>
                        </w:tcBorders>
                      </w:tcPr>
                      <w:p w:rsidR="005807CE" w:rsidRDefault="005807CE">
                        <w:pPr>
                          <w:rPr>
                            <w:lang w:eastAsia="zh-CN"/>
                          </w:rPr>
                        </w:pPr>
                      </w:p>
                    </w:tc>
                    <w:tc>
                      <w:tcPr>
                        <w:tcW w:w="2363" w:type="dxa"/>
                        <w:tcBorders>
                          <w:top w:val="nil"/>
                          <w:left w:val="single" w:sz="8" w:space="0" w:color="000000"/>
                          <w:bottom w:val="nil"/>
                          <w:right w:val="single" w:sz="8" w:space="0" w:color="000000"/>
                        </w:tcBorders>
                      </w:tcPr>
                      <w:p w:rsidR="005807CE" w:rsidRDefault="005807CE">
                        <w:pPr>
                          <w:rPr>
                            <w:lang w:eastAsia="zh-CN"/>
                          </w:rPr>
                        </w:pPr>
                      </w:p>
                    </w:tc>
                    <w:tc>
                      <w:tcPr>
                        <w:tcW w:w="2373" w:type="dxa"/>
                        <w:tcBorders>
                          <w:top w:val="nil"/>
                          <w:left w:val="single" w:sz="8" w:space="0" w:color="000000"/>
                          <w:bottom w:val="nil"/>
                          <w:right w:val="single" w:sz="8" w:space="0" w:color="000000"/>
                        </w:tcBorders>
                      </w:tcPr>
                      <w:p w:rsidR="005807CE" w:rsidRDefault="005807CE">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为"hostname1:catalogname1,</w:t>
                        </w:r>
                      </w:p>
                    </w:tc>
                  </w:tr>
                  <w:tr w:rsidR="005807CE">
                    <w:trPr>
                      <w:trHeight w:hRule="exact" w:val="324"/>
                    </w:trPr>
                    <w:tc>
                      <w:tcPr>
                        <w:tcW w:w="1651" w:type="dxa"/>
                        <w:tcBorders>
                          <w:top w:val="nil"/>
                          <w:left w:val="single" w:sz="8" w:space="0" w:color="000000"/>
                          <w:bottom w:val="nil"/>
                          <w:right w:val="nil"/>
                        </w:tcBorders>
                      </w:tcPr>
                      <w:p w:rsidR="005807CE" w:rsidRDefault="005807CE"/>
                    </w:tc>
                    <w:tc>
                      <w:tcPr>
                        <w:tcW w:w="3085" w:type="dxa"/>
                        <w:tcBorders>
                          <w:top w:val="nil"/>
                          <w:left w:val="nil"/>
                          <w:bottom w:val="nil"/>
                          <w:right w:val="single" w:sz="8" w:space="0" w:color="000000"/>
                        </w:tcBorders>
                      </w:tcPr>
                      <w:p w:rsidR="005807CE" w:rsidRDefault="005807CE"/>
                    </w:tc>
                    <w:tc>
                      <w:tcPr>
                        <w:tcW w:w="2363" w:type="dxa"/>
                        <w:tcBorders>
                          <w:top w:val="nil"/>
                          <w:left w:val="single" w:sz="8" w:space="0" w:color="000000"/>
                          <w:bottom w:val="nil"/>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23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hostname2:catalogname2,..."。</w:t>
                        </w:r>
                      </w:p>
                    </w:tc>
                  </w:tr>
                  <w:tr w:rsidR="005807CE">
                    <w:trPr>
                      <w:trHeight w:hRule="exact" w:val="282"/>
                    </w:trPr>
                    <w:tc>
                      <w:tcPr>
                        <w:tcW w:w="1651" w:type="dxa"/>
                        <w:tcBorders>
                          <w:top w:val="nil"/>
                          <w:left w:val="single" w:sz="8" w:space="0" w:color="000000"/>
                          <w:bottom w:val="nil"/>
                          <w:right w:val="nil"/>
                        </w:tcBorders>
                      </w:tcPr>
                      <w:p w:rsidR="005807CE" w:rsidRDefault="005807CE"/>
                    </w:tc>
                    <w:tc>
                      <w:tcPr>
                        <w:tcW w:w="3085" w:type="dxa"/>
                        <w:tcBorders>
                          <w:top w:val="nil"/>
                          <w:left w:val="nil"/>
                          <w:bottom w:val="nil"/>
                          <w:right w:val="single" w:sz="8" w:space="0" w:color="000000"/>
                        </w:tcBorders>
                      </w:tcPr>
                      <w:p w:rsidR="005807CE" w:rsidRDefault="005807CE"/>
                    </w:tc>
                    <w:tc>
                      <w:tcPr>
                        <w:tcW w:w="2363" w:type="dxa"/>
                        <w:tcBorders>
                          <w:top w:val="nil"/>
                          <w:left w:val="single" w:sz="8" w:space="0" w:color="000000"/>
                          <w:bottom w:val="nil"/>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需要至少指定一个编目节点的地</w:t>
                        </w:r>
                      </w:p>
                    </w:tc>
                  </w:tr>
                  <w:tr w:rsidR="005807CE">
                    <w:trPr>
                      <w:trHeight w:hRule="exact" w:val="290"/>
                    </w:trPr>
                    <w:tc>
                      <w:tcPr>
                        <w:tcW w:w="1651" w:type="dxa"/>
                        <w:tcBorders>
                          <w:top w:val="nil"/>
                          <w:left w:val="single" w:sz="8" w:space="0" w:color="000000"/>
                          <w:bottom w:val="nil"/>
                          <w:right w:val="nil"/>
                        </w:tcBorders>
                      </w:tcPr>
                      <w:p w:rsidR="005807CE" w:rsidRDefault="005807CE">
                        <w:pPr>
                          <w:rPr>
                            <w:lang w:eastAsia="zh-CN"/>
                          </w:rPr>
                        </w:pPr>
                      </w:p>
                    </w:tc>
                    <w:tc>
                      <w:tcPr>
                        <w:tcW w:w="3085" w:type="dxa"/>
                        <w:tcBorders>
                          <w:top w:val="nil"/>
                          <w:left w:val="nil"/>
                          <w:bottom w:val="nil"/>
                          <w:right w:val="single" w:sz="8" w:space="0" w:color="000000"/>
                        </w:tcBorders>
                      </w:tcPr>
                      <w:p w:rsidR="005807CE" w:rsidRDefault="005807CE">
                        <w:pPr>
                          <w:rPr>
                            <w:lang w:eastAsia="zh-CN"/>
                          </w:rPr>
                        </w:pPr>
                      </w:p>
                    </w:tc>
                    <w:tc>
                      <w:tcPr>
                        <w:tcW w:w="2363" w:type="dxa"/>
                        <w:tcBorders>
                          <w:top w:val="nil"/>
                          <w:left w:val="single" w:sz="8" w:space="0" w:color="000000"/>
                          <w:bottom w:val="nil"/>
                          <w:right w:val="single" w:sz="8" w:space="0" w:color="000000"/>
                        </w:tcBorders>
                      </w:tcPr>
                      <w:p w:rsidR="005807CE" w:rsidRDefault="005807CE">
                        <w:pPr>
                          <w:rPr>
                            <w:lang w:eastAsia="zh-CN"/>
                          </w:rPr>
                        </w:pPr>
                      </w:p>
                    </w:tc>
                    <w:tc>
                      <w:tcPr>
                        <w:tcW w:w="2373" w:type="dxa"/>
                        <w:tcBorders>
                          <w:top w:val="nil"/>
                          <w:left w:val="single" w:sz="8" w:space="0" w:color="000000"/>
                          <w:bottom w:val="nil"/>
                          <w:right w:val="single" w:sz="8" w:space="0" w:color="000000"/>
                        </w:tcBorders>
                      </w:tcPr>
                      <w:p w:rsidR="005807CE" w:rsidRDefault="005807CE">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址。</w:t>
                        </w:r>
                      </w:p>
                    </w:tc>
                  </w:tr>
                  <w:tr w:rsidR="005807CE">
                    <w:trPr>
                      <w:trHeight w:hRule="exact" w:val="290"/>
                    </w:trPr>
                    <w:tc>
                      <w:tcPr>
                        <w:tcW w:w="1651" w:type="dxa"/>
                        <w:vMerge w:val="restart"/>
                        <w:tcBorders>
                          <w:top w:val="nil"/>
                          <w:left w:val="single" w:sz="8" w:space="0" w:color="000000"/>
                          <w:right w:val="nil"/>
                        </w:tcBorders>
                      </w:tcPr>
                      <w:p w:rsidR="005807CE" w:rsidRDefault="005807CE">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--logfilesz</w:t>
                        </w:r>
                      </w:p>
                    </w:tc>
                    <w:tc>
                      <w:tcPr>
                        <w:tcW w:w="3085" w:type="dxa"/>
                        <w:vMerge w:val="restart"/>
                        <w:tcBorders>
                          <w:top w:val="nil"/>
                          <w:left w:val="nil"/>
                          <w:right w:val="single" w:sz="8" w:space="0" w:color="000000"/>
                        </w:tcBorders>
                      </w:tcPr>
                      <w:p w:rsidR="005807CE" w:rsidRDefault="005807CE">
                        <w:pPr>
                          <w:pStyle w:val="TableParagraph"/>
                          <w:spacing w:before="6"/>
                          <w:ind w:left="766"/>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-f</w:t>
                        </w:r>
                      </w:p>
                    </w:tc>
                    <w:tc>
                      <w:tcPr>
                        <w:tcW w:w="2363" w:type="dxa"/>
                        <w:vMerge w:val="restart"/>
                        <w:tcBorders>
                          <w:top w:val="nil"/>
                          <w:left w:val="single" w:sz="8" w:space="0" w:color="000000"/>
                          <w:right w:val="single" w:sz="8" w:space="0" w:color="000000"/>
                        </w:tcBorders>
                      </w:tcPr>
                      <w:p w:rsidR="005807CE" w:rsidRDefault="005807CE">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num</w:t>
                        </w:r>
                      </w:p>
                    </w:tc>
                    <w:tc>
                      <w:tcPr>
                        <w:tcW w:w="2373" w:type="dxa"/>
                        <w:tcBorders>
                          <w:top w:val="nil"/>
                          <w:left w:val="single" w:sz="8" w:space="0" w:color="000000"/>
                          <w:bottom w:val="nil"/>
                          <w:right w:val="single" w:sz="8" w:space="0" w:color="000000"/>
                        </w:tcBorders>
                      </w:tcPr>
                      <w:p w:rsidR="005807CE" w:rsidRDefault="005807CE">
                        <w:pPr>
                          <w:pStyle w:val="TableParagraph"/>
                          <w:spacing w:before="6"/>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指定同步日志文件的大小.。合法</w:t>
                        </w:r>
                      </w:p>
                    </w:tc>
                  </w:tr>
                  <w:tr w:rsidR="005807CE">
                    <w:trPr>
                      <w:trHeight w:hRule="exact" w:val="282"/>
                    </w:trPr>
                    <w:tc>
                      <w:tcPr>
                        <w:tcW w:w="1651" w:type="dxa"/>
                        <w:vMerge/>
                        <w:tcBorders>
                          <w:left w:val="single" w:sz="8" w:space="0" w:color="000000"/>
                          <w:right w:val="nil"/>
                        </w:tcBorders>
                      </w:tcPr>
                      <w:p w:rsidR="005807CE" w:rsidRDefault="005807CE"/>
                    </w:tc>
                    <w:tc>
                      <w:tcPr>
                        <w:tcW w:w="3085" w:type="dxa"/>
                        <w:vMerge/>
                        <w:tcBorders>
                          <w:left w:val="nil"/>
                          <w:right w:val="single" w:sz="8" w:space="0" w:color="000000"/>
                        </w:tcBorders>
                      </w:tcPr>
                      <w:p w:rsidR="005807CE" w:rsidRDefault="005807CE"/>
                    </w:tc>
                    <w:tc>
                      <w:tcPr>
                        <w:tcW w:w="2363" w:type="dxa"/>
                        <w:vMerge/>
                        <w:tcBorders>
                          <w:left w:val="single" w:sz="8" w:space="0" w:color="000000"/>
                          <w:right w:val="single" w:sz="8" w:space="0" w:color="000000"/>
                        </w:tcBorders>
                      </w:tcPr>
                      <w:p w:rsidR="005807CE" w:rsidRDefault="005807CE"/>
                    </w:tc>
                    <w:tc>
                      <w:tcPr>
                        <w:tcW w:w="2373" w:type="dxa"/>
                        <w:tcBorders>
                          <w:top w:val="nil"/>
                          <w:left w:val="single" w:sz="8" w:space="0" w:color="000000"/>
                          <w:bottom w:val="nil"/>
                          <w:right w:val="single" w:sz="8" w:space="0" w:color="000000"/>
                        </w:tcBorders>
                      </w:tcPr>
                      <w:p w:rsidR="005807CE" w:rsidRDefault="005807CE">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输入为32(MB)-</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2048(MB)。</w:t>
                        </w:r>
                      </w:p>
                    </w:tc>
                  </w:tr>
                  <w:tr w:rsidR="005807CE">
                    <w:trPr>
                      <w:trHeight w:hRule="exact" w:val="357"/>
                    </w:trPr>
                    <w:tc>
                      <w:tcPr>
                        <w:tcW w:w="1651" w:type="dxa"/>
                        <w:vMerge/>
                        <w:tcBorders>
                          <w:left w:val="single" w:sz="8" w:space="0" w:color="000000"/>
                          <w:bottom w:val="single" w:sz="8" w:space="0" w:color="000000"/>
                          <w:right w:val="nil"/>
                        </w:tcBorders>
                      </w:tcPr>
                      <w:p w:rsidR="005807CE" w:rsidRDefault="005807CE"/>
                    </w:tc>
                    <w:tc>
                      <w:tcPr>
                        <w:tcW w:w="3085" w:type="dxa"/>
                        <w:vMerge/>
                        <w:tcBorders>
                          <w:left w:val="nil"/>
                          <w:bottom w:val="single" w:sz="8" w:space="0" w:color="000000"/>
                          <w:right w:val="single" w:sz="8" w:space="0" w:color="000000"/>
                        </w:tcBorders>
                      </w:tcPr>
                      <w:p w:rsidR="005807CE" w:rsidRDefault="005807CE"/>
                    </w:tc>
                    <w:tc>
                      <w:tcPr>
                        <w:tcW w:w="2363" w:type="dxa"/>
                        <w:vMerge/>
                        <w:tcBorders>
                          <w:left w:val="single" w:sz="8" w:space="0" w:color="000000"/>
                          <w:bottom w:val="single" w:sz="8" w:space="0" w:color="000000"/>
                          <w:right w:val="single" w:sz="8" w:space="0" w:color="000000"/>
                        </w:tcBorders>
                      </w:tcPr>
                      <w:p w:rsidR="005807CE" w:rsidRDefault="005807CE"/>
                    </w:tc>
                    <w:tc>
                      <w:tcPr>
                        <w:tcW w:w="2373" w:type="dxa"/>
                        <w:tcBorders>
                          <w:top w:val="nil"/>
                          <w:left w:val="single" w:sz="8" w:space="0" w:color="000000"/>
                          <w:bottom w:val="single" w:sz="8" w:space="0" w:color="000000"/>
                          <w:right w:val="single" w:sz="8" w:space="0" w:color="000000"/>
                        </w:tcBorders>
                      </w:tcPr>
                      <w:p w:rsidR="005807CE" w:rsidRDefault="005807CE">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2.  </w:t>
                        </w:r>
                        <w:r>
                          <w:rPr>
                            <w:rFonts w:ascii="Microsoft JhengHei" w:eastAsia="Microsoft JhengHei" w:hAnsi="Microsoft JhengHei" w:cs="Microsoft JhengHei"/>
                            <w:spacing w:val="15"/>
                            <w:w w:val="95"/>
                            <w:sz w:val="14"/>
                            <w:szCs w:val="14"/>
                            <w:lang w:eastAsia="zh-CN"/>
                          </w:rPr>
                          <w:t xml:space="preserve"> </w:t>
                        </w:r>
                        <w:r>
                          <w:rPr>
                            <w:rFonts w:ascii="Microsoft JhengHei" w:eastAsia="Microsoft JhengHei" w:hAnsi="Microsoft JhengHei" w:cs="Microsoft JhengHei"/>
                            <w:w w:val="95"/>
                            <w:sz w:val="14"/>
                            <w:szCs w:val="14"/>
                            <w:lang w:eastAsia="zh-CN"/>
                          </w:rPr>
                          <w:t>如果不指定，则默认为32(MB)。</w:t>
                        </w:r>
                      </w:p>
                    </w:tc>
                  </w:tr>
                  <w:tr w:rsidR="005807CE">
                    <w:trPr>
                      <w:trHeight w:hRule="exact" w:val="307"/>
                    </w:trPr>
                    <w:tc>
                      <w:tcPr>
                        <w:tcW w:w="4736" w:type="dxa"/>
                        <w:gridSpan w:val="2"/>
                        <w:vMerge w:val="restart"/>
                        <w:tcBorders>
                          <w:top w:val="nil"/>
                          <w:left w:val="nil"/>
                          <w:right w:val="nil"/>
                        </w:tcBorders>
                      </w:tcPr>
                      <w:p w:rsidR="005807CE" w:rsidRDefault="005807CE">
                        <w:pPr>
                          <w:rPr>
                            <w:lang w:eastAsia="zh-CN"/>
                          </w:rPr>
                        </w:pPr>
                      </w:p>
                    </w:tc>
                    <w:tc>
                      <w:tcPr>
                        <w:tcW w:w="2363" w:type="dxa"/>
                        <w:tcBorders>
                          <w:top w:val="single" w:sz="8" w:space="0" w:color="000000"/>
                          <w:left w:val="single" w:sz="8" w:space="0" w:color="000000"/>
                          <w:bottom w:val="nil"/>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num</w:t>
                        </w:r>
                      </w:p>
                    </w:tc>
                    <w:tc>
                      <w:tcPr>
                        <w:tcW w:w="2373" w:type="dxa"/>
                        <w:tcBorders>
                          <w:top w:val="single" w:sz="8" w:space="0" w:color="000000"/>
                          <w:left w:val="single" w:sz="8" w:space="0" w:color="000000"/>
                          <w:bottom w:val="nil"/>
                          <w:right w:val="single" w:sz="8" w:space="0" w:color="000000"/>
                        </w:tcBorders>
                      </w:tcPr>
                      <w:p w:rsidR="005807CE" w:rsidRDefault="005807CE">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1.</w:t>
                        </w:r>
                        <w:r>
                          <w:rPr>
                            <w:rFonts w:ascii="Microsoft JhengHei" w:eastAsia="Microsoft JhengHei" w:hAnsi="Microsoft JhengHei" w:cs="Microsoft JhengHei"/>
                            <w:spacing w:val="2"/>
                            <w:sz w:val="14"/>
                            <w:szCs w:val="14"/>
                            <w:lang w:eastAsia="zh-CN"/>
                          </w:rPr>
                          <w:t xml:space="preserve"> </w:t>
                        </w:r>
                        <w:r>
                          <w:rPr>
                            <w:rFonts w:ascii="Microsoft JhengHei" w:eastAsia="Microsoft JhengHei" w:hAnsi="Microsoft JhengHei" w:cs="Microsoft JhengHei"/>
                            <w:sz w:val="14"/>
                            <w:szCs w:val="14"/>
                            <w:lang w:eastAsia="zh-CN"/>
                          </w:rPr>
                          <w:t>指定同步日志文件的数量。</w:t>
                        </w:r>
                      </w:p>
                    </w:tc>
                  </w:tr>
                  <w:tr w:rsidR="005807CE">
                    <w:trPr>
                      <w:trHeight w:hRule="exact" w:val="332"/>
                    </w:trPr>
                    <w:tc>
                      <w:tcPr>
                        <w:tcW w:w="4736" w:type="dxa"/>
                        <w:gridSpan w:val="2"/>
                        <w:vMerge/>
                        <w:tcBorders>
                          <w:left w:val="nil"/>
                          <w:right w:val="nil"/>
                        </w:tcBorders>
                      </w:tcPr>
                      <w:p w:rsidR="005807CE" w:rsidRDefault="005807CE">
                        <w:pPr>
                          <w:rPr>
                            <w:lang w:eastAsia="zh-CN"/>
                          </w:rPr>
                        </w:pPr>
                      </w:p>
                    </w:tc>
                    <w:tc>
                      <w:tcPr>
                        <w:tcW w:w="2363" w:type="dxa"/>
                        <w:tcBorders>
                          <w:top w:val="nil"/>
                          <w:left w:val="single" w:sz="8" w:space="0" w:color="000000"/>
                          <w:bottom w:val="nil"/>
                          <w:right w:val="single" w:sz="8" w:space="0" w:color="000000"/>
                        </w:tcBorders>
                      </w:tcPr>
                      <w:p w:rsidR="005807CE" w:rsidRDefault="005807CE">
                        <w:pPr>
                          <w:rPr>
                            <w:lang w:eastAsia="zh-CN"/>
                          </w:rPr>
                        </w:pPr>
                      </w:p>
                    </w:tc>
                    <w:tc>
                      <w:tcPr>
                        <w:tcW w:w="2373" w:type="dxa"/>
                        <w:tcBorders>
                          <w:top w:val="nil"/>
                          <w:left w:val="single" w:sz="8" w:space="0" w:color="000000"/>
                          <w:bottom w:val="nil"/>
                          <w:right w:val="single" w:sz="8" w:space="0" w:color="000000"/>
                        </w:tcBorders>
                      </w:tcPr>
                      <w:p w:rsidR="005807CE" w:rsidRDefault="005807CE">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如果不指定，则默认为20。</w:t>
                        </w:r>
                      </w:p>
                    </w:tc>
                  </w:tr>
                  <w:tr w:rsidR="005807CE">
                    <w:trPr>
                      <w:trHeight w:hRule="exact" w:val="332"/>
                    </w:trPr>
                    <w:tc>
                      <w:tcPr>
                        <w:tcW w:w="4736" w:type="dxa"/>
                        <w:gridSpan w:val="2"/>
                        <w:vMerge/>
                        <w:tcBorders>
                          <w:left w:val="nil"/>
                          <w:right w:val="nil"/>
                        </w:tcBorders>
                      </w:tcPr>
                      <w:p w:rsidR="005807CE" w:rsidRDefault="005807CE">
                        <w:pPr>
                          <w:rPr>
                            <w:lang w:eastAsia="zh-CN"/>
                          </w:rPr>
                        </w:pPr>
                      </w:p>
                    </w:tc>
                    <w:tc>
                      <w:tcPr>
                        <w:tcW w:w="2363" w:type="dxa"/>
                        <w:vMerge w:val="restart"/>
                        <w:tcBorders>
                          <w:top w:val="nil"/>
                          <w:left w:val="single" w:sz="8" w:space="0" w:color="000000"/>
                          <w:right w:val="single" w:sz="8" w:space="0" w:color="000000"/>
                        </w:tcBorders>
                      </w:tcPr>
                      <w:p w:rsidR="005807CE" w:rsidRDefault="005807CE">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boolean</w:t>
                        </w:r>
                      </w:p>
                    </w:tc>
                    <w:tc>
                      <w:tcPr>
                        <w:tcW w:w="2373" w:type="dxa"/>
                        <w:tcBorders>
                          <w:top w:val="nil"/>
                          <w:left w:val="single" w:sz="8" w:space="0" w:color="000000"/>
                          <w:bottom w:val="nil"/>
                          <w:right w:val="single" w:sz="8" w:space="0" w:color="000000"/>
                        </w:tcBorders>
                      </w:tcPr>
                      <w:p w:rsidR="005807CE" w:rsidRDefault="005807CE">
                        <w:pPr>
                          <w:pStyle w:val="TableParagraph"/>
                          <w:spacing w:before="6"/>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指定是否打开视为</w:t>
                        </w:r>
                      </w:p>
                    </w:tc>
                  </w:tr>
                  <w:tr w:rsidR="005807CE">
                    <w:trPr>
                      <w:trHeight w:hRule="exact" w:val="357"/>
                    </w:trPr>
                    <w:tc>
                      <w:tcPr>
                        <w:tcW w:w="4736" w:type="dxa"/>
                        <w:gridSpan w:val="2"/>
                        <w:vMerge/>
                        <w:tcBorders>
                          <w:left w:val="nil"/>
                          <w:bottom w:val="nil"/>
                          <w:right w:val="nil"/>
                        </w:tcBorders>
                      </w:tcPr>
                      <w:p w:rsidR="005807CE" w:rsidRDefault="005807CE"/>
                    </w:tc>
                    <w:tc>
                      <w:tcPr>
                        <w:tcW w:w="2363" w:type="dxa"/>
                        <w:vMerge/>
                        <w:tcBorders>
                          <w:left w:val="single" w:sz="8" w:space="0" w:color="000000"/>
                          <w:bottom w:val="single" w:sz="8" w:space="0" w:color="000000"/>
                          <w:right w:val="single" w:sz="8" w:space="0" w:color="000000"/>
                        </w:tcBorders>
                      </w:tcPr>
                      <w:p w:rsidR="005807CE" w:rsidRDefault="005807CE"/>
                    </w:tc>
                    <w:tc>
                      <w:tcPr>
                        <w:tcW w:w="2373" w:type="dxa"/>
                        <w:tcBorders>
                          <w:top w:val="nil"/>
                          <w:left w:val="single" w:sz="8" w:space="0" w:color="000000"/>
                          <w:bottom w:val="single" w:sz="8" w:space="0" w:color="000000"/>
                          <w:right w:val="single" w:sz="8" w:space="0" w:color="000000"/>
                        </w:tcBorders>
                      </w:tcPr>
                      <w:p w:rsidR="005807CE" w:rsidRDefault="005807CE">
                        <w:pPr>
                          <w:pStyle w:val="TableParagraph"/>
                          <w:spacing w:line="239"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2.</w:t>
                        </w:r>
                        <w:r>
                          <w:rPr>
                            <w:rFonts w:ascii="Microsoft JhengHei" w:eastAsia="Microsoft JhengHei" w:hAnsi="Microsoft JhengHei" w:cs="Microsoft JhengHei"/>
                            <w:spacing w:val="-7"/>
                            <w:sz w:val="14"/>
                            <w:szCs w:val="14"/>
                            <w:lang w:eastAsia="zh-CN"/>
                          </w:rPr>
                          <w:t xml:space="preserve"> </w:t>
                        </w:r>
                        <w:r>
                          <w:rPr>
                            <w:rFonts w:ascii="Microsoft JhengHei" w:eastAsia="Microsoft JhengHei" w:hAnsi="Microsoft JhengHei" w:cs="Microsoft JhengHei"/>
                            <w:sz w:val="14"/>
                            <w:szCs w:val="14"/>
                            <w:lang w:eastAsia="zh-CN"/>
                          </w:rPr>
                          <w:t>如果不指定，则默认为false。</w:t>
                        </w:r>
                      </w:p>
                    </w:tc>
                  </w:tr>
                </w:tbl>
                <w:p w:rsidR="005807CE" w:rsidRDefault="005807CE">
                  <w:pPr>
                    <w:rPr>
                      <w:lang w:eastAsia="zh-CN"/>
                    </w:rPr>
                  </w:pPr>
                </w:p>
              </w:txbxContent>
            </v:textbox>
            <w10:wrap anchorx="page"/>
          </v:shape>
        </w:pict>
      </w:r>
      <w:r w:rsidR="00DD1987">
        <w:pict>
          <v:shape id="_x0000_i1057"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sequoiadb支持命令方式行及配置文件方式。当两种方式并存时，命令行参数将会覆盖配置文件中相</w:t>
      </w:r>
      <w:r w:rsidR="004474D3">
        <w:rPr>
          <w:lang w:eastAsia="zh-CN"/>
        </w:rPr>
        <w:t xml:space="preserve"> 同的配置项。</w:t>
      </w:r>
    </w:p>
    <w:p w:rsidR="0020037C" w:rsidRDefault="0020037C">
      <w:pPr>
        <w:spacing w:before="3" w:line="120" w:lineRule="exact"/>
        <w:rPr>
          <w:sz w:val="12"/>
          <w:szCs w:val="12"/>
          <w:lang w:eastAsia="zh-CN"/>
        </w:rPr>
      </w:pPr>
    </w:p>
    <w:p w:rsidR="0020037C" w:rsidRDefault="004474D3">
      <w:pPr>
        <w:pStyle w:val="BodyText"/>
        <w:spacing w:line="167" w:lineRule="auto"/>
        <w:ind w:left="1573"/>
        <w:rPr>
          <w:lang w:eastAsia="zh-CN"/>
        </w:rPr>
      </w:pPr>
      <w:r>
        <w:rPr>
          <w:lang w:eastAsia="zh-CN"/>
        </w:rPr>
        <w:t>同步日志的总大小(logfilesz</w:t>
      </w:r>
      <w:r>
        <w:rPr>
          <w:spacing w:val="-33"/>
          <w:lang w:eastAsia="zh-CN"/>
        </w:rPr>
        <w:t xml:space="preserve"> </w:t>
      </w:r>
      <w:r>
        <w:rPr>
          <w:lang w:eastAsia="zh-CN"/>
        </w:rPr>
        <w:t>*</w:t>
      </w:r>
      <w:r>
        <w:rPr>
          <w:spacing w:val="-32"/>
          <w:lang w:eastAsia="zh-CN"/>
        </w:rPr>
        <w:t xml:space="preserve"> </w:t>
      </w:r>
      <w:r>
        <w:rPr>
          <w:lang w:eastAsia="zh-CN"/>
        </w:rPr>
        <w:t>logfilenum)决定了在同步过程中的容错能力。日志越大则进</w:t>
      </w:r>
      <w:r>
        <w:rPr>
          <w:spacing w:val="-33"/>
          <w:lang w:eastAsia="zh-CN"/>
        </w:rPr>
        <w:t xml:space="preserve"> </w:t>
      </w:r>
      <w:r>
        <w:rPr>
          <w:lang w:eastAsia="zh-CN"/>
        </w:rPr>
        <w:t xml:space="preserve">行全量恢 </w:t>
      </w:r>
      <w:r>
        <w:rPr>
          <w:w w:val="105"/>
          <w:lang w:eastAsia="zh-CN"/>
        </w:rPr>
        <w:t>复的可能性越小。</w:t>
      </w:r>
    </w:p>
    <w:p w:rsidR="0020037C" w:rsidRDefault="0020037C">
      <w:pPr>
        <w:spacing w:before="8" w:line="180" w:lineRule="exact"/>
        <w:rPr>
          <w:sz w:val="18"/>
          <w:szCs w:val="18"/>
          <w:lang w:eastAsia="zh-CN"/>
        </w:rPr>
      </w:pPr>
    </w:p>
    <w:p w:rsidR="0020037C" w:rsidRDefault="004474D3">
      <w:pPr>
        <w:pStyle w:val="Heading3"/>
        <w:spacing w:line="352" w:lineRule="exact"/>
        <w:rPr>
          <w:lang w:eastAsia="zh-CN"/>
        </w:rPr>
      </w:pPr>
      <w:bookmarkStart w:id="122" w:name="_bookmark52"/>
      <w:bookmarkEnd w:id="122"/>
      <w:r>
        <w:rPr>
          <w:lang w:eastAsia="zh-CN"/>
        </w:rPr>
        <w:t>监控</w:t>
      </w:r>
    </w:p>
    <w:p w:rsidR="0020037C" w:rsidRDefault="0020037C">
      <w:pPr>
        <w:spacing w:before="13" w:line="220" w:lineRule="exact"/>
        <w:rPr>
          <w:lang w:eastAsia="zh-CN"/>
        </w:rPr>
      </w:pPr>
    </w:p>
    <w:p w:rsidR="0020037C" w:rsidRDefault="004474D3">
      <w:pPr>
        <w:pStyle w:val="BodyText"/>
        <w:spacing w:line="310" w:lineRule="exact"/>
        <w:rPr>
          <w:lang w:eastAsia="zh-CN"/>
        </w:rPr>
      </w:pPr>
      <w:r>
        <w:rPr>
          <w:lang w:eastAsia="zh-CN"/>
        </w:rPr>
        <w:t>概念</w:t>
      </w:r>
    </w:p>
    <w:p w:rsidR="0020037C" w:rsidRDefault="0020037C">
      <w:pPr>
        <w:spacing w:before="5" w:line="100" w:lineRule="exact"/>
        <w:rPr>
          <w:sz w:val="10"/>
          <w:szCs w:val="10"/>
          <w:lang w:eastAsia="zh-CN"/>
        </w:rPr>
      </w:pPr>
    </w:p>
    <w:p w:rsidR="0020037C" w:rsidRDefault="004474D3">
      <w:pPr>
        <w:pStyle w:val="BodyText"/>
        <w:spacing w:line="167" w:lineRule="auto"/>
        <w:ind w:right="241"/>
        <w:rPr>
          <w:lang w:eastAsia="zh-CN"/>
        </w:rPr>
      </w:pPr>
      <w:r>
        <w:rPr>
          <w:w w:val="95"/>
          <w:lang w:eastAsia="zh-CN"/>
        </w:rPr>
        <w:t>监控是一种监视当前系统状态的方式。在SequoiaDB中，用户可以使用快照（SNAPSHOT）与列</w:t>
      </w:r>
      <w:r>
        <w:rPr>
          <w:lang w:eastAsia="zh-CN"/>
        </w:rPr>
        <w:t xml:space="preserve"> 表（LIST）命令进行系统监控。</w:t>
      </w:r>
    </w:p>
    <w:p w:rsidR="0020037C" w:rsidRDefault="0020037C">
      <w:pPr>
        <w:spacing w:before="11" w:line="200" w:lineRule="exact"/>
        <w:rPr>
          <w:sz w:val="20"/>
          <w:szCs w:val="20"/>
          <w:lang w:eastAsia="zh-CN"/>
        </w:rPr>
      </w:pPr>
    </w:p>
    <w:p w:rsidR="0020037C" w:rsidRDefault="004474D3">
      <w:pPr>
        <w:pStyle w:val="BodyText"/>
        <w:spacing w:line="251" w:lineRule="auto"/>
        <w:ind w:right="4151"/>
        <w:rPr>
          <w:lang w:eastAsia="zh-CN"/>
        </w:rPr>
      </w:pPr>
      <w:r>
        <w:rPr>
          <w:lang w:eastAsia="zh-CN"/>
        </w:rPr>
        <w:t>快照 快照是一种得到系统当前状态的命令，主要分为以下类型：</w:t>
      </w:r>
    </w:p>
    <w:p w:rsidR="0020037C" w:rsidRDefault="0020037C">
      <w:pPr>
        <w:spacing w:before="4" w:line="50" w:lineRule="exact"/>
        <w:rPr>
          <w:sz w:val="5"/>
          <w:szCs w:val="5"/>
          <w:lang w:eastAsia="zh-CN"/>
        </w:rPr>
      </w:pPr>
    </w:p>
    <w:tbl>
      <w:tblPr>
        <w:tblW w:w="0" w:type="auto"/>
        <w:tblInd w:w="923" w:type="dxa"/>
        <w:tblLayout w:type="fixed"/>
        <w:tblCellMar>
          <w:left w:w="0" w:type="dxa"/>
          <w:right w:w="0" w:type="dxa"/>
        </w:tblCellMar>
        <w:tblLook w:val="01E0"/>
      </w:tblPr>
      <w:tblGrid>
        <w:gridCol w:w="1919"/>
        <w:gridCol w:w="2817"/>
        <w:gridCol w:w="2363"/>
        <w:gridCol w:w="2373"/>
      </w:tblGrid>
      <w:tr w:rsidR="0020037C">
        <w:trPr>
          <w:trHeight w:hRule="exact" w:val="295"/>
        </w:trPr>
        <w:tc>
          <w:tcPr>
            <w:tcW w:w="191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快照标示</w:t>
            </w:r>
          </w:p>
        </w:tc>
        <w:tc>
          <w:tcPr>
            <w:tcW w:w="2817"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4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快照类型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适用节点类型</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5"/>
        </w:trPr>
        <w:tc>
          <w:tcPr>
            <w:tcW w:w="1919"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53" w:history="1">
              <w:r w:rsidR="004474D3">
                <w:rPr>
                  <w:rFonts w:ascii="Microsoft JhengHei" w:eastAsia="Microsoft JhengHei" w:hAnsi="Microsoft JhengHei" w:cs="Microsoft JhengHei"/>
                  <w:color w:val="0000FF"/>
                  <w:w w:val="90"/>
                  <w:sz w:val="14"/>
                  <w:szCs w:val="14"/>
                </w:rPr>
                <w:t>SDB_SNAP_CONTEXTS</w:t>
              </w:r>
            </w:hyperlink>
          </w:p>
        </w:tc>
        <w:tc>
          <w:tcPr>
            <w:tcW w:w="281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4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上下文</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上下文快照列出当前数据库节点中所</w:t>
            </w:r>
          </w:p>
          <w:p w:rsidR="0020037C" w:rsidRDefault="004474D3">
            <w:pPr>
              <w:pStyle w:val="TableParagraph"/>
              <w:spacing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有的会话所对应的上下文</w:t>
            </w:r>
          </w:p>
        </w:tc>
      </w:tr>
    </w:tbl>
    <w:p w:rsidR="0020037C" w:rsidRDefault="0020037C">
      <w:pPr>
        <w:spacing w:line="240" w:lineRule="exact"/>
        <w:rPr>
          <w:rFonts w:ascii="Microsoft JhengHei" w:eastAsia="Microsoft JhengHei" w:hAnsi="Microsoft JhengHei" w:cs="Microsoft JhengHei"/>
          <w:sz w:val="14"/>
          <w:szCs w:val="14"/>
          <w:lang w:eastAsia="zh-CN"/>
        </w:rPr>
        <w:sectPr w:rsidR="0020037C">
          <w:pgSz w:w="12240" w:h="15840"/>
          <w:pgMar w:top="900" w:right="1020" w:bottom="280" w:left="700" w:header="713" w:footer="0" w:gutter="0"/>
          <w:cols w:space="720"/>
        </w:sectPr>
      </w:pPr>
    </w:p>
    <w:p w:rsidR="0020037C" w:rsidRDefault="0020037C">
      <w:pPr>
        <w:spacing w:before="11" w:line="200" w:lineRule="exact"/>
        <w:rPr>
          <w:sz w:val="20"/>
          <w:szCs w:val="20"/>
          <w:lang w:eastAsia="zh-CN"/>
        </w:rPr>
      </w:pPr>
    </w:p>
    <w:tbl>
      <w:tblPr>
        <w:tblW w:w="0" w:type="auto"/>
        <w:tblInd w:w="103" w:type="dxa"/>
        <w:tblLayout w:type="fixed"/>
        <w:tblCellMar>
          <w:left w:w="0" w:type="dxa"/>
          <w:right w:w="0" w:type="dxa"/>
        </w:tblCellMar>
        <w:tblLook w:val="01E0"/>
      </w:tblPr>
      <w:tblGrid>
        <w:gridCol w:w="2245"/>
        <w:gridCol w:w="2491"/>
        <w:gridCol w:w="2363"/>
        <w:gridCol w:w="2373"/>
      </w:tblGrid>
      <w:tr w:rsidR="0020037C">
        <w:trPr>
          <w:trHeight w:hRule="exact" w:val="305"/>
        </w:trPr>
        <w:tc>
          <w:tcPr>
            <w:tcW w:w="224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快照标示</w:t>
            </w:r>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快照类型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适用节点类型</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0"/>
        </w:trPr>
        <w:tc>
          <w:tcPr>
            <w:tcW w:w="22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54" w:history="1">
              <w:r w:rsidR="004474D3">
                <w:rPr>
                  <w:rFonts w:ascii="Microsoft JhengHei" w:eastAsia="Microsoft JhengHei" w:hAnsi="Microsoft JhengHei" w:cs="Microsoft JhengHei"/>
                  <w:color w:val="0000FF"/>
                  <w:w w:val="90"/>
                  <w:sz w:val="14"/>
                  <w:szCs w:val="14"/>
                </w:rPr>
                <w:t>SDB_SNAP_CONTEXTS_CURRENT</w:t>
              </w:r>
            </w:hyperlink>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当前会话上下文</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当前上下文快照列出当前数据库节点</w:t>
            </w:r>
          </w:p>
          <w:p w:rsidR="0020037C" w:rsidRDefault="004474D3">
            <w:pPr>
              <w:pStyle w:val="TableParagraph"/>
              <w:spacing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中当前会话所对应的上下文</w:t>
            </w:r>
          </w:p>
        </w:tc>
      </w:tr>
      <w:tr w:rsidR="0020037C">
        <w:trPr>
          <w:trHeight w:hRule="exact" w:val="540"/>
        </w:trPr>
        <w:tc>
          <w:tcPr>
            <w:tcW w:w="22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55" w:history="1">
              <w:r w:rsidR="004474D3">
                <w:rPr>
                  <w:rFonts w:ascii="Microsoft JhengHei" w:eastAsia="Microsoft JhengHei" w:hAnsi="Microsoft JhengHei" w:cs="Microsoft JhengHei"/>
                  <w:color w:val="0000FF"/>
                  <w:w w:val="90"/>
                  <w:sz w:val="14"/>
                  <w:szCs w:val="14"/>
                </w:rPr>
                <w:t>SDB_SNAP_SESSIONS</w:t>
              </w:r>
            </w:hyperlink>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会话快照列出当前数据库节点中所有</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的会话</w:t>
            </w:r>
          </w:p>
        </w:tc>
      </w:tr>
      <w:tr w:rsidR="0020037C">
        <w:trPr>
          <w:trHeight w:hRule="exact" w:val="540"/>
        </w:trPr>
        <w:tc>
          <w:tcPr>
            <w:tcW w:w="22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56" w:history="1">
              <w:r w:rsidR="004474D3">
                <w:rPr>
                  <w:rFonts w:ascii="Microsoft JhengHei" w:eastAsia="Microsoft JhengHei" w:hAnsi="Microsoft JhengHei" w:cs="Microsoft JhengHei"/>
                  <w:color w:val="0000FF"/>
                  <w:w w:val="90"/>
                  <w:sz w:val="14"/>
                  <w:szCs w:val="14"/>
                </w:rPr>
                <w:t>SDB_SNAP_SESSIONS_CURRENT</w:t>
              </w:r>
            </w:hyperlink>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当前会话</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当前会话快照列出当前数据库节点中</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当前的会话</w:t>
            </w:r>
          </w:p>
        </w:tc>
      </w:tr>
      <w:tr w:rsidR="0020037C">
        <w:trPr>
          <w:trHeight w:hRule="exact" w:val="540"/>
        </w:trPr>
        <w:tc>
          <w:tcPr>
            <w:tcW w:w="22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57" w:history="1">
              <w:r w:rsidR="004474D3">
                <w:rPr>
                  <w:rFonts w:ascii="Microsoft JhengHei" w:eastAsia="Microsoft JhengHei" w:hAnsi="Microsoft JhengHei" w:cs="Microsoft JhengHei"/>
                  <w:color w:val="0000FF"/>
                  <w:w w:val="90"/>
                  <w:sz w:val="14"/>
                  <w:szCs w:val="14"/>
                </w:rPr>
                <w:t>SDB_SNAP_COLLECTIONS</w:t>
              </w:r>
            </w:hyperlink>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全部</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集合快照列出当前数据库节点或集群</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中所有非临时集合</w:t>
            </w:r>
          </w:p>
        </w:tc>
      </w:tr>
      <w:tr w:rsidR="0020037C">
        <w:trPr>
          <w:trHeight w:hRule="exact" w:val="780"/>
        </w:trPr>
        <w:tc>
          <w:tcPr>
            <w:tcW w:w="22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58" w:history="1">
              <w:r w:rsidR="004474D3">
                <w:rPr>
                  <w:rFonts w:ascii="Microsoft JhengHei" w:eastAsia="Microsoft JhengHei" w:hAnsi="Microsoft JhengHei" w:cs="Microsoft JhengHei"/>
                  <w:color w:val="0000FF"/>
                  <w:w w:val="90"/>
                  <w:sz w:val="14"/>
                  <w:szCs w:val="14"/>
                </w:rPr>
                <w:t>SDB_SNAP_COLLECTIONSPACES</w:t>
              </w:r>
            </w:hyperlink>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全部</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集合空间快照列出当前数据库节点或</w:t>
            </w:r>
          </w:p>
          <w:p w:rsidR="0020037C" w:rsidRDefault="004474D3">
            <w:pPr>
              <w:pStyle w:val="TableParagraph"/>
              <w:spacing w:before="12"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集群中所有集合空间（编目集合空间 除外）</w:t>
            </w:r>
          </w:p>
        </w:tc>
      </w:tr>
      <w:tr w:rsidR="0020037C">
        <w:trPr>
          <w:trHeight w:hRule="exact" w:val="540"/>
        </w:trPr>
        <w:tc>
          <w:tcPr>
            <w:tcW w:w="22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59" w:history="1">
              <w:r w:rsidR="004474D3">
                <w:rPr>
                  <w:rFonts w:ascii="Microsoft JhengHei" w:eastAsia="Microsoft JhengHei" w:hAnsi="Microsoft JhengHei" w:cs="Microsoft JhengHei"/>
                  <w:color w:val="0000FF"/>
                  <w:w w:val="90"/>
                  <w:sz w:val="14"/>
                  <w:szCs w:val="14"/>
                </w:rPr>
                <w:t>SDB_SNAP_DATABASE</w:t>
              </w:r>
            </w:hyperlink>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数据库快照列出当前数据库节点的数</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据库监视信息</w:t>
            </w:r>
          </w:p>
        </w:tc>
      </w:tr>
      <w:tr w:rsidR="0020037C">
        <w:trPr>
          <w:trHeight w:hRule="exact" w:val="535"/>
        </w:trPr>
        <w:tc>
          <w:tcPr>
            <w:tcW w:w="22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60" w:history="1">
              <w:r w:rsidR="004474D3">
                <w:rPr>
                  <w:rFonts w:ascii="Microsoft JhengHei" w:eastAsia="Microsoft JhengHei" w:hAnsi="Microsoft JhengHei" w:cs="Microsoft JhengHei"/>
                  <w:color w:val="0000FF"/>
                  <w:w w:val="90"/>
                  <w:sz w:val="14"/>
                  <w:szCs w:val="14"/>
                </w:rPr>
                <w:t>SDB_SNAP_SYSTEM</w:t>
              </w:r>
            </w:hyperlink>
          </w:p>
        </w:tc>
        <w:tc>
          <w:tcPr>
            <w:tcW w:w="249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7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系统快照列出当前数据库节点的系统</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监视信息</w:t>
            </w:r>
          </w:p>
        </w:tc>
      </w:tr>
      <w:tr w:rsidR="00072619">
        <w:trPr>
          <w:trHeight w:hRule="exact" w:val="535"/>
        </w:trPr>
        <w:tc>
          <w:tcPr>
            <w:tcW w:w="2245" w:type="dxa"/>
            <w:tcBorders>
              <w:top w:val="single" w:sz="8" w:space="0" w:color="000000"/>
              <w:left w:val="single" w:sz="8" w:space="0" w:color="000000"/>
              <w:bottom w:val="single" w:sz="8" w:space="0" w:color="000000"/>
              <w:right w:val="nil"/>
            </w:tcBorders>
          </w:tcPr>
          <w:p w:rsidR="00072619" w:rsidRDefault="00072619">
            <w:pPr>
              <w:pStyle w:val="TableParagraph"/>
              <w:spacing w:line="207" w:lineRule="exact"/>
              <w:ind w:left="40"/>
            </w:pPr>
            <w:r>
              <w:rPr>
                <w:rFonts w:hint="eastAsia"/>
                <w:lang w:eastAsia="zh-CN"/>
              </w:rPr>
              <w:t>SDB_SNAP_CATALOG</w:t>
            </w:r>
          </w:p>
        </w:tc>
        <w:tc>
          <w:tcPr>
            <w:tcW w:w="2491" w:type="dxa"/>
            <w:tcBorders>
              <w:top w:val="single" w:sz="8" w:space="0" w:color="000000"/>
              <w:left w:val="nil"/>
              <w:bottom w:val="single" w:sz="8" w:space="0" w:color="000000"/>
              <w:right w:val="single" w:sz="8" w:space="0" w:color="000000"/>
            </w:tcBorders>
          </w:tcPr>
          <w:p w:rsidR="00072619" w:rsidRPr="00072619" w:rsidRDefault="00072619">
            <w:pPr>
              <w:pStyle w:val="TableParagraph"/>
              <w:spacing w:line="207" w:lineRule="exact"/>
              <w:ind w:left="172"/>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编目信息</w:t>
            </w:r>
          </w:p>
        </w:tc>
        <w:tc>
          <w:tcPr>
            <w:tcW w:w="2363" w:type="dxa"/>
            <w:tcBorders>
              <w:top w:val="single" w:sz="8" w:space="0" w:color="000000"/>
              <w:left w:val="single" w:sz="8" w:space="0" w:color="000000"/>
              <w:bottom w:val="single" w:sz="8" w:space="0" w:color="000000"/>
              <w:right w:val="single" w:sz="8" w:space="0" w:color="000000"/>
            </w:tcBorders>
          </w:tcPr>
          <w:p w:rsidR="00072619" w:rsidRPr="00072619" w:rsidRDefault="00072619">
            <w:pPr>
              <w:pStyle w:val="TableParagraph"/>
              <w:spacing w:line="207" w:lineRule="exact"/>
              <w:ind w:left="40"/>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协调</w:t>
            </w:r>
          </w:p>
        </w:tc>
        <w:tc>
          <w:tcPr>
            <w:tcW w:w="2373" w:type="dxa"/>
            <w:tcBorders>
              <w:top w:val="single" w:sz="8" w:space="0" w:color="000000"/>
              <w:left w:val="single" w:sz="8" w:space="0" w:color="000000"/>
              <w:bottom w:val="single" w:sz="8" w:space="0" w:color="000000"/>
              <w:right w:val="single" w:sz="8" w:space="0" w:color="000000"/>
            </w:tcBorders>
          </w:tcPr>
          <w:p w:rsidR="00072619" w:rsidRPr="00072619" w:rsidRDefault="00072619">
            <w:pPr>
              <w:pStyle w:val="TableParagraph"/>
              <w:spacing w:line="207" w:lineRule="exact"/>
              <w:ind w:left="4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用于查看编目信息</w:t>
            </w:r>
          </w:p>
        </w:tc>
      </w:tr>
    </w:tbl>
    <w:p w:rsidR="0020037C" w:rsidRDefault="0020037C">
      <w:pPr>
        <w:spacing w:before="3" w:line="200" w:lineRule="exact"/>
        <w:rPr>
          <w:sz w:val="20"/>
          <w:szCs w:val="20"/>
          <w:lang w:eastAsia="zh-CN"/>
        </w:rPr>
      </w:pPr>
    </w:p>
    <w:p w:rsidR="0020037C" w:rsidRDefault="004474D3">
      <w:pPr>
        <w:pStyle w:val="BodyText"/>
        <w:spacing w:line="310" w:lineRule="exact"/>
        <w:ind w:left="113"/>
      </w:pPr>
      <w:r>
        <w:t>列表</w:t>
      </w:r>
    </w:p>
    <w:p w:rsidR="0020037C" w:rsidRDefault="004474D3">
      <w:pPr>
        <w:pStyle w:val="BodyText"/>
        <w:spacing w:before="16"/>
        <w:ind w:left="113"/>
        <w:rPr>
          <w:lang w:eastAsia="zh-CN"/>
        </w:rPr>
      </w:pPr>
      <w:r>
        <w:rPr>
          <w:lang w:eastAsia="zh-CN"/>
        </w:rPr>
        <w:t>列表是一种轻量级的得到系统当前状态的命令，主要分为以下类型：</w:t>
      </w:r>
    </w:p>
    <w:p w:rsidR="0020037C" w:rsidRDefault="0020037C">
      <w:pPr>
        <w:spacing w:before="7" w:line="60" w:lineRule="exact"/>
        <w:rPr>
          <w:sz w:val="6"/>
          <w:szCs w:val="6"/>
          <w:lang w:eastAsia="zh-CN"/>
        </w:rPr>
      </w:pPr>
    </w:p>
    <w:tbl>
      <w:tblPr>
        <w:tblW w:w="0" w:type="auto"/>
        <w:tblInd w:w="103" w:type="dxa"/>
        <w:tblLayout w:type="fixed"/>
        <w:tblCellMar>
          <w:left w:w="0" w:type="dxa"/>
          <w:right w:w="0" w:type="dxa"/>
        </w:tblCellMar>
        <w:tblLook w:val="01E0"/>
      </w:tblPr>
      <w:tblGrid>
        <w:gridCol w:w="2206"/>
        <w:gridCol w:w="2531"/>
        <w:gridCol w:w="2363"/>
        <w:gridCol w:w="2373"/>
      </w:tblGrid>
      <w:tr w:rsidR="0020037C">
        <w:trPr>
          <w:trHeight w:hRule="exact" w:val="295"/>
        </w:trPr>
        <w:tc>
          <w:tcPr>
            <w:tcW w:w="2206"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列表标示</w:t>
            </w:r>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列表类型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适用节点类型</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0"/>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62" w:history="1">
              <w:r w:rsidR="004474D3">
                <w:rPr>
                  <w:rFonts w:ascii="Microsoft JhengHei" w:eastAsia="Microsoft JhengHei" w:hAnsi="Microsoft JhengHei" w:cs="Microsoft JhengHei"/>
                  <w:color w:val="0000FF"/>
                  <w:w w:val="90"/>
                  <w:sz w:val="14"/>
                  <w:szCs w:val="14"/>
                </w:rPr>
                <w:t>SDB_LIST_CONTEXTS</w:t>
              </w:r>
            </w:hyperlink>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上下文</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上下文列表列出当前数据库节点中所</w:t>
            </w:r>
          </w:p>
          <w:p w:rsidR="0020037C" w:rsidRDefault="004474D3">
            <w:pPr>
              <w:pStyle w:val="TableParagraph"/>
              <w:spacing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有的会话所对应的上下文</w:t>
            </w:r>
          </w:p>
        </w:tc>
      </w:tr>
      <w:tr w:rsidR="0020037C">
        <w:trPr>
          <w:trHeight w:hRule="exact" w:val="540"/>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63" w:history="1">
              <w:r w:rsidR="004474D3">
                <w:rPr>
                  <w:rFonts w:ascii="Microsoft JhengHei" w:eastAsia="Microsoft JhengHei" w:hAnsi="Microsoft JhengHei" w:cs="Microsoft JhengHei"/>
                  <w:color w:val="0000FF"/>
                  <w:w w:val="90"/>
                  <w:sz w:val="14"/>
                  <w:szCs w:val="14"/>
                </w:rPr>
                <w:t>SDB_LIST_CONTEXTS_CURRENT</w:t>
              </w:r>
            </w:hyperlink>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当前会话上下文</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当前上下文列表列出当前数据库节点</w:t>
            </w:r>
          </w:p>
          <w:p w:rsidR="0020037C" w:rsidRDefault="004474D3">
            <w:pPr>
              <w:pStyle w:val="TableParagraph"/>
              <w:spacing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中当前会话所对应的上下文</w:t>
            </w:r>
          </w:p>
        </w:tc>
      </w:tr>
      <w:tr w:rsidR="0020037C">
        <w:trPr>
          <w:trHeight w:hRule="exact" w:val="540"/>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64" w:history="1">
              <w:r w:rsidR="004474D3">
                <w:rPr>
                  <w:rFonts w:ascii="Microsoft JhengHei" w:eastAsia="Microsoft JhengHei" w:hAnsi="Microsoft JhengHei" w:cs="Microsoft JhengHei"/>
                  <w:color w:val="0000FF"/>
                  <w:w w:val="95"/>
                  <w:sz w:val="14"/>
                  <w:szCs w:val="14"/>
                </w:rPr>
                <w:t>SDB_LIST_SESSIONS</w:t>
              </w:r>
            </w:hyperlink>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会话列表列出当前数据库节点中所有</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的会话</w:t>
            </w:r>
          </w:p>
        </w:tc>
      </w:tr>
      <w:tr w:rsidR="0020037C">
        <w:trPr>
          <w:trHeight w:hRule="exact" w:val="540"/>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65" w:history="1">
              <w:r w:rsidR="004474D3">
                <w:rPr>
                  <w:rFonts w:ascii="Microsoft JhengHei" w:eastAsia="Microsoft JhengHei" w:hAnsi="Microsoft JhengHei" w:cs="Microsoft JhengHei"/>
                  <w:color w:val="0000FF"/>
                  <w:w w:val="95"/>
                  <w:sz w:val="14"/>
                  <w:szCs w:val="14"/>
                </w:rPr>
                <w:t>SDB_LIST_SESSIONS_CURRENT</w:t>
              </w:r>
            </w:hyperlink>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当前会话</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当前会话列表列出当前数据库节点中</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当前的会话</w:t>
            </w:r>
          </w:p>
        </w:tc>
      </w:tr>
      <w:tr w:rsidR="0020037C">
        <w:trPr>
          <w:trHeight w:hRule="exact" w:val="540"/>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66" w:history="1">
              <w:r w:rsidR="004474D3">
                <w:rPr>
                  <w:rFonts w:ascii="Microsoft JhengHei" w:eastAsia="Microsoft JhengHei" w:hAnsi="Microsoft JhengHei" w:cs="Microsoft JhengHei"/>
                  <w:color w:val="0000FF"/>
                  <w:w w:val="95"/>
                  <w:sz w:val="14"/>
                  <w:szCs w:val="14"/>
                </w:rPr>
                <w:t>SDB_LIST_COLLECTIONS</w:t>
              </w:r>
            </w:hyperlink>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全部</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集合列表列出当前数据库节点或集群</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中所有非临时集合</w:t>
            </w:r>
          </w:p>
        </w:tc>
      </w:tr>
      <w:tr w:rsidR="0020037C">
        <w:trPr>
          <w:trHeight w:hRule="exact" w:val="780"/>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67" w:history="1">
              <w:r w:rsidR="004474D3">
                <w:rPr>
                  <w:rFonts w:ascii="Microsoft JhengHei" w:eastAsia="Microsoft JhengHei" w:hAnsi="Microsoft JhengHei" w:cs="Microsoft JhengHei"/>
                  <w:color w:val="0000FF"/>
                  <w:w w:val="95"/>
                  <w:sz w:val="14"/>
                  <w:szCs w:val="14"/>
                </w:rPr>
                <w:t>SDB_LIST_COLLECTIONSPACES</w:t>
              </w:r>
            </w:hyperlink>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全部</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集合空间列表列出当前数据库节点或</w:t>
            </w:r>
          </w:p>
          <w:p w:rsidR="0020037C" w:rsidRDefault="004474D3">
            <w:pPr>
              <w:pStyle w:val="TableParagraph"/>
              <w:spacing w:before="12"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集群中所有集合空间（编目集合空间 除外）</w:t>
            </w:r>
          </w:p>
        </w:tc>
      </w:tr>
      <w:tr w:rsidR="0020037C">
        <w:trPr>
          <w:trHeight w:hRule="exact" w:val="545"/>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68" w:history="1">
              <w:r w:rsidR="004474D3">
                <w:rPr>
                  <w:rFonts w:ascii="Microsoft JhengHei" w:eastAsia="Microsoft JhengHei" w:hAnsi="Microsoft JhengHei" w:cs="Microsoft JhengHei"/>
                  <w:color w:val="0000FF"/>
                  <w:w w:val="95"/>
                  <w:sz w:val="14"/>
                  <w:szCs w:val="14"/>
                </w:rPr>
                <w:t>SDB_LIST_STORAGEUNITS</w:t>
              </w:r>
            </w:hyperlink>
          </w:p>
        </w:tc>
        <w:tc>
          <w:tcPr>
            <w:tcW w:w="2531"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存储单元</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数据，编目</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存储单元列表列出当前数据库节点的</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全部存储单元信息</w:t>
            </w:r>
          </w:p>
        </w:tc>
      </w:tr>
      <w:tr w:rsidR="0020037C">
        <w:trPr>
          <w:trHeight w:hRule="exact" w:val="540"/>
        </w:trPr>
        <w:tc>
          <w:tcPr>
            <w:tcW w:w="2206" w:type="dxa"/>
            <w:tcBorders>
              <w:top w:val="single" w:sz="8" w:space="0" w:color="000000"/>
              <w:left w:val="single" w:sz="8" w:space="0" w:color="000000"/>
              <w:bottom w:val="single" w:sz="8" w:space="0" w:color="000000"/>
              <w:right w:val="nil"/>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69" w:history="1">
              <w:r w:rsidR="004474D3">
                <w:rPr>
                  <w:rFonts w:ascii="Microsoft JhengHei" w:eastAsia="Microsoft JhengHei" w:hAnsi="Microsoft JhengHei" w:cs="Microsoft JhengHei"/>
                  <w:color w:val="0000FF"/>
                  <w:w w:val="95"/>
                  <w:sz w:val="14"/>
                  <w:szCs w:val="14"/>
                </w:rPr>
                <w:t>SDB_LIST_GROUPS</w:t>
              </w:r>
            </w:hyperlink>
          </w:p>
        </w:tc>
        <w:tc>
          <w:tcPr>
            <w:tcW w:w="2531" w:type="dxa"/>
            <w:tcBorders>
              <w:top w:val="single" w:sz="8" w:space="0" w:color="000000"/>
              <w:left w:val="nil"/>
              <w:bottom w:val="single" w:sz="8" w:space="0" w:color="000000"/>
              <w:right w:val="single" w:sz="8" w:space="0" w:color="000000"/>
            </w:tcBorders>
          </w:tcPr>
          <w:p w:rsidR="0020037C" w:rsidRDefault="00423ADE">
            <w:pPr>
              <w:pStyle w:val="TableParagraph"/>
              <w:spacing w:line="212" w:lineRule="exact"/>
              <w:ind w:left="21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协调</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组列表列出当前集群中的所有分</w:t>
            </w:r>
          </w:p>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区信息</w:t>
            </w:r>
          </w:p>
        </w:tc>
      </w:tr>
    </w:tbl>
    <w:p w:rsidR="0020037C" w:rsidRDefault="0020037C">
      <w:pPr>
        <w:spacing w:before="3" w:line="100" w:lineRule="exact"/>
        <w:rPr>
          <w:sz w:val="10"/>
          <w:szCs w:val="10"/>
        </w:rPr>
      </w:pPr>
    </w:p>
    <w:p w:rsidR="0020037C" w:rsidRDefault="004474D3">
      <w:pPr>
        <w:pStyle w:val="BodyText"/>
        <w:spacing w:line="310" w:lineRule="exact"/>
        <w:ind w:left="113"/>
      </w:pPr>
      <w:bookmarkStart w:id="123" w:name="快照"/>
      <w:bookmarkEnd w:id="123"/>
      <w:r>
        <w:t>快照</w:t>
      </w:r>
    </w:p>
    <w:p w:rsidR="0020037C" w:rsidRDefault="004474D3">
      <w:pPr>
        <w:pStyle w:val="BodyText"/>
        <w:spacing w:before="16" w:line="251" w:lineRule="auto"/>
        <w:ind w:left="113" w:right="7547"/>
        <w:rPr>
          <w:lang w:eastAsia="zh-CN"/>
        </w:rPr>
      </w:pPr>
      <w:r>
        <w:rPr>
          <w:lang w:eastAsia="zh-CN"/>
        </w:rPr>
        <w:t xml:space="preserve">本节介绍各种快照信息： </w:t>
      </w:r>
      <w:hyperlink w:anchor="_bookmark53" w:history="1">
        <w:r>
          <w:rPr>
            <w:color w:val="0000FF"/>
            <w:lang w:eastAsia="zh-CN"/>
          </w:rPr>
          <w:t>上下文快照</w:t>
        </w:r>
      </w:hyperlink>
      <w:r>
        <w:rPr>
          <w:color w:val="0000FF"/>
          <w:lang w:eastAsia="zh-CN"/>
        </w:rPr>
        <w:t xml:space="preserve"> </w:t>
      </w:r>
      <w:hyperlink w:anchor="_bookmark54" w:history="1">
        <w:r>
          <w:rPr>
            <w:color w:val="0000FF"/>
            <w:lang w:eastAsia="zh-CN"/>
          </w:rPr>
          <w:t>当前上下文快照</w:t>
        </w:r>
      </w:hyperlink>
    </w:p>
    <w:p w:rsidR="0020037C" w:rsidRDefault="00B0609F">
      <w:pPr>
        <w:pStyle w:val="BodyText"/>
        <w:spacing w:before="3" w:line="251" w:lineRule="auto"/>
        <w:ind w:left="113" w:right="8347"/>
        <w:rPr>
          <w:lang w:eastAsia="zh-CN"/>
        </w:rPr>
      </w:pPr>
      <w:hyperlink w:anchor="_bookmark55" w:history="1">
        <w:r w:rsidR="004474D3">
          <w:rPr>
            <w:color w:val="0000FF"/>
            <w:lang w:eastAsia="zh-CN"/>
          </w:rPr>
          <w:t>会话快照</w:t>
        </w:r>
      </w:hyperlink>
      <w:r w:rsidR="004474D3">
        <w:rPr>
          <w:color w:val="0000FF"/>
          <w:lang w:eastAsia="zh-CN"/>
        </w:rPr>
        <w:t xml:space="preserve"> </w:t>
      </w:r>
      <w:hyperlink w:anchor="_bookmark56" w:history="1">
        <w:r w:rsidR="004474D3">
          <w:rPr>
            <w:color w:val="0000FF"/>
            <w:lang w:eastAsia="zh-CN"/>
          </w:rPr>
          <w:t>当前会话快照</w:t>
        </w:r>
      </w:hyperlink>
      <w:r w:rsidR="004474D3">
        <w:rPr>
          <w:color w:val="0000FF"/>
          <w:lang w:eastAsia="zh-CN"/>
        </w:rPr>
        <w:t xml:space="preserve"> </w:t>
      </w:r>
      <w:hyperlink w:anchor="_bookmark57" w:history="1">
        <w:r w:rsidR="004474D3">
          <w:rPr>
            <w:color w:val="0000FF"/>
            <w:lang w:eastAsia="zh-CN"/>
          </w:rPr>
          <w:t>集合快照</w:t>
        </w:r>
      </w:hyperlink>
      <w:r w:rsidR="004474D3">
        <w:rPr>
          <w:color w:val="0000FF"/>
          <w:lang w:eastAsia="zh-CN"/>
        </w:rPr>
        <w:t xml:space="preserve"> </w:t>
      </w:r>
      <w:hyperlink w:anchor="_bookmark58" w:history="1">
        <w:r w:rsidR="004474D3">
          <w:rPr>
            <w:color w:val="0000FF"/>
            <w:lang w:eastAsia="zh-CN"/>
          </w:rPr>
          <w:t>集合空间快照</w:t>
        </w:r>
      </w:hyperlink>
      <w:r w:rsidR="004474D3">
        <w:rPr>
          <w:color w:val="0000FF"/>
          <w:lang w:eastAsia="zh-CN"/>
        </w:rPr>
        <w:t xml:space="preserve"> </w:t>
      </w:r>
      <w:hyperlink w:anchor="_bookmark59" w:history="1">
        <w:r w:rsidR="004474D3">
          <w:rPr>
            <w:color w:val="0000FF"/>
            <w:lang w:eastAsia="zh-CN"/>
          </w:rPr>
          <w:t>数据库快照</w:t>
        </w:r>
      </w:hyperlink>
    </w:p>
    <w:p w:rsidR="0020037C" w:rsidRDefault="0020037C">
      <w:pPr>
        <w:spacing w:line="251" w:lineRule="auto"/>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B0609F">
      <w:pPr>
        <w:pStyle w:val="BodyText"/>
        <w:spacing w:line="310" w:lineRule="exact"/>
        <w:rPr>
          <w:lang w:eastAsia="zh-CN"/>
        </w:rPr>
      </w:pPr>
      <w:hyperlink w:anchor="_bookmark60" w:history="1">
        <w:r w:rsidR="004474D3">
          <w:rPr>
            <w:color w:val="0000FF"/>
            <w:lang w:eastAsia="zh-CN"/>
          </w:rPr>
          <w:t>系统快照</w:t>
        </w:r>
      </w:hyperlink>
    </w:p>
    <w:p w:rsidR="0020037C" w:rsidRDefault="00B0609F">
      <w:pPr>
        <w:pStyle w:val="BodyText"/>
        <w:spacing w:before="16"/>
        <w:rPr>
          <w:lang w:eastAsia="zh-CN"/>
        </w:rPr>
      </w:pPr>
      <w:hyperlink w:anchor="_bookmark61" w:history="1">
        <w:r w:rsidR="004474D3">
          <w:rPr>
            <w:color w:val="0000FF"/>
            <w:lang w:eastAsia="zh-CN"/>
          </w:rPr>
          <w:t>系统快照</w:t>
        </w:r>
      </w:hyperlink>
    </w:p>
    <w:p w:rsidR="0020037C" w:rsidRDefault="004474D3">
      <w:pPr>
        <w:pStyle w:val="BodyText"/>
        <w:spacing w:line="300" w:lineRule="exact"/>
        <w:rPr>
          <w:lang w:eastAsia="zh-CN"/>
        </w:rPr>
      </w:pPr>
      <w:bookmarkStart w:id="124" w:name="上下文快照"/>
      <w:bookmarkStart w:id="125" w:name="_bookmark53"/>
      <w:bookmarkEnd w:id="124"/>
      <w:bookmarkEnd w:id="125"/>
      <w:r>
        <w:rPr>
          <w:lang w:eastAsia="zh-CN"/>
        </w:rPr>
        <w:t>上下文快照</w:t>
      </w:r>
    </w:p>
    <w:p w:rsidR="0020037C" w:rsidRDefault="0020037C">
      <w:pPr>
        <w:spacing w:before="6" w:line="190" w:lineRule="exact"/>
        <w:rPr>
          <w:sz w:val="19"/>
          <w:szCs w:val="19"/>
          <w:lang w:eastAsia="zh-CN"/>
        </w:rPr>
      </w:pPr>
    </w:p>
    <w:p w:rsidR="0020037C" w:rsidRDefault="004474D3">
      <w:pPr>
        <w:pStyle w:val="BodyText"/>
        <w:spacing w:line="251" w:lineRule="auto"/>
        <w:ind w:right="3607"/>
        <w:rPr>
          <w:lang w:eastAsia="zh-CN"/>
        </w:rPr>
      </w:pPr>
      <w:r>
        <w:rPr>
          <w:lang w:eastAsia="zh-CN"/>
        </w:rPr>
        <w:t>描述 上下文快照列出当前数据库节点中所有的会话所对应的上下文。</w:t>
      </w:r>
    </w:p>
    <w:p w:rsidR="0020037C" w:rsidRDefault="004474D3">
      <w:pPr>
        <w:pStyle w:val="BodyText"/>
        <w:spacing w:before="92" w:line="167" w:lineRule="auto"/>
        <w:ind w:right="43"/>
        <w:rPr>
          <w:lang w:eastAsia="zh-CN"/>
        </w:rPr>
      </w:pPr>
      <w:r>
        <w:rPr>
          <w:w w:val="95"/>
          <w:lang w:eastAsia="zh-CN"/>
        </w:rPr>
        <w:t>每一个会话为一条记录，如果一个会话中包括一个或一个以上的上下文时，其Contexts数组字段对每个上下</w:t>
      </w:r>
      <w:r>
        <w:rPr>
          <w:lang w:eastAsia="zh-CN"/>
        </w:rPr>
        <w:t xml:space="preserve"> 文产生一个对象。</w:t>
      </w:r>
    </w:p>
    <w:p w:rsidR="0020037C" w:rsidRDefault="00DD1987">
      <w:pPr>
        <w:pStyle w:val="BodyText"/>
        <w:spacing w:before="31" w:line="335" w:lineRule="auto"/>
        <w:ind w:right="420"/>
        <w:rPr>
          <w:lang w:eastAsia="zh-CN"/>
        </w:rPr>
      </w:pPr>
      <w:r>
        <w:pict>
          <v:shape id="_x0000_i1058"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快照操作自身需产生一个上下文，因此结果集中至少会返回一个当前快照的上下文信息。 标示</w:t>
      </w:r>
    </w:p>
    <w:p w:rsidR="0020037C" w:rsidRDefault="004474D3">
      <w:pPr>
        <w:pStyle w:val="BodyText"/>
        <w:spacing w:line="254" w:lineRule="exact"/>
      </w:pPr>
      <w:r>
        <w:rPr>
          <w:w w:val="90"/>
        </w:rPr>
        <w:t>SDB_SNAP_CONTEXTS</w:t>
      </w:r>
    </w:p>
    <w:p w:rsidR="0020037C" w:rsidRDefault="0020037C">
      <w:pPr>
        <w:spacing w:before="6" w:line="190" w:lineRule="exact"/>
        <w:rPr>
          <w:sz w:val="19"/>
          <w:szCs w:val="19"/>
        </w:rPr>
      </w:pPr>
    </w:p>
    <w:p w:rsidR="0020037C" w:rsidRDefault="004474D3">
      <w:pPr>
        <w:pStyle w:val="BodyText"/>
        <w:spacing w:line="251" w:lineRule="auto"/>
        <w:ind w:right="8007"/>
      </w:pPr>
      <w:r>
        <w:t>适用节点 数据、编目</w:t>
      </w:r>
    </w:p>
    <w:p w:rsidR="0020037C" w:rsidRDefault="0020037C">
      <w:pPr>
        <w:spacing w:before="4" w:line="180" w:lineRule="exact"/>
        <w:rPr>
          <w:sz w:val="18"/>
          <w:szCs w:val="18"/>
        </w:rPr>
      </w:pPr>
    </w:p>
    <w:p w:rsidR="0020037C" w:rsidRDefault="004474D3">
      <w:pPr>
        <w:pStyle w:val="BodyText"/>
      </w:pPr>
      <w:r>
        <w:t>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839"/>
        <w:gridCol w:w="4476"/>
        <w:gridCol w:w="3157"/>
      </w:tblGrid>
      <w:tr w:rsidR="0020037C">
        <w:trPr>
          <w:trHeight w:hRule="exact" w:val="30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76" w:type="dxa"/>
            <w:tcBorders>
              <w:top w:val="nil"/>
              <w:left w:val="nil"/>
              <w:bottom w:val="nil"/>
              <w:right w:val="single" w:sz="8" w:space="0" w:color="000000"/>
            </w:tcBorders>
          </w:tcPr>
          <w:p w:rsidR="0020037C" w:rsidRDefault="004474D3">
            <w:pPr>
              <w:pStyle w:val="TableParagraph"/>
              <w:spacing w:line="222"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260"/>
        </w:trPr>
        <w:tc>
          <w:tcPr>
            <w:tcW w:w="6315" w:type="dxa"/>
            <w:gridSpan w:val="2"/>
            <w:tcBorders>
              <w:top w:val="nil"/>
              <w:left w:val="single" w:sz="8" w:space="0" w:color="000000"/>
              <w:bottom w:val="nil"/>
              <w:right w:val="single" w:sz="8" w:space="0" w:color="000000"/>
            </w:tcBorders>
          </w:tcPr>
          <w:p w:rsidR="0020037C" w:rsidRDefault="0020037C"/>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会话ID(主机名：端口号：ID)</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Contexts.ContextID</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上下文ID</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Contexts.DataRead</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所读数据</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Contexts.IndexRead</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所读索引</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Contexts.QueryTimeSpent</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查询总时间（秒）</w:t>
            </w:r>
          </w:p>
        </w:tc>
      </w:tr>
      <w:tr w:rsidR="0020037C">
        <w:trPr>
          <w:trHeight w:hRule="exact" w:val="29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Contexts.StartTimestamp</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创建时间</w:t>
            </w:r>
          </w:p>
        </w:tc>
      </w:tr>
    </w:tbl>
    <w:p w:rsidR="0020037C" w:rsidRDefault="0020037C">
      <w:pPr>
        <w:spacing w:before="3" w:line="200" w:lineRule="exact"/>
        <w:rPr>
          <w:sz w:val="20"/>
          <w:szCs w:val="20"/>
        </w:rPr>
      </w:pPr>
    </w:p>
    <w:p w:rsidR="0020037C" w:rsidRDefault="004474D3">
      <w:pPr>
        <w:pStyle w:val="BodyText"/>
        <w:spacing w:line="310" w:lineRule="exact"/>
      </w:pPr>
      <w:r>
        <w:t>示例</w:t>
      </w:r>
    </w:p>
    <w:p w:rsidR="0020037C" w:rsidRDefault="00B0609F">
      <w:pPr>
        <w:pStyle w:val="BodyText"/>
        <w:spacing w:before="8"/>
        <w:rPr>
          <w:rFonts w:ascii="仿宋" w:eastAsia="仿宋" w:hAnsi="仿宋" w:cs="仿宋"/>
        </w:rPr>
      </w:pPr>
      <w:r w:rsidRPr="00B0609F">
        <w:pict>
          <v:group id="_x0000_s3208" style="position:absolute;left:0;text-align:left;margin-left:81.7pt;margin-top:4.85pt;width:473.6pt;height:137.8pt;z-index:-251888128;mso-position-horizontal-relative:page" coordorigin="1634,97" coordsize="9472,2756">
            <v:shape id="_x0000_s3209" style="position:absolute;left:1634;top:97;width:9472;height:2756" coordorigin="1634,97" coordsize="9472,2756" path="m1634,97r9472,l11106,2853r-9472,l1634,97xe" fillcolor="#efefef" stroked="f">
              <v:path arrowok="t"/>
            </v:shape>
            <w10:wrap anchorx="page"/>
          </v:group>
        </w:pict>
      </w:r>
      <w:r w:rsidR="004474D3">
        <w:rPr>
          <w:rFonts w:ascii="仿宋" w:eastAsia="仿宋" w:hAnsi="仿宋" w:cs="仿宋"/>
        </w:rPr>
        <w:t>&gt; db.snapshot(SDB_SNAP_CONTEXTS)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"SessionID": "vmsvr2-suse-x64:</w:t>
      </w:r>
      <w:r w:rsidR="001C0BEA" w:rsidRPr="001C0BEA">
        <w:t xml:space="preserve"> </w:t>
      </w:r>
      <w:r w:rsidR="001C0BEA" w:rsidRPr="001C0BEA">
        <w:rPr>
          <w:rFonts w:ascii="仿宋" w:eastAsia="仿宋" w:hAnsi="仿宋" w:cs="仿宋"/>
        </w:rPr>
        <w:t>11820</w:t>
      </w:r>
      <w:r>
        <w:rPr>
          <w:rFonts w:ascii="仿宋" w:eastAsia="仿宋" w:hAnsi="仿宋" w:cs="仿宋"/>
        </w:rPr>
        <w:t>:28",</w:t>
      </w:r>
    </w:p>
    <w:p w:rsidR="0020037C" w:rsidRDefault="004474D3">
      <w:pPr>
        <w:pStyle w:val="BodyText"/>
        <w:spacing w:line="212" w:lineRule="exact"/>
        <w:ind w:left="1133"/>
        <w:rPr>
          <w:rFonts w:ascii="仿宋" w:eastAsia="仿宋" w:hAnsi="仿宋" w:cs="仿宋"/>
        </w:rPr>
      </w:pPr>
      <w:r>
        <w:rPr>
          <w:rFonts w:ascii="仿宋" w:eastAsia="仿宋" w:hAnsi="仿宋" w:cs="仿宋"/>
        </w:rPr>
        <w:t>"Contexts": [</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533"/>
        <w:rPr>
          <w:rFonts w:ascii="仿宋" w:eastAsia="仿宋" w:hAnsi="仿宋" w:cs="仿宋"/>
        </w:rPr>
      </w:pPr>
      <w:r>
        <w:rPr>
          <w:rFonts w:ascii="仿宋" w:eastAsia="仿宋" w:hAnsi="仿宋" w:cs="仿宋"/>
        </w:rPr>
        <w:t>"ContextID": 12,</w:t>
      </w:r>
    </w:p>
    <w:p w:rsidR="0020037C" w:rsidRDefault="004474D3">
      <w:pPr>
        <w:pStyle w:val="BodyText"/>
        <w:spacing w:line="212" w:lineRule="exact"/>
        <w:ind w:left="1533"/>
        <w:rPr>
          <w:rFonts w:ascii="仿宋" w:eastAsia="仿宋" w:hAnsi="仿宋" w:cs="仿宋"/>
        </w:rPr>
      </w:pPr>
      <w:r>
        <w:rPr>
          <w:rFonts w:ascii="仿宋" w:eastAsia="仿宋" w:hAnsi="仿宋" w:cs="仿宋"/>
        </w:rPr>
        <w:t>"DataRead": 0,</w:t>
      </w:r>
    </w:p>
    <w:p w:rsidR="0020037C" w:rsidRDefault="004474D3">
      <w:pPr>
        <w:pStyle w:val="BodyText"/>
        <w:spacing w:line="212" w:lineRule="exact"/>
        <w:ind w:left="1533"/>
        <w:rPr>
          <w:rFonts w:ascii="仿宋" w:eastAsia="仿宋" w:hAnsi="仿宋" w:cs="仿宋"/>
        </w:rPr>
      </w:pPr>
      <w:r>
        <w:rPr>
          <w:rFonts w:ascii="仿宋" w:eastAsia="仿宋" w:hAnsi="仿宋" w:cs="仿宋"/>
        </w:rPr>
        <w:t>"IndexRead": 0,</w:t>
      </w:r>
    </w:p>
    <w:p w:rsidR="0020037C" w:rsidRDefault="004474D3">
      <w:pPr>
        <w:pStyle w:val="BodyText"/>
        <w:spacing w:line="212" w:lineRule="exact"/>
        <w:ind w:left="1533"/>
        <w:rPr>
          <w:rFonts w:ascii="仿宋" w:eastAsia="仿宋" w:hAnsi="仿宋" w:cs="仿宋"/>
        </w:rPr>
      </w:pPr>
      <w:r>
        <w:rPr>
          <w:rFonts w:ascii="仿宋" w:eastAsia="仿宋" w:hAnsi="仿宋" w:cs="仿宋"/>
        </w:rPr>
        <w:t>"QueryTimeSpent": 0,</w:t>
      </w:r>
    </w:p>
    <w:p w:rsidR="0020037C" w:rsidRDefault="004474D3">
      <w:pPr>
        <w:pStyle w:val="BodyText"/>
        <w:spacing w:line="212" w:lineRule="exact"/>
        <w:ind w:left="1533"/>
        <w:rPr>
          <w:rFonts w:ascii="仿宋" w:eastAsia="仿宋" w:hAnsi="仿宋" w:cs="仿宋"/>
        </w:rPr>
      </w:pPr>
      <w:r>
        <w:rPr>
          <w:rFonts w:ascii="仿宋" w:eastAsia="仿宋" w:hAnsi="仿宋" w:cs="仿宋"/>
        </w:rPr>
        <w:t>"StartTimestamp": "2013-09-27-18.06.37.079570"</w:t>
      </w:r>
    </w:p>
    <w:p w:rsidR="0020037C" w:rsidRDefault="004474D3">
      <w:pPr>
        <w:pStyle w:val="BodyText"/>
        <w:spacing w:line="212" w:lineRule="exact"/>
        <w:ind w:left="133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rPr>
          <w:lang w:eastAsia="zh-CN"/>
        </w:rPr>
      </w:pPr>
      <w:bookmarkStart w:id="126" w:name="当前上下文快照"/>
      <w:bookmarkStart w:id="127" w:name="_bookmark54"/>
      <w:bookmarkEnd w:id="126"/>
      <w:bookmarkEnd w:id="127"/>
      <w:r>
        <w:rPr>
          <w:lang w:eastAsia="zh-CN"/>
        </w:rPr>
        <w:t>当前上下文快照</w:t>
      </w:r>
    </w:p>
    <w:p w:rsidR="0020037C" w:rsidRDefault="0020037C">
      <w:pPr>
        <w:spacing w:before="6" w:line="190" w:lineRule="exact"/>
        <w:rPr>
          <w:sz w:val="19"/>
          <w:szCs w:val="19"/>
          <w:lang w:eastAsia="zh-CN"/>
        </w:rPr>
      </w:pPr>
    </w:p>
    <w:p w:rsidR="0020037C" w:rsidRDefault="004474D3">
      <w:pPr>
        <w:pStyle w:val="BodyText"/>
        <w:spacing w:line="251" w:lineRule="auto"/>
        <w:ind w:right="2807"/>
        <w:rPr>
          <w:lang w:eastAsia="zh-CN"/>
        </w:rPr>
      </w:pPr>
      <w:r>
        <w:rPr>
          <w:lang w:eastAsia="zh-CN"/>
        </w:rPr>
        <w:t xml:space="preserve">描述 当前上下文快照列出数据库节点中，当前连接所对应的会话中的上下文。 </w:t>
      </w:r>
      <w:r>
        <w:rPr>
          <w:w w:val="95"/>
          <w:lang w:eastAsia="zh-CN"/>
        </w:rPr>
        <w:t>返回一条记录，其中Contexts数组字段中包含当前会话中所有的上下文。</w:t>
      </w:r>
    </w:p>
    <w:p w:rsidR="0020037C" w:rsidRDefault="00B0609F">
      <w:pPr>
        <w:pStyle w:val="BodyText"/>
        <w:spacing w:before="3"/>
        <w:ind w:left="1573"/>
        <w:rPr>
          <w:lang w:eastAsia="zh-CN"/>
        </w:rPr>
      </w:pPr>
      <w:r>
        <w:pict>
          <v:shape id="_x0000_s3207" type="#_x0000_t75" style="position:absolute;left:0;text-align:left;margin-left:81.7pt;margin-top:7.2pt;width:24pt;height:24pt;z-index:-251887104;mso-position-horizontal-relative:page">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快照操作自身需产生一个上下文，因此结果集中至少包含一个上下文。</w:t>
      </w:r>
    </w:p>
    <w:p w:rsidR="0020037C" w:rsidRDefault="0020037C">
      <w:pPr>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113"/>
      </w:pPr>
      <w:r>
        <w:t>标示</w:t>
      </w:r>
    </w:p>
    <w:p w:rsidR="0020037C" w:rsidRDefault="004474D3">
      <w:pPr>
        <w:pStyle w:val="BodyText"/>
        <w:spacing w:before="16"/>
        <w:ind w:left="113"/>
      </w:pPr>
      <w:r>
        <w:rPr>
          <w:w w:val="90"/>
        </w:rPr>
        <w:t>SDB_SNAP_CONTEXTS_CURRENT</w:t>
      </w:r>
    </w:p>
    <w:p w:rsidR="0020037C" w:rsidRDefault="0020037C">
      <w:pPr>
        <w:spacing w:before="6" w:line="190" w:lineRule="exact"/>
        <w:rPr>
          <w:sz w:val="19"/>
          <w:szCs w:val="19"/>
        </w:rPr>
      </w:pPr>
    </w:p>
    <w:p w:rsidR="0020037C" w:rsidRDefault="004474D3">
      <w:pPr>
        <w:pStyle w:val="BodyText"/>
        <w:spacing w:line="251" w:lineRule="auto"/>
        <w:ind w:left="113" w:right="8347"/>
      </w:pPr>
      <w:r>
        <w:t>适用节点 数据、编目</w:t>
      </w:r>
    </w:p>
    <w:p w:rsidR="0020037C" w:rsidRDefault="0020037C">
      <w:pPr>
        <w:spacing w:before="4" w:line="180" w:lineRule="exact"/>
        <w:rPr>
          <w:sz w:val="18"/>
          <w:szCs w:val="18"/>
        </w:rPr>
      </w:pPr>
    </w:p>
    <w:p w:rsidR="0020037C" w:rsidRDefault="004474D3">
      <w:pPr>
        <w:pStyle w:val="BodyText"/>
        <w:ind w:left="113"/>
      </w:pPr>
      <w:r>
        <w:t>字段信息</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1937"/>
        <w:gridCol w:w="4378"/>
        <w:gridCol w:w="3157"/>
      </w:tblGrid>
      <w:tr w:rsidR="0020037C">
        <w:trPr>
          <w:trHeight w:hRule="exact" w:val="30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8" w:type="dxa"/>
            <w:tcBorders>
              <w:top w:val="nil"/>
              <w:left w:val="nil"/>
              <w:bottom w:val="nil"/>
              <w:right w:val="single" w:sz="8" w:space="0" w:color="000000"/>
            </w:tcBorders>
          </w:tcPr>
          <w:p w:rsidR="0020037C" w:rsidRDefault="004474D3">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会话ID(Hostname:Port:ID)</w:t>
            </w:r>
          </w:p>
        </w:tc>
      </w:tr>
      <w:tr w:rsidR="0020037C">
        <w:trPr>
          <w:trHeight w:hRule="exact" w:val="260"/>
        </w:trPr>
        <w:tc>
          <w:tcPr>
            <w:tcW w:w="6315" w:type="dxa"/>
            <w:gridSpan w:val="2"/>
            <w:tcBorders>
              <w:top w:val="nil"/>
              <w:left w:val="single" w:sz="8" w:space="0" w:color="000000"/>
              <w:bottom w:val="nil"/>
              <w:right w:val="single" w:sz="8" w:space="0" w:color="000000"/>
            </w:tcBorders>
          </w:tcPr>
          <w:p w:rsidR="0020037C" w:rsidRDefault="0020037C"/>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Contexts.ContextID</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上下文ID</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Contexts.DataRead</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所读数据</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Contexts.IndexRead</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所读索引</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Contexts.QueryTimeSpent</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查询总时间（秒）</w:t>
            </w:r>
          </w:p>
        </w:tc>
      </w:tr>
      <w:tr w:rsidR="0020037C">
        <w:trPr>
          <w:trHeight w:hRule="exact" w:val="29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Contexts.StartTimestamp</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创建时间</w:t>
            </w:r>
          </w:p>
        </w:tc>
      </w:tr>
    </w:tbl>
    <w:p w:rsidR="0020037C" w:rsidRDefault="0020037C">
      <w:pPr>
        <w:spacing w:before="3" w:line="200" w:lineRule="exact"/>
        <w:rPr>
          <w:sz w:val="20"/>
          <w:szCs w:val="20"/>
        </w:rPr>
      </w:pPr>
    </w:p>
    <w:p w:rsidR="0020037C" w:rsidRDefault="004474D3">
      <w:pPr>
        <w:pStyle w:val="BodyText"/>
        <w:spacing w:line="310" w:lineRule="exact"/>
        <w:ind w:left="113"/>
      </w:pPr>
      <w:r>
        <w:t>示例</w:t>
      </w:r>
    </w:p>
    <w:p w:rsidR="0020037C" w:rsidRDefault="00B0609F">
      <w:pPr>
        <w:pStyle w:val="BodyText"/>
        <w:spacing w:before="8"/>
        <w:ind w:left="113"/>
        <w:rPr>
          <w:rFonts w:ascii="仿宋" w:eastAsia="仿宋" w:hAnsi="仿宋" w:cs="仿宋"/>
        </w:rPr>
      </w:pPr>
      <w:r w:rsidRPr="00B0609F">
        <w:pict>
          <v:group id="_x0000_s3205" style="position:absolute;left:0;text-align:left;margin-left:81.7pt;margin-top:4.85pt;width:473.6pt;height:137.8pt;z-index:-251886080;mso-position-horizontal-relative:page" coordorigin="1634,97" coordsize="9472,2756">
            <v:shape id="_x0000_s3206" style="position:absolute;left:1634;top:97;width:9472;height:2756" coordorigin="1634,97" coordsize="9472,2756" path="m1634,97r9472,l11106,2853r-9472,l1634,97xe" fillcolor="#efefef" stroked="f">
              <v:path arrowok="t"/>
            </v:shape>
            <w10:wrap anchorx="page"/>
          </v:group>
        </w:pict>
      </w:r>
      <w:r w:rsidR="004474D3">
        <w:rPr>
          <w:rFonts w:ascii="仿宋" w:eastAsia="仿宋" w:hAnsi="仿宋" w:cs="仿宋"/>
        </w:rPr>
        <w:t>&gt; db.snapshot(SDB_SNAP_CONTEXTS_CURRENT)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"SessionID": vmsvr2-suse-x64:</w:t>
      </w:r>
      <w:r w:rsidR="001C0BEA" w:rsidRPr="001C0BEA">
        <w:t xml:space="preserve"> </w:t>
      </w:r>
      <w:r w:rsidR="001C0BEA" w:rsidRPr="001C0BEA">
        <w:rPr>
          <w:rFonts w:ascii="仿宋" w:eastAsia="仿宋" w:hAnsi="仿宋" w:cs="仿宋"/>
        </w:rPr>
        <w:t>11820</w:t>
      </w:r>
      <w:r>
        <w:rPr>
          <w:rFonts w:ascii="仿宋" w:eastAsia="仿宋" w:hAnsi="仿宋" w:cs="仿宋"/>
        </w:rPr>
        <w:t>:28,</w:t>
      </w:r>
    </w:p>
    <w:p w:rsidR="0020037C" w:rsidRDefault="004474D3">
      <w:pPr>
        <w:pStyle w:val="BodyText"/>
        <w:spacing w:line="212" w:lineRule="exact"/>
        <w:ind w:left="313"/>
        <w:rPr>
          <w:rFonts w:ascii="仿宋" w:eastAsia="仿宋" w:hAnsi="仿宋" w:cs="仿宋"/>
        </w:rPr>
      </w:pPr>
      <w:r>
        <w:rPr>
          <w:rFonts w:ascii="仿宋" w:eastAsia="仿宋" w:hAnsi="仿宋" w:cs="仿宋"/>
        </w:rPr>
        <w:t>"Contexts": [</w:t>
      </w:r>
    </w:p>
    <w:p w:rsidR="0020037C" w:rsidRDefault="004474D3">
      <w:pPr>
        <w:pStyle w:val="BodyText"/>
        <w:spacing w:line="212" w:lineRule="exact"/>
        <w:ind w:left="513"/>
        <w:rPr>
          <w:rFonts w:ascii="仿宋" w:eastAsia="仿宋" w:hAnsi="仿宋" w:cs="仿宋"/>
        </w:rPr>
      </w:pPr>
      <w:r>
        <w:rPr>
          <w:rFonts w:ascii="仿宋" w:eastAsia="仿宋" w:hAnsi="仿宋" w:cs="仿宋"/>
        </w:rPr>
        <w:t>{</w:t>
      </w:r>
    </w:p>
    <w:p w:rsidR="0020037C" w:rsidRDefault="004474D3">
      <w:pPr>
        <w:pStyle w:val="BodyText"/>
        <w:spacing w:line="212" w:lineRule="exact"/>
        <w:ind w:left="713"/>
        <w:rPr>
          <w:rFonts w:ascii="仿宋" w:eastAsia="仿宋" w:hAnsi="仿宋" w:cs="仿宋"/>
        </w:rPr>
      </w:pPr>
      <w:r>
        <w:rPr>
          <w:rFonts w:ascii="仿宋" w:eastAsia="仿宋" w:hAnsi="仿宋" w:cs="仿宋"/>
        </w:rPr>
        <w:t>"ContextID": 13,</w:t>
      </w:r>
    </w:p>
    <w:p w:rsidR="0020037C" w:rsidRDefault="004474D3">
      <w:pPr>
        <w:pStyle w:val="BodyText"/>
        <w:spacing w:line="212" w:lineRule="exact"/>
        <w:ind w:left="713"/>
        <w:rPr>
          <w:rFonts w:ascii="仿宋" w:eastAsia="仿宋" w:hAnsi="仿宋" w:cs="仿宋"/>
        </w:rPr>
      </w:pPr>
      <w:r>
        <w:rPr>
          <w:rFonts w:ascii="仿宋" w:eastAsia="仿宋" w:hAnsi="仿宋" w:cs="仿宋"/>
        </w:rPr>
        <w:t>"DataRead": 0,</w:t>
      </w:r>
    </w:p>
    <w:p w:rsidR="0020037C" w:rsidRDefault="004474D3">
      <w:pPr>
        <w:pStyle w:val="BodyText"/>
        <w:spacing w:line="212" w:lineRule="exact"/>
        <w:ind w:left="713"/>
        <w:rPr>
          <w:rFonts w:ascii="仿宋" w:eastAsia="仿宋" w:hAnsi="仿宋" w:cs="仿宋"/>
        </w:rPr>
      </w:pPr>
      <w:r>
        <w:rPr>
          <w:rFonts w:ascii="仿宋" w:eastAsia="仿宋" w:hAnsi="仿宋" w:cs="仿宋"/>
        </w:rPr>
        <w:t>"IndexRead": 0,</w:t>
      </w:r>
    </w:p>
    <w:p w:rsidR="0020037C" w:rsidRDefault="004474D3">
      <w:pPr>
        <w:pStyle w:val="BodyText"/>
        <w:spacing w:line="212" w:lineRule="exact"/>
        <w:ind w:left="713"/>
        <w:rPr>
          <w:rFonts w:ascii="仿宋" w:eastAsia="仿宋" w:hAnsi="仿宋" w:cs="仿宋"/>
        </w:rPr>
      </w:pPr>
      <w:r>
        <w:rPr>
          <w:rFonts w:ascii="仿宋" w:eastAsia="仿宋" w:hAnsi="仿宋" w:cs="仿宋"/>
        </w:rPr>
        <w:t>"QueryTimeSpent": 0,</w:t>
      </w:r>
    </w:p>
    <w:p w:rsidR="0020037C" w:rsidRDefault="004474D3">
      <w:pPr>
        <w:pStyle w:val="BodyText"/>
        <w:spacing w:line="212" w:lineRule="exact"/>
        <w:ind w:left="713"/>
        <w:rPr>
          <w:rFonts w:ascii="仿宋" w:eastAsia="仿宋" w:hAnsi="仿宋" w:cs="仿宋"/>
        </w:rPr>
      </w:pPr>
      <w:r>
        <w:rPr>
          <w:rFonts w:ascii="仿宋" w:eastAsia="仿宋" w:hAnsi="仿宋" w:cs="仿宋"/>
        </w:rPr>
        <w:t>"StartTimestamp": "2013-09-27-18.25.17.311168"</w:t>
      </w:r>
    </w:p>
    <w:p w:rsidR="0020037C" w:rsidRDefault="004474D3">
      <w:pPr>
        <w:pStyle w:val="BodyText"/>
        <w:spacing w:line="212" w:lineRule="exact"/>
        <w:ind w:left="5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ind w:left="113"/>
        <w:rPr>
          <w:lang w:eastAsia="zh-CN"/>
        </w:rPr>
      </w:pPr>
      <w:bookmarkStart w:id="128" w:name="会话快照"/>
      <w:bookmarkStart w:id="129" w:name="_bookmark55"/>
      <w:bookmarkEnd w:id="128"/>
      <w:bookmarkEnd w:id="129"/>
      <w:r>
        <w:rPr>
          <w:lang w:eastAsia="zh-CN"/>
        </w:rPr>
        <w:t>会话快照</w:t>
      </w:r>
    </w:p>
    <w:p w:rsidR="0020037C" w:rsidRDefault="0020037C">
      <w:pPr>
        <w:spacing w:before="6" w:line="190" w:lineRule="exact"/>
        <w:rPr>
          <w:sz w:val="19"/>
          <w:szCs w:val="19"/>
          <w:lang w:eastAsia="zh-CN"/>
        </w:rPr>
      </w:pPr>
    </w:p>
    <w:p w:rsidR="0020037C" w:rsidRDefault="004474D3">
      <w:pPr>
        <w:pStyle w:val="BodyText"/>
        <w:spacing w:line="251" w:lineRule="auto"/>
        <w:ind w:left="113" w:right="2347"/>
        <w:rPr>
          <w:lang w:eastAsia="zh-CN"/>
        </w:rPr>
      </w:pPr>
      <w:r>
        <w:rPr>
          <w:lang w:eastAsia="zh-CN"/>
        </w:rPr>
        <w:t>描述 会话快照列出当前数据库节点中所有的用户与系统会话，每一个会话为一条记录。</w:t>
      </w:r>
    </w:p>
    <w:p w:rsidR="0020037C" w:rsidRDefault="0020037C">
      <w:pPr>
        <w:spacing w:before="4" w:line="180" w:lineRule="exact"/>
        <w:rPr>
          <w:sz w:val="18"/>
          <w:szCs w:val="18"/>
          <w:lang w:eastAsia="zh-CN"/>
        </w:rPr>
      </w:pPr>
    </w:p>
    <w:p w:rsidR="0020037C" w:rsidRDefault="004474D3">
      <w:pPr>
        <w:pStyle w:val="BodyText"/>
        <w:spacing w:line="251" w:lineRule="auto"/>
        <w:ind w:left="113" w:right="7723"/>
      </w:pPr>
      <w:r>
        <w:rPr>
          <w:w w:val="95"/>
        </w:rPr>
        <w:t xml:space="preserve">标示 </w:t>
      </w:r>
      <w:r>
        <w:rPr>
          <w:w w:val="90"/>
        </w:rPr>
        <w:t>SDB_SNAP_SESSIONS</w:t>
      </w:r>
    </w:p>
    <w:p w:rsidR="0020037C" w:rsidRDefault="0020037C">
      <w:pPr>
        <w:spacing w:before="4" w:line="180" w:lineRule="exact"/>
        <w:rPr>
          <w:sz w:val="18"/>
          <w:szCs w:val="18"/>
        </w:rPr>
      </w:pPr>
    </w:p>
    <w:p w:rsidR="0020037C" w:rsidRDefault="004474D3">
      <w:pPr>
        <w:pStyle w:val="BodyText"/>
        <w:spacing w:line="251" w:lineRule="auto"/>
        <w:ind w:left="113" w:right="8347"/>
      </w:pPr>
      <w:r>
        <w:t>适用节点 数据、编目</w:t>
      </w:r>
    </w:p>
    <w:p w:rsidR="0020037C" w:rsidRDefault="0020037C">
      <w:pPr>
        <w:spacing w:before="4" w:line="180" w:lineRule="exact"/>
        <w:rPr>
          <w:sz w:val="18"/>
          <w:szCs w:val="18"/>
        </w:rPr>
      </w:pPr>
    </w:p>
    <w:p w:rsidR="0020037C" w:rsidRDefault="00B0609F">
      <w:pPr>
        <w:pStyle w:val="BodyText"/>
        <w:ind w:left="113"/>
      </w:pPr>
      <w:r>
        <w:pict>
          <v:group id="_x0000_s3203" style="position:absolute;left:0;text-align:left;margin-left:555.3pt;margin-top:64.05pt;width:.1pt;height:50.8pt;z-index:-251885056;mso-position-horizontal-relative:page" coordorigin="11106,1281" coordsize="2,1016">
            <v:shape id="_x0000_s3204" style="position:absolute;left:11106;top:1281;width:2;height:1016" coordorigin="11106,1281" coordsize="0,1016" path="m11106,1281r,1016e" filled="f" strokeweight="1pt">
              <v:path arrowok="t"/>
            </v:shape>
            <w10:wrap anchorx="page"/>
          </v:group>
        </w:pict>
      </w:r>
      <w:r w:rsidR="004474D3">
        <w:t>字段信息</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1937"/>
        <w:gridCol w:w="4378"/>
        <w:gridCol w:w="3157"/>
      </w:tblGrid>
      <w:tr w:rsidR="0020037C">
        <w:trPr>
          <w:trHeight w:hRule="exact" w:val="30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8" w:type="dxa"/>
            <w:tcBorders>
              <w:top w:val="nil"/>
              <w:left w:val="nil"/>
              <w:bottom w:val="nil"/>
              <w:right w:val="single" w:sz="8" w:space="0" w:color="000000"/>
            </w:tcBorders>
          </w:tcPr>
          <w:p w:rsidR="0020037C" w:rsidRDefault="004474D3">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整数或长整数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会话ID(主机名：端口号：ID)</w:t>
            </w:r>
          </w:p>
        </w:tc>
      </w:tr>
      <w:tr w:rsidR="0020037C">
        <w:trPr>
          <w:trHeight w:hRule="exact" w:val="295"/>
        </w:trPr>
        <w:tc>
          <w:tcPr>
            <w:tcW w:w="1937"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TID</w:t>
            </w:r>
          </w:p>
          <w:p w:rsidR="0020037C" w:rsidRDefault="004474D3">
            <w:pPr>
              <w:pStyle w:val="TableParagraph"/>
              <w:spacing w:before="59"/>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378" w:type="dxa"/>
            <w:vMerge w:val="restart"/>
            <w:tcBorders>
              <w:top w:val="nil"/>
              <w:left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p w:rsidR="0020037C" w:rsidRDefault="004474D3">
            <w:pPr>
              <w:pStyle w:val="TableParagraph"/>
              <w:spacing w:before="59"/>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该会话所对应的系统线程ID</w:t>
            </w:r>
          </w:p>
        </w:tc>
      </w:tr>
      <w:tr w:rsidR="0020037C">
        <w:trPr>
          <w:trHeight w:hRule="exact" w:val="1016"/>
        </w:trPr>
        <w:tc>
          <w:tcPr>
            <w:tcW w:w="1937" w:type="dxa"/>
            <w:vMerge/>
            <w:tcBorders>
              <w:left w:val="single" w:sz="8" w:space="0" w:color="000000"/>
              <w:bottom w:val="nil"/>
              <w:right w:val="nil"/>
            </w:tcBorders>
          </w:tcPr>
          <w:p w:rsidR="0020037C" w:rsidRDefault="0020037C">
            <w:pPr>
              <w:rPr>
                <w:lang w:eastAsia="zh-CN"/>
              </w:rPr>
            </w:pPr>
          </w:p>
        </w:tc>
        <w:tc>
          <w:tcPr>
            <w:tcW w:w="4378" w:type="dxa"/>
            <w:vMerge/>
            <w:tcBorders>
              <w:left w:val="nil"/>
              <w:bottom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nil"/>
            </w:tcBorders>
          </w:tcPr>
          <w:p w:rsidR="0020037C" w:rsidRDefault="004474D3">
            <w:pPr>
              <w:pStyle w:val="TableParagraph"/>
              <w:spacing w:before="45"/>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会话状态</w:t>
            </w:r>
          </w:p>
          <w:p w:rsidR="0020037C" w:rsidRDefault="0020037C">
            <w:pPr>
              <w:pStyle w:val="TableParagraph"/>
              <w:spacing w:before="3" w:line="140" w:lineRule="exact"/>
              <w:rPr>
                <w:sz w:val="14"/>
                <w:szCs w:val="14"/>
              </w:rPr>
            </w:pPr>
          </w:p>
          <w:p w:rsidR="0020037C" w:rsidRDefault="004474D3">
            <w:pPr>
              <w:pStyle w:val="ListParagraph"/>
              <w:numPr>
                <w:ilvl w:val="0"/>
                <w:numId w:val="17"/>
              </w:numPr>
              <w:tabs>
                <w:tab w:val="left" w:pos="323"/>
              </w:tabs>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Creating：创建状态</w:t>
            </w:r>
          </w:p>
          <w:p w:rsidR="0020037C" w:rsidRDefault="004474D3">
            <w:pPr>
              <w:pStyle w:val="ListParagraph"/>
              <w:numPr>
                <w:ilvl w:val="0"/>
                <w:numId w:val="17"/>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Running：运行状态</w:t>
            </w:r>
          </w:p>
        </w:tc>
      </w:tr>
    </w:tbl>
    <w:p w:rsidR="0020037C" w:rsidRDefault="0020037C">
      <w:pPr>
        <w:rPr>
          <w:rFonts w:ascii="Microsoft JhengHei" w:eastAsia="Microsoft JhengHei" w:hAnsi="Microsoft JhengHei" w:cs="Microsoft JhengHei"/>
          <w:sz w:val="14"/>
          <w:szCs w:val="14"/>
        </w:rPr>
        <w:sectPr w:rsidR="0020037C">
          <w:pgSz w:w="12240" w:h="15840"/>
          <w:pgMar w:top="900" w:right="680" w:bottom="280" w:left="1520" w:header="713" w:footer="0" w:gutter="0"/>
          <w:cols w:space="720"/>
        </w:sectPr>
      </w:pPr>
    </w:p>
    <w:p w:rsidR="0020037C" w:rsidRDefault="0020037C">
      <w:pPr>
        <w:spacing w:before="11" w:line="200" w:lineRule="exact"/>
        <w:rPr>
          <w:sz w:val="20"/>
          <w:szCs w:val="20"/>
        </w:rPr>
      </w:pPr>
    </w:p>
    <w:tbl>
      <w:tblPr>
        <w:tblW w:w="0" w:type="auto"/>
        <w:tblInd w:w="923" w:type="dxa"/>
        <w:tblLayout w:type="fixed"/>
        <w:tblCellMar>
          <w:left w:w="0" w:type="dxa"/>
          <w:right w:w="0" w:type="dxa"/>
        </w:tblCellMar>
        <w:tblLook w:val="01E0"/>
      </w:tblPr>
      <w:tblGrid>
        <w:gridCol w:w="1839"/>
        <w:gridCol w:w="4476"/>
        <w:gridCol w:w="3157"/>
      </w:tblGrid>
      <w:tr w:rsidR="0020037C">
        <w:trPr>
          <w:trHeight w:hRule="exact" w:val="30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76" w:type="dxa"/>
            <w:tcBorders>
              <w:top w:val="nil"/>
              <w:left w:val="nil"/>
              <w:bottom w:val="nil"/>
              <w:right w:val="single" w:sz="8" w:space="0" w:color="000000"/>
            </w:tcBorders>
          </w:tcPr>
          <w:p w:rsidR="0020037C" w:rsidRDefault="004474D3">
            <w:pPr>
              <w:pStyle w:val="TableParagraph"/>
              <w:spacing w:line="222"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1278"/>
        </w:trPr>
        <w:tc>
          <w:tcPr>
            <w:tcW w:w="1839" w:type="dxa"/>
            <w:tcBorders>
              <w:top w:val="single" w:sz="8" w:space="0" w:color="000000"/>
              <w:left w:val="single" w:sz="8" w:space="0" w:color="000000"/>
              <w:bottom w:val="single" w:sz="8" w:space="0" w:color="000000"/>
              <w:right w:val="nil"/>
            </w:tcBorders>
          </w:tcPr>
          <w:p w:rsidR="0020037C" w:rsidRDefault="0020037C">
            <w:pPr>
              <w:pStyle w:val="TableParagraph"/>
              <w:spacing w:before="4" w:line="150" w:lineRule="exact"/>
              <w:rPr>
                <w:sz w:val="15"/>
                <w:szCs w:val="15"/>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4474D3">
            <w:pPr>
              <w:pStyle w:val="TableParagraph"/>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Type</w:t>
            </w:r>
          </w:p>
        </w:tc>
        <w:tc>
          <w:tcPr>
            <w:tcW w:w="4476" w:type="dxa"/>
            <w:tcBorders>
              <w:top w:val="nil"/>
              <w:left w:val="nil"/>
              <w:bottom w:val="nil"/>
              <w:right w:val="single" w:sz="8" w:space="0" w:color="000000"/>
            </w:tcBorders>
          </w:tcPr>
          <w:p w:rsidR="0020037C" w:rsidRDefault="0020037C">
            <w:pPr>
              <w:pStyle w:val="TableParagraph"/>
              <w:spacing w:before="4" w:line="160" w:lineRule="exact"/>
              <w:rPr>
                <w:sz w:val="16"/>
                <w:szCs w:val="16"/>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4474D3">
            <w:pPr>
              <w:pStyle w:val="TableParagraph"/>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ListParagraph"/>
              <w:numPr>
                <w:ilvl w:val="0"/>
                <w:numId w:val="16"/>
              </w:numPr>
              <w:tabs>
                <w:tab w:val="left" w:pos="323"/>
              </w:tabs>
              <w:spacing w:line="191" w:lineRule="exact"/>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Waiting：等待状态</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Idle：线程池待机状态</w:t>
            </w:r>
          </w:p>
          <w:p w:rsidR="0020037C" w:rsidRDefault="004474D3">
            <w:pPr>
              <w:pStyle w:val="ListParagraph"/>
              <w:numPr>
                <w:ilvl w:val="0"/>
                <w:numId w:val="16"/>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Destroying：销毁状态</w:t>
            </w:r>
          </w:p>
          <w:p w:rsidR="0020037C" w:rsidRDefault="0020037C">
            <w:pPr>
              <w:pStyle w:val="TableParagraph"/>
              <w:spacing w:before="1" w:line="190" w:lineRule="exact"/>
              <w:rPr>
                <w:sz w:val="19"/>
                <w:szCs w:val="19"/>
              </w:rPr>
            </w:pPr>
          </w:p>
          <w:p w:rsidR="0020037C" w:rsidRDefault="00B0609F">
            <w:pPr>
              <w:pStyle w:val="TableParagraph"/>
              <w:ind w:left="40"/>
              <w:rPr>
                <w:rFonts w:ascii="Microsoft JhengHei" w:eastAsia="Microsoft JhengHei" w:hAnsi="Microsoft JhengHei" w:cs="Microsoft JhengHei"/>
                <w:sz w:val="14"/>
                <w:szCs w:val="14"/>
              </w:rPr>
            </w:pPr>
            <w:hyperlink w:anchor="_bookmark70" w:history="1">
              <w:r w:rsidR="004474D3">
                <w:rPr>
                  <w:rFonts w:ascii="Microsoft JhengHei" w:eastAsia="Microsoft JhengHei" w:hAnsi="Microsoft JhengHei" w:cs="Microsoft JhengHei"/>
                  <w:color w:val="0000FF"/>
                  <w:w w:val="95"/>
                  <w:sz w:val="14"/>
                  <w:szCs w:val="14"/>
                </w:rPr>
                <w:t>EDU类型</w:t>
              </w:r>
            </w:hyperlink>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EDU名，一般系统EDU名为空</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QueueSize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等待处理请求的队列长度</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ProcessEventCount</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已经处理请求的数量</w:t>
            </w:r>
          </w:p>
        </w:tc>
      </w:tr>
      <w:tr w:rsidR="0020037C">
        <w:trPr>
          <w:trHeight w:hRule="exact" w:val="54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上下文ID数组，为该会话所包含的所有上下文列</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表</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TotalDataRead</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数据记录读</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TotalIndexRead</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索引读</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TotalDataWrite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数据记录写</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TotalIndexWrite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索引写</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TotalUpdate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总更新记录数量</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TotalDelete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总删除记录数量</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TotalInsert</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总插入记录数量</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TotalSelect</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总选取记录数量</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TotalRead</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总数据读</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TotalReadTime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总数据读时间（毫秒）</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TotalWriteTime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总数据写时间（毫秒）</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ConnectTimestamp</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连接发起时间</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UserCPU</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用户CPU（秒）</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SysCPU</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系统CPU（秒）</w:t>
            </w:r>
          </w:p>
        </w:tc>
      </w:tr>
      <w:tr w:rsidR="0020037C">
        <w:trPr>
          <w:trHeight w:hRule="exact" w:val="265"/>
        </w:trPr>
        <w:tc>
          <w:tcPr>
            <w:tcW w:w="6315" w:type="dxa"/>
            <w:gridSpan w:val="2"/>
            <w:tcBorders>
              <w:top w:val="nil"/>
              <w:left w:val="single" w:sz="8" w:space="0" w:color="000000"/>
              <w:bottom w:val="nil"/>
              <w:right w:val="single" w:sz="8" w:space="0" w:color="000000"/>
            </w:tcBorders>
          </w:tcPr>
          <w:p w:rsidR="0020037C" w:rsidRDefault="0020037C"/>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bl>
    <w:p w:rsidR="0020037C" w:rsidRDefault="0020037C">
      <w:pPr>
        <w:spacing w:before="3" w:line="200" w:lineRule="exact"/>
        <w:rPr>
          <w:sz w:val="20"/>
          <w:szCs w:val="20"/>
        </w:rPr>
      </w:pPr>
    </w:p>
    <w:p w:rsidR="0020037C" w:rsidRDefault="004474D3">
      <w:pPr>
        <w:pStyle w:val="BodyText"/>
        <w:spacing w:line="310" w:lineRule="exact"/>
      </w:pPr>
      <w:r>
        <w:t>示例</w:t>
      </w:r>
    </w:p>
    <w:p w:rsidR="0020037C" w:rsidRDefault="00B0609F">
      <w:pPr>
        <w:pStyle w:val="BodyText"/>
        <w:spacing w:before="8"/>
        <w:rPr>
          <w:rFonts w:ascii="仿宋" w:eastAsia="仿宋" w:hAnsi="仿宋" w:cs="仿宋"/>
        </w:rPr>
      </w:pPr>
      <w:r w:rsidRPr="00B0609F">
        <w:pict>
          <v:group id="_x0000_s3201" style="position:absolute;left:0;text-align:left;margin-left:81.7pt;margin-top:4.85pt;width:473.6pt;height:265pt;z-index:-251884032;mso-position-horizontal-relative:page" coordorigin="1634,97" coordsize="9472,5300">
            <v:shape id="_x0000_s3202" style="position:absolute;left:1634;top:97;width:9472;height:5300" coordorigin="1634,97" coordsize="9472,5300" path="m1634,97r9472,l11106,5397r-9472,l1634,97xe" fillcolor="#efefef" stroked="f">
              <v:path arrowok="t"/>
            </v:shape>
            <w10:wrap anchorx="page"/>
          </v:group>
        </w:pict>
      </w:r>
      <w:r w:rsidR="004474D3">
        <w:rPr>
          <w:rFonts w:ascii="仿宋" w:eastAsia="仿宋" w:hAnsi="仿宋" w:cs="仿宋"/>
        </w:rPr>
        <w:t>&gt; db.snapshot(SDB_SNAP_SESSIONS)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"SessionID": "vmsvr2-suse-x64:</w:t>
      </w:r>
      <w:r w:rsidR="001C0BEA" w:rsidRPr="001C0BEA">
        <w:t xml:space="preserve"> </w:t>
      </w:r>
      <w:r w:rsidR="001C0BEA" w:rsidRPr="001C0BEA">
        <w:rPr>
          <w:rFonts w:ascii="仿宋" w:eastAsia="仿宋" w:hAnsi="仿宋" w:cs="仿宋"/>
        </w:rPr>
        <w:t>11820</w:t>
      </w:r>
      <w:r>
        <w:rPr>
          <w:rFonts w:ascii="仿宋" w:eastAsia="仿宋" w:hAnsi="仿宋" w:cs="仿宋"/>
        </w:rPr>
        <w:t>:1",</w:t>
      </w:r>
    </w:p>
    <w:p w:rsidR="0020037C" w:rsidRDefault="004474D3">
      <w:pPr>
        <w:pStyle w:val="BodyText"/>
        <w:spacing w:line="212" w:lineRule="exact"/>
        <w:ind w:left="1133"/>
        <w:rPr>
          <w:rFonts w:ascii="仿宋" w:eastAsia="仿宋" w:hAnsi="仿宋" w:cs="仿宋"/>
        </w:rPr>
      </w:pPr>
      <w:r>
        <w:rPr>
          <w:rFonts w:ascii="仿宋" w:eastAsia="仿宋" w:hAnsi="仿宋" w:cs="仿宋"/>
        </w:rPr>
        <w:t>"TID": 8680,</w:t>
      </w:r>
    </w:p>
    <w:p w:rsidR="0020037C" w:rsidRDefault="004474D3">
      <w:pPr>
        <w:pStyle w:val="BodyText"/>
        <w:spacing w:line="212" w:lineRule="exact"/>
        <w:ind w:left="1133"/>
        <w:rPr>
          <w:rFonts w:ascii="仿宋" w:eastAsia="仿宋" w:hAnsi="仿宋" w:cs="仿宋"/>
        </w:rPr>
      </w:pPr>
      <w:r>
        <w:rPr>
          <w:rFonts w:ascii="仿宋" w:eastAsia="仿宋" w:hAnsi="仿宋" w:cs="仿宋"/>
        </w:rPr>
        <w:t>"Status": "Running",</w:t>
      </w:r>
    </w:p>
    <w:p w:rsidR="0020037C" w:rsidRDefault="004474D3">
      <w:pPr>
        <w:pStyle w:val="BodyText"/>
        <w:spacing w:line="212" w:lineRule="exact"/>
        <w:ind w:left="1133"/>
        <w:rPr>
          <w:rFonts w:ascii="仿宋" w:eastAsia="仿宋" w:hAnsi="仿宋" w:cs="仿宋"/>
        </w:rPr>
      </w:pPr>
      <w:r>
        <w:rPr>
          <w:rFonts w:ascii="仿宋" w:eastAsia="仿宋" w:hAnsi="仿宋" w:cs="仿宋"/>
        </w:rPr>
        <w:t>"Type": "LogWriter",</w:t>
      </w:r>
    </w:p>
    <w:p w:rsidR="0020037C" w:rsidRDefault="004474D3">
      <w:pPr>
        <w:pStyle w:val="BodyText"/>
        <w:spacing w:line="212" w:lineRule="exact"/>
        <w:ind w:left="1133"/>
        <w:rPr>
          <w:rFonts w:ascii="仿宋" w:eastAsia="仿宋" w:hAnsi="仿宋" w:cs="仿宋"/>
        </w:rPr>
      </w:pPr>
      <w:r>
        <w:rPr>
          <w:rFonts w:ascii="仿宋" w:eastAsia="仿宋" w:hAnsi="仿宋" w:cs="仿宋"/>
        </w:rPr>
        <w:t>"Name": "",</w:t>
      </w:r>
    </w:p>
    <w:p w:rsidR="0020037C" w:rsidRDefault="004474D3">
      <w:pPr>
        <w:pStyle w:val="BodyText"/>
        <w:spacing w:line="212" w:lineRule="exact"/>
        <w:ind w:left="1133"/>
        <w:rPr>
          <w:rFonts w:ascii="仿宋" w:eastAsia="仿宋" w:hAnsi="仿宋" w:cs="仿宋"/>
        </w:rPr>
      </w:pPr>
      <w:r>
        <w:rPr>
          <w:rFonts w:ascii="仿宋" w:eastAsia="仿宋" w:hAnsi="仿宋" w:cs="仿宋"/>
        </w:rPr>
        <w:t>"QueueSize": 0,</w:t>
      </w:r>
    </w:p>
    <w:p w:rsidR="0020037C" w:rsidRDefault="004474D3">
      <w:pPr>
        <w:pStyle w:val="BodyText"/>
        <w:spacing w:line="212" w:lineRule="exact"/>
        <w:ind w:left="1133"/>
        <w:rPr>
          <w:rFonts w:ascii="仿宋" w:eastAsia="仿宋" w:hAnsi="仿宋" w:cs="仿宋"/>
        </w:rPr>
      </w:pPr>
      <w:r>
        <w:rPr>
          <w:rFonts w:ascii="仿宋" w:eastAsia="仿宋" w:hAnsi="仿宋" w:cs="仿宋"/>
        </w:rPr>
        <w:t>"ProcessEventCount": 1,</w:t>
      </w:r>
    </w:p>
    <w:p w:rsidR="0020037C" w:rsidRDefault="004474D3">
      <w:pPr>
        <w:pStyle w:val="BodyText"/>
        <w:spacing w:line="212" w:lineRule="exact"/>
        <w:ind w:left="1133"/>
        <w:rPr>
          <w:rFonts w:ascii="仿宋" w:eastAsia="仿宋" w:hAnsi="仿宋" w:cs="仿宋"/>
        </w:rPr>
      </w:pPr>
      <w:r>
        <w:rPr>
          <w:rFonts w:ascii="仿宋" w:eastAsia="仿宋" w:hAnsi="仿宋" w:cs="仿宋"/>
        </w:rPr>
        <w:t>"Contexts": [],</w:t>
      </w:r>
    </w:p>
    <w:p w:rsidR="0020037C" w:rsidRDefault="004474D3">
      <w:pPr>
        <w:pStyle w:val="BodyText"/>
        <w:spacing w:line="212" w:lineRule="exact"/>
        <w:ind w:left="1133"/>
        <w:rPr>
          <w:rFonts w:ascii="仿宋" w:eastAsia="仿宋" w:hAnsi="仿宋" w:cs="仿宋"/>
        </w:rPr>
      </w:pPr>
      <w:r>
        <w:rPr>
          <w:rFonts w:ascii="仿宋" w:eastAsia="仿宋" w:hAnsi="仿宋" w:cs="仿宋"/>
        </w:rPr>
        <w:t>"TotalDataRead":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"TotalIndexRead":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"TotalDataWrite":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"TotalIndexWrite":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"TotalUpdate":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"TotalDelete":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"TotalInsert":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"TotalSelect":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"TotalRead":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"TotalReadTime":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"TotalWriteTime": 0,</w:t>
      </w:r>
    </w:p>
    <w:p w:rsidR="0020037C" w:rsidRDefault="004474D3">
      <w:pPr>
        <w:pStyle w:val="BodyText"/>
        <w:spacing w:line="212" w:lineRule="exact"/>
        <w:ind w:left="1133"/>
        <w:rPr>
          <w:rFonts w:ascii="仿宋" w:eastAsia="仿宋" w:hAnsi="仿宋" w:cs="仿宋"/>
        </w:rPr>
      </w:pPr>
      <w:r>
        <w:rPr>
          <w:rFonts w:ascii="仿宋" w:eastAsia="仿宋" w:hAnsi="仿宋" w:cs="仿宋"/>
        </w:rPr>
        <w:t>"ConnectTimestamp": "2013-09-27-13.28.38.927465",</w:t>
      </w:r>
    </w:p>
    <w:p w:rsidR="0020037C" w:rsidRDefault="004474D3">
      <w:pPr>
        <w:pStyle w:val="BodyText"/>
        <w:spacing w:line="212" w:lineRule="exact"/>
        <w:ind w:left="1133"/>
        <w:rPr>
          <w:rFonts w:ascii="仿宋" w:eastAsia="仿宋" w:hAnsi="仿宋" w:cs="仿宋"/>
        </w:rPr>
      </w:pPr>
      <w:r>
        <w:rPr>
          <w:rFonts w:ascii="仿宋" w:eastAsia="仿宋" w:hAnsi="仿宋" w:cs="仿宋"/>
        </w:rPr>
        <w:t>"UserCPU": "0.410000",</w:t>
      </w:r>
    </w:p>
    <w:p w:rsidR="0020037C" w:rsidRDefault="004474D3">
      <w:pPr>
        <w:pStyle w:val="BodyText"/>
        <w:spacing w:line="212" w:lineRule="exact"/>
        <w:ind w:left="1133"/>
        <w:rPr>
          <w:rFonts w:ascii="仿宋" w:eastAsia="仿宋" w:hAnsi="仿宋" w:cs="仿宋"/>
        </w:rPr>
      </w:pPr>
      <w:r>
        <w:rPr>
          <w:rFonts w:ascii="仿宋" w:eastAsia="仿宋" w:hAnsi="仿宋" w:cs="仿宋"/>
        </w:rPr>
        <w:t>"SysCPU": "0.150000"</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B0609F">
      <w:pPr>
        <w:spacing w:before="7" w:line="120" w:lineRule="exact"/>
        <w:rPr>
          <w:sz w:val="12"/>
          <w:szCs w:val="12"/>
        </w:rPr>
      </w:pPr>
      <w:r w:rsidRPr="00B0609F">
        <w:lastRenderedPageBreak/>
        <w:pict>
          <v:group id="_x0000_s3199" style="position:absolute;margin-left:81.7pt;margin-top:56.7pt;width:473.6pt;height:678.4pt;z-index:-251883008;mso-position-horizontal-relative:page;mso-position-vertical-relative:page" coordorigin="1634,1134" coordsize="9472,13568">
            <v:shape id="_x0000_s3200" style="position:absolute;left:1634;top:1134;width:9472;height:13568" coordorigin="1634,1134" coordsize="9472,13568" path="m1634,1134r9472,l11106,14702r-9472,l1634,1134xe" fillcolor="#efefef" stroked="f">
              <v:path arrowok="t"/>
            </v:shape>
            <w10:wrap anchorx="page" anchory="page"/>
          </v:group>
        </w:pict>
      </w:r>
    </w:p>
    <w:p w:rsidR="0020037C" w:rsidRDefault="004474D3">
      <w:pPr>
        <w:pStyle w:val="BodyText"/>
        <w:spacing w:before="5"/>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"SessionID": "vmsvr2-suse-x64:</w:t>
      </w:r>
      <w:r w:rsidR="001C0BEA" w:rsidRPr="001C0BEA">
        <w:t xml:space="preserve"> </w:t>
      </w:r>
      <w:r w:rsidR="001C0BEA" w:rsidRPr="001C0BEA">
        <w:rPr>
          <w:rFonts w:ascii="仿宋" w:eastAsia="仿宋" w:hAnsi="仿宋" w:cs="仿宋"/>
        </w:rPr>
        <w:t>11820</w:t>
      </w:r>
      <w:r>
        <w:rPr>
          <w:rFonts w:ascii="仿宋" w:eastAsia="仿宋" w:hAnsi="仿宋" w:cs="仿宋"/>
        </w:rPr>
        <w:t>:2",</w:t>
      </w:r>
    </w:p>
    <w:p w:rsidR="0020037C" w:rsidRDefault="004474D3">
      <w:pPr>
        <w:pStyle w:val="BodyText"/>
        <w:spacing w:line="212" w:lineRule="exact"/>
        <w:ind w:left="313"/>
        <w:rPr>
          <w:rFonts w:ascii="仿宋" w:eastAsia="仿宋" w:hAnsi="仿宋" w:cs="仿宋"/>
        </w:rPr>
      </w:pPr>
      <w:r>
        <w:rPr>
          <w:rFonts w:ascii="仿宋" w:eastAsia="仿宋" w:hAnsi="仿宋" w:cs="仿宋"/>
        </w:rPr>
        <w:t>"TID": 8681,</w:t>
      </w:r>
    </w:p>
    <w:p w:rsidR="0020037C" w:rsidRDefault="004474D3">
      <w:pPr>
        <w:pStyle w:val="BodyText"/>
        <w:spacing w:line="212" w:lineRule="exact"/>
        <w:ind w:left="313"/>
        <w:rPr>
          <w:rFonts w:ascii="仿宋" w:eastAsia="仿宋" w:hAnsi="仿宋" w:cs="仿宋"/>
        </w:rPr>
      </w:pPr>
      <w:r>
        <w:rPr>
          <w:rFonts w:ascii="仿宋" w:eastAsia="仿宋" w:hAnsi="仿宋" w:cs="仿宋"/>
        </w:rPr>
        <w:t>"Status": "Waiting",</w:t>
      </w:r>
    </w:p>
    <w:p w:rsidR="0020037C" w:rsidRDefault="004474D3">
      <w:pPr>
        <w:pStyle w:val="BodyText"/>
        <w:spacing w:line="212" w:lineRule="exact"/>
        <w:ind w:left="313"/>
        <w:rPr>
          <w:rFonts w:ascii="仿宋" w:eastAsia="仿宋" w:hAnsi="仿宋" w:cs="仿宋"/>
        </w:rPr>
      </w:pPr>
      <w:r>
        <w:rPr>
          <w:rFonts w:ascii="仿宋" w:eastAsia="仿宋" w:hAnsi="仿宋" w:cs="仿宋"/>
        </w:rPr>
        <w:t>"Type": "DpsRollbackTask",</w:t>
      </w:r>
    </w:p>
    <w:p w:rsidR="0020037C" w:rsidRDefault="004474D3">
      <w:pPr>
        <w:pStyle w:val="BodyText"/>
        <w:spacing w:line="212" w:lineRule="exact"/>
        <w:ind w:left="313"/>
        <w:rPr>
          <w:rFonts w:ascii="仿宋" w:eastAsia="仿宋" w:hAnsi="仿宋" w:cs="仿宋"/>
        </w:rPr>
      </w:pPr>
      <w:r>
        <w:rPr>
          <w:rFonts w:ascii="仿宋" w:eastAsia="仿宋" w:hAnsi="仿宋" w:cs="仿宋"/>
        </w:rPr>
        <w:t>"Name": "",</w:t>
      </w:r>
    </w:p>
    <w:p w:rsidR="0020037C" w:rsidRDefault="004474D3">
      <w:pPr>
        <w:pStyle w:val="BodyText"/>
        <w:spacing w:line="212" w:lineRule="exact"/>
        <w:ind w:left="313"/>
        <w:rPr>
          <w:rFonts w:ascii="仿宋" w:eastAsia="仿宋" w:hAnsi="仿宋" w:cs="仿宋"/>
        </w:rPr>
      </w:pPr>
      <w:r>
        <w:rPr>
          <w:rFonts w:ascii="仿宋" w:eastAsia="仿宋" w:hAnsi="仿宋" w:cs="仿宋"/>
        </w:rPr>
        <w:t>"QueueSize": 0,</w:t>
      </w:r>
    </w:p>
    <w:p w:rsidR="0020037C" w:rsidRDefault="004474D3">
      <w:pPr>
        <w:pStyle w:val="BodyText"/>
        <w:spacing w:line="212" w:lineRule="exact"/>
        <w:ind w:left="313"/>
        <w:rPr>
          <w:rFonts w:ascii="仿宋" w:eastAsia="仿宋" w:hAnsi="仿宋" w:cs="仿宋"/>
        </w:rPr>
      </w:pPr>
      <w:r>
        <w:rPr>
          <w:rFonts w:ascii="仿宋" w:eastAsia="仿宋" w:hAnsi="仿宋" w:cs="仿宋"/>
        </w:rPr>
        <w:t>"ProcessEventCount": 1,</w:t>
      </w:r>
    </w:p>
    <w:p w:rsidR="0020037C" w:rsidRDefault="004474D3">
      <w:pPr>
        <w:pStyle w:val="BodyText"/>
        <w:spacing w:line="212" w:lineRule="exact"/>
        <w:ind w:left="313"/>
        <w:rPr>
          <w:rFonts w:ascii="仿宋" w:eastAsia="仿宋" w:hAnsi="仿宋" w:cs="仿宋"/>
        </w:rPr>
      </w:pPr>
      <w:r>
        <w:rPr>
          <w:rFonts w:ascii="仿宋" w:eastAsia="仿宋" w:hAnsi="仿宋" w:cs="仿宋"/>
        </w:rPr>
        <w:t>"Contexts": [],</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"TotalUpdate":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"TotalDelete":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"TotalInsert": 0,</w:t>
      </w:r>
    </w:p>
    <w:p w:rsidR="0020037C" w:rsidRDefault="004474D3">
      <w:pPr>
        <w:pStyle w:val="BodyText"/>
        <w:spacing w:line="212" w:lineRule="exact"/>
        <w:ind w:left="313"/>
        <w:rPr>
          <w:rFonts w:ascii="仿宋" w:eastAsia="仿宋" w:hAnsi="仿宋" w:cs="仿宋"/>
        </w:rPr>
      </w:pPr>
      <w:r>
        <w:rPr>
          <w:rFonts w:ascii="仿宋" w:eastAsia="仿宋" w:hAnsi="仿宋" w:cs="仿宋"/>
        </w:rPr>
        <w:t>"TotalSelect": 0,</w:t>
      </w:r>
    </w:p>
    <w:p w:rsidR="0020037C" w:rsidRDefault="004474D3">
      <w:pPr>
        <w:pStyle w:val="BodyText"/>
        <w:spacing w:line="212" w:lineRule="exact"/>
        <w:ind w:left="313"/>
        <w:rPr>
          <w:rFonts w:ascii="仿宋" w:eastAsia="仿宋" w:hAnsi="仿宋" w:cs="仿宋"/>
        </w:rPr>
      </w:pPr>
      <w:r>
        <w:rPr>
          <w:rFonts w:ascii="仿宋" w:eastAsia="仿宋" w:hAnsi="仿宋" w:cs="仿宋"/>
        </w:rPr>
        <w:t>"TotalRead":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"TotalReadTime":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"TotalWriteTime": 0,</w:t>
      </w:r>
    </w:p>
    <w:p w:rsidR="0020037C" w:rsidRDefault="004474D3">
      <w:pPr>
        <w:pStyle w:val="BodyText"/>
        <w:spacing w:line="212" w:lineRule="exact"/>
        <w:ind w:left="313"/>
        <w:rPr>
          <w:rFonts w:ascii="仿宋" w:eastAsia="仿宋" w:hAnsi="仿宋" w:cs="仿宋"/>
        </w:rPr>
      </w:pPr>
      <w:r>
        <w:rPr>
          <w:rFonts w:ascii="仿宋" w:eastAsia="仿宋" w:hAnsi="仿宋" w:cs="仿宋"/>
        </w:rPr>
        <w:t>"ConnectTimestamp": "2013-09-27-13.28.38.927406",</w:t>
      </w:r>
    </w:p>
    <w:p w:rsidR="0020037C" w:rsidRDefault="004474D3">
      <w:pPr>
        <w:pStyle w:val="BodyText"/>
        <w:spacing w:line="212" w:lineRule="exact"/>
        <w:ind w:left="313"/>
        <w:rPr>
          <w:rFonts w:ascii="仿宋" w:eastAsia="仿宋" w:hAnsi="仿宋" w:cs="仿宋"/>
        </w:rPr>
      </w:pPr>
      <w:r>
        <w:rPr>
          <w:rFonts w:ascii="仿宋" w:eastAsia="仿宋" w:hAnsi="仿宋" w:cs="仿宋"/>
        </w:rPr>
        <w:t>"UserCPU": "0.300000",</w:t>
      </w:r>
    </w:p>
    <w:p w:rsidR="0020037C" w:rsidRDefault="004474D3">
      <w:pPr>
        <w:pStyle w:val="BodyText"/>
        <w:spacing w:line="212" w:lineRule="exact"/>
        <w:ind w:left="313"/>
        <w:rPr>
          <w:rFonts w:ascii="仿宋" w:eastAsia="仿宋" w:hAnsi="仿宋" w:cs="仿宋"/>
        </w:rPr>
      </w:pPr>
      <w:r>
        <w:rPr>
          <w:rFonts w:ascii="仿宋" w:eastAsia="仿宋" w:hAnsi="仿宋" w:cs="仿宋"/>
        </w:rPr>
        <w:t>"SysCPU": "0.130000"</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"SessionID": "vmsvr2-suse-x64:</w:t>
      </w:r>
      <w:r w:rsidR="001C0BEA" w:rsidRPr="001C0BEA">
        <w:t xml:space="preserve"> </w:t>
      </w:r>
      <w:r w:rsidR="001C0BEA" w:rsidRPr="001C0BEA">
        <w:rPr>
          <w:rFonts w:ascii="仿宋" w:eastAsia="仿宋" w:hAnsi="仿宋" w:cs="仿宋"/>
        </w:rPr>
        <w:t>11820</w:t>
      </w:r>
      <w:r>
        <w:rPr>
          <w:rFonts w:ascii="仿宋" w:eastAsia="仿宋" w:hAnsi="仿宋" w:cs="仿宋"/>
        </w:rPr>
        <w:t>:3",</w:t>
      </w:r>
    </w:p>
    <w:p w:rsidR="0020037C" w:rsidRDefault="004474D3">
      <w:pPr>
        <w:pStyle w:val="BodyText"/>
        <w:spacing w:line="212" w:lineRule="exact"/>
        <w:ind w:left="313"/>
        <w:rPr>
          <w:rFonts w:ascii="仿宋" w:eastAsia="仿宋" w:hAnsi="仿宋" w:cs="仿宋"/>
        </w:rPr>
      </w:pPr>
      <w:r>
        <w:rPr>
          <w:rFonts w:ascii="仿宋" w:eastAsia="仿宋" w:hAnsi="仿宋" w:cs="仿宋"/>
        </w:rPr>
        <w:t>"TID": 8682,</w:t>
      </w:r>
    </w:p>
    <w:p w:rsidR="0020037C" w:rsidRDefault="004474D3">
      <w:pPr>
        <w:pStyle w:val="BodyText"/>
        <w:spacing w:line="212" w:lineRule="exact"/>
        <w:ind w:left="313"/>
        <w:rPr>
          <w:rFonts w:ascii="仿宋" w:eastAsia="仿宋" w:hAnsi="仿宋" w:cs="仿宋"/>
        </w:rPr>
      </w:pPr>
      <w:r>
        <w:rPr>
          <w:rFonts w:ascii="仿宋" w:eastAsia="仿宋" w:hAnsi="仿宋" w:cs="仿宋"/>
        </w:rPr>
        <w:t>"Status": "Waiting",</w:t>
      </w:r>
    </w:p>
    <w:p w:rsidR="0020037C" w:rsidRDefault="004474D3">
      <w:pPr>
        <w:pStyle w:val="BodyText"/>
        <w:spacing w:line="212" w:lineRule="exact"/>
        <w:ind w:left="313"/>
        <w:rPr>
          <w:rFonts w:ascii="仿宋" w:eastAsia="仿宋" w:hAnsi="仿宋" w:cs="仿宋"/>
        </w:rPr>
      </w:pPr>
      <w:r>
        <w:rPr>
          <w:rFonts w:ascii="仿宋" w:eastAsia="仿宋" w:hAnsi="仿宋" w:cs="仿宋"/>
        </w:rPr>
        <w:t>"Type": "Cluster",</w:t>
      </w:r>
    </w:p>
    <w:p w:rsidR="0020037C" w:rsidRDefault="004474D3">
      <w:pPr>
        <w:pStyle w:val="BodyText"/>
        <w:spacing w:line="212" w:lineRule="exact"/>
        <w:ind w:left="313"/>
        <w:rPr>
          <w:rFonts w:ascii="仿宋" w:eastAsia="仿宋" w:hAnsi="仿宋" w:cs="仿宋"/>
        </w:rPr>
      </w:pPr>
      <w:r>
        <w:rPr>
          <w:rFonts w:ascii="仿宋" w:eastAsia="仿宋" w:hAnsi="仿宋" w:cs="仿宋"/>
        </w:rPr>
        <w:t>"Name": "",</w:t>
      </w:r>
    </w:p>
    <w:p w:rsidR="0020037C" w:rsidRDefault="004474D3">
      <w:pPr>
        <w:pStyle w:val="BodyText"/>
        <w:spacing w:line="212" w:lineRule="exact"/>
        <w:ind w:left="313"/>
        <w:rPr>
          <w:rFonts w:ascii="仿宋" w:eastAsia="仿宋" w:hAnsi="仿宋" w:cs="仿宋"/>
        </w:rPr>
      </w:pPr>
      <w:r>
        <w:rPr>
          <w:rFonts w:ascii="仿宋" w:eastAsia="仿宋" w:hAnsi="仿宋" w:cs="仿宋"/>
        </w:rPr>
        <w:t>"QueueSize": 0,</w:t>
      </w:r>
    </w:p>
    <w:p w:rsidR="0020037C" w:rsidRDefault="004474D3">
      <w:pPr>
        <w:pStyle w:val="BodyText"/>
        <w:spacing w:line="212" w:lineRule="exact"/>
        <w:ind w:left="313"/>
        <w:rPr>
          <w:rFonts w:ascii="仿宋" w:eastAsia="仿宋" w:hAnsi="仿宋" w:cs="仿宋"/>
        </w:rPr>
      </w:pPr>
      <w:r>
        <w:rPr>
          <w:rFonts w:ascii="仿宋" w:eastAsia="仿宋" w:hAnsi="仿宋" w:cs="仿宋"/>
        </w:rPr>
        <w:t>"ProcessEventCount": 71977,</w:t>
      </w:r>
    </w:p>
    <w:p w:rsidR="0020037C" w:rsidRDefault="004474D3">
      <w:pPr>
        <w:pStyle w:val="BodyText"/>
        <w:spacing w:line="212" w:lineRule="exact"/>
        <w:ind w:left="313"/>
        <w:rPr>
          <w:rFonts w:ascii="仿宋" w:eastAsia="仿宋" w:hAnsi="仿宋" w:cs="仿宋"/>
        </w:rPr>
      </w:pPr>
      <w:r>
        <w:rPr>
          <w:rFonts w:ascii="仿宋" w:eastAsia="仿宋" w:hAnsi="仿宋" w:cs="仿宋"/>
        </w:rPr>
        <w:t>"Contexts": [],</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"TotalUpdate":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"TotalDelete":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"TotalInsert": 0,</w:t>
      </w:r>
    </w:p>
    <w:p w:rsidR="0020037C" w:rsidRDefault="004474D3">
      <w:pPr>
        <w:pStyle w:val="BodyText"/>
        <w:spacing w:line="212" w:lineRule="exact"/>
        <w:ind w:left="313"/>
        <w:rPr>
          <w:rFonts w:ascii="仿宋" w:eastAsia="仿宋" w:hAnsi="仿宋" w:cs="仿宋"/>
        </w:rPr>
      </w:pPr>
      <w:r>
        <w:rPr>
          <w:rFonts w:ascii="仿宋" w:eastAsia="仿宋" w:hAnsi="仿宋" w:cs="仿宋"/>
        </w:rPr>
        <w:t>"TotalSelect": 0,</w:t>
      </w:r>
    </w:p>
    <w:p w:rsidR="0020037C" w:rsidRDefault="004474D3">
      <w:pPr>
        <w:pStyle w:val="BodyText"/>
        <w:spacing w:line="212" w:lineRule="exact"/>
        <w:ind w:left="313"/>
        <w:rPr>
          <w:rFonts w:ascii="仿宋" w:eastAsia="仿宋" w:hAnsi="仿宋" w:cs="仿宋"/>
        </w:rPr>
      </w:pPr>
      <w:r>
        <w:rPr>
          <w:rFonts w:ascii="仿宋" w:eastAsia="仿宋" w:hAnsi="仿宋" w:cs="仿宋"/>
        </w:rPr>
        <w:t>"TotalRead":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"TotalReadTime":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"TotalWriteTime": 0,</w:t>
      </w:r>
    </w:p>
    <w:p w:rsidR="0020037C" w:rsidRDefault="004474D3">
      <w:pPr>
        <w:pStyle w:val="BodyText"/>
        <w:spacing w:line="212" w:lineRule="exact"/>
        <w:ind w:left="313"/>
        <w:rPr>
          <w:rFonts w:ascii="仿宋" w:eastAsia="仿宋" w:hAnsi="仿宋" w:cs="仿宋"/>
        </w:rPr>
      </w:pPr>
      <w:r>
        <w:rPr>
          <w:rFonts w:ascii="仿宋" w:eastAsia="仿宋" w:hAnsi="仿宋" w:cs="仿宋"/>
        </w:rPr>
        <w:t>"ConnectTimestamp": "2013-09-27-13.28.39.127611",</w:t>
      </w:r>
    </w:p>
    <w:p w:rsidR="0020037C" w:rsidRDefault="004474D3">
      <w:pPr>
        <w:pStyle w:val="BodyText"/>
        <w:spacing w:line="212" w:lineRule="exact"/>
        <w:ind w:left="313"/>
        <w:rPr>
          <w:rFonts w:ascii="仿宋" w:eastAsia="仿宋" w:hAnsi="仿宋" w:cs="仿宋"/>
        </w:rPr>
      </w:pPr>
      <w:r>
        <w:rPr>
          <w:rFonts w:ascii="仿宋" w:eastAsia="仿宋" w:hAnsi="仿宋" w:cs="仿宋"/>
        </w:rPr>
        <w:t>"UserCPU": "2.050000",</w:t>
      </w:r>
    </w:p>
    <w:p w:rsidR="0020037C" w:rsidRDefault="004474D3">
      <w:pPr>
        <w:pStyle w:val="BodyText"/>
        <w:spacing w:line="212" w:lineRule="exact"/>
        <w:ind w:left="313"/>
        <w:rPr>
          <w:rFonts w:ascii="仿宋" w:eastAsia="仿宋" w:hAnsi="仿宋" w:cs="仿宋"/>
        </w:rPr>
      </w:pPr>
      <w:r>
        <w:rPr>
          <w:rFonts w:ascii="仿宋" w:eastAsia="仿宋" w:hAnsi="仿宋" w:cs="仿宋"/>
        </w:rPr>
        <w:t>"SysCPU": "1.010000"</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"SessionID": "vmsvr2-suse-x64:</w:t>
      </w:r>
      <w:r w:rsidR="001C0BEA" w:rsidRPr="001C0BEA">
        <w:t xml:space="preserve"> </w:t>
      </w:r>
      <w:r w:rsidR="001C0BEA" w:rsidRPr="001C0BEA">
        <w:rPr>
          <w:rFonts w:ascii="仿宋" w:eastAsia="仿宋" w:hAnsi="仿宋" w:cs="仿宋"/>
        </w:rPr>
        <w:t>11820</w:t>
      </w:r>
      <w:r>
        <w:rPr>
          <w:rFonts w:ascii="仿宋" w:eastAsia="仿宋" w:hAnsi="仿宋" w:cs="仿宋"/>
        </w:rPr>
        <w:t>:28",</w:t>
      </w:r>
    </w:p>
    <w:p w:rsidR="0020037C" w:rsidRDefault="004474D3">
      <w:pPr>
        <w:pStyle w:val="BodyText"/>
        <w:spacing w:line="212" w:lineRule="exact"/>
        <w:ind w:left="313"/>
        <w:rPr>
          <w:rFonts w:ascii="仿宋" w:eastAsia="仿宋" w:hAnsi="仿宋" w:cs="仿宋"/>
        </w:rPr>
      </w:pPr>
      <w:r>
        <w:rPr>
          <w:rFonts w:ascii="仿宋" w:eastAsia="仿宋" w:hAnsi="仿宋" w:cs="仿宋"/>
        </w:rPr>
        <w:t>"TID": 9430,</w:t>
      </w:r>
    </w:p>
    <w:p w:rsidR="0020037C" w:rsidRDefault="004474D3">
      <w:pPr>
        <w:pStyle w:val="BodyText"/>
        <w:spacing w:line="212" w:lineRule="exact"/>
        <w:ind w:left="313"/>
        <w:rPr>
          <w:rFonts w:ascii="仿宋" w:eastAsia="仿宋" w:hAnsi="仿宋" w:cs="仿宋"/>
        </w:rPr>
      </w:pPr>
      <w:r>
        <w:rPr>
          <w:rFonts w:ascii="仿宋" w:eastAsia="仿宋" w:hAnsi="仿宋" w:cs="仿宋"/>
        </w:rPr>
        <w:t>"Status": "Running",</w:t>
      </w:r>
    </w:p>
    <w:p w:rsidR="0020037C" w:rsidRDefault="004474D3">
      <w:pPr>
        <w:pStyle w:val="BodyText"/>
        <w:spacing w:line="212" w:lineRule="exact"/>
        <w:ind w:left="313"/>
        <w:rPr>
          <w:rFonts w:ascii="仿宋" w:eastAsia="仿宋" w:hAnsi="仿宋" w:cs="仿宋"/>
        </w:rPr>
      </w:pPr>
      <w:r>
        <w:rPr>
          <w:rFonts w:ascii="仿宋" w:eastAsia="仿宋" w:hAnsi="仿宋" w:cs="仿宋"/>
        </w:rPr>
        <w:t>"Type": "Agent",</w:t>
      </w:r>
    </w:p>
    <w:p w:rsidR="0020037C" w:rsidRDefault="004474D3">
      <w:pPr>
        <w:pStyle w:val="BodyText"/>
        <w:spacing w:line="212" w:lineRule="exact"/>
        <w:ind w:left="313"/>
        <w:rPr>
          <w:rFonts w:ascii="仿宋" w:eastAsia="仿宋" w:hAnsi="仿宋" w:cs="仿宋"/>
        </w:rPr>
      </w:pPr>
      <w:r>
        <w:rPr>
          <w:rFonts w:ascii="仿宋" w:eastAsia="仿宋" w:hAnsi="仿宋" w:cs="仿宋"/>
        </w:rPr>
        <w:t>"Name": "127.0.0.1:60309",</w:t>
      </w:r>
    </w:p>
    <w:p w:rsidR="0020037C" w:rsidRDefault="004474D3">
      <w:pPr>
        <w:pStyle w:val="BodyText"/>
        <w:spacing w:line="212" w:lineRule="exact"/>
        <w:ind w:left="313"/>
        <w:rPr>
          <w:rFonts w:ascii="仿宋" w:eastAsia="仿宋" w:hAnsi="仿宋" w:cs="仿宋"/>
        </w:rPr>
      </w:pPr>
      <w:r>
        <w:rPr>
          <w:rFonts w:ascii="仿宋" w:eastAsia="仿宋" w:hAnsi="仿宋" w:cs="仿宋"/>
        </w:rPr>
        <w:t>"QueueSize": 0,</w:t>
      </w:r>
    </w:p>
    <w:p w:rsidR="0020037C" w:rsidRDefault="004474D3">
      <w:pPr>
        <w:pStyle w:val="BodyText"/>
        <w:spacing w:line="212" w:lineRule="exact"/>
        <w:ind w:left="313"/>
        <w:rPr>
          <w:rFonts w:ascii="仿宋" w:eastAsia="仿宋" w:hAnsi="仿宋" w:cs="仿宋"/>
        </w:rPr>
      </w:pPr>
      <w:r>
        <w:rPr>
          <w:rFonts w:ascii="仿宋" w:eastAsia="仿宋" w:hAnsi="仿宋" w:cs="仿宋"/>
        </w:rPr>
        <w:t>"ProcessEventCount": 9,</w:t>
      </w:r>
    </w:p>
    <w:p w:rsidR="0020037C" w:rsidRDefault="004474D3">
      <w:pPr>
        <w:pStyle w:val="BodyText"/>
        <w:spacing w:line="212" w:lineRule="exact"/>
        <w:ind w:left="313"/>
        <w:rPr>
          <w:rFonts w:ascii="仿宋" w:eastAsia="仿宋" w:hAnsi="仿宋" w:cs="仿宋"/>
        </w:rPr>
      </w:pPr>
      <w:r>
        <w:rPr>
          <w:rFonts w:ascii="仿宋" w:eastAsia="仿宋" w:hAnsi="仿宋" w:cs="仿宋"/>
        </w:rPr>
        <w:t>"Contexts": [</w:t>
      </w:r>
    </w:p>
    <w:p w:rsidR="0020037C" w:rsidRDefault="004474D3">
      <w:pPr>
        <w:pStyle w:val="BodyText"/>
        <w:spacing w:line="212" w:lineRule="exact"/>
        <w:ind w:left="513"/>
        <w:rPr>
          <w:rFonts w:ascii="仿宋" w:eastAsia="仿宋" w:hAnsi="仿宋" w:cs="仿宋"/>
        </w:rPr>
      </w:pPr>
      <w:r>
        <w:rPr>
          <w:rFonts w:ascii="仿宋" w:eastAsia="仿宋" w:hAnsi="仿宋" w:cs="仿宋"/>
        </w:rPr>
        <w:t>14</w:t>
      </w:r>
    </w:p>
    <w:p w:rsidR="0020037C" w:rsidRDefault="004474D3">
      <w:pPr>
        <w:pStyle w:val="BodyText"/>
        <w:spacing w:line="212" w:lineRule="exact"/>
        <w:ind w:left="3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"TotalUpdate": 0,</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133"/>
        <w:rPr>
          <w:rFonts w:ascii="仿宋" w:eastAsia="仿宋" w:hAnsi="仿宋" w:cs="仿宋"/>
        </w:rPr>
      </w:pPr>
      <w:r w:rsidRPr="00B0609F">
        <w:pict>
          <v:group id="_x0000_s3197" style="position:absolute;left:0;text-align:left;margin-left:81.7pt;margin-top:4.7pt;width:473.6pt;height:106pt;z-index:-251881984;mso-position-horizontal-relative:page" coordorigin="1634,94" coordsize="9472,2120">
            <v:shape id="_x0000_s3198" style="position:absolute;left:1634;top:94;width:9472;height:2120" coordorigin="1634,94" coordsize="9472,2120" path="m1634,94r9472,l11106,2214r-9472,l1634,94xe" fillcolor="#efefef" stroked="f">
              <v:path arrowok="t"/>
            </v:shape>
            <w10:wrap anchorx="page"/>
          </v:group>
        </w:pict>
      </w:r>
      <w:r w:rsidR="004474D3">
        <w:rPr>
          <w:rFonts w:ascii="仿宋" w:eastAsia="仿宋" w:hAnsi="仿宋" w:cs="仿宋"/>
        </w:rPr>
        <w:t>"TotalDelete":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"TotalInsert":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"TotalSelect":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"TotalRead":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"TotalReadTime":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"TotalWriteTime": 0,</w:t>
      </w:r>
    </w:p>
    <w:p w:rsidR="0020037C" w:rsidRDefault="004474D3">
      <w:pPr>
        <w:pStyle w:val="BodyText"/>
        <w:spacing w:line="212" w:lineRule="exact"/>
        <w:ind w:left="1133"/>
        <w:rPr>
          <w:rFonts w:ascii="仿宋" w:eastAsia="仿宋" w:hAnsi="仿宋" w:cs="仿宋"/>
        </w:rPr>
      </w:pPr>
      <w:r>
        <w:rPr>
          <w:rFonts w:ascii="仿宋" w:eastAsia="仿宋" w:hAnsi="仿宋" w:cs="仿宋"/>
        </w:rPr>
        <w:t>"ConnectTimestamp": "2013-09-27-18.06.25.961090",</w:t>
      </w:r>
    </w:p>
    <w:p w:rsidR="0020037C" w:rsidRDefault="004474D3">
      <w:pPr>
        <w:pStyle w:val="BodyText"/>
        <w:spacing w:line="212" w:lineRule="exact"/>
        <w:ind w:left="1133"/>
        <w:rPr>
          <w:rFonts w:ascii="仿宋" w:eastAsia="仿宋" w:hAnsi="仿宋" w:cs="仿宋"/>
        </w:rPr>
      </w:pPr>
      <w:r>
        <w:rPr>
          <w:rFonts w:ascii="仿宋" w:eastAsia="仿宋" w:hAnsi="仿宋" w:cs="仿宋"/>
        </w:rPr>
        <w:t>"UserCPU": "0.030000",</w:t>
      </w:r>
    </w:p>
    <w:p w:rsidR="0020037C" w:rsidRDefault="004474D3">
      <w:pPr>
        <w:pStyle w:val="BodyText"/>
        <w:spacing w:line="212" w:lineRule="exact"/>
        <w:ind w:left="1133"/>
        <w:rPr>
          <w:rFonts w:ascii="仿宋" w:eastAsia="仿宋" w:hAnsi="仿宋" w:cs="仿宋"/>
        </w:rPr>
      </w:pPr>
      <w:r>
        <w:rPr>
          <w:rFonts w:ascii="仿宋" w:eastAsia="仿宋" w:hAnsi="仿宋" w:cs="仿宋"/>
        </w:rPr>
        <w:t>"SysCPU": "0.060000"</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before="45"/>
      </w:pPr>
      <w:bookmarkStart w:id="130" w:name="当前会话快照"/>
      <w:bookmarkStart w:id="131" w:name="_bookmark56"/>
      <w:bookmarkEnd w:id="130"/>
      <w:bookmarkEnd w:id="131"/>
      <w:r>
        <w:t>当前会话快照</w:t>
      </w:r>
    </w:p>
    <w:p w:rsidR="0020037C" w:rsidRDefault="0020037C">
      <w:pPr>
        <w:spacing w:before="6" w:line="190" w:lineRule="exact"/>
        <w:rPr>
          <w:sz w:val="19"/>
          <w:szCs w:val="19"/>
        </w:rPr>
      </w:pPr>
    </w:p>
    <w:p w:rsidR="0020037C" w:rsidRDefault="004474D3">
      <w:pPr>
        <w:pStyle w:val="BodyText"/>
        <w:spacing w:line="251" w:lineRule="auto"/>
        <w:ind w:right="3607"/>
      </w:pPr>
      <w:r>
        <w:t>描述 当前会话快照列出数据库节点中的当前用户会话，返回一条记录。</w:t>
      </w:r>
    </w:p>
    <w:p w:rsidR="0020037C" w:rsidRDefault="0020037C">
      <w:pPr>
        <w:spacing w:before="4" w:line="180" w:lineRule="exact"/>
        <w:rPr>
          <w:sz w:val="18"/>
          <w:szCs w:val="18"/>
        </w:rPr>
      </w:pPr>
    </w:p>
    <w:p w:rsidR="0020037C" w:rsidRDefault="004474D3">
      <w:pPr>
        <w:pStyle w:val="BodyText"/>
        <w:spacing w:line="251" w:lineRule="auto"/>
        <w:ind w:right="6474"/>
      </w:pPr>
      <w:r>
        <w:rPr>
          <w:w w:val="95"/>
        </w:rPr>
        <w:t xml:space="preserve">标示 </w:t>
      </w:r>
      <w:r>
        <w:rPr>
          <w:w w:val="90"/>
        </w:rPr>
        <w:t>SDB_SNAP_SESSIONS_CURRENT</w:t>
      </w:r>
    </w:p>
    <w:p w:rsidR="0020037C" w:rsidRDefault="0020037C">
      <w:pPr>
        <w:spacing w:before="4" w:line="180" w:lineRule="exact"/>
        <w:rPr>
          <w:sz w:val="18"/>
          <w:szCs w:val="18"/>
        </w:rPr>
      </w:pPr>
    </w:p>
    <w:p w:rsidR="0020037C" w:rsidRDefault="004474D3">
      <w:pPr>
        <w:pStyle w:val="BodyText"/>
        <w:spacing w:line="251" w:lineRule="auto"/>
        <w:ind w:right="8007"/>
      </w:pPr>
      <w:r>
        <w:t>适用节点 数据、编目</w:t>
      </w:r>
    </w:p>
    <w:p w:rsidR="0020037C" w:rsidRDefault="0020037C">
      <w:pPr>
        <w:spacing w:before="4" w:line="180" w:lineRule="exact"/>
        <w:rPr>
          <w:sz w:val="18"/>
          <w:szCs w:val="18"/>
        </w:rPr>
      </w:pPr>
    </w:p>
    <w:p w:rsidR="0020037C" w:rsidRDefault="004474D3">
      <w:pPr>
        <w:pStyle w:val="BodyText"/>
      </w:pPr>
      <w:r>
        <w:t>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2232"/>
        <w:gridCol w:w="4082"/>
        <w:gridCol w:w="3157"/>
      </w:tblGrid>
      <w:tr w:rsidR="0020037C">
        <w:trPr>
          <w:trHeight w:hRule="exact" w:val="295"/>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会话ID(主机名：端口号：ID)</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TID</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该会话所对应的系统线程ID</w:t>
            </w:r>
          </w:p>
        </w:tc>
      </w:tr>
      <w:tr w:rsidR="0020037C">
        <w:trPr>
          <w:trHeight w:hRule="exact" w:val="2024"/>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会话状态</w:t>
            </w:r>
          </w:p>
          <w:p w:rsidR="0020037C" w:rsidRDefault="0020037C">
            <w:pPr>
              <w:pStyle w:val="TableParagraph"/>
              <w:spacing w:before="3" w:line="140" w:lineRule="exact"/>
              <w:rPr>
                <w:sz w:val="14"/>
                <w:szCs w:val="14"/>
              </w:rPr>
            </w:pPr>
          </w:p>
          <w:p w:rsidR="0020037C" w:rsidRDefault="004474D3">
            <w:pPr>
              <w:pStyle w:val="ListParagraph"/>
              <w:numPr>
                <w:ilvl w:val="0"/>
                <w:numId w:val="15"/>
              </w:numPr>
              <w:tabs>
                <w:tab w:val="left" w:pos="323"/>
              </w:tabs>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Creating：创建状态</w:t>
            </w:r>
          </w:p>
          <w:p w:rsidR="0020037C" w:rsidRDefault="004474D3">
            <w:pPr>
              <w:pStyle w:val="ListParagraph"/>
              <w:numPr>
                <w:ilvl w:val="0"/>
                <w:numId w:val="15"/>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Running：运行状态</w:t>
            </w:r>
          </w:p>
          <w:p w:rsidR="0020037C" w:rsidRDefault="004474D3">
            <w:pPr>
              <w:pStyle w:val="ListParagraph"/>
              <w:numPr>
                <w:ilvl w:val="0"/>
                <w:numId w:val="15"/>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Waiting：等待状态</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Idle：线程池待机状态</w:t>
            </w:r>
          </w:p>
          <w:p w:rsidR="0020037C" w:rsidRDefault="004474D3">
            <w:pPr>
              <w:pStyle w:val="ListParagraph"/>
              <w:numPr>
                <w:ilvl w:val="0"/>
                <w:numId w:val="15"/>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Destroying：销毁状态</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Type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70" w:history="1">
              <w:r w:rsidR="004474D3">
                <w:rPr>
                  <w:rFonts w:ascii="Microsoft JhengHei" w:eastAsia="Microsoft JhengHei" w:hAnsi="Microsoft JhengHei" w:cs="Microsoft JhengHei"/>
                  <w:color w:val="0000FF"/>
                  <w:w w:val="95"/>
                  <w:sz w:val="14"/>
                  <w:szCs w:val="14"/>
                </w:rPr>
                <w:t>EDU类型</w:t>
              </w:r>
            </w:hyperlink>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EDU名，一般系统EDU名为空</w:t>
            </w:r>
          </w:p>
        </w:tc>
      </w:tr>
      <w:tr w:rsidR="0020037C">
        <w:trPr>
          <w:trHeight w:hRule="exact" w:val="305"/>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QueueSize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等待处理请求的队列长度</w:t>
            </w:r>
          </w:p>
        </w:tc>
      </w:tr>
      <w:tr w:rsidR="0020037C">
        <w:trPr>
          <w:trHeight w:hRule="exact" w:val="305"/>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ProcessEventCount</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已经处理请求的数量</w:t>
            </w:r>
          </w:p>
        </w:tc>
      </w:tr>
      <w:tr w:rsidR="0020037C">
        <w:trPr>
          <w:trHeight w:hRule="exact" w:val="54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上下文ID数组，为该会话所包含的所有上下文列</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表</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TotalDataRead</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数据记录读</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TotalIndexRead</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索引读</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TotalDataWrite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数据记录写</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TotalIndexWrite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索引写</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TotalUpdate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总更新记录数量</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TotalDelete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总删除记录数量</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TotalInsert</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总插入记录数量</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TotalSelect</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总选取记录数量</w:t>
            </w:r>
          </w:p>
        </w:tc>
      </w:tr>
      <w:tr w:rsidR="0020037C">
        <w:trPr>
          <w:trHeight w:hRule="exact" w:val="300"/>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TotalRead</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总数据读</w:t>
            </w:r>
          </w:p>
        </w:tc>
      </w:tr>
      <w:tr w:rsidR="0020037C">
        <w:trPr>
          <w:trHeight w:hRule="exact" w:val="295"/>
        </w:trPr>
        <w:tc>
          <w:tcPr>
            <w:tcW w:w="22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TotalReadTime</w:t>
            </w:r>
          </w:p>
        </w:tc>
        <w:tc>
          <w:tcPr>
            <w:tcW w:w="408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总数据读时间（毫秒）</w:t>
            </w:r>
          </w:p>
        </w:tc>
      </w:tr>
    </w:tbl>
    <w:p w:rsidR="0020037C" w:rsidRDefault="0020037C">
      <w:pPr>
        <w:spacing w:line="207" w:lineRule="exact"/>
        <w:rPr>
          <w:rFonts w:ascii="Microsoft JhengHei" w:eastAsia="Microsoft JhengHei" w:hAnsi="Microsoft JhengHei" w:cs="Microsoft JhengHei"/>
          <w:sz w:val="14"/>
          <w:szCs w:val="14"/>
          <w:lang w:eastAsia="zh-CN"/>
        </w:rPr>
        <w:sectPr w:rsidR="0020037C">
          <w:pgSz w:w="12240" w:h="15840"/>
          <w:pgMar w:top="900" w:right="1020" w:bottom="280" w:left="700" w:header="713" w:footer="0" w:gutter="0"/>
          <w:cols w:space="720"/>
        </w:sectPr>
      </w:pPr>
    </w:p>
    <w:p w:rsidR="0020037C" w:rsidRDefault="0020037C">
      <w:pPr>
        <w:spacing w:before="11" w:line="200" w:lineRule="exact"/>
        <w:rPr>
          <w:sz w:val="20"/>
          <w:szCs w:val="20"/>
          <w:lang w:eastAsia="zh-CN"/>
        </w:rPr>
      </w:pPr>
    </w:p>
    <w:tbl>
      <w:tblPr>
        <w:tblW w:w="0" w:type="auto"/>
        <w:tblInd w:w="103" w:type="dxa"/>
        <w:tblLayout w:type="fixed"/>
        <w:tblCellMar>
          <w:left w:w="0" w:type="dxa"/>
          <w:right w:w="0" w:type="dxa"/>
        </w:tblCellMar>
        <w:tblLook w:val="01E0"/>
      </w:tblPr>
      <w:tblGrid>
        <w:gridCol w:w="2108"/>
        <w:gridCol w:w="4207"/>
        <w:gridCol w:w="3157"/>
      </w:tblGrid>
      <w:tr w:rsidR="0020037C">
        <w:trPr>
          <w:trHeight w:hRule="exact" w:val="305"/>
        </w:trPr>
        <w:tc>
          <w:tcPr>
            <w:tcW w:w="210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207"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0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108"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TotalWriteTime</w:t>
            </w:r>
          </w:p>
        </w:tc>
        <w:tc>
          <w:tcPr>
            <w:tcW w:w="4207"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总数据写时间（毫秒）</w:t>
            </w:r>
          </w:p>
        </w:tc>
      </w:tr>
      <w:tr w:rsidR="0020037C">
        <w:trPr>
          <w:trHeight w:hRule="exact" w:val="300"/>
        </w:trPr>
        <w:tc>
          <w:tcPr>
            <w:tcW w:w="2108"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ConnectTimestamp</w:t>
            </w:r>
          </w:p>
        </w:tc>
        <w:tc>
          <w:tcPr>
            <w:tcW w:w="4207"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连接发起时间</w:t>
            </w:r>
          </w:p>
        </w:tc>
      </w:tr>
      <w:tr w:rsidR="0020037C">
        <w:trPr>
          <w:trHeight w:hRule="exact" w:val="300"/>
        </w:trPr>
        <w:tc>
          <w:tcPr>
            <w:tcW w:w="2108"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UserCPU</w:t>
            </w:r>
          </w:p>
        </w:tc>
        <w:tc>
          <w:tcPr>
            <w:tcW w:w="4207"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用户CPU（秒）</w:t>
            </w:r>
          </w:p>
        </w:tc>
      </w:tr>
      <w:tr w:rsidR="0020037C">
        <w:trPr>
          <w:trHeight w:hRule="exact" w:val="300"/>
        </w:trPr>
        <w:tc>
          <w:tcPr>
            <w:tcW w:w="2108"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SysCPU</w:t>
            </w:r>
          </w:p>
        </w:tc>
        <w:tc>
          <w:tcPr>
            <w:tcW w:w="4207"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系统CPU（秒）</w:t>
            </w:r>
          </w:p>
        </w:tc>
      </w:tr>
      <w:tr w:rsidR="0020037C">
        <w:trPr>
          <w:trHeight w:hRule="exact" w:val="255"/>
        </w:trPr>
        <w:tc>
          <w:tcPr>
            <w:tcW w:w="6315" w:type="dxa"/>
            <w:gridSpan w:val="2"/>
            <w:tcBorders>
              <w:top w:val="nil"/>
              <w:left w:val="single" w:sz="8" w:space="0" w:color="000000"/>
              <w:bottom w:val="nil"/>
              <w:right w:val="single" w:sz="8" w:space="0" w:color="000000"/>
            </w:tcBorders>
          </w:tcPr>
          <w:p w:rsidR="0020037C" w:rsidRDefault="0020037C"/>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bl>
    <w:p w:rsidR="0020037C" w:rsidRDefault="0020037C">
      <w:pPr>
        <w:spacing w:before="3" w:line="200" w:lineRule="exact"/>
        <w:rPr>
          <w:sz w:val="20"/>
          <w:szCs w:val="20"/>
        </w:rPr>
      </w:pPr>
    </w:p>
    <w:p w:rsidR="0020037C" w:rsidRDefault="004474D3">
      <w:pPr>
        <w:pStyle w:val="BodyText"/>
        <w:spacing w:line="310" w:lineRule="exact"/>
        <w:ind w:left="113"/>
      </w:pPr>
      <w:r>
        <w:t>示例</w:t>
      </w:r>
    </w:p>
    <w:p w:rsidR="0020037C" w:rsidRDefault="00B0609F">
      <w:pPr>
        <w:pStyle w:val="BodyText"/>
        <w:spacing w:before="8"/>
        <w:ind w:left="113"/>
        <w:rPr>
          <w:rFonts w:ascii="仿宋" w:eastAsia="仿宋" w:hAnsi="仿宋" w:cs="仿宋"/>
        </w:rPr>
      </w:pPr>
      <w:r w:rsidRPr="00B0609F">
        <w:pict>
          <v:group id="_x0000_s3195" style="position:absolute;left:0;text-align:left;margin-left:81.7pt;margin-top:4.85pt;width:473.6pt;height:286.2pt;z-index:-251880960;mso-position-horizontal-relative:page" coordorigin="1634,97" coordsize="9472,5724">
            <v:shape id="_x0000_s3196" style="position:absolute;left:1634;top:97;width:9472;height:5724" coordorigin="1634,97" coordsize="9472,5724" path="m1634,97r9472,l11106,5821r-9472,l1634,97xe" fillcolor="#efefef" stroked="f">
              <v:path arrowok="t"/>
            </v:shape>
            <w10:wrap anchorx="page"/>
          </v:group>
        </w:pict>
      </w:r>
      <w:r w:rsidR="004474D3">
        <w:rPr>
          <w:rFonts w:ascii="仿宋" w:eastAsia="仿宋" w:hAnsi="仿宋" w:cs="仿宋"/>
        </w:rPr>
        <w:t>&gt; db.snapshot(SDB_SNAP_SESSIONS_CURRENT)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"SessionID": "vmsvr2-suse-x64:</w:t>
      </w:r>
      <w:r w:rsidR="001C0BEA" w:rsidRPr="001C0BEA">
        <w:t xml:space="preserve"> </w:t>
      </w:r>
      <w:r w:rsidR="001C0BEA" w:rsidRPr="001C0BEA">
        <w:rPr>
          <w:rFonts w:ascii="仿宋" w:eastAsia="仿宋" w:hAnsi="仿宋" w:cs="仿宋"/>
        </w:rPr>
        <w:t>11820</w:t>
      </w:r>
      <w:r>
        <w:rPr>
          <w:rFonts w:ascii="仿宋" w:eastAsia="仿宋" w:hAnsi="仿宋" w:cs="仿宋"/>
        </w:rPr>
        <w:t>:28",</w:t>
      </w:r>
    </w:p>
    <w:p w:rsidR="0020037C" w:rsidRDefault="004474D3">
      <w:pPr>
        <w:pStyle w:val="BodyText"/>
        <w:spacing w:line="212" w:lineRule="exact"/>
        <w:ind w:left="313"/>
        <w:rPr>
          <w:rFonts w:ascii="仿宋" w:eastAsia="仿宋" w:hAnsi="仿宋" w:cs="仿宋"/>
        </w:rPr>
      </w:pPr>
      <w:r>
        <w:rPr>
          <w:rFonts w:ascii="仿宋" w:eastAsia="仿宋" w:hAnsi="仿宋" w:cs="仿宋"/>
        </w:rPr>
        <w:t>"TID": 9430,</w:t>
      </w:r>
    </w:p>
    <w:p w:rsidR="0020037C" w:rsidRDefault="004474D3">
      <w:pPr>
        <w:pStyle w:val="BodyText"/>
        <w:spacing w:line="212" w:lineRule="exact"/>
        <w:ind w:left="313"/>
        <w:rPr>
          <w:rFonts w:ascii="仿宋" w:eastAsia="仿宋" w:hAnsi="仿宋" w:cs="仿宋"/>
        </w:rPr>
      </w:pPr>
      <w:r>
        <w:rPr>
          <w:rFonts w:ascii="仿宋" w:eastAsia="仿宋" w:hAnsi="仿宋" w:cs="仿宋"/>
        </w:rPr>
        <w:t>"Status": "Running",</w:t>
      </w:r>
    </w:p>
    <w:p w:rsidR="0020037C" w:rsidRDefault="004474D3">
      <w:pPr>
        <w:pStyle w:val="BodyText"/>
        <w:spacing w:line="212" w:lineRule="exact"/>
        <w:ind w:left="313"/>
        <w:rPr>
          <w:rFonts w:ascii="仿宋" w:eastAsia="仿宋" w:hAnsi="仿宋" w:cs="仿宋"/>
        </w:rPr>
      </w:pPr>
      <w:r>
        <w:rPr>
          <w:rFonts w:ascii="仿宋" w:eastAsia="仿宋" w:hAnsi="仿宋" w:cs="仿宋"/>
        </w:rPr>
        <w:t>"Type": "Agent",</w:t>
      </w:r>
    </w:p>
    <w:p w:rsidR="0020037C" w:rsidRDefault="004474D3">
      <w:pPr>
        <w:pStyle w:val="BodyText"/>
        <w:spacing w:line="212" w:lineRule="exact"/>
        <w:ind w:left="313"/>
        <w:rPr>
          <w:rFonts w:ascii="仿宋" w:eastAsia="仿宋" w:hAnsi="仿宋" w:cs="仿宋"/>
        </w:rPr>
      </w:pPr>
      <w:r>
        <w:rPr>
          <w:rFonts w:ascii="仿宋" w:eastAsia="仿宋" w:hAnsi="仿宋" w:cs="仿宋"/>
        </w:rPr>
        <w:t>"Name": "127.0.0.1:60309",</w:t>
      </w:r>
    </w:p>
    <w:p w:rsidR="0020037C" w:rsidRDefault="004474D3">
      <w:pPr>
        <w:pStyle w:val="BodyText"/>
        <w:spacing w:line="212" w:lineRule="exact"/>
        <w:ind w:left="313"/>
        <w:rPr>
          <w:rFonts w:ascii="仿宋" w:eastAsia="仿宋" w:hAnsi="仿宋" w:cs="仿宋"/>
        </w:rPr>
      </w:pPr>
      <w:r>
        <w:rPr>
          <w:rFonts w:ascii="仿宋" w:eastAsia="仿宋" w:hAnsi="仿宋" w:cs="仿宋"/>
        </w:rPr>
        <w:t>"QueueSize": 0,</w:t>
      </w:r>
    </w:p>
    <w:p w:rsidR="0020037C" w:rsidRDefault="004474D3">
      <w:pPr>
        <w:pStyle w:val="BodyText"/>
        <w:spacing w:line="212" w:lineRule="exact"/>
        <w:ind w:left="313"/>
        <w:rPr>
          <w:rFonts w:ascii="仿宋" w:eastAsia="仿宋" w:hAnsi="仿宋" w:cs="仿宋"/>
        </w:rPr>
      </w:pPr>
      <w:r>
        <w:rPr>
          <w:rFonts w:ascii="仿宋" w:eastAsia="仿宋" w:hAnsi="仿宋" w:cs="仿宋"/>
        </w:rPr>
        <w:t>"ProcessEventCount": 12,</w:t>
      </w:r>
    </w:p>
    <w:p w:rsidR="0020037C" w:rsidRDefault="004474D3">
      <w:pPr>
        <w:pStyle w:val="BodyText"/>
        <w:spacing w:line="212" w:lineRule="exact"/>
        <w:ind w:left="313"/>
        <w:rPr>
          <w:rFonts w:ascii="仿宋" w:eastAsia="仿宋" w:hAnsi="仿宋" w:cs="仿宋"/>
        </w:rPr>
      </w:pPr>
      <w:r>
        <w:rPr>
          <w:rFonts w:ascii="仿宋" w:eastAsia="仿宋" w:hAnsi="仿宋" w:cs="仿宋"/>
        </w:rPr>
        <w:t>"Contexts": [</w:t>
      </w:r>
    </w:p>
    <w:p w:rsidR="0020037C" w:rsidRDefault="004474D3">
      <w:pPr>
        <w:pStyle w:val="BodyText"/>
        <w:spacing w:line="212" w:lineRule="exact"/>
        <w:ind w:left="513"/>
        <w:rPr>
          <w:rFonts w:ascii="仿宋" w:eastAsia="仿宋" w:hAnsi="仿宋" w:cs="仿宋"/>
        </w:rPr>
      </w:pPr>
      <w:r>
        <w:rPr>
          <w:rFonts w:ascii="仿宋" w:eastAsia="仿宋" w:hAnsi="仿宋" w:cs="仿宋"/>
        </w:rPr>
        <w:t>15</w:t>
      </w:r>
    </w:p>
    <w:p w:rsidR="0020037C" w:rsidRDefault="004474D3">
      <w:pPr>
        <w:pStyle w:val="BodyText"/>
        <w:spacing w:line="212" w:lineRule="exact"/>
        <w:ind w:left="3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"TotalDataWrite":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"TotalIndexWrite":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"TotalUpdate":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"TotalDelete":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"TotalInsert": 0,</w:t>
      </w:r>
    </w:p>
    <w:p w:rsidR="0020037C" w:rsidRDefault="004474D3">
      <w:pPr>
        <w:pStyle w:val="BodyText"/>
        <w:spacing w:line="212" w:lineRule="exact"/>
        <w:ind w:left="313"/>
        <w:rPr>
          <w:rFonts w:ascii="仿宋" w:eastAsia="仿宋" w:hAnsi="仿宋" w:cs="仿宋"/>
        </w:rPr>
      </w:pPr>
      <w:r>
        <w:rPr>
          <w:rFonts w:ascii="仿宋" w:eastAsia="仿宋" w:hAnsi="仿宋" w:cs="仿宋"/>
        </w:rPr>
        <w:t>"TotalSelect": 0,</w:t>
      </w:r>
    </w:p>
    <w:p w:rsidR="0020037C" w:rsidRDefault="004474D3">
      <w:pPr>
        <w:pStyle w:val="BodyText"/>
        <w:spacing w:line="212" w:lineRule="exact"/>
        <w:ind w:left="313"/>
        <w:rPr>
          <w:rFonts w:ascii="仿宋" w:eastAsia="仿宋" w:hAnsi="仿宋" w:cs="仿宋"/>
        </w:rPr>
      </w:pPr>
      <w:r>
        <w:rPr>
          <w:rFonts w:ascii="仿宋" w:eastAsia="仿宋" w:hAnsi="仿宋" w:cs="仿宋"/>
        </w:rPr>
        <w:t>"TotalRead": 0,</w:t>
      </w:r>
    </w:p>
    <w:p w:rsidR="0020037C" w:rsidRDefault="004474D3">
      <w:pPr>
        <w:pStyle w:val="BodyText"/>
        <w:spacing w:line="212" w:lineRule="exact"/>
        <w:ind w:left="313"/>
        <w:rPr>
          <w:rFonts w:ascii="仿宋" w:eastAsia="仿宋" w:hAnsi="仿宋" w:cs="仿宋"/>
        </w:rPr>
      </w:pPr>
      <w:r>
        <w:rPr>
          <w:rFonts w:ascii="仿宋" w:eastAsia="仿宋" w:hAnsi="仿宋" w:cs="仿宋"/>
        </w:rPr>
        <w:t>"TotalReadTime": 0,</w:t>
      </w:r>
    </w:p>
    <w:p w:rsidR="0020037C" w:rsidRDefault="004474D3">
      <w:pPr>
        <w:pStyle w:val="BodyText"/>
        <w:spacing w:line="212" w:lineRule="exact"/>
        <w:ind w:left="313"/>
        <w:rPr>
          <w:rFonts w:ascii="仿宋" w:eastAsia="仿宋" w:hAnsi="仿宋" w:cs="仿宋"/>
        </w:rPr>
      </w:pPr>
      <w:r>
        <w:rPr>
          <w:rFonts w:ascii="仿宋" w:eastAsia="仿宋" w:hAnsi="仿宋" w:cs="仿宋"/>
        </w:rPr>
        <w:t>"TotalWriteTime": 0,</w:t>
      </w:r>
    </w:p>
    <w:p w:rsidR="0020037C" w:rsidRDefault="004474D3">
      <w:pPr>
        <w:pStyle w:val="BodyText"/>
        <w:spacing w:line="212" w:lineRule="exact"/>
        <w:ind w:left="313"/>
        <w:rPr>
          <w:rFonts w:ascii="仿宋" w:eastAsia="仿宋" w:hAnsi="仿宋" w:cs="仿宋"/>
        </w:rPr>
      </w:pPr>
      <w:r>
        <w:rPr>
          <w:rFonts w:ascii="仿宋" w:eastAsia="仿宋" w:hAnsi="仿宋" w:cs="仿宋"/>
        </w:rPr>
        <w:t>"ConnectTimestamp": "2013-09-27-18.06.25.961090",</w:t>
      </w:r>
    </w:p>
    <w:p w:rsidR="0020037C" w:rsidRDefault="004474D3">
      <w:pPr>
        <w:pStyle w:val="BodyText"/>
        <w:spacing w:line="212" w:lineRule="exact"/>
        <w:ind w:left="313"/>
        <w:rPr>
          <w:rFonts w:ascii="仿宋" w:eastAsia="仿宋" w:hAnsi="仿宋" w:cs="仿宋"/>
          <w:lang w:eastAsia="zh-CN"/>
        </w:rPr>
      </w:pPr>
      <w:r>
        <w:rPr>
          <w:rFonts w:ascii="仿宋" w:eastAsia="仿宋" w:hAnsi="仿宋" w:cs="仿宋"/>
          <w:lang w:eastAsia="zh-CN"/>
        </w:rPr>
        <w:t>"UserCPU": "0.910000",</w:t>
      </w:r>
    </w:p>
    <w:p w:rsidR="0020037C" w:rsidRDefault="004474D3">
      <w:pPr>
        <w:pStyle w:val="BodyText"/>
        <w:spacing w:line="212" w:lineRule="exact"/>
        <w:ind w:left="313"/>
        <w:rPr>
          <w:rFonts w:ascii="仿宋" w:eastAsia="仿宋" w:hAnsi="仿宋" w:cs="仿宋"/>
          <w:lang w:eastAsia="zh-CN"/>
        </w:rPr>
      </w:pPr>
      <w:r>
        <w:rPr>
          <w:rFonts w:ascii="仿宋" w:eastAsia="仿宋" w:hAnsi="仿宋" w:cs="仿宋"/>
          <w:lang w:eastAsia="zh-CN"/>
        </w:rPr>
        <w:t>"SysCPU": "2.060000"</w:t>
      </w:r>
    </w:p>
    <w:p w:rsidR="0020037C" w:rsidRDefault="004474D3">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ind w:left="113"/>
        <w:rPr>
          <w:lang w:eastAsia="zh-CN"/>
        </w:rPr>
      </w:pPr>
      <w:bookmarkStart w:id="132" w:name="集合快照"/>
      <w:bookmarkStart w:id="133" w:name="_bookmark57"/>
      <w:bookmarkEnd w:id="132"/>
      <w:bookmarkEnd w:id="133"/>
      <w:r>
        <w:rPr>
          <w:lang w:eastAsia="zh-CN"/>
        </w:rPr>
        <w:t>集合快照</w:t>
      </w:r>
    </w:p>
    <w:p w:rsidR="0020037C" w:rsidRDefault="0020037C">
      <w:pPr>
        <w:spacing w:before="6" w:line="190" w:lineRule="exact"/>
        <w:rPr>
          <w:sz w:val="19"/>
          <w:szCs w:val="19"/>
          <w:lang w:eastAsia="zh-CN"/>
        </w:rPr>
      </w:pPr>
    </w:p>
    <w:p w:rsidR="0020037C" w:rsidRDefault="004474D3">
      <w:pPr>
        <w:pStyle w:val="BodyText"/>
        <w:spacing w:line="251" w:lineRule="auto"/>
        <w:ind w:left="113" w:right="492"/>
        <w:rPr>
          <w:lang w:eastAsia="zh-CN"/>
        </w:rPr>
      </w:pPr>
      <w:r>
        <w:rPr>
          <w:lang w:eastAsia="zh-CN"/>
        </w:rPr>
        <w:t>描述 集合快照列出当前数据库节点中所有的非临时集合（协调节点中列出用户集合），每个集合为一条记录。</w:t>
      </w:r>
    </w:p>
    <w:p w:rsidR="0020037C" w:rsidRDefault="0020037C">
      <w:pPr>
        <w:spacing w:before="4" w:line="180" w:lineRule="exact"/>
        <w:rPr>
          <w:sz w:val="18"/>
          <w:szCs w:val="18"/>
          <w:lang w:eastAsia="zh-CN"/>
        </w:rPr>
      </w:pPr>
    </w:p>
    <w:p w:rsidR="0020037C" w:rsidRDefault="004474D3">
      <w:pPr>
        <w:pStyle w:val="BodyText"/>
        <w:spacing w:line="251" w:lineRule="auto"/>
        <w:ind w:left="113" w:right="7362"/>
        <w:rPr>
          <w:lang w:eastAsia="zh-CN"/>
        </w:rPr>
      </w:pPr>
      <w:r>
        <w:rPr>
          <w:w w:val="95"/>
          <w:lang w:eastAsia="zh-CN"/>
        </w:rPr>
        <w:t xml:space="preserve">标示 </w:t>
      </w:r>
      <w:r>
        <w:rPr>
          <w:w w:val="90"/>
          <w:lang w:eastAsia="zh-CN"/>
        </w:rPr>
        <w:t>SDB_SNAP_COLLECTIONS</w:t>
      </w:r>
    </w:p>
    <w:p w:rsidR="0020037C" w:rsidRDefault="0020037C">
      <w:pPr>
        <w:spacing w:before="4" w:line="180" w:lineRule="exact"/>
        <w:rPr>
          <w:sz w:val="18"/>
          <w:szCs w:val="18"/>
          <w:lang w:eastAsia="zh-CN"/>
        </w:rPr>
      </w:pPr>
    </w:p>
    <w:p w:rsidR="0020037C" w:rsidRDefault="004474D3">
      <w:pPr>
        <w:pStyle w:val="BodyText"/>
        <w:spacing w:line="251" w:lineRule="auto"/>
        <w:ind w:left="113" w:right="8747"/>
        <w:rPr>
          <w:lang w:eastAsia="zh-CN"/>
        </w:rPr>
      </w:pPr>
      <w:r>
        <w:rPr>
          <w:lang w:eastAsia="zh-CN"/>
        </w:rPr>
        <w:t>适用节点 全部</w:t>
      </w:r>
    </w:p>
    <w:p w:rsidR="0020037C" w:rsidRDefault="0020037C">
      <w:pPr>
        <w:spacing w:before="4" w:line="180" w:lineRule="exact"/>
        <w:rPr>
          <w:sz w:val="18"/>
          <w:szCs w:val="18"/>
          <w:lang w:eastAsia="zh-CN"/>
        </w:rPr>
      </w:pPr>
    </w:p>
    <w:p w:rsidR="0020037C" w:rsidRDefault="004474D3">
      <w:pPr>
        <w:pStyle w:val="BodyText"/>
        <w:spacing w:line="251" w:lineRule="auto"/>
        <w:ind w:left="113" w:right="492"/>
        <w:rPr>
          <w:lang w:eastAsia="zh-CN"/>
        </w:rPr>
      </w:pPr>
      <w:r>
        <w:rPr>
          <w:lang w:eastAsia="zh-CN"/>
        </w:rPr>
        <w:t>字段信息 由于数据节点与编目节点保存的集合信息不同，集合快照在协调节点与其它节点所返回的结构有所不同：</w:t>
      </w:r>
    </w:p>
    <w:p w:rsidR="0020037C" w:rsidRDefault="0020037C">
      <w:pPr>
        <w:spacing w:before="4" w:line="180" w:lineRule="exact"/>
        <w:rPr>
          <w:sz w:val="18"/>
          <w:szCs w:val="18"/>
          <w:lang w:eastAsia="zh-CN"/>
        </w:rPr>
      </w:pPr>
    </w:p>
    <w:p w:rsidR="0020037C" w:rsidRDefault="004474D3">
      <w:pPr>
        <w:pStyle w:val="BodyText"/>
        <w:ind w:left="113"/>
      </w:pPr>
      <w:r>
        <w:t>非协调节点字段信息</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1933"/>
        <w:gridCol w:w="4382"/>
        <w:gridCol w:w="3157"/>
      </w:tblGrid>
      <w:tr w:rsidR="0020037C">
        <w:trPr>
          <w:trHeight w:hRule="exact" w:val="295"/>
        </w:trPr>
        <w:tc>
          <w:tcPr>
            <w:tcW w:w="193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82" w:type="dxa"/>
            <w:tcBorders>
              <w:top w:val="nil"/>
              <w:left w:val="nil"/>
              <w:bottom w:val="nil"/>
              <w:right w:val="single" w:sz="8" w:space="0" w:color="000000"/>
            </w:tcBorders>
          </w:tcPr>
          <w:p w:rsidR="0020037C" w:rsidRDefault="004474D3">
            <w:pPr>
              <w:pStyle w:val="TableParagraph"/>
              <w:spacing w:line="222" w:lineRule="exact"/>
              <w:ind w:left="12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3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382" w:type="dxa"/>
            <w:tcBorders>
              <w:top w:val="nil"/>
              <w:left w:val="nil"/>
              <w:bottom w:val="nil"/>
              <w:right w:val="single" w:sz="8" w:space="0" w:color="000000"/>
            </w:tcBorders>
          </w:tcPr>
          <w:p w:rsidR="0020037C" w:rsidRDefault="004474D3">
            <w:pPr>
              <w:pStyle w:val="TableParagraph"/>
              <w:spacing w:line="227" w:lineRule="exact"/>
              <w:ind w:left="12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集合完整名</w:t>
            </w:r>
          </w:p>
        </w:tc>
      </w:tr>
      <w:tr w:rsidR="0020037C">
        <w:trPr>
          <w:trHeight w:hRule="exact" w:val="305"/>
        </w:trPr>
        <w:tc>
          <w:tcPr>
            <w:tcW w:w="193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Details.ID</w:t>
            </w:r>
          </w:p>
        </w:tc>
        <w:tc>
          <w:tcPr>
            <w:tcW w:w="4382" w:type="dxa"/>
            <w:tcBorders>
              <w:top w:val="nil"/>
              <w:left w:val="nil"/>
              <w:bottom w:val="nil"/>
              <w:right w:val="single" w:sz="8" w:space="0" w:color="000000"/>
            </w:tcBorders>
          </w:tcPr>
          <w:p w:rsidR="0020037C" w:rsidRDefault="004474D3">
            <w:pPr>
              <w:pStyle w:val="TableParagraph"/>
              <w:spacing w:line="227" w:lineRule="exact"/>
              <w:ind w:left="12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集合ID，范围0-4095，集合空间内唯一</w:t>
            </w:r>
          </w:p>
        </w:tc>
      </w:tr>
    </w:tbl>
    <w:p w:rsidR="0020037C" w:rsidRDefault="0020037C">
      <w:pPr>
        <w:spacing w:line="217" w:lineRule="exact"/>
        <w:rPr>
          <w:rFonts w:ascii="Microsoft JhengHei" w:eastAsia="Microsoft JhengHei" w:hAnsi="Microsoft JhengHei" w:cs="Microsoft JhengHei"/>
          <w:sz w:val="14"/>
          <w:szCs w:val="14"/>
          <w:lang w:eastAsia="zh-CN"/>
        </w:rPr>
        <w:sectPr w:rsidR="0020037C">
          <w:pgSz w:w="12240" w:h="15840"/>
          <w:pgMar w:top="900" w:right="680" w:bottom="280" w:left="1520" w:header="713" w:footer="0" w:gutter="0"/>
          <w:cols w:space="720"/>
        </w:sectPr>
      </w:pPr>
    </w:p>
    <w:p w:rsidR="0020037C" w:rsidRDefault="0020037C">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2109"/>
        <w:gridCol w:w="4206"/>
        <w:gridCol w:w="3157"/>
      </w:tblGrid>
      <w:tr w:rsidR="0020037C">
        <w:trPr>
          <w:trHeight w:hRule="exact" w:val="305"/>
        </w:trPr>
        <w:tc>
          <w:tcPr>
            <w:tcW w:w="210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206"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1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Details.LogicalID</w:t>
            </w:r>
          </w:p>
        </w:tc>
        <w:tc>
          <w:tcPr>
            <w:tcW w:w="420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集合逻辑ID</w:t>
            </w:r>
          </w:p>
        </w:tc>
      </w:tr>
      <w:tr w:rsidR="0020037C">
        <w:trPr>
          <w:trHeight w:hRule="exact" w:val="300"/>
        </w:trPr>
        <w:tc>
          <w:tcPr>
            <w:tcW w:w="21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Details.Sequence</w:t>
            </w:r>
          </w:p>
        </w:tc>
        <w:tc>
          <w:tcPr>
            <w:tcW w:w="420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序列号</w:t>
            </w:r>
          </w:p>
        </w:tc>
      </w:tr>
      <w:tr w:rsidR="0020037C">
        <w:trPr>
          <w:trHeight w:hRule="exact" w:val="300"/>
        </w:trPr>
        <w:tc>
          <w:tcPr>
            <w:tcW w:w="21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Details.Indexes</w:t>
            </w:r>
          </w:p>
        </w:tc>
        <w:tc>
          <w:tcPr>
            <w:tcW w:w="420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该集合所包含的索引数量</w:t>
            </w:r>
          </w:p>
        </w:tc>
      </w:tr>
      <w:tr w:rsidR="0020037C">
        <w:trPr>
          <w:trHeight w:hRule="exact" w:val="3492"/>
        </w:trPr>
        <w:tc>
          <w:tcPr>
            <w:tcW w:w="21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Details.Status</w:t>
            </w:r>
          </w:p>
        </w:tc>
        <w:tc>
          <w:tcPr>
            <w:tcW w:w="420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30"/>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集合当前状态</w:t>
            </w:r>
          </w:p>
          <w:p w:rsidR="0020037C" w:rsidRDefault="0020037C">
            <w:pPr>
              <w:pStyle w:val="TableParagraph"/>
              <w:spacing w:before="3" w:line="140" w:lineRule="exact"/>
              <w:rPr>
                <w:sz w:val="14"/>
                <w:szCs w:val="14"/>
              </w:rPr>
            </w:pPr>
          </w:p>
          <w:p w:rsidR="0020037C" w:rsidRDefault="004474D3">
            <w:pPr>
              <w:pStyle w:val="ListParagraph"/>
              <w:numPr>
                <w:ilvl w:val="0"/>
                <w:numId w:val="14"/>
              </w:numPr>
              <w:tabs>
                <w:tab w:val="left" w:pos="323"/>
              </w:tabs>
              <w:ind w:left="32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Free：空闲</w:t>
            </w:r>
          </w:p>
          <w:p w:rsidR="0020037C" w:rsidRDefault="004474D3">
            <w:pPr>
              <w:pStyle w:val="ListParagraph"/>
              <w:numPr>
                <w:ilvl w:val="0"/>
                <w:numId w:val="14"/>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Normal：正常</w:t>
            </w:r>
          </w:p>
          <w:p w:rsidR="0020037C" w:rsidRDefault="004474D3">
            <w:pPr>
              <w:pStyle w:val="ListParagraph"/>
              <w:numPr>
                <w:ilvl w:val="0"/>
                <w:numId w:val="14"/>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Dropped：被删除</w:t>
            </w:r>
          </w:p>
          <w:p w:rsidR="0020037C" w:rsidRDefault="004474D3">
            <w:pPr>
              <w:pStyle w:val="ListParagraph"/>
              <w:numPr>
                <w:ilvl w:val="0"/>
                <w:numId w:val="14"/>
              </w:numPr>
              <w:tabs>
                <w:tab w:val="left" w:pos="323"/>
              </w:tabs>
              <w:spacing w:before="61" w:line="236" w:lineRule="exact"/>
              <w:ind w:left="323" w:right="1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Shadow</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Copy</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Phase：离线重</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组复制阶段</w:t>
            </w:r>
          </w:p>
          <w:p w:rsidR="0020037C" w:rsidRDefault="004474D3">
            <w:pPr>
              <w:pStyle w:val="ListParagraph"/>
              <w:numPr>
                <w:ilvl w:val="0"/>
                <w:numId w:val="14"/>
              </w:numPr>
              <w:tabs>
                <w:tab w:val="left" w:pos="323"/>
              </w:tabs>
              <w:spacing w:before="38" w:line="236" w:lineRule="exact"/>
              <w:ind w:left="323" w:right="1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Truncate</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Phase：离线重组清</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除阶段</w:t>
            </w:r>
          </w:p>
          <w:p w:rsidR="0020037C" w:rsidRDefault="004474D3">
            <w:pPr>
              <w:pStyle w:val="ListParagraph"/>
              <w:numPr>
                <w:ilvl w:val="0"/>
                <w:numId w:val="14"/>
              </w:numPr>
              <w:tabs>
                <w:tab w:val="left" w:pos="323"/>
              </w:tabs>
              <w:spacing w:before="38" w:line="236" w:lineRule="exact"/>
              <w:ind w:left="323" w:right="4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Copy</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Back</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Phase：离线重组重</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入阶段</w:t>
            </w:r>
          </w:p>
          <w:p w:rsidR="0020037C" w:rsidRDefault="004474D3">
            <w:pPr>
              <w:pStyle w:val="ListParagraph"/>
              <w:numPr>
                <w:ilvl w:val="0"/>
                <w:numId w:val="14"/>
              </w:numPr>
              <w:tabs>
                <w:tab w:val="left" w:pos="323"/>
              </w:tabs>
              <w:spacing w:before="38" w:line="236" w:lineRule="exact"/>
              <w:ind w:left="323" w:right="8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Rebuild</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Phase：离线重组重建</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索引阶段</w:t>
            </w:r>
          </w:p>
        </w:tc>
      </w:tr>
      <w:tr w:rsidR="0020037C">
        <w:trPr>
          <w:trHeight w:hRule="exact" w:val="300"/>
        </w:trPr>
        <w:tc>
          <w:tcPr>
            <w:tcW w:w="21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NodeName</w:t>
            </w:r>
          </w:p>
        </w:tc>
        <w:tc>
          <w:tcPr>
            <w:tcW w:w="420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节点名(主机名+端口号)</w:t>
            </w:r>
          </w:p>
        </w:tc>
      </w:tr>
      <w:tr w:rsidR="0020037C">
        <w:trPr>
          <w:trHeight w:hRule="exact" w:val="295"/>
        </w:trPr>
        <w:tc>
          <w:tcPr>
            <w:tcW w:w="21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GroupName</w:t>
            </w:r>
          </w:p>
        </w:tc>
        <w:tc>
          <w:tcPr>
            <w:tcW w:w="420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节点所在</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组名(仅在集群模式下显示)</w:t>
            </w:r>
          </w:p>
        </w:tc>
      </w:tr>
    </w:tbl>
    <w:p w:rsidR="0020037C" w:rsidRDefault="0020037C">
      <w:pPr>
        <w:spacing w:before="3" w:line="200" w:lineRule="exact"/>
        <w:rPr>
          <w:sz w:val="20"/>
          <w:szCs w:val="20"/>
          <w:lang w:eastAsia="zh-CN"/>
        </w:rPr>
      </w:pPr>
    </w:p>
    <w:p w:rsidR="0020037C" w:rsidRDefault="004474D3">
      <w:pPr>
        <w:pStyle w:val="BodyText"/>
        <w:spacing w:line="310" w:lineRule="exact"/>
      </w:pPr>
      <w:r>
        <w:t>协调节点字段信息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839"/>
        <w:gridCol w:w="4476"/>
        <w:gridCol w:w="3157"/>
      </w:tblGrid>
      <w:tr w:rsidR="0020037C">
        <w:trPr>
          <w:trHeight w:hRule="exact" w:val="30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76" w:type="dxa"/>
            <w:tcBorders>
              <w:top w:val="nil"/>
              <w:left w:val="nil"/>
              <w:bottom w:val="nil"/>
              <w:right w:val="single" w:sz="8" w:space="0" w:color="000000"/>
            </w:tcBorders>
          </w:tcPr>
          <w:p w:rsidR="0020037C" w:rsidRDefault="004474D3">
            <w:pPr>
              <w:pStyle w:val="TableParagraph"/>
              <w:spacing w:line="222"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集合完整名</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Details.GroupName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节点所在</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组名</w:t>
            </w:r>
          </w:p>
        </w:tc>
      </w:tr>
      <w:tr w:rsidR="0020037C">
        <w:trPr>
          <w:trHeight w:hRule="exact" w:val="260"/>
        </w:trPr>
        <w:tc>
          <w:tcPr>
            <w:tcW w:w="6315" w:type="dxa"/>
            <w:gridSpan w:val="2"/>
            <w:tcBorders>
              <w:top w:val="nil"/>
              <w:left w:val="single" w:sz="8" w:space="0" w:color="000000"/>
              <w:bottom w:val="nil"/>
              <w:right w:val="single" w:sz="8" w:space="0" w:color="000000"/>
            </w:tcBorders>
          </w:tcPr>
          <w:p w:rsidR="0020037C" w:rsidRDefault="0020037C"/>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Details.Group.ID</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集合ID，范围0~4096，集合空间内唯一</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Details.Group.LogicalID</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集合逻辑ID</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Details.Group.Sequence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序列号</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Details.Group.Indexes</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该集合所包含的索引数量</w:t>
            </w:r>
          </w:p>
        </w:tc>
      </w:tr>
      <w:tr w:rsidR="0020037C">
        <w:trPr>
          <w:trHeight w:hRule="exact" w:val="3723"/>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Details.Group.Status</w:t>
            </w:r>
          </w:p>
          <w:p w:rsidR="0020037C" w:rsidRDefault="0020037C">
            <w:pPr>
              <w:pStyle w:val="TableParagraph"/>
              <w:spacing w:before="7" w:line="180" w:lineRule="exact"/>
              <w:rPr>
                <w:sz w:val="18"/>
                <w:szCs w:val="18"/>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4474D3">
            <w:pPr>
              <w:pStyle w:val="TableParagraph"/>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Details.Group.NodeName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p w:rsidR="0020037C" w:rsidRDefault="0020037C">
            <w:pPr>
              <w:pStyle w:val="TableParagraph"/>
              <w:spacing w:before="7" w:line="180" w:lineRule="exact"/>
              <w:rPr>
                <w:sz w:val="18"/>
                <w:szCs w:val="18"/>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4474D3">
            <w:pPr>
              <w:pStyle w:val="TableParagraph"/>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集合当前状态</w:t>
            </w:r>
          </w:p>
          <w:p w:rsidR="0020037C" w:rsidRDefault="0020037C">
            <w:pPr>
              <w:pStyle w:val="TableParagraph"/>
              <w:spacing w:before="3" w:line="140" w:lineRule="exact"/>
              <w:rPr>
                <w:sz w:val="14"/>
                <w:szCs w:val="14"/>
              </w:rPr>
            </w:pPr>
          </w:p>
          <w:p w:rsidR="0020037C" w:rsidRDefault="004474D3">
            <w:pPr>
              <w:pStyle w:val="ListParagraph"/>
              <w:numPr>
                <w:ilvl w:val="0"/>
                <w:numId w:val="13"/>
              </w:numPr>
              <w:tabs>
                <w:tab w:val="left" w:pos="323"/>
              </w:tabs>
              <w:ind w:left="32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Free：空闲</w:t>
            </w:r>
          </w:p>
          <w:p w:rsidR="0020037C" w:rsidRDefault="004474D3">
            <w:pPr>
              <w:pStyle w:val="ListParagraph"/>
              <w:numPr>
                <w:ilvl w:val="0"/>
                <w:numId w:val="13"/>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Normal：正常</w:t>
            </w:r>
          </w:p>
          <w:p w:rsidR="0020037C" w:rsidRDefault="004474D3">
            <w:pPr>
              <w:pStyle w:val="ListParagraph"/>
              <w:numPr>
                <w:ilvl w:val="0"/>
                <w:numId w:val="13"/>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Dropped：被删除</w:t>
            </w:r>
          </w:p>
          <w:p w:rsidR="0020037C" w:rsidRDefault="004474D3">
            <w:pPr>
              <w:pStyle w:val="ListParagraph"/>
              <w:numPr>
                <w:ilvl w:val="0"/>
                <w:numId w:val="13"/>
              </w:numPr>
              <w:tabs>
                <w:tab w:val="left" w:pos="323"/>
              </w:tabs>
              <w:spacing w:before="61" w:line="236" w:lineRule="exact"/>
              <w:ind w:left="323" w:right="1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Shadow</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Copy</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Phase：离线重</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组复制阶段</w:t>
            </w:r>
          </w:p>
          <w:p w:rsidR="0020037C" w:rsidRDefault="004474D3">
            <w:pPr>
              <w:pStyle w:val="ListParagraph"/>
              <w:numPr>
                <w:ilvl w:val="0"/>
                <w:numId w:val="13"/>
              </w:numPr>
              <w:tabs>
                <w:tab w:val="left" w:pos="323"/>
              </w:tabs>
              <w:spacing w:before="38" w:line="236" w:lineRule="exact"/>
              <w:ind w:left="323" w:right="1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Truncate</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Phase：离线重组清</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除阶段</w:t>
            </w:r>
          </w:p>
          <w:p w:rsidR="0020037C" w:rsidRDefault="004474D3">
            <w:pPr>
              <w:pStyle w:val="ListParagraph"/>
              <w:numPr>
                <w:ilvl w:val="0"/>
                <w:numId w:val="13"/>
              </w:numPr>
              <w:tabs>
                <w:tab w:val="left" w:pos="323"/>
              </w:tabs>
              <w:spacing w:before="38" w:line="236" w:lineRule="exact"/>
              <w:ind w:left="323" w:right="4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Copy</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Back</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Phase：离线重组重</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入阶段</w:t>
            </w:r>
          </w:p>
          <w:p w:rsidR="0020037C" w:rsidRDefault="004474D3">
            <w:pPr>
              <w:pStyle w:val="ListParagraph"/>
              <w:numPr>
                <w:ilvl w:val="0"/>
                <w:numId w:val="13"/>
              </w:numPr>
              <w:tabs>
                <w:tab w:val="left" w:pos="323"/>
              </w:tabs>
              <w:spacing w:before="38" w:line="236" w:lineRule="exact"/>
              <w:ind w:left="323" w:right="8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Rebuild</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Phase：离线重组重建</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索引阶段</w:t>
            </w:r>
          </w:p>
          <w:p w:rsidR="0020037C" w:rsidRDefault="0020037C">
            <w:pPr>
              <w:pStyle w:val="TableParagraph"/>
              <w:spacing w:before="8" w:line="160" w:lineRule="exact"/>
              <w:rPr>
                <w:sz w:val="16"/>
                <w:szCs w:val="16"/>
              </w:rPr>
            </w:pPr>
          </w:p>
          <w:p w:rsidR="0020037C" w:rsidRDefault="004474D3">
            <w:pPr>
              <w:pStyle w:val="TableParagraph"/>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节点名（主机名+端口）</w:t>
            </w:r>
          </w:p>
        </w:tc>
      </w:tr>
    </w:tbl>
    <w:p w:rsidR="0020037C" w:rsidRDefault="0020037C">
      <w:pPr>
        <w:spacing w:before="3" w:line="200" w:lineRule="exact"/>
        <w:rPr>
          <w:sz w:val="20"/>
          <w:szCs w:val="20"/>
          <w:lang w:eastAsia="zh-CN"/>
        </w:rPr>
      </w:pPr>
    </w:p>
    <w:p w:rsidR="0020037C" w:rsidRDefault="004474D3">
      <w:pPr>
        <w:pStyle w:val="BodyText"/>
        <w:spacing w:line="310" w:lineRule="exact"/>
      </w:pPr>
      <w:r>
        <w:t>非协调节点示例</w:t>
      </w:r>
    </w:p>
    <w:p w:rsidR="0020037C" w:rsidRDefault="00B0609F">
      <w:pPr>
        <w:pStyle w:val="BodyText"/>
        <w:spacing w:before="8"/>
        <w:rPr>
          <w:rFonts w:ascii="仿宋" w:eastAsia="仿宋" w:hAnsi="仿宋" w:cs="仿宋"/>
        </w:rPr>
      </w:pPr>
      <w:r w:rsidRPr="00B0609F">
        <w:pict>
          <v:group id="_x0000_s3193" style="position:absolute;left:0;text-align:left;margin-left:81.7pt;margin-top:4.85pt;width:473.6pt;height:42.4pt;z-index:-251879936;mso-position-horizontal-relative:page" coordorigin="1634,97" coordsize="9472,848">
            <v:shape id="_x0000_s3194" style="position:absolute;left:1634;top:97;width:9472;height:848" coordorigin="1634,97" coordsize="9472,848" path="m1634,97r9472,l11106,945r-9472,l1634,97xe" fillcolor="#efefef" stroked="f">
              <v:path arrowok="t"/>
            </v:shape>
            <w10:wrap anchorx="page"/>
          </v:group>
        </w:pict>
      </w:r>
      <w:r w:rsidR="004474D3">
        <w:rPr>
          <w:rFonts w:ascii="仿宋" w:eastAsia="仿宋" w:hAnsi="仿宋" w:cs="仿宋"/>
        </w:rPr>
        <w:t>&gt; db.snapshot(SDB_SNAP_COLLECTIONS)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"Name": "foo.bar",</w:t>
      </w:r>
    </w:p>
    <w:p w:rsidR="0020037C" w:rsidRDefault="004474D3">
      <w:pPr>
        <w:pStyle w:val="BodyText"/>
        <w:spacing w:line="212" w:lineRule="exact"/>
        <w:ind w:left="1133"/>
        <w:rPr>
          <w:rFonts w:ascii="仿宋" w:eastAsia="仿宋" w:hAnsi="仿宋" w:cs="仿宋"/>
        </w:rPr>
      </w:pPr>
      <w:r>
        <w:rPr>
          <w:rFonts w:ascii="仿宋" w:eastAsia="仿宋" w:hAnsi="仿宋" w:cs="仿宋"/>
        </w:rPr>
        <w:t>"Details": [</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513"/>
        <w:rPr>
          <w:rFonts w:ascii="仿宋" w:eastAsia="仿宋" w:hAnsi="仿宋" w:cs="仿宋"/>
        </w:rPr>
      </w:pPr>
      <w:r w:rsidRPr="00B0609F">
        <w:pict>
          <v:group id="_x0000_s3191" style="position:absolute;left:0;text-align:left;margin-left:81.7pt;margin-top:4.7pt;width:473.6pt;height:116.6pt;z-index:-251878912;mso-position-horizontal-relative:page" coordorigin="1634,94" coordsize="9472,2332">
            <v:shape id="_x0000_s3192" style="position:absolute;left:1634;top:94;width:9472;height:2332" coordorigin="1634,94" coordsize="9472,2332" path="m1634,94r9472,l11106,2426r-9472,l1634,94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713"/>
        <w:rPr>
          <w:rFonts w:ascii="仿宋" w:eastAsia="仿宋" w:hAnsi="仿宋" w:cs="仿宋"/>
        </w:rPr>
      </w:pPr>
      <w:r>
        <w:rPr>
          <w:rFonts w:ascii="仿宋" w:eastAsia="仿宋" w:hAnsi="仿宋" w:cs="仿宋"/>
        </w:rPr>
        <w:t>"ID": 0,</w:t>
      </w:r>
    </w:p>
    <w:p w:rsidR="0020037C" w:rsidRDefault="004474D3">
      <w:pPr>
        <w:pStyle w:val="BodyText"/>
        <w:spacing w:line="212" w:lineRule="exact"/>
        <w:ind w:left="713"/>
        <w:rPr>
          <w:rFonts w:ascii="仿宋" w:eastAsia="仿宋" w:hAnsi="仿宋" w:cs="仿宋"/>
        </w:rPr>
      </w:pPr>
      <w:r>
        <w:rPr>
          <w:rFonts w:ascii="仿宋" w:eastAsia="仿宋" w:hAnsi="仿宋" w:cs="仿宋"/>
        </w:rPr>
        <w:t>"LogicalID": 0,</w:t>
      </w:r>
    </w:p>
    <w:p w:rsidR="0020037C" w:rsidRDefault="004474D3">
      <w:pPr>
        <w:pStyle w:val="BodyText"/>
        <w:spacing w:line="212" w:lineRule="exact"/>
        <w:ind w:left="713"/>
        <w:rPr>
          <w:rFonts w:ascii="仿宋" w:eastAsia="仿宋" w:hAnsi="仿宋" w:cs="仿宋"/>
        </w:rPr>
      </w:pPr>
      <w:r>
        <w:rPr>
          <w:rFonts w:ascii="仿宋" w:eastAsia="仿宋" w:hAnsi="仿宋" w:cs="仿宋"/>
        </w:rPr>
        <w:t>"Sequence": 1,</w:t>
      </w:r>
    </w:p>
    <w:p w:rsidR="0020037C" w:rsidRDefault="004474D3">
      <w:pPr>
        <w:pStyle w:val="BodyText"/>
        <w:spacing w:line="212" w:lineRule="exact"/>
        <w:ind w:left="713"/>
        <w:rPr>
          <w:rFonts w:ascii="仿宋" w:eastAsia="仿宋" w:hAnsi="仿宋" w:cs="仿宋"/>
        </w:rPr>
      </w:pPr>
      <w:r>
        <w:rPr>
          <w:rFonts w:ascii="仿宋" w:eastAsia="仿宋" w:hAnsi="仿宋" w:cs="仿宋"/>
        </w:rPr>
        <w:t>"Indexes": 8,</w:t>
      </w:r>
    </w:p>
    <w:p w:rsidR="0020037C" w:rsidRDefault="004474D3">
      <w:pPr>
        <w:pStyle w:val="BodyText"/>
        <w:spacing w:line="212" w:lineRule="exact"/>
        <w:ind w:left="713"/>
        <w:rPr>
          <w:rFonts w:ascii="仿宋" w:eastAsia="仿宋" w:hAnsi="仿宋" w:cs="仿宋"/>
        </w:rPr>
      </w:pPr>
      <w:r>
        <w:rPr>
          <w:rFonts w:ascii="仿宋" w:eastAsia="仿宋" w:hAnsi="仿宋" w:cs="仿宋"/>
        </w:rPr>
        <w:t>"Status": "Normal",</w:t>
      </w:r>
    </w:p>
    <w:p w:rsidR="0020037C" w:rsidRDefault="004474D3">
      <w:pPr>
        <w:pStyle w:val="BodyText"/>
        <w:spacing w:line="212" w:lineRule="exact"/>
        <w:ind w:left="713"/>
        <w:rPr>
          <w:rFonts w:ascii="仿宋" w:eastAsia="仿宋" w:hAnsi="仿宋" w:cs="仿宋"/>
        </w:rPr>
      </w:pPr>
      <w:r>
        <w:rPr>
          <w:rFonts w:ascii="仿宋" w:eastAsia="仿宋" w:hAnsi="仿宋" w:cs="仿宋"/>
        </w:rPr>
        <w:t>"NodeName": "vmsvr2-suse-x64:</w:t>
      </w:r>
      <w:r w:rsidR="001C0BEA" w:rsidRPr="001C0BEA">
        <w:t xml:space="preserve"> </w:t>
      </w:r>
      <w:r w:rsidR="001C0BEA" w:rsidRPr="001C0BEA">
        <w:rPr>
          <w:rFonts w:ascii="仿宋" w:eastAsia="仿宋" w:hAnsi="仿宋" w:cs="仿宋"/>
        </w:rPr>
        <w:t>11820</w:t>
      </w:r>
      <w:r>
        <w:rPr>
          <w:rFonts w:ascii="仿宋" w:eastAsia="仿宋" w:hAnsi="仿宋" w:cs="仿宋"/>
        </w:rPr>
        <w:t>",</w:t>
      </w:r>
    </w:p>
    <w:p w:rsidR="0020037C" w:rsidRDefault="004474D3">
      <w:pPr>
        <w:pStyle w:val="BodyText"/>
        <w:spacing w:line="212" w:lineRule="exact"/>
        <w:ind w:left="713"/>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ind w:left="5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20037C">
      <w:pPr>
        <w:spacing w:before="19" w:line="200" w:lineRule="exact"/>
        <w:rPr>
          <w:sz w:val="20"/>
          <w:szCs w:val="20"/>
        </w:rPr>
      </w:pPr>
    </w:p>
    <w:p w:rsidR="0020037C" w:rsidRDefault="004474D3">
      <w:pPr>
        <w:pStyle w:val="BodyText"/>
        <w:spacing w:line="310" w:lineRule="exact"/>
        <w:ind w:left="113"/>
      </w:pPr>
      <w:r>
        <w:t>协调节点示例</w:t>
      </w:r>
    </w:p>
    <w:p w:rsidR="0020037C" w:rsidRDefault="00B0609F">
      <w:pPr>
        <w:pStyle w:val="BodyText"/>
        <w:spacing w:before="8"/>
        <w:ind w:left="113"/>
        <w:rPr>
          <w:rFonts w:ascii="仿宋" w:eastAsia="仿宋" w:hAnsi="仿宋" w:cs="仿宋"/>
        </w:rPr>
      </w:pPr>
      <w:r w:rsidRPr="00B0609F">
        <w:pict>
          <v:group id="_x0000_s3189" style="position:absolute;left:0;text-align:left;margin-left:81.7pt;margin-top:4.85pt;width:473.6pt;height:201.4pt;z-index:-251877888;mso-position-horizontal-relative:page" coordorigin="1634,97" coordsize="9472,4028">
            <v:shape id="_x0000_s3190" style="position:absolute;left:1634;top:97;width:9472;height:4028" coordorigin="1634,97" coordsize="9472,4028" path="m1634,97r9472,l11106,4125r-9472,l1634,97xe" fillcolor="#efefef" stroked="f">
              <v:path arrowok="t"/>
            </v:shape>
            <w10:wrap anchorx="page"/>
          </v:group>
        </w:pict>
      </w:r>
      <w:r w:rsidR="004474D3">
        <w:rPr>
          <w:rFonts w:ascii="仿宋" w:eastAsia="仿宋" w:hAnsi="仿宋" w:cs="仿宋"/>
        </w:rPr>
        <w:t>&gt; coord.snapshot(SDB_SNAP_COLLECTIONS)</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"Name": "susefoo.susebar",</w:t>
      </w:r>
    </w:p>
    <w:p w:rsidR="0020037C" w:rsidRDefault="004474D3">
      <w:pPr>
        <w:pStyle w:val="BodyText"/>
        <w:spacing w:line="212" w:lineRule="exact"/>
        <w:ind w:left="313"/>
        <w:rPr>
          <w:rFonts w:ascii="仿宋" w:eastAsia="仿宋" w:hAnsi="仿宋" w:cs="仿宋"/>
        </w:rPr>
      </w:pPr>
      <w:r>
        <w:rPr>
          <w:rFonts w:ascii="仿宋" w:eastAsia="仿宋" w:hAnsi="仿宋" w:cs="仿宋"/>
        </w:rPr>
        <w:t>"Details": [</w:t>
      </w:r>
    </w:p>
    <w:p w:rsidR="0020037C" w:rsidRDefault="004474D3">
      <w:pPr>
        <w:pStyle w:val="BodyText"/>
        <w:spacing w:line="212" w:lineRule="exact"/>
        <w:ind w:left="513"/>
        <w:rPr>
          <w:rFonts w:ascii="仿宋" w:eastAsia="仿宋" w:hAnsi="仿宋" w:cs="仿宋"/>
        </w:rPr>
      </w:pPr>
      <w:r>
        <w:rPr>
          <w:rFonts w:ascii="仿宋" w:eastAsia="仿宋" w:hAnsi="仿宋" w:cs="仿宋"/>
        </w:rPr>
        <w:t>{</w:t>
      </w:r>
    </w:p>
    <w:p w:rsidR="0020037C" w:rsidRDefault="004474D3">
      <w:pPr>
        <w:pStyle w:val="BodyText"/>
        <w:spacing w:line="212" w:lineRule="exact"/>
        <w:ind w:left="713"/>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ind w:left="713"/>
        <w:rPr>
          <w:rFonts w:ascii="仿宋" w:eastAsia="仿宋" w:hAnsi="仿宋" w:cs="仿宋"/>
        </w:rPr>
      </w:pPr>
      <w:r>
        <w:rPr>
          <w:rFonts w:ascii="仿宋" w:eastAsia="仿宋" w:hAnsi="仿宋" w:cs="仿宋"/>
        </w:rPr>
        <w:t>"Group": [</w:t>
      </w:r>
    </w:p>
    <w:p w:rsidR="0020037C" w:rsidRDefault="004474D3">
      <w:pPr>
        <w:pStyle w:val="BodyText"/>
        <w:spacing w:line="212" w:lineRule="exact"/>
        <w:ind w:left="913"/>
        <w:rPr>
          <w:rFonts w:ascii="仿宋" w:eastAsia="仿宋" w:hAnsi="仿宋" w:cs="仿宋"/>
        </w:rPr>
      </w:pPr>
      <w:r>
        <w:rPr>
          <w:rFonts w:ascii="仿宋" w:eastAsia="仿宋" w:hAnsi="仿宋" w:cs="仿宋"/>
        </w:rPr>
        <w:t>{</w:t>
      </w:r>
    </w:p>
    <w:p w:rsidR="0020037C" w:rsidRDefault="004474D3">
      <w:pPr>
        <w:pStyle w:val="BodyText"/>
        <w:spacing w:line="212" w:lineRule="exact"/>
        <w:ind w:left="1113"/>
        <w:rPr>
          <w:rFonts w:ascii="仿宋" w:eastAsia="仿宋" w:hAnsi="仿宋" w:cs="仿宋"/>
        </w:rPr>
      </w:pPr>
      <w:r>
        <w:rPr>
          <w:rFonts w:ascii="仿宋" w:eastAsia="仿宋" w:hAnsi="仿宋" w:cs="仿宋"/>
        </w:rPr>
        <w:t>"ID": 0,</w:t>
      </w:r>
    </w:p>
    <w:p w:rsidR="0020037C" w:rsidRDefault="004474D3">
      <w:pPr>
        <w:pStyle w:val="BodyText"/>
        <w:spacing w:line="212" w:lineRule="exact"/>
        <w:ind w:left="1113"/>
        <w:rPr>
          <w:rFonts w:ascii="仿宋" w:eastAsia="仿宋" w:hAnsi="仿宋" w:cs="仿宋"/>
        </w:rPr>
      </w:pPr>
      <w:r>
        <w:rPr>
          <w:rFonts w:ascii="仿宋" w:eastAsia="仿宋" w:hAnsi="仿宋" w:cs="仿宋"/>
        </w:rPr>
        <w:t>"LogicalID": 0,</w:t>
      </w:r>
    </w:p>
    <w:p w:rsidR="0020037C" w:rsidRDefault="004474D3">
      <w:pPr>
        <w:pStyle w:val="BodyText"/>
        <w:spacing w:line="212" w:lineRule="exact"/>
        <w:ind w:left="1113"/>
        <w:rPr>
          <w:rFonts w:ascii="仿宋" w:eastAsia="仿宋" w:hAnsi="仿宋" w:cs="仿宋"/>
        </w:rPr>
      </w:pPr>
      <w:r>
        <w:rPr>
          <w:rFonts w:ascii="仿宋" w:eastAsia="仿宋" w:hAnsi="仿宋" w:cs="仿宋"/>
        </w:rPr>
        <w:t>"Sequence": 1,</w:t>
      </w:r>
    </w:p>
    <w:p w:rsidR="0020037C" w:rsidRDefault="004474D3">
      <w:pPr>
        <w:pStyle w:val="BodyText"/>
        <w:spacing w:line="212" w:lineRule="exact"/>
        <w:ind w:left="1113"/>
        <w:rPr>
          <w:rFonts w:ascii="仿宋" w:eastAsia="仿宋" w:hAnsi="仿宋" w:cs="仿宋"/>
        </w:rPr>
      </w:pPr>
      <w:r>
        <w:rPr>
          <w:rFonts w:ascii="仿宋" w:eastAsia="仿宋" w:hAnsi="仿宋" w:cs="仿宋"/>
        </w:rPr>
        <w:t>"Indexes": 1,</w:t>
      </w:r>
    </w:p>
    <w:p w:rsidR="0020037C" w:rsidRDefault="004474D3">
      <w:pPr>
        <w:pStyle w:val="BodyText"/>
        <w:spacing w:line="212" w:lineRule="exact"/>
        <w:ind w:left="1113"/>
        <w:rPr>
          <w:rFonts w:ascii="仿宋" w:eastAsia="仿宋" w:hAnsi="仿宋" w:cs="仿宋"/>
        </w:rPr>
      </w:pPr>
      <w:r>
        <w:rPr>
          <w:rFonts w:ascii="仿宋" w:eastAsia="仿宋" w:hAnsi="仿宋" w:cs="仿宋"/>
        </w:rPr>
        <w:t>"Status": "Normal",</w:t>
      </w:r>
    </w:p>
    <w:p w:rsidR="0020037C" w:rsidRDefault="004474D3">
      <w:pPr>
        <w:pStyle w:val="BodyText"/>
        <w:spacing w:line="212" w:lineRule="exact"/>
        <w:ind w:left="1113"/>
        <w:rPr>
          <w:rFonts w:ascii="仿宋" w:eastAsia="仿宋" w:hAnsi="仿宋" w:cs="仿宋"/>
          <w:lang w:eastAsia="zh-CN"/>
        </w:rPr>
      </w:pPr>
      <w:r>
        <w:rPr>
          <w:rFonts w:ascii="仿宋" w:eastAsia="仿宋" w:hAnsi="仿宋" w:cs="仿宋"/>
          <w:lang w:eastAsia="zh-CN"/>
        </w:rPr>
        <w:t>"NodeName": "vmsvr2-suse-x64:</w:t>
      </w:r>
      <w:r w:rsidR="001C0BEA" w:rsidRPr="001C0BEA">
        <w:rPr>
          <w:lang w:eastAsia="zh-CN"/>
        </w:rPr>
        <w:t xml:space="preserve"> </w:t>
      </w:r>
      <w:r w:rsidR="001C0BEA" w:rsidRPr="001C0BEA">
        <w:rPr>
          <w:rFonts w:ascii="仿宋" w:eastAsia="仿宋" w:hAnsi="仿宋" w:cs="仿宋"/>
          <w:lang w:eastAsia="zh-CN"/>
        </w:rPr>
        <w:t>11820</w:t>
      </w:r>
      <w:r>
        <w:rPr>
          <w:rFonts w:ascii="仿宋" w:eastAsia="仿宋" w:hAnsi="仿宋" w:cs="仿宋"/>
          <w:lang w:eastAsia="zh-CN"/>
        </w:rPr>
        <w:t>"</w:t>
      </w:r>
    </w:p>
    <w:p w:rsidR="0020037C" w:rsidRDefault="004474D3">
      <w:pPr>
        <w:pStyle w:val="BodyText"/>
        <w:spacing w:line="212" w:lineRule="exact"/>
        <w:ind w:left="9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7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5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ind w:left="113"/>
        <w:rPr>
          <w:lang w:eastAsia="zh-CN"/>
        </w:rPr>
      </w:pPr>
      <w:bookmarkStart w:id="134" w:name="集合空间快照"/>
      <w:bookmarkStart w:id="135" w:name="_bookmark58"/>
      <w:bookmarkEnd w:id="134"/>
      <w:bookmarkEnd w:id="135"/>
      <w:r>
        <w:rPr>
          <w:lang w:eastAsia="zh-CN"/>
        </w:rPr>
        <w:t>集合空间快照</w:t>
      </w:r>
    </w:p>
    <w:p w:rsidR="0020037C" w:rsidRDefault="0020037C">
      <w:pPr>
        <w:spacing w:before="6" w:line="190" w:lineRule="exact"/>
        <w:rPr>
          <w:sz w:val="19"/>
          <w:szCs w:val="19"/>
          <w:lang w:eastAsia="zh-CN"/>
        </w:rPr>
      </w:pPr>
    </w:p>
    <w:p w:rsidR="0020037C" w:rsidRDefault="004474D3">
      <w:pPr>
        <w:pStyle w:val="BodyText"/>
        <w:spacing w:line="251" w:lineRule="auto"/>
        <w:ind w:left="113" w:right="2347"/>
        <w:rPr>
          <w:lang w:eastAsia="zh-CN"/>
        </w:rPr>
      </w:pPr>
      <w:r>
        <w:rPr>
          <w:lang w:eastAsia="zh-CN"/>
        </w:rPr>
        <w:t>描述 集合空间快照列出当前数据库节点中所有的集合空间，每个集合空间为一条记录。</w:t>
      </w:r>
    </w:p>
    <w:p w:rsidR="0020037C" w:rsidRDefault="0020037C">
      <w:pPr>
        <w:spacing w:before="4" w:line="180" w:lineRule="exact"/>
        <w:rPr>
          <w:sz w:val="18"/>
          <w:szCs w:val="18"/>
          <w:lang w:eastAsia="zh-CN"/>
        </w:rPr>
      </w:pPr>
    </w:p>
    <w:p w:rsidR="0020037C" w:rsidRDefault="004474D3">
      <w:pPr>
        <w:pStyle w:val="BodyText"/>
        <w:spacing w:line="251" w:lineRule="auto"/>
        <w:ind w:left="113" w:right="6808"/>
        <w:rPr>
          <w:lang w:eastAsia="zh-CN"/>
        </w:rPr>
      </w:pPr>
      <w:r>
        <w:rPr>
          <w:w w:val="95"/>
          <w:lang w:eastAsia="zh-CN"/>
        </w:rPr>
        <w:t xml:space="preserve">标示 </w:t>
      </w:r>
      <w:r>
        <w:rPr>
          <w:w w:val="90"/>
          <w:lang w:eastAsia="zh-CN"/>
        </w:rPr>
        <w:t>SDB_SNAP_COLLECTIONSPACES</w:t>
      </w:r>
    </w:p>
    <w:p w:rsidR="0020037C" w:rsidRDefault="0020037C">
      <w:pPr>
        <w:spacing w:before="4" w:line="180" w:lineRule="exact"/>
        <w:rPr>
          <w:sz w:val="18"/>
          <w:szCs w:val="18"/>
          <w:lang w:eastAsia="zh-CN"/>
        </w:rPr>
      </w:pPr>
    </w:p>
    <w:p w:rsidR="0020037C" w:rsidRDefault="004474D3">
      <w:pPr>
        <w:pStyle w:val="BodyText"/>
        <w:spacing w:line="251" w:lineRule="auto"/>
        <w:ind w:left="113" w:right="8747"/>
        <w:rPr>
          <w:lang w:eastAsia="zh-CN"/>
        </w:rPr>
      </w:pPr>
      <w:r>
        <w:rPr>
          <w:lang w:eastAsia="zh-CN"/>
        </w:rPr>
        <w:t>适用节点 全部</w:t>
      </w:r>
    </w:p>
    <w:p w:rsidR="0020037C" w:rsidRDefault="0020037C">
      <w:pPr>
        <w:spacing w:before="4" w:line="180" w:lineRule="exact"/>
        <w:rPr>
          <w:sz w:val="18"/>
          <w:szCs w:val="18"/>
          <w:lang w:eastAsia="zh-CN"/>
        </w:rPr>
      </w:pPr>
    </w:p>
    <w:p w:rsidR="0020037C" w:rsidRDefault="004474D3">
      <w:pPr>
        <w:pStyle w:val="BodyText"/>
        <w:spacing w:line="251" w:lineRule="auto"/>
        <w:ind w:left="113" w:right="492"/>
        <w:rPr>
          <w:lang w:eastAsia="zh-CN"/>
        </w:rPr>
      </w:pPr>
      <w:r>
        <w:rPr>
          <w:lang w:eastAsia="zh-CN"/>
        </w:rPr>
        <w:t>字段信息 由于数据节点与编目节点保存的集合空间信息不同，集合空间快照在协调节点与其它节点所返回的结构有所</w:t>
      </w:r>
    </w:p>
    <w:p w:rsidR="0020037C" w:rsidRDefault="004474D3">
      <w:pPr>
        <w:pStyle w:val="BodyText"/>
        <w:spacing w:line="227" w:lineRule="exact"/>
        <w:ind w:left="113"/>
        <w:rPr>
          <w:lang w:eastAsia="zh-CN"/>
        </w:rPr>
      </w:pPr>
      <w:r>
        <w:rPr>
          <w:lang w:eastAsia="zh-CN"/>
        </w:rPr>
        <w:t>不同：</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非协调节点字段信息</w:t>
      </w:r>
    </w:p>
    <w:p w:rsidR="0020037C" w:rsidRDefault="0020037C">
      <w:pPr>
        <w:spacing w:before="7" w:line="20" w:lineRule="exact"/>
        <w:rPr>
          <w:sz w:val="4"/>
          <w:szCs w:val="4"/>
          <w:lang w:eastAsia="zh-CN"/>
        </w:rPr>
      </w:pPr>
    </w:p>
    <w:tbl>
      <w:tblPr>
        <w:tblW w:w="0" w:type="auto"/>
        <w:tblInd w:w="103" w:type="dxa"/>
        <w:tblLayout w:type="fixed"/>
        <w:tblCellMar>
          <w:left w:w="0" w:type="dxa"/>
          <w:right w:w="0" w:type="dxa"/>
        </w:tblCellMar>
        <w:tblLook w:val="01E0"/>
      </w:tblPr>
      <w:tblGrid>
        <w:gridCol w:w="1839"/>
        <w:gridCol w:w="4476"/>
        <w:gridCol w:w="3157"/>
      </w:tblGrid>
      <w:tr w:rsidR="0020037C">
        <w:trPr>
          <w:trHeight w:hRule="exact" w:val="30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76" w:type="dxa"/>
            <w:tcBorders>
              <w:top w:val="nil"/>
              <w:left w:val="nil"/>
              <w:bottom w:val="nil"/>
              <w:right w:val="single" w:sz="8" w:space="0" w:color="000000"/>
            </w:tcBorders>
          </w:tcPr>
          <w:p w:rsidR="0020037C" w:rsidRDefault="004474D3">
            <w:pPr>
              <w:pStyle w:val="TableParagraph"/>
              <w:spacing w:line="222"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集合空间中所包含的所有集合</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PageSize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集合空间数据页大小</w:t>
            </w:r>
          </w:p>
        </w:tc>
      </w:tr>
      <w:tr w:rsidR="0020037C">
        <w:trPr>
          <w:trHeight w:hRule="exact" w:val="260"/>
        </w:trPr>
        <w:tc>
          <w:tcPr>
            <w:tcW w:w="6315" w:type="dxa"/>
            <w:gridSpan w:val="2"/>
            <w:tcBorders>
              <w:top w:val="nil"/>
              <w:left w:val="single" w:sz="8" w:space="0" w:color="000000"/>
              <w:bottom w:val="nil"/>
              <w:right w:val="single" w:sz="8" w:space="0" w:color="000000"/>
            </w:tcBorders>
          </w:tcPr>
          <w:p w:rsidR="0020037C" w:rsidRDefault="0020037C"/>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29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GroupName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集合空间所在的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组名</w:t>
            </w:r>
          </w:p>
        </w:tc>
      </w:tr>
    </w:tbl>
    <w:p w:rsidR="0020037C" w:rsidRDefault="0020037C">
      <w:pPr>
        <w:spacing w:line="207" w:lineRule="exact"/>
        <w:rPr>
          <w:rFonts w:ascii="Microsoft JhengHei" w:eastAsia="Microsoft JhengHei" w:hAnsi="Microsoft JhengHei" w:cs="Microsoft JhengHei"/>
          <w:sz w:val="14"/>
          <w:szCs w:val="14"/>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pPr>
      <w:r>
        <w:t>协调节点字段信息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2234"/>
        <w:gridCol w:w="4081"/>
        <w:gridCol w:w="3157"/>
      </w:tblGrid>
      <w:tr w:rsidR="0020037C">
        <w:trPr>
          <w:trHeight w:hRule="exact" w:val="305"/>
        </w:trPr>
        <w:tc>
          <w:tcPr>
            <w:tcW w:w="223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081"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97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23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08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r>
      <w:tr w:rsidR="0020037C">
        <w:trPr>
          <w:trHeight w:hRule="exact" w:val="300"/>
        </w:trPr>
        <w:tc>
          <w:tcPr>
            <w:tcW w:w="223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p>
        </w:tc>
        <w:tc>
          <w:tcPr>
            <w:tcW w:w="408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集合空间中所包含的所有集合</w:t>
            </w:r>
          </w:p>
        </w:tc>
      </w:tr>
      <w:tr w:rsidR="0020037C">
        <w:trPr>
          <w:trHeight w:hRule="exact" w:val="300"/>
        </w:trPr>
        <w:tc>
          <w:tcPr>
            <w:tcW w:w="223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PageSize</w:t>
            </w:r>
          </w:p>
        </w:tc>
        <w:tc>
          <w:tcPr>
            <w:tcW w:w="408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集合空间数据页大小</w:t>
            </w:r>
          </w:p>
        </w:tc>
      </w:tr>
      <w:tr w:rsidR="0020037C">
        <w:trPr>
          <w:trHeight w:hRule="exact" w:val="300"/>
        </w:trPr>
        <w:tc>
          <w:tcPr>
            <w:tcW w:w="223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Group.GroupID</w:t>
            </w:r>
          </w:p>
        </w:tc>
        <w:tc>
          <w:tcPr>
            <w:tcW w:w="408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该集合空间所在的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组ID列表</w:t>
            </w:r>
          </w:p>
        </w:tc>
      </w:tr>
      <w:tr w:rsidR="0020037C">
        <w:trPr>
          <w:trHeight w:hRule="exact" w:val="295"/>
        </w:trPr>
        <w:tc>
          <w:tcPr>
            <w:tcW w:w="223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Group.GroupName</w:t>
            </w:r>
          </w:p>
        </w:tc>
        <w:tc>
          <w:tcPr>
            <w:tcW w:w="408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7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该集合空间所在的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组名列表</w:t>
            </w:r>
          </w:p>
        </w:tc>
      </w:tr>
    </w:tbl>
    <w:p w:rsidR="0020037C" w:rsidRDefault="0020037C">
      <w:pPr>
        <w:spacing w:before="3" w:line="200" w:lineRule="exact"/>
        <w:rPr>
          <w:sz w:val="20"/>
          <w:szCs w:val="20"/>
          <w:lang w:eastAsia="zh-CN"/>
        </w:rPr>
      </w:pPr>
    </w:p>
    <w:p w:rsidR="0020037C" w:rsidRDefault="004474D3">
      <w:pPr>
        <w:pStyle w:val="BodyText"/>
        <w:spacing w:line="310" w:lineRule="exact"/>
      </w:pPr>
      <w:r>
        <w:t>非协调节点示例</w:t>
      </w:r>
    </w:p>
    <w:p w:rsidR="0020037C" w:rsidRDefault="00B0609F">
      <w:pPr>
        <w:pStyle w:val="BodyText"/>
        <w:spacing w:before="8"/>
        <w:rPr>
          <w:rFonts w:ascii="仿宋" w:eastAsia="仿宋" w:hAnsi="仿宋" w:cs="仿宋"/>
        </w:rPr>
      </w:pPr>
      <w:r w:rsidRPr="00B0609F">
        <w:pict>
          <v:group id="_x0000_s3187" style="position:absolute;left:0;text-align:left;margin-left:81.7pt;margin-top:4.85pt;width:473.6pt;height:116.6pt;z-index:-251876864;mso-position-horizontal-relative:page" coordorigin="1634,97" coordsize="9472,2332">
            <v:shape id="_x0000_s3188" style="position:absolute;left:1634;top:97;width:9472;height:2332" coordorigin="1634,97" coordsize="9472,2332" path="m1634,97r9472,l11106,2429r-9472,l1634,97xe" fillcolor="#efefef" stroked="f">
              <v:path arrowok="t"/>
            </v:shape>
            <w10:wrap anchorx="page"/>
          </v:group>
        </w:pict>
      </w:r>
      <w:r w:rsidR="004474D3">
        <w:rPr>
          <w:rFonts w:ascii="仿宋" w:eastAsia="仿宋" w:hAnsi="仿宋" w:cs="仿宋"/>
        </w:rPr>
        <w:t>&gt; db.snapshot(SDB_SNAP_COLLECTIONSPACES)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"Collection": [</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533"/>
        <w:rPr>
          <w:rFonts w:ascii="仿宋" w:eastAsia="仿宋" w:hAnsi="仿宋" w:cs="仿宋"/>
        </w:rPr>
      </w:pPr>
      <w:r>
        <w:rPr>
          <w:rFonts w:ascii="仿宋" w:eastAsia="仿宋" w:hAnsi="仿宋" w:cs="仿宋"/>
        </w:rPr>
        <w:t>"Name": "bar"</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"PageSize": 4096,</w:t>
      </w:r>
    </w:p>
    <w:p w:rsidR="0020037C" w:rsidRDefault="004474D3">
      <w:pPr>
        <w:pStyle w:val="BodyText"/>
        <w:spacing w:line="212" w:lineRule="exact"/>
        <w:ind w:left="1133"/>
        <w:rPr>
          <w:rFonts w:ascii="仿宋" w:eastAsia="仿宋" w:hAnsi="仿宋" w:cs="仿宋"/>
        </w:rPr>
      </w:pPr>
      <w:r>
        <w:rPr>
          <w:rFonts w:ascii="仿宋" w:eastAsia="仿宋" w:hAnsi="仿宋" w:cs="仿宋"/>
        </w:rPr>
        <w:t>"Name": "foo",</w:t>
      </w:r>
    </w:p>
    <w:p w:rsidR="0020037C" w:rsidRDefault="004474D3">
      <w:pPr>
        <w:pStyle w:val="BodyText"/>
        <w:spacing w:line="212" w:lineRule="exact"/>
        <w:ind w:left="1133"/>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20037C">
      <w:pPr>
        <w:spacing w:before="19" w:line="200" w:lineRule="exact"/>
        <w:rPr>
          <w:sz w:val="20"/>
          <w:szCs w:val="20"/>
        </w:rPr>
      </w:pPr>
    </w:p>
    <w:p w:rsidR="0020037C" w:rsidRDefault="004474D3">
      <w:pPr>
        <w:pStyle w:val="BodyText"/>
        <w:spacing w:line="310" w:lineRule="exact"/>
      </w:pPr>
      <w:r>
        <w:t>协调节点示例</w:t>
      </w:r>
    </w:p>
    <w:p w:rsidR="0020037C" w:rsidRDefault="00B0609F">
      <w:pPr>
        <w:pStyle w:val="BodyText"/>
        <w:spacing w:before="8"/>
        <w:rPr>
          <w:rFonts w:ascii="仿宋" w:eastAsia="仿宋" w:hAnsi="仿宋" w:cs="仿宋"/>
        </w:rPr>
      </w:pPr>
      <w:r w:rsidRPr="00B0609F">
        <w:pict>
          <v:group id="_x0000_s3185" style="position:absolute;left:0;text-align:left;margin-left:81.7pt;margin-top:4.85pt;width:473.6pt;height:201.4pt;z-index:-251875840;mso-position-horizontal-relative:page" coordorigin="1634,97" coordsize="9472,4028">
            <v:shape id="_x0000_s3186" style="position:absolute;left:1634;top:97;width:9472;height:4028" coordorigin="1634,97" coordsize="9472,4028" path="m1634,97r9472,l11106,4125r-9472,l1634,97xe" fillcolor="#efefef" stroked="f">
              <v:path arrowok="t"/>
            </v:shape>
            <w10:wrap anchorx="page"/>
          </v:group>
        </w:pict>
      </w:r>
      <w:r w:rsidR="004474D3">
        <w:rPr>
          <w:rFonts w:ascii="仿宋" w:eastAsia="仿宋" w:hAnsi="仿宋" w:cs="仿宋"/>
        </w:rPr>
        <w:t>&gt;coord.snapshot(SDB_SNAP_COLLECTIONSPACES)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"Collection": [</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533"/>
        <w:rPr>
          <w:rFonts w:ascii="仿宋" w:eastAsia="仿宋" w:hAnsi="仿宋" w:cs="仿宋"/>
        </w:rPr>
      </w:pPr>
      <w:r>
        <w:rPr>
          <w:rFonts w:ascii="仿宋" w:eastAsia="仿宋" w:hAnsi="仿宋" w:cs="仿宋"/>
        </w:rPr>
        <w:t>"Name": "bar"</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"Group": [</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533"/>
        <w:rPr>
          <w:rFonts w:ascii="仿宋" w:eastAsia="仿宋" w:hAnsi="仿宋" w:cs="仿宋"/>
        </w:rPr>
      </w:pPr>
      <w:r>
        <w:rPr>
          <w:rFonts w:ascii="仿宋" w:eastAsia="仿宋" w:hAnsi="仿宋" w:cs="仿宋"/>
        </w:rPr>
        <w:t>"GroupID": 1000,</w:t>
      </w:r>
    </w:p>
    <w:p w:rsidR="0020037C" w:rsidRDefault="004474D3">
      <w:pPr>
        <w:pStyle w:val="BodyText"/>
        <w:spacing w:line="212" w:lineRule="exact"/>
        <w:ind w:left="1533"/>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"Name": "foo",</w:t>
      </w:r>
    </w:p>
    <w:p w:rsidR="0020037C" w:rsidRDefault="004474D3">
      <w:pPr>
        <w:pStyle w:val="BodyText"/>
        <w:spacing w:line="212" w:lineRule="exact"/>
        <w:ind w:left="1133"/>
        <w:rPr>
          <w:rFonts w:ascii="仿宋" w:eastAsia="仿宋" w:hAnsi="仿宋" w:cs="仿宋"/>
        </w:rPr>
      </w:pPr>
      <w:r>
        <w:rPr>
          <w:rFonts w:ascii="仿宋" w:eastAsia="仿宋" w:hAnsi="仿宋" w:cs="仿宋"/>
        </w:rPr>
        <w:t>"PageSize": 4096,</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"_id": {</w:t>
      </w:r>
    </w:p>
    <w:p w:rsidR="0020037C" w:rsidRDefault="004474D3">
      <w:pPr>
        <w:pStyle w:val="BodyText"/>
        <w:spacing w:line="212" w:lineRule="exact"/>
        <w:ind w:left="1333"/>
        <w:rPr>
          <w:rFonts w:ascii="仿宋" w:eastAsia="仿宋" w:hAnsi="仿宋" w:cs="仿宋"/>
          <w:lang w:eastAsia="zh-CN"/>
        </w:rPr>
      </w:pPr>
      <w:r>
        <w:rPr>
          <w:rFonts w:ascii="仿宋" w:eastAsia="仿宋" w:hAnsi="仿宋" w:cs="仿宋"/>
          <w:lang w:eastAsia="zh-CN"/>
        </w:rPr>
        <w:t>"$oid": "52451a6bf80be5d22b27489b"</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rPr>
          <w:lang w:eastAsia="zh-CN"/>
        </w:rPr>
      </w:pPr>
      <w:bookmarkStart w:id="136" w:name="数据库快照"/>
      <w:bookmarkStart w:id="137" w:name="_bookmark59"/>
      <w:bookmarkEnd w:id="136"/>
      <w:bookmarkEnd w:id="137"/>
      <w:r>
        <w:rPr>
          <w:lang w:eastAsia="zh-CN"/>
        </w:rPr>
        <w:t>数据库快照</w:t>
      </w:r>
    </w:p>
    <w:p w:rsidR="0020037C" w:rsidRDefault="0020037C">
      <w:pPr>
        <w:spacing w:before="6" w:line="190" w:lineRule="exact"/>
        <w:rPr>
          <w:sz w:val="19"/>
          <w:szCs w:val="19"/>
          <w:lang w:eastAsia="zh-CN"/>
        </w:rPr>
      </w:pPr>
    </w:p>
    <w:p w:rsidR="0020037C" w:rsidRDefault="004474D3">
      <w:pPr>
        <w:pStyle w:val="BodyText"/>
        <w:spacing w:line="251" w:lineRule="auto"/>
        <w:ind w:right="2207"/>
        <w:rPr>
          <w:lang w:eastAsia="zh-CN"/>
        </w:rPr>
      </w:pPr>
      <w:r>
        <w:rPr>
          <w:lang w:eastAsia="zh-CN"/>
        </w:rPr>
        <w:t>描述 数据库快照列出当前数据库节点中主要的状态与性能监控参数，输出一条记录。</w:t>
      </w:r>
    </w:p>
    <w:p w:rsidR="0020037C" w:rsidRDefault="0020037C">
      <w:pPr>
        <w:spacing w:before="4" w:line="180" w:lineRule="exact"/>
        <w:rPr>
          <w:sz w:val="18"/>
          <w:szCs w:val="18"/>
          <w:lang w:eastAsia="zh-CN"/>
        </w:rPr>
      </w:pPr>
    </w:p>
    <w:p w:rsidR="0020037C" w:rsidRDefault="004474D3">
      <w:pPr>
        <w:pStyle w:val="BodyText"/>
        <w:spacing w:line="251" w:lineRule="auto"/>
        <w:ind w:right="7313"/>
      </w:pPr>
      <w:r>
        <w:rPr>
          <w:w w:val="95"/>
        </w:rPr>
        <w:t xml:space="preserve">标示 </w:t>
      </w:r>
      <w:r>
        <w:rPr>
          <w:w w:val="90"/>
        </w:rPr>
        <w:t>SDB_SNAP_DATABASE</w:t>
      </w:r>
    </w:p>
    <w:p w:rsidR="0020037C" w:rsidRDefault="0020037C">
      <w:pPr>
        <w:spacing w:before="4" w:line="180" w:lineRule="exact"/>
        <w:rPr>
          <w:sz w:val="18"/>
          <w:szCs w:val="18"/>
        </w:rPr>
      </w:pPr>
    </w:p>
    <w:p w:rsidR="0020037C" w:rsidRDefault="004474D3">
      <w:pPr>
        <w:pStyle w:val="BodyText"/>
        <w:spacing w:line="251" w:lineRule="auto"/>
        <w:ind w:right="8007"/>
      </w:pPr>
      <w:r>
        <w:t>适用节点 所有节点</w:t>
      </w:r>
    </w:p>
    <w:p w:rsidR="0020037C" w:rsidRDefault="0020037C">
      <w:pPr>
        <w:spacing w:line="251" w:lineRule="auto"/>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113"/>
      </w:pPr>
      <w:r>
        <w:t>字段信息</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2365"/>
        <w:gridCol w:w="3950"/>
        <w:gridCol w:w="3157"/>
      </w:tblGrid>
      <w:tr w:rsidR="0020037C">
        <w:trPr>
          <w:trHeight w:hRule="exact" w:val="305"/>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HostName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数据库节点所在物理节点的主机名</w:t>
            </w:r>
          </w:p>
        </w:tc>
      </w:tr>
      <w:tr w:rsidR="0020037C">
        <w:trPr>
          <w:trHeight w:hRule="exact" w:val="54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ServiceName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svcname所指定的服务名，与HostName共同作为</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一个逻辑节点的标示</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NodeName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节点名，为&lt;HostName&gt;:&lt;ServiceName&gt;</w:t>
            </w:r>
          </w:p>
        </w:tc>
      </w:tr>
      <w:tr w:rsidR="0020037C">
        <w:trPr>
          <w:trHeight w:hRule="exact" w:val="54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GroupName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该逻辑节点所属的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组名，独立模式下该字段</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不存在</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IsPrimary</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该节点是否为主节点，独立模式下该字段不存在</w:t>
            </w:r>
          </w:p>
        </w:tc>
      </w:tr>
      <w:tr w:rsidR="0020037C">
        <w:trPr>
          <w:trHeight w:hRule="exact" w:val="54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ServiceStatus</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是否为可提供服务状态。一些特殊状态，例如</w:t>
            </w:r>
            <w:hyperlink w:anchor="_bookmark27" w:history="1">
              <w:r>
                <w:rPr>
                  <w:rFonts w:ascii="Microsoft JhengHei" w:eastAsia="Microsoft JhengHei" w:hAnsi="Microsoft JhengHei" w:cs="Microsoft JhengHei"/>
                  <w:color w:val="0000FF"/>
                  <w:sz w:val="14"/>
                  <w:szCs w:val="14"/>
                  <w:lang w:eastAsia="zh-CN"/>
                </w:rPr>
                <w:t>全</w:t>
              </w:r>
            </w:hyperlink>
          </w:p>
          <w:p w:rsidR="0020037C" w:rsidRDefault="00B0609F">
            <w:pPr>
              <w:pStyle w:val="TableParagraph"/>
              <w:spacing w:line="240" w:lineRule="exact"/>
              <w:ind w:left="40"/>
              <w:rPr>
                <w:rFonts w:ascii="Microsoft JhengHei" w:eastAsia="Microsoft JhengHei" w:hAnsi="Microsoft JhengHei" w:cs="Microsoft JhengHei"/>
                <w:sz w:val="14"/>
                <w:szCs w:val="14"/>
                <w:lang w:eastAsia="zh-CN"/>
              </w:rPr>
            </w:pPr>
            <w:hyperlink w:anchor="_bookmark27" w:history="1">
              <w:r w:rsidR="004474D3">
                <w:rPr>
                  <w:rFonts w:ascii="Microsoft JhengHei" w:eastAsia="Microsoft JhengHei" w:hAnsi="Microsoft JhengHei" w:cs="Microsoft JhengHei"/>
                  <w:color w:val="0000FF"/>
                  <w:sz w:val="14"/>
                  <w:szCs w:val="14"/>
                  <w:lang w:eastAsia="zh-CN"/>
                </w:rPr>
                <w:t>量同步</w:t>
              </w:r>
            </w:hyperlink>
            <w:r w:rsidR="004474D3">
              <w:rPr>
                <w:rFonts w:ascii="Microsoft JhengHei" w:eastAsia="Microsoft JhengHei" w:hAnsi="Microsoft JhengHei" w:cs="Microsoft JhengHei"/>
                <w:color w:val="000000"/>
                <w:sz w:val="14"/>
                <w:szCs w:val="14"/>
                <w:lang w:eastAsia="zh-CN"/>
              </w:rPr>
              <w:t>会使该状态为false</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CurrentLSN.Offset</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当前LSN的偏移</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CurrentLSN.Version</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当前LSN的版本号</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Version.Major</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数据库主版本号</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Version.Minor</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数据库子版本号</w:t>
            </w:r>
          </w:p>
        </w:tc>
      </w:tr>
      <w:tr w:rsidR="0020037C">
        <w:trPr>
          <w:trHeight w:hRule="exact" w:val="590"/>
        </w:trPr>
        <w:tc>
          <w:tcPr>
            <w:tcW w:w="2365" w:type="dxa"/>
            <w:tcBorders>
              <w:top w:val="single" w:sz="8" w:space="0" w:color="000000"/>
              <w:left w:val="nil"/>
              <w:bottom w:val="single" w:sz="8" w:space="0" w:color="000000"/>
              <w:right w:val="nil"/>
            </w:tcBorders>
          </w:tcPr>
          <w:p w:rsidR="0020037C" w:rsidRDefault="004474D3">
            <w:pPr>
              <w:pStyle w:val="TableParagraph"/>
              <w:spacing w:line="207"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Version.Release</w:t>
            </w:r>
          </w:p>
          <w:p w:rsidR="0020037C" w:rsidRDefault="004474D3">
            <w:pPr>
              <w:pStyle w:val="TableParagraph"/>
              <w:spacing w:before="59"/>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CurrentActiveSessions</w:t>
            </w:r>
          </w:p>
        </w:tc>
        <w:tc>
          <w:tcPr>
            <w:tcW w:w="3950" w:type="dxa"/>
            <w:tcBorders>
              <w:top w:val="single" w:sz="8" w:space="0" w:color="000000"/>
              <w:left w:val="nil"/>
              <w:bottom w:val="single" w:sz="8" w:space="0" w:color="000000"/>
              <w:right w:val="nil"/>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p w:rsidR="0020037C" w:rsidRDefault="004474D3">
            <w:pPr>
              <w:pStyle w:val="TableParagraph"/>
              <w:spacing w:before="59"/>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nil"/>
              <w:bottom w:val="single" w:sz="8" w:space="0" w:color="000000"/>
              <w:right w:val="nil"/>
            </w:tcBorders>
          </w:tcPr>
          <w:p w:rsidR="0020037C" w:rsidRDefault="004474D3">
            <w:pPr>
              <w:pStyle w:val="TableParagraph"/>
              <w:spacing w:line="207" w:lineRule="exact"/>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数据库发行版本号</w:t>
            </w:r>
          </w:p>
          <w:p w:rsidR="0020037C" w:rsidRDefault="004474D3">
            <w:pPr>
              <w:pStyle w:val="TableParagraph"/>
              <w:spacing w:before="59"/>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当前活动会话，该数量包括用户EDU与系统EDU</w:t>
            </w:r>
          </w:p>
        </w:tc>
      </w:tr>
      <w:tr w:rsidR="0020037C">
        <w:trPr>
          <w:trHeight w:hRule="exact" w:val="54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CurrentIdleSessions</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当前非活动会话，一般来说非活动会话意味</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着EDU存在线程池中等待分配</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CurrentSystemSessions</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当前系统会话，为当前活动用户EDU数量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CurrentContexts</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当前上下文数量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ReceivedEvents</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接收到的事件请求总数</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Role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当前节点角色</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Disk.DatabasePath</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数据库所在路径</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Disk.LoadPercent</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数据库路径磁盘占用率百分比</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Disk.TotalSpace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数据库路径总空间（字节）</w:t>
            </w:r>
          </w:p>
        </w:tc>
      </w:tr>
      <w:tr w:rsidR="0020037C">
        <w:trPr>
          <w:trHeight w:hRule="exact" w:val="270"/>
        </w:trPr>
        <w:tc>
          <w:tcPr>
            <w:tcW w:w="2365" w:type="dxa"/>
            <w:vMerge w:val="restart"/>
            <w:tcBorders>
              <w:top w:val="single" w:sz="8" w:space="0" w:color="000000"/>
              <w:left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Disk.FreeSpace</w:t>
            </w:r>
          </w:p>
        </w:tc>
        <w:tc>
          <w:tcPr>
            <w:tcW w:w="3950" w:type="dxa"/>
            <w:vMerge w:val="restart"/>
            <w:tcBorders>
              <w:top w:val="single" w:sz="8" w:space="0" w:color="000000"/>
              <w:left w:val="nil"/>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数据库路径空闲空间（字节）重要：该字段以及</w:t>
            </w:r>
          </w:p>
        </w:tc>
      </w:tr>
      <w:tr w:rsidR="0020037C">
        <w:trPr>
          <w:trHeight w:hRule="exact" w:val="240"/>
        </w:trPr>
        <w:tc>
          <w:tcPr>
            <w:tcW w:w="2365" w:type="dxa"/>
            <w:vMerge/>
            <w:tcBorders>
              <w:left w:val="single" w:sz="8" w:space="0" w:color="000000"/>
              <w:right w:val="nil"/>
            </w:tcBorders>
          </w:tcPr>
          <w:p w:rsidR="0020037C" w:rsidRDefault="0020037C">
            <w:pPr>
              <w:rPr>
                <w:lang w:eastAsia="zh-CN"/>
              </w:rPr>
            </w:pPr>
          </w:p>
        </w:tc>
        <w:tc>
          <w:tcPr>
            <w:tcW w:w="3950"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以上所有字段仅在数据节点和编目节点显示，协</w:t>
            </w:r>
          </w:p>
        </w:tc>
      </w:tr>
      <w:tr w:rsidR="0020037C">
        <w:trPr>
          <w:trHeight w:hRule="exact" w:val="270"/>
        </w:trPr>
        <w:tc>
          <w:tcPr>
            <w:tcW w:w="2365" w:type="dxa"/>
            <w:vMerge/>
            <w:tcBorders>
              <w:left w:val="single" w:sz="8" w:space="0" w:color="000000"/>
              <w:bottom w:val="single" w:sz="8" w:space="0" w:color="000000"/>
              <w:right w:val="nil"/>
            </w:tcBorders>
          </w:tcPr>
          <w:p w:rsidR="0020037C" w:rsidRDefault="0020037C">
            <w:pPr>
              <w:rPr>
                <w:lang w:eastAsia="zh-CN"/>
              </w:rPr>
            </w:pPr>
          </w:p>
        </w:tc>
        <w:tc>
          <w:tcPr>
            <w:tcW w:w="3950" w:type="dxa"/>
            <w:vMerge/>
            <w:tcBorders>
              <w:left w:val="nil"/>
              <w:bottom w:val="single" w:sz="8" w:space="0" w:color="000000"/>
              <w:right w:val="single" w:sz="8" w:space="0" w:color="000000"/>
            </w:tcBorders>
          </w:tcPr>
          <w:p w:rsidR="0020037C" w:rsidRDefault="0020037C">
            <w:pPr>
              <w:rPr>
                <w:lang w:eastAsia="zh-CN"/>
              </w:rPr>
            </w:pP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调节点不显示</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TotalNumConnects</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数据库连接请求数量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TotalDataRead</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总数据读请求</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TotalIndexRead</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总索引读请求</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TotalDataWrite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总数据写请求</w:t>
            </w:r>
          </w:p>
        </w:tc>
      </w:tr>
      <w:tr w:rsidR="0020037C">
        <w:trPr>
          <w:trHeight w:hRule="exact" w:val="305"/>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TotalIndexWrite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总索引写请求</w:t>
            </w:r>
          </w:p>
        </w:tc>
      </w:tr>
      <w:tr w:rsidR="0020037C">
        <w:trPr>
          <w:trHeight w:hRule="exact" w:val="305"/>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TotalUpdate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总更新记录数量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TotalDelete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总删除记录数量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TotalInsert</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总插入记录数量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ReplUpdate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复制更新记录数量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ReplDelete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复制删除记录数量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ReplInsert</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复制插入记录数量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TotalSelect</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总选择记录数量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TotalRead</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总读取记录数量</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TotalReadTime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总读取时间（毫秒）</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TotalWriteTime</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总写入时间（毫秒）</w:t>
            </w:r>
          </w:p>
        </w:tc>
      </w:tr>
      <w:tr w:rsidR="0020037C">
        <w:trPr>
          <w:trHeight w:hRule="exact" w:val="300"/>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ActivateTimestamp</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时间戳</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数据库节点启动时间</w:t>
            </w:r>
          </w:p>
        </w:tc>
      </w:tr>
      <w:tr w:rsidR="0020037C">
        <w:trPr>
          <w:trHeight w:hRule="exact" w:val="295"/>
        </w:trPr>
        <w:tc>
          <w:tcPr>
            <w:tcW w:w="236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UserCPU</w:t>
            </w:r>
          </w:p>
        </w:tc>
        <w:tc>
          <w:tcPr>
            <w:tcW w:w="395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用户CPU（秒）</w:t>
            </w:r>
          </w:p>
        </w:tc>
      </w:tr>
    </w:tbl>
    <w:p w:rsidR="0020037C" w:rsidRDefault="0020037C">
      <w:pPr>
        <w:spacing w:line="207" w:lineRule="exact"/>
        <w:rPr>
          <w:rFonts w:ascii="Microsoft JhengHei" w:eastAsia="Microsoft JhengHei" w:hAnsi="Microsoft JhengHei" w:cs="Microsoft JhengHei"/>
          <w:sz w:val="14"/>
          <w:szCs w:val="14"/>
        </w:rPr>
        <w:sectPr w:rsidR="0020037C">
          <w:pgSz w:w="12240" w:h="15840"/>
          <w:pgMar w:top="900" w:right="680" w:bottom="280" w:left="1520" w:header="713" w:footer="0" w:gutter="0"/>
          <w:cols w:space="720"/>
        </w:sectPr>
      </w:pPr>
    </w:p>
    <w:p w:rsidR="0020037C" w:rsidRDefault="0020037C">
      <w:pPr>
        <w:spacing w:before="11" w:line="200" w:lineRule="exact"/>
        <w:rPr>
          <w:sz w:val="20"/>
          <w:szCs w:val="20"/>
        </w:rPr>
      </w:pPr>
    </w:p>
    <w:tbl>
      <w:tblPr>
        <w:tblW w:w="0" w:type="auto"/>
        <w:tblInd w:w="923" w:type="dxa"/>
        <w:tblLayout w:type="fixed"/>
        <w:tblCellMar>
          <w:left w:w="0" w:type="dxa"/>
          <w:right w:w="0" w:type="dxa"/>
        </w:tblCellMar>
        <w:tblLook w:val="01E0"/>
      </w:tblPr>
      <w:tblGrid>
        <w:gridCol w:w="2300"/>
        <w:gridCol w:w="4015"/>
        <w:gridCol w:w="3157"/>
      </w:tblGrid>
      <w:tr w:rsidR="0020037C">
        <w:trPr>
          <w:trHeight w:hRule="exact" w:val="305"/>
        </w:trPr>
        <w:tc>
          <w:tcPr>
            <w:tcW w:w="2300"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015"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90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300"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SysCPU</w:t>
            </w:r>
          </w:p>
        </w:tc>
        <w:tc>
          <w:tcPr>
            <w:tcW w:w="4015"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系统CPU（秒）</w:t>
            </w:r>
          </w:p>
        </w:tc>
      </w:tr>
      <w:tr w:rsidR="0020037C">
        <w:trPr>
          <w:trHeight w:hRule="exact" w:val="540"/>
        </w:trPr>
        <w:tc>
          <w:tcPr>
            <w:tcW w:w="2300"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ErrNodes.NodeName</w:t>
            </w:r>
          </w:p>
        </w:tc>
        <w:tc>
          <w:tcPr>
            <w:tcW w:w="4015"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返回异常节点名（主机名+端口）重要：此字段仅</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在协调节点上显示，并且有异常节点时才显示</w:t>
            </w:r>
          </w:p>
        </w:tc>
      </w:tr>
      <w:tr w:rsidR="0020037C">
        <w:trPr>
          <w:trHeight w:hRule="exact" w:val="535"/>
        </w:trPr>
        <w:tc>
          <w:tcPr>
            <w:tcW w:w="2300"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ErrNodes.Flag</w:t>
            </w:r>
          </w:p>
        </w:tc>
        <w:tc>
          <w:tcPr>
            <w:tcW w:w="4015"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错误码</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重要：此字段仅在协调节点上显示，并且</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有异常节点时才显示</w:t>
            </w:r>
          </w:p>
        </w:tc>
      </w:tr>
    </w:tbl>
    <w:p w:rsidR="0020037C" w:rsidRDefault="0020037C">
      <w:pPr>
        <w:spacing w:before="3" w:line="200" w:lineRule="exact"/>
        <w:rPr>
          <w:sz w:val="20"/>
          <w:szCs w:val="20"/>
        </w:rPr>
      </w:pPr>
    </w:p>
    <w:p w:rsidR="0020037C" w:rsidRDefault="004474D3">
      <w:pPr>
        <w:pStyle w:val="BodyText"/>
        <w:spacing w:line="310" w:lineRule="exact"/>
      </w:pPr>
      <w:r>
        <w:t>示例</w:t>
      </w:r>
    </w:p>
    <w:p w:rsidR="0020037C" w:rsidRDefault="00B0609F">
      <w:pPr>
        <w:pStyle w:val="BodyText"/>
        <w:spacing w:before="8"/>
        <w:rPr>
          <w:rFonts w:ascii="仿宋" w:eastAsia="仿宋" w:hAnsi="仿宋" w:cs="仿宋"/>
        </w:rPr>
      </w:pPr>
      <w:r w:rsidRPr="00B0609F">
        <w:pict>
          <v:group id="_x0000_s3183" style="position:absolute;left:0;text-align:left;margin-left:81.7pt;margin-top:4.85pt;width:473.6pt;height:561.8pt;z-index:-251874816;mso-position-horizontal-relative:page" coordorigin="1634,97" coordsize="9472,11236">
            <v:shape id="_x0000_s3184" style="position:absolute;left:1634;top:97;width:9472;height:11236" coordorigin="1634,97" coordsize="9472,11236" path="m1634,97r9472,l11106,11333r-9472,l1634,97xe" fillcolor="#efefef" stroked="f">
              <v:path arrowok="t"/>
            </v:shape>
            <w10:wrap anchorx="page"/>
          </v:group>
        </w:pict>
      </w:r>
      <w:r w:rsidR="004474D3">
        <w:rPr>
          <w:rFonts w:ascii="仿宋" w:eastAsia="仿宋" w:hAnsi="仿宋" w:cs="仿宋"/>
        </w:rPr>
        <w:t>&gt; db.snapshot(SDB_SNAP_DATABASE)</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"NodeName": "vmsvr2-suse-x64:</w:t>
      </w:r>
      <w:r w:rsidR="001C0BEA" w:rsidRPr="001C0BEA">
        <w:t xml:space="preserve"> </w:t>
      </w:r>
      <w:r w:rsidR="001C0BEA" w:rsidRPr="001C0BEA">
        <w:rPr>
          <w:rFonts w:ascii="仿宋" w:eastAsia="仿宋" w:hAnsi="仿宋" w:cs="仿宋"/>
        </w:rPr>
        <w:t>11820</w:t>
      </w: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"HostName": "vmsvr2-suse-x64",</w:t>
      </w:r>
    </w:p>
    <w:p w:rsidR="0020037C" w:rsidRDefault="004474D3">
      <w:pPr>
        <w:pStyle w:val="BodyText"/>
        <w:spacing w:line="212" w:lineRule="exact"/>
        <w:ind w:left="1133"/>
        <w:rPr>
          <w:rFonts w:ascii="仿宋" w:eastAsia="仿宋" w:hAnsi="仿宋" w:cs="仿宋"/>
        </w:rPr>
      </w:pPr>
      <w:r>
        <w:rPr>
          <w:rFonts w:ascii="仿宋" w:eastAsia="仿宋" w:hAnsi="仿宋" w:cs="仿宋"/>
        </w:rPr>
        <w:t>"ServiceName": "</w:t>
      </w:r>
      <w:r w:rsidR="001C0BEA" w:rsidRPr="001C0BEA">
        <w:rPr>
          <w:rFonts w:ascii="仿宋" w:eastAsia="仿宋" w:hAnsi="仿宋" w:cs="仿宋"/>
        </w:rPr>
        <w:t>11820</w:t>
      </w: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ind w:left="1133"/>
        <w:rPr>
          <w:rFonts w:ascii="仿宋" w:eastAsia="仿宋" w:hAnsi="仿宋" w:cs="仿宋"/>
        </w:rPr>
      </w:pPr>
      <w:r>
        <w:rPr>
          <w:rFonts w:ascii="仿宋" w:eastAsia="仿宋" w:hAnsi="仿宋" w:cs="仿宋"/>
        </w:rPr>
        <w:t>"IsPrimary": false,</w:t>
      </w:r>
    </w:p>
    <w:p w:rsidR="0020037C" w:rsidRDefault="004474D3">
      <w:pPr>
        <w:pStyle w:val="BodyText"/>
        <w:spacing w:line="212" w:lineRule="exact"/>
        <w:ind w:left="1133"/>
        <w:rPr>
          <w:rFonts w:ascii="仿宋" w:eastAsia="仿宋" w:hAnsi="仿宋" w:cs="仿宋"/>
        </w:rPr>
      </w:pPr>
      <w:r>
        <w:rPr>
          <w:rFonts w:ascii="仿宋" w:eastAsia="仿宋" w:hAnsi="仿宋" w:cs="仿宋"/>
        </w:rPr>
        <w:t>"ServiceStatus": true,</w:t>
      </w:r>
    </w:p>
    <w:p w:rsidR="0020037C" w:rsidRDefault="004474D3">
      <w:pPr>
        <w:pStyle w:val="BodyText"/>
        <w:spacing w:line="212" w:lineRule="exact"/>
        <w:ind w:left="1133"/>
        <w:rPr>
          <w:rFonts w:ascii="仿宋" w:eastAsia="仿宋" w:hAnsi="仿宋" w:cs="仿宋"/>
        </w:rPr>
      </w:pPr>
      <w:r>
        <w:rPr>
          <w:rFonts w:ascii="仿宋" w:eastAsia="仿宋" w:hAnsi="仿宋" w:cs="仿宋"/>
        </w:rPr>
        <w:t>"CurrentLSN": {</w:t>
      </w:r>
    </w:p>
    <w:p w:rsidR="0020037C" w:rsidRDefault="004474D3">
      <w:pPr>
        <w:pStyle w:val="BodyText"/>
        <w:spacing w:line="212" w:lineRule="exact"/>
        <w:ind w:left="1333"/>
        <w:rPr>
          <w:rFonts w:ascii="仿宋" w:eastAsia="仿宋" w:hAnsi="仿宋" w:cs="仿宋"/>
        </w:rPr>
      </w:pPr>
      <w:r>
        <w:rPr>
          <w:rFonts w:ascii="仿宋" w:eastAsia="仿宋" w:hAnsi="仿宋" w:cs="仿宋"/>
        </w:rPr>
        <w:t>"Offset": 208904,</w:t>
      </w:r>
    </w:p>
    <w:p w:rsidR="0020037C" w:rsidRDefault="004474D3">
      <w:pPr>
        <w:pStyle w:val="BodyText"/>
        <w:spacing w:line="212" w:lineRule="exact"/>
        <w:ind w:left="1333"/>
        <w:rPr>
          <w:rFonts w:ascii="仿宋" w:eastAsia="仿宋" w:hAnsi="仿宋" w:cs="仿宋"/>
        </w:rPr>
      </w:pPr>
      <w:r>
        <w:rPr>
          <w:rFonts w:ascii="仿宋" w:eastAsia="仿宋" w:hAnsi="仿宋" w:cs="仿宋"/>
        </w:rPr>
        <w:t>"Version": 1</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"NodeID": [</w:t>
      </w:r>
    </w:p>
    <w:p w:rsidR="0020037C" w:rsidRDefault="004474D3">
      <w:pPr>
        <w:pStyle w:val="BodyText"/>
        <w:spacing w:line="212" w:lineRule="exact"/>
        <w:ind w:left="1333"/>
        <w:rPr>
          <w:rFonts w:ascii="仿宋" w:eastAsia="仿宋" w:hAnsi="仿宋" w:cs="仿宋"/>
        </w:rPr>
      </w:pPr>
      <w:r>
        <w:rPr>
          <w:rFonts w:ascii="仿宋" w:eastAsia="仿宋" w:hAnsi="仿宋" w:cs="仿宋"/>
        </w:rPr>
        <w:t>1000,</w:t>
      </w:r>
    </w:p>
    <w:p w:rsidR="0020037C" w:rsidRDefault="004474D3">
      <w:pPr>
        <w:pStyle w:val="BodyText"/>
        <w:spacing w:line="212" w:lineRule="exact"/>
        <w:ind w:left="1333"/>
        <w:rPr>
          <w:rFonts w:ascii="仿宋" w:eastAsia="仿宋" w:hAnsi="仿宋" w:cs="仿宋"/>
        </w:rPr>
      </w:pPr>
      <w:r>
        <w:rPr>
          <w:rFonts w:ascii="仿宋" w:eastAsia="仿宋" w:hAnsi="仿宋" w:cs="仿宋"/>
        </w:rPr>
        <w:t>1000</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"Version": {</w:t>
      </w:r>
    </w:p>
    <w:p w:rsidR="0020037C" w:rsidRDefault="004474D3">
      <w:pPr>
        <w:pStyle w:val="BodyText"/>
        <w:spacing w:line="212" w:lineRule="exact"/>
        <w:ind w:left="1333"/>
        <w:rPr>
          <w:rFonts w:ascii="仿宋" w:eastAsia="仿宋" w:hAnsi="仿宋" w:cs="仿宋"/>
        </w:rPr>
      </w:pPr>
      <w:r>
        <w:rPr>
          <w:rFonts w:ascii="仿宋" w:eastAsia="仿宋" w:hAnsi="仿宋" w:cs="仿宋"/>
        </w:rPr>
        <w:t>"Major": 1,</w:t>
      </w:r>
    </w:p>
    <w:p w:rsidR="0020037C" w:rsidRDefault="004474D3">
      <w:pPr>
        <w:pStyle w:val="BodyText"/>
        <w:spacing w:line="212" w:lineRule="exact"/>
        <w:ind w:left="1333"/>
        <w:rPr>
          <w:rFonts w:ascii="仿宋" w:eastAsia="仿宋" w:hAnsi="仿宋" w:cs="仿宋"/>
        </w:rPr>
      </w:pPr>
      <w:r>
        <w:rPr>
          <w:rFonts w:ascii="仿宋" w:eastAsia="仿宋" w:hAnsi="仿宋" w:cs="仿宋"/>
        </w:rPr>
        <w:t>"Minor": 3,</w:t>
      </w:r>
    </w:p>
    <w:p w:rsidR="0020037C" w:rsidRDefault="004474D3">
      <w:pPr>
        <w:pStyle w:val="BodyText"/>
        <w:spacing w:line="212" w:lineRule="exact"/>
        <w:ind w:left="1333"/>
        <w:rPr>
          <w:rFonts w:ascii="仿宋" w:eastAsia="仿宋" w:hAnsi="仿宋" w:cs="仿宋"/>
        </w:rPr>
      </w:pPr>
      <w:r>
        <w:rPr>
          <w:rFonts w:ascii="仿宋" w:eastAsia="仿宋" w:hAnsi="仿宋" w:cs="仿宋"/>
        </w:rPr>
        <w:t>"Release": 8132,</w:t>
      </w:r>
    </w:p>
    <w:p w:rsidR="0020037C" w:rsidRDefault="004474D3">
      <w:pPr>
        <w:pStyle w:val="BodyText"/>
        <w:spacing w:line="212" w:lineRule="exact"/>
        <w:ind w:left="1333"/>
        <w:rPr>
          <w:rFonts w:ascii="仿宋" w:eastAsia="仿宋" w:hAnsi="仿宋" w:cs="仿宋"/>
        </w:rPr>
      </w:pPr>
      <w:r>
        <w:rPr>
          <w:rFonts w:ascii="仿宋" w:eastAsia="仿宋" w:hAnsi="仿宋" w:cs="仿宋"/>
        </w:rPr>
        <w:t>"Build": "2013-09-26-17.57.31"</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"CurrentActiveSessions": 10,</w:t>
      </w:r>
    </w:p>
    <w:p w:rsidR="0020037C" w:rsidRDefault="004474D3">
      <w:pPr>
        <w:pStyle w:val="BodyText"/>
        <w:spacing w:line="212" w:lineRule="exact"/>
        <w:ind w:left="1133"/>
        <w:rPr>
          <w:rFonts w:ascii="仿宋" w:eastAsia="仿宋" w:hAnsi="仿宋" w:cs="仿宋"/>
        </w:rPr>
      </w:pPr>
      <w:r>
        <w:rPr>
          <w:rFonts w:ascii="仿宋" w:eastAsia="仿宋" w:hAnsi="仿宋" w:cs="仿宋"/>
        </w:rPr>
        <w:t>"CurrentIdleSessions": 0,</w:t>
      </w:r>
    </w:p>
    <w:p w:rsidR="0020037C" w:rsidRDefault="004474D3">
      <w:pPr>
        <w:pStyle w:val="BodyText"/>
        <w:spacing w:line="212" w:lineRule="exact"/>
        <w:ind w:left="1133"/>
        <w:rPr>
          <w:rFonts w:ascii="仿宋" w:eastAsia="仿宋" w:hAnsi="仿宋" w:cs="仿宋"/>
        </w:rPr>
      </w:pPr>
      <w:r>
        <w:rPr>
          <w:rFonts w:ascii="仿宋" w:eastAsia="仿宋" w:hAnsi="仿宋" w:cs="仿宋"/>
        </w:rPr>
        <w:t>"CurrentSystemSessions": 8,</w:t>
      </w:r>
    </w:p>
    <w:p w:rsidR="0020037C" w:rsidRDefault="004474D3">
      <w:pPr>
        <w:pStyle w:val="BodyText"/>
        <w:spacing w:line="212" w:lineRule="exact"/>
        <w:ind w:left="1133"/>
        <w:rPr>
          <w:rFonts w:ascii="仿宋" w:eastAsia="仿宋" w:hAnsi="仿宋" w:cs="仿宋"/>
        </w:rPr>
      </w:pPr>
      <w:r>
        <w:rPr>
          <w:rFonts w:ascii="仿宋" w:eastAsia="仿宋" w:hAnsi="仿宋" w:cs="仿宋"/>
        </w:rPr>
        <w:t>"CurrentContexts": 1,</w:t>
      </w:r>
    </w:p>
    <w:p w:rsidR="0020037C" w:rsidRDefault="004474D3">
      <w:pPr>
        <w:pStyle w:val="BodyText"/>
        <w:spacing w:line="212" w:lineRule="exact"/>
        <w:ind w:left="1133"/>
        <w:rPr>
          <w:rFonts w:ascii="仿宋" w:eastAsia="仿宋" w:hAnsi="仿宋" w:cs="仿宋"/>
        </w:rPr>
      </w:pPr>
      <w:r>
        <w:rPr>
          <w:rFonts w:ascii="仿宋" w:eastAsia="仿宋" w:hAnsi="仿宋" w:cs="仿宋"/>
        </w:rPr>
        <w:t>"ReceivedEvents": 37,</w:t>
      </w:r>
    </w:p>
    <w:p w:rsidR="0020037C" w:rsidRDefault="004474D3">
      <w:pPr>
        <w:pStyle w:val="BodyText"/>
        <w:spacing w:line="212" w:lineRule="exact"/>
        <w:ind w:left="1133"/>
        <w:rPr>
          <w:rFonts w:ascii="仿宋" w:eastAsia="仿宋" w:hAnsi="仿宋" w:cs="仿宋"/>
        </w:rPr>
      </w:pPr>
      <w:r>
        <w:rPr>
          <w:rFonts w:ascii="仿宋" w:eastAsia="仿宋" w:hAnsi="仿宋" w:cs="仿宋"/>
        </w:rPr>
        <w:t>"Role": "data",</w:t>
      </w:r>
    </w:p>
    <w:p w:rsidR="0020037C" w:rsidRDefault="004474D3">
      <w:pPr>
        <w:pStyle w:val="BodyText"/>
        <w:spacing w:line="212" w:lineRule="exact"/>
        <w:ind w:left="1133"/>
        <w:rPr>
          <w:rFonts w:ascii="仿宋" w:eastAsia="仿宋" w:hAnsi="仿宋" w:cs="仿宋"/>
        </w:rPr>
      </w:pPr>
      <w:r>
        <w:rPr>
          <w:rFonts w:ascii="仿宋" w:eastAsia="仿宋" w:hAnsi="仿宋" w:cs="仿宋"/>
        </w:rPr>
        <w:t>"Disk": {</w:t>
      </w:r>
    </w:p>
    <w:p w:rsidR="0020037C" w:rsidRDefault="004474D3">
      <w:pPr>
        <w:pStyle w:val="BodyText"/>
        <w:spacing w:line="212" w:lineRule="exact"/>
        <w:ind w:left="1333"/>
        <w:rPr>
          <w:rFonts w:ascii="仿宋" w:eastAsia="仿宋" w:hAnsi="仿宋" w:cs="仿宋"/>
        </w:rPr>
      </w:pPr>
      <w:r>
        <w:rPr>
          <w:rFonts w:ascii="仿宋" w:eastAsia="仿宋" w:hAnsi="仿宋" w:cs="仿宋"/>
        </w:rPr>
        <w:t>"DatabasePath": "/opt/sequoiadb/database/data/</w:t>
      </w:r>
      <w:r w:rsidR="001C0BEA" w:rsidRPr="001C0BEA">
        <w:rPr>
          <w:rFonts w:ascii="仿宋" w:eastAsia="仿宋" w:hAnsi="仿宋" w:cs="仿宋"/>
        </w:rPr>
        <w:t>11820</w:t>
      </w:r>
      <w:r>
        <w:rPr>
          <w:rFonts w:ascii="仿宋" w:eastAsia="仿宋" w:hAnsi="仿宋" w:cs="仿宋"/>
        </w:rPr>
        <w:t>",</w:t>
      </w:r>
    </w:p>
    <w:p w:rsidR="0020037C" w:rsidRDefault="004474D3">
      <w:pPr>
        <w:pStyle w:val="BodyText"/>
        <w:spacing w:line="212" w:lineRule="exact"/>
        <w:ind w:left="1333"/>
        <w:rPr>
          <w:rFonts w:ascii="仿宋" w:eastAsia="仿宋" w:hAnsi="仿宋" w:cs="仿宋"/>
        </w:rPr>
      </w:pPr>
      <w:r>
        <w:rPr>
          <w:rFonts w:ascii="仿宋" w:eastAsia="仿宋" w:hAnsi="仿宋" w:cs="仿宋"/>
        </w:rPr>
        <w:t>"LoadPercent": 78,</w:t>
      </w:r>
    </w:p>
    <w:p w:rsidR="0020037C" w:rsidRDefault="004474D3">
      <w:pPr>
        <w:pStyle w:val="BodyText"/>
        <w:spacing w:line="212" w:lineRule="exact"/>
        <w:ind w:left="1333"/>
        <w:rPr>
          <w:rFonts w:ascii="仿宋" w:eastAsia="仿宋" w:hAnsi="仿宋" w:cs="仿宋"/>
        </w:rPr>
      </w:pPr>
      <w:r>
        <w:rPr>
          <w:rFonts w:ascii="仿宋" w:eastAsia="仿宋" w:hAnsi="仿宋" w:cs="仿宋"/>
        </w:rPr>
        <w:t>"TotalSpace": 40704466944,</w:t>
      </w:r>
    </w:p>
    <w:p w:rsidR="0020037C" w:rsidRDefault="004474D3">
      <w:pPr>
        <w:pStyle w:val="BodyText"/>
        <w:spacing w:line="212" w:lineRule="exact"/>
        <w:ind w:left="1333"/>
        <w:rPr>
          <w:rFonts w:ascii="仿宋" w:eastAsia="仿宋" w:hAnsi="仿宋" w:cs="仿宋"/>
        </w:rPr>
      </w:pPr>
      <w:r>
        <w:rPr>
          <w:rFonts w:ascii="仿宋" w:eastAsia="仿宋" w:hAnsi="仿宋" w:cs="仿宋"/>
        </w:rPr>
        <w:t>"FreeSpace": 8830676992</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"TotalNumConnects": 1,</w:t>
      </w:r>
    </w:p>
    <w:p w:rsidR="0020037C" w:rsidRDefault="004474D3">
      <w:pPr>
        <w:pStyle w:val="BodyText"/>
        <w:spacing w:line="212" w:lineRule="exact"/>
        <w:ind w:left="1133"/>
        <w:rPr>
          <w:rFonts w:ascii="仿宋" w:eastAsia="仿宋" w:hAnsi="仿宋" w:cs="仿宋"/>
        </w:rPr>
      </w:pPr>
      <w:r>
        <w:rPr>
          <w:rFonts w:ascii="仿宋" w:eastAsia="仿宋" w:hAnsi="仿宋" w:cs="仿宋"/>
        </w:rPr>
        <w:t>"TotalDataRead": 6337,</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"TotalIndexRead": 45,</w:t>
      </w:r>
    </w:p>
    <w:p w:rsidR="0020037C" w:rsidRDefault="004474D3">
      <w:pPr>
        <w:pStyle w:val="BodyText"/>
        <w:spacing w:line="212" w:lineRule="exact"/>
        <w:ind w:left="1133"/>
        <w:rPr>
          <w:rFonts w:ascii="仿宋" w:eastAsia="仿宋" w:hAnsi="仿宋" w:cs="仿宋"/>
        </w:rPr>
      </w:pPr>
      <w:r>
        <w:rPr>
          <w:rFonts w:ascii="仿宋" w:eastAsia="仿宋" w:hAnsi="仿宋" w:cs="仿宋"/>
        </w:rPr>
        <w:t>"TotalDataWrite": 2112,</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"TotalIndexWrite": 4260,</w:t>
      </w:r>
    </w:p>
    <w:p w:rsidR="0020037C" w:rsidRDefault="004474D3">
      <w:pPr>
        <w:pStyle w:val="BodyText"/>
        <w:spacing w:line="212" w:lineRule="exact"/>
        <w:ind w:left="1133"/>
        <w:rPr>
          <w:rFonts w:ascii="仿宋" w:eastAsia="仿宋" w:hAnsi="仿宋" w:cs="仿宋"/>
        </w:rPr>
      </w:pPr>
      <w:r>
        <w:rPr>
          <w:rFonts w:ascii="仿宋" w:eastAsia="仿宋" w:hAnsi="仿宋" w:cs="仿宋"/>
        </w:rPr>
        <w:t>"TotalUpdate":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"TotalDelete": 16,</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"TotalInsert": 2096,</w:t>
      </w:r>
    </w:p>
    <w:p w:rsidR="0020037C" w:rsidRDefault="004474D3">
      <w:pPr>
        <w:pStyle w:val="BodyText"/>
        <w:spacing w:line="212" w:lineRule="exact"/>
        <w:ind w:left="1133"/>
        <w:rPr>
          <w:rFonts w:ascii="仿宋" w:eastAsia="仿宋" w:hAnsi="仿宋" w:cs="仿宋"/>
        </w:rPr>
      </w:pPr>
      <w:r>
        <w:rPr>
          <w:rFonts w:ascii="仿宋" w:eastAsia="仿宋" w:hAnsi="仿宋" w:cs="仿宋"/>
        </w:rPr>
        <w:t>"ReplUpdate": 0,</w:t>
      </w:r>
    </w:p>
    <w:p w:rsidR="0020037C" w:rsidRDefault="004474D3">
      <w:pPr>
        <w:pStyle w:val="BodyText"/>
        <w:spacing w:line="212" w:lineRule="exact"/>
        <w:ind w:left="1133"/>
        <w:rPr>
          <w:rFonts w:ascii="仿宋" w:eastAsia="仿宋" w:hAnsi="仿宋" w:cs="仿宋"/>
        </w:rPr>
      </w:pPr>
      <w:r>
        <w:rPr>
          <w:rFonts w:ascii="仿宋" w:eastAsia="仿宋" w:hAnsi="仿宋" w:cs="仿宋"/>
        </w:rPr>
        <w:t>"ReplDelete": 16,</w:t>
      </w:r>
    </w:p>
    <w:p w:rsidR="0020037C" w:rsidRDefault="004474D3">
      <w:pPr>
        <w:pStyle w:val="BodyText"/>
        <w:spacing w:line="212" w:lineRule="exact"/>
        <w:ind w:left="1133"/>
        <w:rPr>
          <w:rFonts w:ascii="仿宋" w:eastAsia="仿宋" w:hAnsi="仿宋" w:cs="仿宋"/>
        </w:rPr>
      </w:pPr>
      <w:r>
        <w:rPr>
          <w:rFonts w:ascii="仿宋" w:eastAsia="仿宋" w:hAnsi="仿宋" w:cs="仿宋"/>
        </w:rPr>
        <w:t>"ReplInsert": 2096,</w:t>
      </w:r>
    </w:p>
    <w:p w:rsidR="0020037C" w:rsidRDefault="004474D3">
      <w:pPr>
        <w:pStyle w:val="BodyText"/>
        <w:spacing w:line="212" w:lineRule="exact"/>
        <w:ind w:left="1133"/>
        <w:rPr>
          <w:rFonts w:ascii="仿宋" w:eastAsia="仿宋" w:hAnsi="仿宋" w:cs="仿宋"/>
        </w:rPr>
      </w:pPr>
      <w:r>
        <w:rPr>
          <w:rFonts w:ascii="仿宋" w:eastAsia="仿宋" w:hAnsi="仿宋" w:cs="仿宋"/>
        </w:rPr>
        <w:t>"TotalSelect": 47,</w:t>
      </w:r>
    </w:p>
    <w:p w:rsidR="0020037C" w:rsidRDefault="004474D3">
      <w:pPr>
        <w:pStyle w:val="BodyText"/>
        <w:spacing w:line="212" w:lineRule="exact"/>
        <w:ind w:left="1133"/>
        <w:rPr>
          <w:rFonts w:ascii="仿宋" w:eastAsia="仿宋" w:hAnsi="仿宋" w:cs="仿宋"/>
        </w:rPr>
      </w:pPr>
      <w:r>
        <w:rPr>
          <w:rFonts w:ascii="仿宋" w:eastAsia="仿宋" w:hAnsi="仿宋" w:cs="仿宋"/>
        </w:rPr>
        <w:t>"TotalRead": 6337,</w:t>
      </w:r>
    </w:p>
    <w:p w:rsidR="0020037C" w:rsidRDefault="004474D3">
      <w:pPr>
        <w:pStyle w:val="BodyText"/>
        <w:spacing w:line="212" w:lineRule="exact"/>
        <w:ind w:left="1133"/>
        <w:rPr>
          <w:rFonts w:ascii="仿宋" w:eastAsia="仿宋" w:hAnsi="仿宋" w:cs="仿宋"/>
        </w:rPr>
      </w:pPr>
      <w:r>
        <w:rPr>
          <w:rFonts w:ascii="仿宋" w:eastAsia="仿宋" w:hAnsi="仿宋" w:cs="仿宋"/>
        </w:rPr>
        <w:t>"TotalReadTime": 0,</w:t>
      </w:r>
    </w:p>
    <w:p w:rsidR="0020037C" w:rsidRDefault="004474D3">
      <w:pPr>
        <w:pStyle w:val="BodyText"/>
        <w:spacing w:line="212" w:lineRule="exact"/>
        <w:ind w:left="1133"/>
        <w:rPr>
          <w:rFonts w:ascii="仿宋" w:eastAsia="仿宋" w:hAnsi="仿宋" w:cs="仿宋"/>
        </w:rPr>
      </w:pPr>
      <w:r>
        <w:rPr>
          <w:rFonts w:ascii="仿宋" w:eastAsia="仿宋" w:hAnsi="仿宋" w:cs="仿宋"/>
        </w:rPr>
        <w:t>"TotalWriteTime": 0,</w:t>
      </w:r>
    </w:p>
    <w:p w:rsidR="0020037C" w:rsidRDefault="004474D3">
      <w:pPr>
        <w:pStyle w:val="BodyText"/>
        <w:spacing w:line="212" w:lineRule="exact"/>
        <w:ind w:left="1133"/>
        <w:rPr>
          <w:rFonts w:ascii="仿宋" w:eastAsia="仿宋" w:hAnsi="仿宋" w:cs="仿宋"/>
        </w:rPr>
      </w:pPr>
      <w:r>
        <w:rPr>
          <w:rFonts w:ascii="仿宋" w:eastAsia="仿宋" w:hAnsi="仿宋" w:cs="仿宋"/>
        </w:rPr>
        <w:t>"ActivateTimestamp": "2013-09-27-13.28.34.501403",</w:t>
      </w:r>
    </w:p>
    <w:p w:rsidR="0020037C" w:rsidRDefault="004474D3">
      <w:pPr>
        <w:pStyle w:val="BodyText"/>
        <w:spacing w:line="212" w:lineRule="exact"/>
        <w:ind w:left="1133"/>
        <w:rPr>
          <w:rFonts w:ascii="仿宋" w:eastAsia="仿宋" w:hAnsi="仿宋" w:cs="仿宋"/>
        </w:rPr>
      </w:pPr>
      <w:r>
        <w:rPr>
          <w:rFonts w:ascii="仿宋" w:eastAsia="仿宋" w:hAnsi="仿宋" w:cs="仿宋"/>
        </w:rPr>
        <w:t>"UserCPU": "77.380000",</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"SysCPU": "49.870000"</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w:t>
      </w:r>
    </w:p>
    <w:p w:rsidR="0020037C" w:rsidRDefault="0020037C">
      <w:pPr>
        <w:spacing w:line="212" w:lineRule="exact"/>
        <w:rPr>
          <w:rFonts w:ascii="仿宋" w:eastAsia="仿宋" w:hAnsi="仿宋" w:cs="仿宋"/>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113"/>
        <w:rPr>
          <w:lang w:eastAsia="zh-CN"/>
        </w:rPr>
      </w:pPr>
      <w:bookmarkStart w:id="138" w:name="操作系统快照"/>
      <w:bookmarkStart w:id="139" w:name="_bookmark60"/>
      <w:bookmarkEnd w:id="138"/>
      <w:bookmarkEnd w:id="139"/>
      <w:r>
        <w:rPr>
          <w:lang w:eastAsia="zh-CN"/>
        </w:rPr>
        <w:t>操作系统快照</w:t>
      </w:r>
    </w:p>
    <w:p w:rsidR="0020037C" w:rsidRDefault="0020037C">
      <w:pPr>
        <w:spacing w:before="6" w:line="190" w:lineRule="exact"/>
        <w:rPr>
          <w:sz w:val="19"/>
          <w:szCs w:val="19"/>
          <w:lang w:eastAsia="zh-CN"/>
        </w:rPr>
      </w:pPr>
    </w:p>
    <w:p w:rsidR="0020037C" w:rsidRDefault="004474D3">
      <w:pPr>
        <w:pStyle w:val="BodyText"/>
        <w:spacing w:line="251" w:lineRule="auto"/>
        <w:ind w:left="113" w:right="1147"/>
        <w:rPr>
          <w:lang w:eastAsia="zh-CN"/>
        </w:rPr>
      </w:pPr>
      <w:r>
        <w:rPr>
          <w:lang w:eastAsia="zh-CN"/>
        </w:rPr>
        <w:t>描述 操作系统快照列出当前数据库节点所在操作系统中主要的状态与性能监控参数，输出一条记录。</w:t>
      </w:r>
    </w:p>
    <w:p w:rsidR="0020037C" w:rsidRDefault="0020037C">
      <w:pPr>
        <w:spacing w:before="4" w:line="180" w:lineRule="exact"/>
        <w:rPr>
          <w:sz w:val="18"/>
          <w:szCs w:val="18"/>
          <w:lang w:eastAsia="zh-CN"/>
        </w:rPr>
      </w:pPr>
    </w:p>
    <w:p w:rsidR="0020037C" w:rsidRDefault="004474D3">
      <w:pPr>
        <w:pStyle w:val="BodyText"/>
        <w:spacing w:line="251" w:lineRule="auto"/>
        <w:ind w:left="113" w:right="7891"/>
      </w:pPr>
      <w:r>
        <w:rPr>
          <w:w w:val="95"/>
        </w:rPr>
        <w:t xml:space="preserve">标示 </w:t>
      </w:r>
      <w:r>
        <w:rPr>
          <w:w w:val="90"/>
        </w:rPr>
        <w:t>SDB_SNAP_SYSTEM</w:t>
      </w:r>
    </w:p>
    <w:p w:rsidR="0020037C" w:rsidRDefault="0020037C">
      <w:pPr>
        <w:spacing w:before="4" w:line="180" w:lineRule="exact"/>
        <w:rPr>
          <w:sz w:val="18"/>
          <w:szCs w:val="18"/>
        </w:rPr>
      </w:pPr>
    </w:p>
    <w:p w:rsidR="0020037C" w:rsidRDefault="004474D3">
      <w:pPr>
        <w:pStyle w:val="BodyText"/>
        <w:spacing w:line="251" w:lineRule="auto"/>
        <w:ind w:left="113" w:right="8347"/>
      </w:pPr>
      <w:r>
        <w:t>适用节点 全部节点</w:t>
      </w:r>
    </w:p>
    <w:p w:rsidR="0020037C" w:rsidRDefault="0020037C">
      <w:pPr>
        <w:spacing w:before="4" w:line="180" w:lineRule="exact"/>
        <w:rPr>
          <w:sz w:val="18"/>
          <w:szCs w:val="18"/>
        </w:rPr>
      </w:pPr>
    </w:p>
    <w:p w:rsidR="0020037C" w:rsidRDefault="004474D3">
      <w:pPr>
        <w:pStyle w:val="BodyText"/>
        <w:ind w:left="113"/>
      </w:pPr>
      <w:r>
        <w:t>字段信息</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2305"/>
        <w:gridCol w:w="4010"/>
        <w:gridCol w:w="3157"/>
      </w:tblGrid>
      <w:tr w:rsidR="0020037C">
        <w:trPr>
          <w:trHeight w:hRule="exact" w:val="305"/>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HostName</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数据库节点所在物理节点的主机名</w:t>
            </w:r>
          </w:p>
        </w:tc>
      </w:tr>
      <w:tr w:rsidR="0020037C">
        <w:trPr>
          <w:trHeight w:hRule="exact" w:val="260"/>
        </w:trPr>
        <w:tc>
          <w:tcPr>
            <w:tcW w:w="2305"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ServiceName</w:t>
            </w:r>
          </w:p>
        </w:tc>
        <w:tc>
          <w:tcPr>
            <w:tcW w:w="4010" w:type="dxa"/>
            <w:tcBorders>
              <w:top w:val="single" w:sz="8" w:space="0" w:color="000000"/>
              <w:left w:val="nil"/>
              <w:bottom w:val="nil"/>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svcname所指定的服务名，与HostName共同作为</w:t>
            </w:r>
          </w:p>
        </w:tc>
      </w:tr>
      <w:tr w:rsidR="0020037C">
        <w:trPr>
          <w:trHeight w:hRule="exact" w:val="270"/>
        </w:trPr>
        <w:tc>
          <w:tcPr>
            <w:tcW w:w="2305" w:type="dxa"/>
            <w:tcBorders>
              <w:top w:val="nil"/>
              <w:left w:val="single" w:sz="8" w:space="0" w:color="000000"/>
              <w:bottom w:val="nil"/>
              <w:right w:val="nil"/>
            </w:tcBorders>
          </w:tcPr>
          <w:p w:rsidR="0020037C" w:rsidRDefault="0020037C"/>
        </w:tc>
        <w:tc>
          <w:tcPr>
            <w:tcW w:w="4010" w:type="dxa"/>
            <w:tcBorders>
              <w:top w:val="nil"/>
              <w:left w:val="nil"/>
              <w:bottom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一个逻辑节点的标示</w:t>
            </w:r>
          </w:p>
        </w:tc>
      </w:tr>
      <w:tr w:rsidR="0020037C">
        <w:trPr>
          <w:trHeight w:hRule="exact" w:val="300"/>
        </w:trPr>
        <w:tc>
          <w:tcPr>
            <w:tcW w:w="2305" w:type="dxa"/>
            <w:tcBorders>
              <w:top w:val="nil"/>
              <w:left w:val="single" w:sz="8" w:space="0" w:color="000000"/>
              <w:bottom w:val="single" w:sz="8" w:space="0" w:color="000000"/>
              <w:right w:val="nil"/>
            </w:tcBorders>
          </w:tcPr>
          <w:p w:rsidR="0020037C" w:rsidRDefault="004474D3">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NodeName</w:t>
            </w:r>
          </w:p>
        </w:tc>
        <w:tc>
          <w:tcPr>
            <w:tcW w:w="4010" w:type="dxa"/>
            <w:tcBorders>
              <w:top w:val="nil"/>
              <w:left w:val="nil"/>
              <w:bottom w:val="single" w:sz="8" w:space="0" w:color="000000"/>
              <w:right w:val="single" w:sz="8" w:space="0" w:color="000000"/>
            </w:tcBorders>
          </w:tcPr>
          <w:p w:rsidR="0020037C" w:rsidRDefault="004474D3">
            <w:pPr>
              <w:pStyle w:val="TableParagraph"/>
              <w:spacing w:line="22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节点名，为&lt;HostName&gt;:&lt;ServiceName&gt;</w:t>
            </w:r>
          </w:p>
        </w:tc>
      </w:tr>
      <w:tr w:rsidR="0020037C">
        <w:trPr>
          <w:trHeight w:hRule="exact" w:val="54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GroupName</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该逻辑节点所属的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组名，独立模式下该字段</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不存在</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IsPrimary</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该节点是否为主节点，独立模式下该字段不存在</w:t>
            </w:r>
          </w:p>
        </w:tc>
      </w:tr>
      <w:tr w:rsidR="0020037C">
        <w:trPr>
          <w:trHeight w:hRule="exact" w:val="54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ServiceStatus</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布尔</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是否为可提供服务状态。一些特殊状态，例如</w:t>
            </w:r>
            <w:hyperlink w:anchor="_bookmark27" w:history="1">
              <w:r>
                <w:rPr>
                  <w:rFonts w:ascii="Microsoft JhengHei" w:eastAsia="Microsoft JhengHei" w:hAnsi="Microsoft JhengHei" w:cs="Microsoft JhengHei"/>
                  <w:color w:val="0000FF"/>
                  <w:sz w:val="14"/>
                  <w:szCs w:val="14"/>
                  <w:lang w:eastAsia="zh-CN"/>
                </w:rPr>
                <w:t>全</w:t>
              </w:r>
            </w:hyperlink>
          </w:p>
          <w:p w:rsidR="0020037C" w:rsidRDefault="00B0609F">
            <w:pPr>
              <w:pStyle w:val="TableParagraph"/>
              <w:spacing w:line="240" w:lineRule="exact"/>
              <w:ind w:left="40"/>
              <w:rPr>
                <w:rFonts w:ascii="Microsoft JhengHei" w:eastAsia="Microsoft JhengHei" w:hAnsi="Microsoft JhengHei" w:cs="Microsoft JhengHei"/>
                <w:sz w:val="14"/>
                <w:szCs w:val="14"/>
                <w:lang w:eastAsia="zh-CN"/>
              </w:rPr>
            </w:pPr>
            <w:hyperlink w:anchor="_bookmark27" w:history="1">
              <w:r w:rsidR="004474D3">
                <w:rPr>
                  <w:rFonts w:ascii="Microsoft JhengHei" w:eastAsia="Microsoft JhengHei" w:hAnsi="Microsoft JhengHei" w:cs="Microsoft JhengHei"/>
                  <w:color w:val="0000FF"/>
                  <w:sz w:val="14"/>
                  <w:szCs w:val="14"/>
                  <w:lang w:eastAsia="zh-CN"/>
                </w:rPr>
                <w:t>量同步</w:t>
              </w:r>
            </w:hyperlink>
            <w:r w:rsidR="004474D3">
              <w:rPr>
                <w:rFonts w:ascii="Microsoft JhengHei" w:eastAsia="Microsoft JhengHei" w:hAnsi="Microsoft JhengHei" w:cs="Microsoft JhengHei"/>
                <w:color w:val="000000"/>
                <w:sz w:val="14"/>
                <w:szCs w:val="14"/>
                <w:lang w:eastAsia="zh-CN"/>
              </w:rPr>
              <w:t>会使该状态为false</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CurrentLSN.Offset</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当前LSN的偏移</w:t>
            </w:r>
          </w:p>
        </w:tc>
      </w:tr>
      <w:tr w:rsidR="0020037C">
        <w:trPr>
          <w:trHeight w:hRule="exact" w:val="54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CurrentLSN.Version</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当前LSN的版本号</w:t>
            </w:r>
            <w:r>
              <w:rPr>
                <w:rFonts w:ascii="Microsoft JhengHei" w:eastAsia="Microsoft JhengHei" w:hAnsi="Microsoft JhengHei" w:cs="Microsoft JhengHei"/>
                <w:spacing w:val="-21"/>
                <w:sz w:val="14"/>
                <w:szCs w:val="14"/>
                <w:lang w:eastAsia="zh-CN"/>
              </w:rPr>
              <w:t xml:space="preserve"> </w:t>
            </w:r>
            <w:r>
              <w:rPr>
                <w:rFonts w:ascii="Microsoft JhengHei" w:eastAsia="Microsoft JhengHei" w:hAnsi="Microsoft JhengHei" w:cs="Microsoft JhengHei"/>
                <w:sz w:val="14"/>
                <w:szCs w:val="14"/>
                <w:lang w:eastAsia="zh-CN"/>
              </w:rPr>
              <w:t>重要：该字段及以上字段仅在</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数据节点和编目节点显示，协调节点不显示</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CPU.User</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操作系统启动后所消耗的总用户CPU（秒）</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CPU.Sys</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操作系统启动后所消耗的总系统CPU（秒）</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CPU.Idle</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操作系统启动后所消耗的总空闲CPU（秒）</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CPU.Other</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浮点数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操作系统启动后所消耗的总其它CPU（秒）</w:t>
            </w:r>
          </w:p>
        </w:tc>
      </w:tr>
      <w:tr w:rsidR="0020037C">
        <w:trPr>
          <w:trHeight w:hRule="exact" w:val="270"/>
        </w:trPr>
        <w:tc>
          <w:tcPr>
            <w:tcW w:w="2305" w:type="dxa"/>
            <w:vMerge w:val="restart"/>
            <w:tcBorders>
              <w:top w:val="single" w:sz="8" w:space="0" w:color="000000"/>
              <w:left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Memory.LoadPercent</w:t>
            </w:r>
          </w:p>
        </w:tc>
        <w:tc>
          <w:tcPr>
            <w:tcW w:w="4010" w:type="dxa"/>
            <w:vMerge w:val="restart"/>
            <w:tcBorders>
              <w:top w:val="single" w:sz="8" w:space="0" w:color="000000"/>
              <w:left w:val="nil"/>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当前操作系统的内存使用百分比（包括文件系统</w:t>
            </w:r>
          </w:p>
        </w:tc>
      </w:tr>
      <w:tr w:rsidR="0020037C">
        <w:trPr>
          <w:trHeight w:hRule="exact" w:val="240"/>
        </w:trPr>
        <w:tc>
          <w:tcPr>
            <w:tcW w:w="2305" w:type="dxa"/>
            <w:vMerge/>
            <w:tcBorders>
              <w:left w:val="single" w:sz="8" w:space="0" w:color="000000"/>
              <w:right w:val="nil"/>
            </w:tcBorders>
          </w:tcPr>
          <w:p w:rsidR="0020037C" w:rsidRDefault="0020037C">
            <w:pPr>
              <w:rPr>
                <w:lang w:eastAsia="zh-CN"/>
              </w:rPr>
            </w:pPr>
          </w:p>
        </w:tc>
        <w:tc>
          <w:tcPr>
            <w:tcW w:w="4010"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缓存）</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重要：该字段仅在数据节点和编目节点显</w:t>
            </w:r>
          </w:p>
        </w:tc>
      </w:tr>
      <w:tr w:rsidR="0020037C">
        <w:trPr>
          <w:trHeight w:hRule="exact" w:val="270"/>
        </w:trPr>
        <w:tc>
          <w:tcPr>
            <w:tcW w:w="2305" w:type="dxa"/>
            <w:vMerge/>
            <w:tcBorders>
              <w:left w:val="single" w:sz="8" w:space="0" w:color="000000"/>
              <w:bottom w:val="single" w:sz="8" w:space="0" w:color="000000"/>
              <w:right w:val="nil"/>
            </w:tcBorders>
          </w:tcPr>
          <w:p w:rsidR="0020037C" w:rsidRDefault="0020037C">
            <w:pPr>
              <w:rPr>
                <w:lang w:eastAsia="zh-CN"/>
              </w:rPr>
            </w:pPr>
          </w:p>
        </w:tc>
        <w:tc>
          <w:tcPr>
            <w:tcW w:w="4010" w:type="dxa"/>
            <w:vMerge/>
            <w:tcBorders>
              <w:left w:val="nil"/>
              <w:bottom w:val="single" w:sz="8" w:space="0" w:color="000000"/>
              <w:right w:val="single" w:sz="8" w:space="0" w:color="000000"/>
            </w:tcBorders>
          </w:tcPr>
          <w:p w:rsidR="0020037C" w:rsidRDefault="0020037C">
            <w:pPr>
              <w:rPr>
                <w:lang w:eastAsia="zh-CN"/>
              </w:rPr>
            </w:pP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示，协调节点不显示</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Memory.TotalRAM</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当前操作系统的总内存空间（字节）</w:t>
            </w:r>
          </w:p>
        </w:tc>
      </w:tr>
      <w:tr w:rsidR="0020037C">
        <w:trPr>
          <w:trHeight w:hRule="exact" w:val="305"/>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Memory.FreeRAM</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当前操作系统的空闲内存空间（字节）</w:t>
            </w:r>
          </w:p>
        </w:tc>
      </w:tr>
      <w:tr w:rsidR="0020037C">
        <w:trPr>
          <w:trHeight w:hRule="exact" w:val="305"/>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Memory.TotalSwap</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当前操作系统的总交换空间（字节）</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Memory.FreeSwap</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当前操作系统的空闲交换空间（字节）</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Memory.TotalVirtual</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当前操作系统的总虚拟空间（字节）</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Memory.FreeVirtual</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当前操作系统的空闲虚拟空间（字节）</w:t>
            </w:r>
          </w:p>
        </w:tc>
      </w:tr>
      <w:tr w:rsidR="0020037C">
        <w:trPr>
          <w:trHeight w:hRule="exact" w:val="54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Disk.DatabasePath</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重要：该字段及以上字段仅在数据节</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点和编目节点显示，协调节点不显示</w:t>
            </w:r>
          </w:p>
        </w:tc>
      </w:tr>
      <w:tr w:rsidR="0020037C">
        <w:trPr>
          <w:trHeight w:hRule="exact" w:val="260"/>
        </w:trPr>
        <w:tc>
          <w:tcPr>
            <w:tcW w:w="2305"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Disk.LoadPercent</w:t>
            </w:r>
          </w:p>
        </w:tc>
        <w:tc>
          <w:tcPr>
            <w:tcW w:w="4010" w:type="dxa"/>
            <w:vMerge w:val="restart"/>
            <w:tcBorders>
              <w:top w:val="single" w:sz="8" w:space="0" w:color="000000"/>
              <w:left w:val="nil"/>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数据库路径所在文件系统的空间占用百分比</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重</w:t>
            </w:r>
          </w:p>
        </w:tc>
      </w:tr>
      <w:tr w:rsidR="0020037C">
        <w:trPr>
          <w:trHeight w:hRule="exact" w:val="240"/>
        </w:trPr>
        <w:tc>
          <w:tcPr>
            <w:tcW w:w="2305" w:type="dxa"/>
            <w:vMerge/>
            <w:tcBorders>
              <w:left w:val="single" w:sz="8" w:space="0" w:color="000000"/>
              <w:right w:val="nil"/>
            </w:tcBorders>
          </w:tcPr>
          <w:p w:rsidR="0020037C" w:rsidRDefault="0020037C">
            <w:pPr>
              <w:rPr>
                <w:lang w:eastAsia="zh-CN"/>
              </w:rPr>
            </w:pPr>
          </w:p>
        </w:tc>
        <w:tc>
          <w:tcPr>
            <w:tcW w:w="4010"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要：该字段及以上字段仅在数据节点和编目节点</w:t>
            </w:r>
          </w:p>
        </w:tc>
      </w:tr>
      <w:tr w:rsidR="0020037C">
        <w:trPr>
          <w:trHeight w:hRule="exact" w:val="280"/>
        </w:trPr>
        <w:tc>
          <w:tcPr>
            <w:tcW w:w="2305" w:type="dxa"/>
            <w:vMerge/>
            <w:tcBorders>
              <w:left w:val="single" w:sz="8" w:space="0" w:color="000000"/>
              <w:bottom w:val="single" w:sz="8" w:space="0" w:color="000000"/>
              <w:right w:val="nil"/>
            </w:tcBorders>
          </w:tcPr>
          <w:p w:rsidR="0020037C" w:rsidRDefault="0020037C">
            <w:pPr>
              <w:rPr>
                <w:lang w:eastAsia="zh-CN"/>
              </w:rPr>
            </w:pPr>
          </w:p>
        </w:tc>
        <w:tc>
          <w:tcPr>
            <w:tcW w:w="4010" w:type="dxa"/>
            <w:vMerge/>
            <w:tcBorders>
              <w:left w:val="nil"/>
              <w:bottom w:val="single" w:sz="8" w:space="0" w:color="000000"/>
              <w:right w:val="single" w:sz="8" w:space="0" w:color="000000"/>
            </w:tcBorders>
          </w:tcPr>
          <w:p w:rsidR="0020037C" w:rsidRDefault="0020037C">
            <w:pPr>
              <w:rPr>
                <w:lang w:eastAsia="zh-CN"/>
              </w:rPr>
            </w:pP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显示，协调节点不显示</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Disk.TotalSpace</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数据库路径总空间（字节）</w:t>
            </w:r>
          </w:p>
        </w:tc>
      </w:tr>
      <w:tr w:rsidR="0020037C">
        <w:trPr>
          <w:trHeight w:hRule="exact" w:val="300"/>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Disk.FreeSpace</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数据库路径空闲空间（字节）</w:t>
            </w:r>
          </w:p>
        </w:tc>
      </w:tr>
      <w:tr w:rsidR="0020037C">
        <w:trPr>
          <w:trHeight w:hRule="exact" w:val="535"/>
        </w:trPr>
        <w:tc>
          <w:tcPr>
            <w:tcW w:w="2305"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ErrNodes.NodeName</w:t>
            </w:r>
          </w:p>
        </w:tc>
        <w:tc>
          <w:tcPr>
            <w:tcW w:w="401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0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返回异常节点名（主机名+端口）重要：此字段仅</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在协调节点上显示，并且有异常节点时才显示</w:t>
            </w:r>
          </w:p>
        </w:tc>
      </w:tr>
    </w:tbl>
    <w:p w:rsidR="0020037C" w:rsidRDefault="0020037C">
      <w:pPr>
        <w:spacing w:line="240" w:lineRule="exact"/>
        <w:rPr>
          <w:rFonts w:ascii="Microsoft JhengHei" w:eastAsia="Microsoft JhengHei" w:hAnsi="Microsoft JhengHei" w:cs="Microsoft JhengHei"/>
          <w:sz w:val="14"/>
          <w:szCs w:val="14"/>
          <w:lang w:eastAsia="zh-CN"/>
        </w:rPr>
        <w:sectPr w:rsidR="0020037C">
          <w:pgSz w:w="12240" w:h="15840"/>
          <w:pgMar w:top="900" w:right="680" w:bottom="280" w:left="1520" w:header="713" w:footer="0" w:gutter="0"/>
          <w:cols w:space="720"/>
        </w:sectPr>
      </w:pPr>
    </w:p>
    <w:p w:rsidR="0020037C" w:rsidRDefault="0020037C">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2068"/>
        <w:gridCol w:w="4247"/>
        <w:gridCol w:w="3157"/>
      </w:tblGrid>
      <w:tr w:rsidR="0020037C">
        <w:trPr>
          <w:trHeight w:hRule="exact" w:val="305"/>
        </w:trPr>
        <w:tc>
          <w:tcPr>
            <w:tcW w:w="206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247" w:type="dxa"/>
            <w:tcBorders>
              <w:top w:val="nil"/>
              <w:left w:val="nil"/>
              <w:bottom w:val="nil"/>
              <w:right w:val="single" w:sz="8" w:space="0" w:color="000000"/>
            </w:tcBorders>
          </w:tcPr>
          <w:p w:rsidR="0020037C" w:rsidRDefault="004474D3">
            <w:pPr>
              <w:pStyle w:val="TableParagraph"/>
              <w:spacing w:line="222" w:lineRule="exact"/>
              <w:ind w:left="11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35"/>
        </w:trPr>
        <w:tc>
          <w:tcPr>
            <w:tcW w:w="2068"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ErrNodes.Flag</w:t>
            </w:r>
          </w:p>
        </w:tc>
        <w:tc>
          <w:tcPr>
            <w:tcW w:w="4247" w:type="dxa"/>
            <w:tcBorders>
              <w:top w:val="nil"/>
              <w:left w:val="nil"/>
              <w:bottom w:val="nil"/>
              <w:right w:val="single" w:sz="8" w:space="0" w:color="000000"/>
            </w:tcBorders>
          </w:tcPr>
          <w:p w:rsidR="0020037C" w:rsidRDefault="004474D3">
            <w:pPr>
              <w:pStyle w:val="TableParagraph"/>
              <w:spacing w:line="217" w:lineRule="exact"/>
              <w:ind w:left="11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错误码</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重要：此字段仅在协调节点上显示，并且</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有异常节点时才显示</w:t>
            </w:r>
          </w:p>
        </w:tc>
      </w:tr>
    </w:tbl>
    <w:p w:rsidR="0020037C" w:rsidRDefault="0020037C">
      <w:pPr>
        <w:spacing w:before="3" w:line="200" w:lineRule="exact"/>
        <w:rPr>
          <w:sz w:val="20"/>
          <w:szCs w:val="20"/>
        </w:rPr>
      </w:pPr>
    </w:p>
    <w:p w:rsidR="0020037C" w:rsidRDefault="004474D3">
      <w:pPr>
        <w:pStyle w:val="BodyText"/>
        <w:spacing w:line="310" w:lineRule="exact"/>
      </w:pPr>
      <w:r>
        <w:t>示例</w:t>
      </w:r>
    </w:p>
    <w:p w:rsidR="0020037C" w:rsidRDefault="00B0609F">
      <w:pPr>
        <w:pStyle w:val="BodyText"/>
        <w:spacing w:before="8"/>
        <w:rPr>
          <w:rFonts w:ascii="仿宋" w:eastAsia="仿宋" w:hAnsi="仿宋" w:cs="仿宋"/>
        </w:rPr>
      </w:pPr>
      <w:r w:rsidRPr="00B0609F">
        <w:pict>
          <v:group id="_x0000_s3181" style="position:absolute;left:0;text-align:left;margin-left:81.7pt;margin-top:4.85pt;width:473.6pt;height:402.8pt;z-index:-251873792;mso-position-horizontal-relative:page" coordorigin="1634,97" coordsize="9472,8056">
            <v:shape id="_x0000_s3182" style="position:absolute;left:1634;top:97;width:9472;height:8056" coordorigin="1634,97" coordsize="9472,8056" path="m1634,97r9472,l11106,8153r-9472,l1634,97xe" fillcolor="#efefef" stroked="f">
              <v:path arrowok="t"/>
            </v:shape>
            <w10:wrap anchorx="page"/>
          </v:group>
        </w:pict>
      </w:r>
      <w:r w:rsidR="004474D3">
        <w:rPr>
          <w:rFonts w:ascii="仿宋" w:eastAsia="仿宋" w:hAnsi="仿宋" w:cs="仿宋"/>
        </w:rPr>
        <w:t>&gt; db.snapshot(SDB_SNAP_SYSTEM)</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"NodeName": "vmsvr2-suse-x64:</w:t>
      </w:r>
      <w:r w:rsidR="001C0BEA" w:rsidRPr="001C0BEA">
        <w:t xml:space="preserve"> </w:t>
      </w:r>
      <w:r w:rsidR="001C0BEA" w:rsidRPr="001C0BEA">
        <w:rPr>
          <w:rFonts w:ascii="仿宋" w:eastAsia="仿宋" w:hAnsi="仿宋" w:cs="仿宋"/>
        </w:rPr>
        <w:t>11820</w:t>
      </w: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"HostName": "vmsvr2-suse-x64",</w:t>
      </w:r>
    </w:p>
    <w:p w:rsidR="0020037C" w:rsidRDefault="004474D3">
      <w:pPr>
        <w:pStyle w:val="BodyText"/>
        <w:spacing w:line="212" w:lineRule="exact"/>
        <w:ind w:left="1133"/>
        <w:rPr>
          <w:rFonts w:ascii="仿宋" w:eastAsia="仿宋" w:hAnsi="仿宋" w:cs="仿宋"/>
        </w:rPr>
      </w:pPr>
      <w:r>
        <w:rPr>
          <w:rFonts w:ascii="仿宋" w:eastAsia="仿宋" w:hAnsi="仿宋" w:cs="仿宋"/>
        </w:rPr>
        <w:t>"ServiceName": "</w:t>
      </w:r>
      <w:r w:rsidR="001C0BEA" w:rsidRPr="001C0BEA">
        <w:rPr>
          <w:rFonts w:ascii="仿宋" w:eastAsia="仿宋" w:hAnsi="仿宋" w:cs="仿宋"/>
        </w:rPr>
        <w:t>11820</w:t>
      </w: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ind w:left="1133"/>
        <w:rPr>
          <w:rFonts w:ascii="仿宋" w:eastAsia="仿宋" w:hAnsi="仿宋" w:cs="仿宋"/>
        </w:rPr>
      </w:pPr>
      <w:r>
        <w:rPr>
          <w:rFonts w:ascii="仿宋" w:eastAsia="仿宋" w:hAnsi="仿宋" w:cs="仿宋"/>
        </w:rPr>
        <w:t>"IsPrimary": false,</w:t>
      </w:r>
    </w:p>
    <w:p w:rsidR="0020037C" w:rsidRDefault="004474D3">
      <w:pPr>
        <w:pStyle w:val="BodyText"/>
        <w:spacing w:line="212" w:lineRule="exact"/>
        <w:ind w:left="1133"/>
        <w:rPr>
          <w:rFonts w:ascii="仿宋" w:eastAsia="仿宋" w:hAnsi="仿宋" w:cs="仿宋"/>
        </w:rPr>
      </w:pPr>
      <w:r>
        <w:rPr>
          <w:rFonts w:ascii="仿宋" w:eastAsia="仿宋" w:hAnsi="仿宋" w:cs="仿宋"/>
        </w:rPr>
        <w:t>"ServiceStatus": true,</w:t>
      </w:r>
    </w:p>
    <w:p w:rsidR="0020037C" w:rsidRDefault="004474D3">
      <w:pPr>
        <w:pStyle w:val="BodyText"/>
        <w:spacing w:line="212" w:lineRule="exact"/>
        <w:ind w:left="1133"/>
        <w:rPr>
          <w:rFonts w:ascii="仿宋" w:eastAsia="仿宋" w:hAnsi="仿宋" w:cs="仿宋"/>
        </w:rPr>
      </w:pPr>
      <w:r>
        <w:rPr>
          <w:rFonts w:ascii="仿宋" w:eastAsia="仿宋" w:hAnsi="仿宋" w:cs="仿宋"/>
        </w:rPr>
        <w:t>"CurrentLSN": {</w:t>
      </w:r>
    </w:p>
    <w:p w:rsidR="0020037C" w:rsidRDefault="004474D3">
      <w:pPr>
        <w:pStyle w:val="BodyText"/>
        <w:spacing w:line="212" w:lineRule="exact"/>
        <w:ind w:left="1333"/>
        <w:rPr>
          <w:rFonts w:ascii="仿宋" w:eastAsia="仿宋" w:hAnsi="仿宋" w:cs="仿宋"/>
        </w:rPr>
      </w:pPr>
      <w:r>
        <w:rPr>
          <w:rFonts w:ascii="仿宋" w:eastAsia="仿宋" w:hAnsi="仿宋" w:cs="仿宋"/>
        </w:rPr>
        <w:t>"Offset": 3764,</w:t>
      </w:r>
    </w:p>
    <w:p w:rsidR="0020037C" w:rsidRDefault="004474D3">
      <w:pPr>
        <w:pStyle w:val="BodyText"/>
        <w:spacing w:line="212" w:lineRule="exact"/>
        <w:ind w:left="1333"/>
        <w:rPr>
          <w:rFonts w:ascii="仿宋" w:eastAsia="仿宋" w:hAnsi="仿宋" w:cs="仿宋"/>
        </w:rPr>
      </w:pPr>
      <w:r>
        <w:rPr>
          <w:rFonts w:ascii="仿宋" w:eastAsia="仿宋" w:hAnsi="仿宋" w:cs="仿宋"/>
        </w:rPr>
        <w:t>"Version": 1</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"NodeID": [</w:t>
      </w:r>
    </w:p>
    <w:p w:rsidR="0020037C" w:rsidRDefault="004474D3">
      <w:pPr>
        <w:pStyle w:val="BodyText"/>
        <w:spacing w:line="212" w:lineRule="exact"/>
        <w:ind w:left="1333"/>
        <w:rPr>
          <w:rFonts w:ascii="仿宋" w:eastAsia="仿宋" w:hAnsi="仿宋" w:cs="仿宋"/>
        </w:rPr>
      </w:pPr>
      <w:r>
        <w:rPr>
          <w:rFonts w:ascii="仿宋" w:eastAsia="仿宋" w:hAnsi="仿宋" w:cs="仿宋"/>
        </w:rPr>
        <w:t>1000,</w:t>
      </w:r>
    </w:p>
    <w:p w:rsidR="0020037C" w:rsidRDefault="004474D3">
      <w:pPr>
        <w:pStyle w:val="BodyText"/>
        <w:spacing w:line="212" w:lineRule="exact"/>
        <w:ind w:left="1333"/>
        <w:rPr>
          <w:rFonts w:ascii="仿宋" w:eastAsia="仿宋" w:hAnsi="仿宋" w:cs="仿宋"/>
        </w:rPr>
      </w:pPr>
      <w:r>
        <w:rPr>
          <w:rFonts w:ascii="仿宋" w:eastAsia="仿宋" w:hAnsi="仿宋" w:cs="仿宋"/>
        </w:rPr>
        <w:t>1000</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"CPU": {</w:t>
      </w:r>
    </w:p>
    <w:p w:rsidR="0020037C" w:rsidRDefault="004474D3">
      <w:pPr>
        <w:pStyle w:val="BodyText"/>
        <w:spacing w:line="212" w:lineRule="exact"/>
        <w:ind w:left="1333"/>
        <w:rPr>
          <w:rFonts w:ascii="仿宋" w:eastAsia="仿宋" w:hAnsi="仿宋" w:cs="仿宋"/>
        </w:rPr>
      </w:pPr>
      <w:r>
        <w:rPr>
          <w:rFonts w:ascii="仿宋" w:eastAsia="仿宋" w:hAnsi="仿宋" w:cs="仿宋"/>
        </w:rPr>
        <w:t>"User": 3947.31,</w:t>
      </w:r>
    </w:p>
    <w:p w:rsidR="0020037C" w:rsidRDefault="004474D3">
      <w:pPr>
        <w:pStyle w:val="BodyText"/>
        <w:spacing w:line="212" w:lineRule="exact"/>
        <w:ind w:left="1333"/>
        <w:rPr>
          <w:rFonts w:ascii="仿宋" w:eastAsia="仿宋" w:hAnsi="仿宋" w:cs="仿宋"/>
        </w:rPr>
      </w:pPr>
      <w:r>
        <w:rPr>
          <w:rFonts w:ascii="仿宋" w:eastAsia="仿宋" w:hAnsi="仿宋" w:cs="仿宋"/>
        </w:rPr>
        <w:t>"Sys": 715.11,</w:t>
      </w:r>
    </w:p>
    <w:p w:rsidR="0020037C" w:rsidRDefault="004474D3">
      <w:pPr>
        <w:pStyle w:val="BodyText"/>
        <w:spacing w:line="212" w:lineRule="exact"/>
        <w:ind w:left="1333"/>
        <w:rPr>
          <w:rFonts w:ascii="仿宋" w:eastAsia="仿宋" w:hAnsi="仿宋" w:cs="仿宋"/>
        </w:rPr>
      </w:pPr>
      <w:r>
        <w:rPr>
          <w:rFonts w:ascii="仿宋" w:eastAsia="仿宋" w:hAnsi="仿宋" w:cs="仿宋"/>
        </w:rPr>
        <w:t>"Idle": 331196.41,</w:t>
      </w:r>
    </w:p>
    <w:p w:rsidR="0020037C" w:rsidRDefault="004474D3">
      <w:pPr>
        <w:pStyle w:val="BodyText"/>
        <w:spacing w:line="212" w:lineRule="exact"/>
        <w:ind w:left="1333"/>
        <w:rPr>
          <w:rFonts w:ascii="仿宋" w:eastAsia="仿宋" w:hAnsi="仿宋" w:cs="仿宋"/>
        </w:rPr>
      </w:pPr>
      <w:r>
        <w:rPr>
          <w:rFonts w:ascii="仿宋" w:eastAsia="仿宋" w:hAnsi="仿宋" w:cs="仿宋"/>
        </w:rPr>
        <w:t>"Other": 771.14</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"Memory": {</w:t>
      </w:r>
    </w:p>
    <w:p w:rsidR="0020037C" w:rsidRDefault="004474D3">
      <w:pPr>
        <w:pStyle w:val="BodyText"/>
        <w:spacing w:line="212" w:lineRule="exact"/>
        <w:ind w:left="1333"/>
        <w:rPr>
          <w:rFonts w:ascii="仿宋" w:eastAsia="仿宋" w:hAnsi="仿宋" w:cs="仿宋"/>
        </w:rPr>
      </w:pPr>
      <w:r>
        <w:rPr>
          <w:rFonts w:ascii="仿宋" w:eastAsia="仿宋" w:hAnsi="仿宋" w:cs="仿宋"/>
        </w:rPr>
        <w:t>"LoadPercent": 95,</w:t>
      </w:r>
    </w:p>
    <w:p w:rsidR="0020037C" w:rsidRDefault="004474D3">
      <w:pPr>
        <w:pStyle w:val="BodyText"/>
        <w:spacing w:line="212" w:lineRule="exact"/>
        <w:ind w:left="1333"/>
        <w:rPr>
          <w:rFonts w:ascii="仿宋" w:eastAsia="仿宋" w:hAnsi="仿宋" w:cs="仿宋"/>
        </w:rPr>
      </w:pPr>
      <w:r>
        <w:rPr>
          <w:rFonts w:ascii="仿宋" w:eastAsia="仿宋" w:hAnsi="仿宋" w:cs="仿宋"/>
        </w:rPr>
        <w:t>"TotalRAM": 4155072512,</w:t>
      </w:r>
    </w:p>
    <w:p w:rsidR="0020037C" w:rsidRDefault="004474D3">
      <w:pPr>
        <w:pStyle w:val="BodyText"/>
        <w:spacing w:line="212" w:lineRule="exact"/>
        <w:ind w:left="1333"/>
        <w:rPr>
          <w:rFonts w:ascii="仿宋" w:eastAsia="仿宋" w:hAnsi="仿宋" w:cs="仿宋"/>
        </w:rPr>
      </w:pPr>
      <w:r>
        <w:rPr>
          <w:rFonts w:ascii="仿宋" w:eastAsia="仿宋" w:hAnsi="仿宋" w:cs="仿宋"/>
        </w:rPr>
        <w:t>"FreeRAM": 202219520,</w:t>
      </w:r>
    </w:p>
    <w:p w:rsidR="0020037C" w:rsidRDefault="004474D3">
      <w:pPr>
        <w:pStyle w:val="BodyText"/>
        <w:spacing w:line="212" w:lineRule="exact"/>
        <w:ind w:left="1333"/>
        <w:rPr>
          <w:rFonts w:ascii="仿宋" w:eastAsia="仿宋" w:hAnsi="仿宋" w:cs="仿宋"/>
        </w:rPr>
      </w:pPr>
      <w:r>
        <w:rPr>
          <w:rFonts w:ascii="仿宋" w:eastAsia="仿宋" w:hAnsi="仿宋" w:cs="仿宋"/>
        </w:rPr>
        <w:t>"TotalSwap": 2153771008,</w:t>
      </w:r>
    </w:p>
    <w:p w:rsidR="0020037C" w:rsidRDefault="004474D3">
      <w:pPr>
        <w:pStyle w:val="BodyText"/>
        <w:spacing w:line="212" w:lineRule="exact"/>
        <w:ind w:left="1333"/>
        <w:rPr>
          <w:rFonts w:ascii="仿宋" w:eastAsia="仿宋" w:hAnsi="仿宋" w:cs="仿宋"/>
        </w:rPr>
      </w:pPr>
      <w:r>
        <w:rPr>
          <w:rFonts w:ascii="仿宋" w:eastAsia="仿宋" w:hAnsi="仿宋" w:cs="仿宋"/>
        </w:rPr>
        <w:t>"FreeSwap": 2137071616,</w:t>
      </w:r>
    </w:p>
    <w:p w:rsidR="0020037C" w:rsidRDefault="004474D3">
      <w:pPr>
        <w:pStyle w:val="BodyText"/>
        <w:spacing w:line="212" w:lineRule="exact"/>
        <w:ind w:left="1333"/>
        <w:rPr>
          <w:rFonts w:ascii="仿宋" w:eastAsia="仿宋" w:hAnsi="仿宋" w:cs="仿宋"/>
        </w:rPr>
      </w:pPr>
      <w:r>
        <w:rPr>
          <w:rFonts w:ascii="仿宋" w:eastAsia="仿宋" w:hAnsi="仿宋" w:cs="仿宋"/>
        </w:rPr>
        <w:t>"TotalVirtual": 6308843520,</w:t>
      </w:r>
    </w:p>
    <w:p w:rsidR="0020037C" w:rsidRDefault="004474D3">
      <w:pPr>
        <w:pStyle w:val="BodyText"/>
        <w:spacing w:line="212" w:lineRule="exact"/>
        <w:ind w:left="1333"/>
        <w:rPr>
          <w:rFonts w:ascii="仿宋" w:eastAsia="仿宋" w:hAnsi="仿宋" w:cs="仿宋"/>
        </w:rPr>
      </w:pPr>
      <w:r>
        <w:rPr>
          <w:rFonts w:ascii="仿宋" w:eastAsia="仿宋" w:hAnsi="仿宋" w:cs="仿宋"/>
        </w:rPr>
        <w:t>"FreeVirtual": 2339291136</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"Disk": {</w:t>
      </w:r>
    </w:p>
    <w:p w:rsidR="0020037C" w:rsidRDefault="004474D3">
      <w:pPr>
        <w:pStyle w:val="BodyText"/>
        <w:spacing w:line="212" w:lineRule="exact"/>
        <w:ind w:left="1333"/>
        <w:rPr>
          <w:rFonts w:ascii="仿宋" w:eastAsia="仿宋" w:hAnsi="仿宋" w:cs="仿宋"/>
        </w:rPr>
      </w:pPr>
      <w:r>
        <w:rPr>
          <w:rFonts w:ascii="仿宋" w:eastAsia="仿宋" w:hAnsi="仿宋" w:cs="仿宋"/>
        </w:rPr>
        <w:t>"DatabasePath": "/opt/sequoiadb/database/data/</w:t>
      </w:r>
      <w:r w:rsidR="001C0BEA" w:rsidRPr="001C0BEA">
        <w:rPr>
          <w:rFonts w:ascii="仿宋" w:eastAsia="仿宋" w:hAnsi="仿宋" w:cs="仿宋"/>
        </w:rPr>
        <w:t>11820</w:t>
      </w:r>
      <w:r>
        <w:rPr>
          <w:rFonts w:ascii="仿宋" w:eastAsia="仿宋" w:hAnsi="仿宋" w:cs="仿宋"/>
        </w:rPr>
        <w:t>",</w:t>
      </w:r>
    </w:p>
    <w:p w:rsidR="0020037C" w:rsidRDefault="004474D3">
      <w:pPr>
        <w:pStyle w:val="BodyText"/>
        <w:spacing w:line="212" w:lineRule="exact"/>
        <w:ind w:left="1333"/>
        <w:rPr>
          <w:rFonts w:ascii="仿宋" w:eastAsia="仿宋" w:hAnsi="仿宋" w:cs="仿宋"/>
        </w:rPr>
      </w:pPr>
      <w:r>
        <w:rPr>
          <w:rFonts w:ascii="仿宋" w:eastAsia="仿宋" w:hAnsi="仿宋" w:cs="仿宋"/>
        </w:rPr>
        <w:t>"LoadPercent": 78,</w:t>
      </w:r>
    </w:p>
    <w:p w:rsidR="0020037C" w:rsidRDefault="004474D3">
      <w:pPr>
        <w:pStyle w:val="BodyText"/>
        <w:spacing w:line="212" w:lineRule="exact"/>
        <w:ind w:left="1333"/>
        <w:rPr>
          <w:rFonts w:ascii="仿宋" w:eastAsia="仿宋" w:hAnsi="仿宋" w:cs="仿宋"/>
        </w:rPr>
      </w:pPr>
      <w:r>
        <w:rPr>
          <w:rFonts w:ascii="仿宋" w:eastAsia="仿宋" w:hAnsi="仿宋" w:cs="仿宋"/>
        </w:rPr>
        <w:t>"TotalSpace": 40704466944,</w:t>
      </w:r>
    </w:p>
    <w:p w:rsidR="0020037C" w:rsidRDefault="004474D3">
      <w:pPr>
        <w:pStyle w:val="BodyText"/>
        <w:spacing w:line="212" w:lineRule="exact"/>
        <w:ind w:left="1333"/>
        <w:rPr>
          <w:rFonts w:ascii="仿宋" w:eastAsia="仿宋" w:hAnsi="仿宋" w:cs="仿宋"/>
        </w:rPr>
      </w:pPr>
      <w:r>
        <w:rPr>
          <w:rFonts w:ascii="仿宋" w:eastAsia="仿宋" w:hAnsi="仿宋" w:cs="仿宋"/>
        </w:rPr>
        <w:t>"FreeSpace": 8615747584</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before="45"/>
      </w:pPr>
      <w:bookmarkStart w:id="140" w:name="编目信息快照"/>
      <w:bookmarkStart w:id="141" w:name="_bookmark61"/>
      <w:bookmarkEnd w:id="140"/>
      <w:bookmarkEnd w:id="141"/>
      <w:r>
        <w:t>编目信息快照</w:t>
      </w:r>
    </w:p>
    <w:p w:rsidR="0020037C" w:rsidRDefault="0020037C">
      <w:pPr>
        <w:spacing w:before="5" w:line="280" w:lineRule="exact"/>
        <w:rPr>
          <w:sz w:val="28"/>
          <w:szCs w:val="28"/>
        </w:rPr>
      </w:pPr>
    </w:p>
    <w:p w:rsidR="0020037C" w:rsidRDefault="004474D3">
      <w:pPr>
        <w:pStyle w:val="BodyText"/>
        <w:spacing w:line="167" w:lineRule="auto"/>
        <w:ind w:right="2807"/>
      </w:pPr>
      <w:r>
        <w:t>描述 编目信息快照列出当前数据库中所有集合的编目信息，每个集合一条记录。</w:t>
      </w:r>
    </w:p>
    <w:p w:rsidR="0020037C" w:rsidRDefault="0020037C">
      <w:pPr>
        <w:spacing w:before="20" w:line="280" w:lineRule="exact"/>
        <w:rPr>
          <w:sz w:val="28"/>
          <w:szCs w:val="28"/>
        </w:rPr>
      </w:pPr>
    </w:p>
    <w:p w:rsidR="0020037C" w:rsidRDefault="004474D3">
      <w:pPr>
        <w:pStyle w:val="BodyText"/>
        <w:spacing w:line="167" w:lineRule="auto"/>
        <w:ind w:right="7395"/>
      </w:pPr>
      <w:r>
        <w:rPr>
          <w:w w:val="95"/>
        </w:rPr>
        <w:t xml:space="preserve">标示 </w:t>
      </w:r>
      <w:r>
        <w:rPr>
          <w:w w:val="90"/>
        </w:rPr>
        <w:t>SDB_SNAP_CATALOG</w:t>
      </w:r>
    </w:p>
    <w:p w:rsidR="0020037C" w:rsidRDefault="0020037C">
      <w:pPr>
        <w:spacing w:before="11" w:line="200" w:lineRule="exact"/>
        <w:rPr>
          <w:sz w:val="20"/>
          <w:szCs w:val="20"/>
        </w:rPr>
      </w:pPr>
    </w:p>
    <w:p w:rsidR="0020037C" w:rsidRDefault="004474D3">
      <w:pPr>
        <w:pStyle w:val="BodyText"/>
        <w:spacing w:line="251" w:lineRule="auto"/>
        <w:ind w:right="8007"/>
      </w:pPr>
      <w:r>
        <w:t>适用节点 协调节点</w:t>
      </w:r>
    </w:p>
    <w:p w:rsidR="0020037C" w:rsidRDefault="0020037C">
      <w:pPr>
        <w:spacing w:before="4" w:line="180" w:lineRule="exact"/>
        <w:rPr>
          <w:sz w:val="18"/>
          <w:szCs w:val="18"/>
        </w:rPr>
      </w:pPr>
    </w:p>
    <w:p w:rsidR="0020037C" w:rsidRDefault="004474D3">
      <w:pPr>
        <w:pStyle w:val="BodyText"/>
      </w:pPr>
      <w:r>
        <w:t>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839"/>
        <w:gridCol w:w="4476"/>
        <w:gridCol w:w="3157"/>
      </w:tblGrid>
      <w:tr w:rsidR="0020037C">
        <w:trPr>
          <w:trHeight w:hRule="exact" w:val="29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76" w:type="dxa"/>
            <w:tcBorders>
              <w:top w:val="nil"/>
              <w:left w:val="nil"/>
              <w:bottom w:val="nil"/>
              <w:right w:val="single" w:sz="8" w:space="0" w:color="000000"/>
            </w:tcBorders>
          </w:tcPr>
          <w:p w:rsidR="0020037C" w:rsidRDefault="004474D3">
            <w:pPr>
              <w:pStyle w:val="TableParagraph"/>
              <w:spacing w:line="222"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476" w:type="dxa"/>
            <w:tcBorders>
              <w:top w:val="nil"/>
              <w:left w:val="nil"/>
              <w:bottom w:val="nil"/>
              <w:right w:val="single" w:sz="8" w:space="0" w:color="000000"/>
            </w:tcBorders>
          </w:tcPr>
          <w:p w:rsidR="0020037C" w:rsidRDefault="004474D3">
            <w:pPr>
              <w:pStyle w:val="TableParagraph"/>
              <w:spacing w:line="22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集合完整名</w:t>
            </w:r>
          </w:p>
        </w:tc>
      </w:tr>
    </w:tbl>
    <w:p w:rsidR="0020037C" w:rsidRDefault="0020037C">
      <w:pPr>
        <w:spacing w:line="217"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103" w:type="dxa"/>
        <w:tblLayout w:type="fixed"/>
        <w:tblCellMar>
          <w:left w:w="0" w:type="dxa"/>
          <w:right w:w="0" w:type="dxa"/>
        </w:tblCellMar>
        <w:tblLook w:val="01E0"/>
      </w:tblPr>
      <w:tblGrid>
        <w:gridCol w:w="2322"/>
        <w:gridCol w:w="3993"/>
        <w:gridCol w:w="3157"/>
      </w:tblGrid>
      <w:tr w:rsidR="0020037C">
        <w:trPr>
          <w:trHeight w:hRule="exact" w:val="305"/>
        </w:trPr>
        <w:tc>
          <w:tcPr>
            <w:tcW w:w="2322"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3993"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32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EnsureShardingIndex</w:t>
            </w:r>
          </w:p>
        </w:tc>
        <w:tc>
          <w:tcPr>
            <w:tcW w:w="3993"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布尔类型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是否自动为</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键字段创建索引</w:t>
            </w:r>
          </w:p>
        </w:tc>
      </w:tr>
      <w:tr w:rsidR="0020037C">
        <w:trPr>
          <w:trHeight w:hRule="exact" w:val="260"/>
        </w:trPr>
        <w:tc>
          <w:tcPr>
            <w:tcW w:w="2322"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ReplSize</w:t>
            </w:r>
          </w:p>
        </w:tc>
        <w:tc>
          <w:tcPr>
            <w:tcW w:w="3993" w:type="dxa"/>
            <w:vMerge w:val="restart"/>
            <w:tcBorders>
              <w:top w:val="single" w:sz="8" w:space="0" w:color="000000"/>
              <w:left w:val="nil"/>
              <w:right w:val="single" w:sz="8" w:space="0" w:color="000000"/>
            </w:tcBorders>
          </w:tcPr>
          <w:p w:rsidR="0020037C" w:rsidRDefault="004474D3">
            <w:pPr>
              <w:pStyle w:val="TableParagraph"/>
              <w:spacing w:line="20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lang w:eastAsia="zh-CN"/>
              </w:rPr>
              <w:t>执行修改操作时需要同步的副本数。</w:t>
            </w:r>
            <w:r>
              <w:rPr>
                <w:rFonts w:ascii="Microsoft JhengHei" w:eastAsia="Microsoft JhengHei" w:hAnsi="Microsoft JhengHei" w:cs="Microsoft JhengHei"/>
                <w:sz w:val="14"/>
                <w:szCs w:val="14"/>
              </w:rPr>
              <w:t>当执行更</w:t>
            </w:r>
          </w:p>
        </w:tc>
      </w:tr>
      <w:tr w:rsidR="0020037C">
        <w:trPr>
          <w:trHeight w:hRule="exact" w:val="240"/>
        </w:trPr>
        <w:tc>
          <w:tcPr>
            <w:tcW w:w="2322" w:type="dxa"/>
            <w:vMerge/>
            <w:tcBorders>
              <w:left w:val="single" w:sz="8" w:space="0" w:color="000000"/>
              <w:right w:val="nil"/>
            </w:tcBorders>
          </w:tcPr>
          <w:p w:rsidR="0020037C" w:rsidRDefault="0020037C"/>
        </w:tc>
        <w:tc>
          <w:tcPr>
            <w:tcW w:w="3993" w:type="dxa"/>
            <w:vMerge/>
            <w:tcBorders>
              <w:left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新、插入、删除记录等操作时，仅当指定副本数</w:t>
            </w:r>
          </w:p>
        </w:tc>
      </w:tr>
      <w:tr w:rsidR="0020037C">
        <w:trPr>
          <w:trHeight w:hRule="exact" w:val="280"/>
        </w:trPr>
        <w:tc>
          <w:tcPr>
            <w:tcW w:w="2322" w:type="dxa"/>
            <w:vMerge/>
            <w:tcBorders>
              <w:left w:val="single" w:sz="8" w:space="0" w:color="000000"/>
              <w:bottom w:val="single" w:sz="8" w:space="0" w:color="000000"/>
              <w:right w:val="nil"/>
            </w:tcBorders>
          </w:tcPr>
          <w:p w:rsidR="0020037C" w:rsidRDefault="0020037C">
            <w:pPr>
              <w:rPr>
                <w:lang w:eastAsia="zh-CN"/>
              </w:rPr>
            </w:pPr>
          </w:p>
        </w:tc>
        <w:tc>
          <w:tcPr>
            <w:tcW w:w="3993" w:type="dxa"/>
            <w:vMerge/>
            <w:tcBorders>
              <w:left w:val="nil"/>
              <w:bottom w:val="single" w:sz="8" w:space="0" w:color="000000"/>
              <w:right w:val="single" w:sz="8" w:space="0" w:color="000000"/>
            </w:tcBorders>
          </w:tcPr>
          <w:p w:rsidR="0020037C" w:rsidRDefault="0020037C">
            <w:pPr>
              <w:rPr>
                <w:lang w:eastAsia="zh-CN"/>
              </w:rPr>
            </w:pP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的节点都完成操作时才返回操作结果。</w:t>
            </w:r>
          </w:p>
        </w:tc>
      </w:tr>
      <w:tr w:rsidR="0020037C">
        <w:trPr>
          <w:trHeight w:hRule="exact" w:val="300"/>
        </w:trPr>
        <w:tc>
          <w:tcPr>
            <w:tcW w:w="232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ShardingKey</w:t>
            </w:r>
          </w:p>
        </w:tc>
        <w:tc>
          <w:tcPr>
            <w:tcW w:w="3993"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键定义</w:t>
            </w:r>
          </w:p>
        </w:tc>
      </w:tr>
      <w:tr w:rsidR="0020037C">
        <w:trPr>
          <w:trHeight w:hRule="exact" w:val="924"/>
        </w:trPr>
        <w:tc>
          <w:tcPr>
            <w:tcW w:w="232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ShardingType</w:t>
            </w:r>
          </w:p>
        </w:tc>
        <w:tc>
          <w:tcPr>
            <w:tcW w:w="3993"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类型：</w:t>
            </w:r>
          </w:p>
          <w:p w:rsidR="0020037C" w:rsidRDefault="004474D3">
            <w:pPr>
              <w:pStyle w:val="TableParagraph"/>
              <w:spacing w:before="83" w:line="299" w:lineRule="auto"/>
              <w:ind w:left="40" w:right="357"/>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range：数据按</w:t>
            </w:r>
            <w:r w:rsidR="00423ADE">
              <w:rPr>
                <w:rFonts w:ascii="Microsoft JhengHei" w:eastAsia="Microsoft JhengHei" w:hAnsi="Microsoft JhengHei" w:cs="Microsoft JhengHei"/>
                <w:w w:val="95"/>
                <w:sz w:val="14"/>
                <w:szCs w:val="14"/>
                <w:lang w:eastAsia="zh-CN"/>
              </w:rPr>
              <w:t>分区</w:t>
            </w:r>
            <w:r>
              <w:rPr>
                <w:rFonts w:ascii="Microsoft JhengHei" w:eastAsia="Microsoft JhengHei" w:hAnsi="Microsoft JhengHei" w:cs="Microsoft JhengHei"/>
                <w:w w:val="95"/>
                <w:sz w:val="14"/>
                <w:szCs w:val="14"/>
                <w:lang w:eastAsia="zh-CN"/>
              </w:rPr>
              <w:t>键值的范围进行</w:t>
            </w:r>
            <w:r w:rsidR="00423ADE">
              <w:rPr>
                <w:rFonts w:ascii="Microsoft JhengHei" w:eastAsia="Microsoft JhengHei" w:hAnsi="Microsoft JhengHei" w:cs="Microsoft JhengHei"/>
                <w:w w:val="95"/>
                <w:sz w:val="14"/>
                <w:szCs w:val="14"/>
                <w:lang w:eastAsia="zh-CN"/>
              </w:rPr>
              <w:t>分区</w:t>
            </w:r>
            <w:r>
              <w:rPr>
                <w:rFonts w:ascii="Microsoft JhengHei" w:eastAsia="Microsoft JhengHei" w:hAnsi="Microsoft JhengHei" w:cs="Microsoft JhengHei"/>
                <w:w w:val="95"/>
                <w:sz w:val="14"/>
                <w:szCs w:val="14"/>
                <w:lang w:eastAsia="zh-CN"/>
              </w:rPr>
              <w:t>存储</w:t>
            </w:r>
            <w:r>
              <w:rPr>
                <w:rFonts w:ascii="Microsoft JhengHei" w:eastAsia="Microsoft JhengHei" w:hAnsi="Microsoft JhengHei" w:cs="Microsoft JhengHei"/>
                <w:sz w:val="14"/>
                <w:szCs w:val="14"/>
                <w:lang w:eastAsia="zh-CN"/>
              </w:rPr>
              <w:t xml:space="preserve"> hash:</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数据按</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键的哈希值进行</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存储</w:t>
            </w:r>
          </w:p>
        </w:tc>
      </w:tr>
      <w:tr w:rsidR="0020037C">
        <w:trPr>
          <w:trHeight w:hRule="exact" w:val="324"/>
        </w:trPr>
        <w:tc>
          <w:tcPr>
            <w:tcW w:w="2322"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Version</w:t>
            </w:r>
          </w:p>
        </w:tc>
        <w:tc>
          <w:tcPr>
            <w:tcW w:w="3993" w:type="dxa"/>
            <w:tcBorders>
              <w:top w:val="single" w:sz="8" w:space="0" w:color="000000"/>
              <w:left w:val="nil"/>
              <w:bottom w:val="nil"/>
              <w:right w:val="single" w:sz="8" w:space="0" w:color="000000"/>
            </w:tcBorders>
          </w:tcPr>
          <w:p w:rsidR="0020037C" w:rsidRDefault="004474D3">
            <w:pPr>
              <w:pStyle w:val="TableParagraph"/>
              <w:spacing w:line="20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before="30"/>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集合版本号，当对集合的元数据执行修改操作时</w:t>
            </w:r>
          </w:p>
        </w:tc>
      </w:tr>
      <w:tr w:rsidR="0020037C">
        <w:trPr>
          <w:trHeight w:hRule="exact" w:val="290"/>
        </w:trPr>
        <w:tc>
          <w:tcPr>
            <w:tcW w:w="2322" w:type="dxa"/>
            <w:tcBorders>
              <w:top w:val="nil"/>
              <w:left w:val="single" w:sz="8" w:space="0" w:color="000000"/>
              <w:bottom w:val="nil"/>
              <w:right w:val="nil"/>
            </w:tcBorders>
          </w:tcPr>
          <w:p w:rsidR="0020037C" w:rsidRDefault="0020037C">
            <w:pPr>
              <w:rPr>
                <w:lang w:eastAsia="zh-CN"/>
              </w:rPr>
            </w:pPr>
          </w:p>
        </w:tc>
        <w:tc>
          <w:tcPr>
            <w:tcW w:w="3993" w:type="dxa"/>
            <w:tcBorders>
              <w:top w:val="nil"/>
              <w:left w:val="nil"/>
              <w:bottom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递增该版本号（例如数据切分）</w:t>
            </w:r>
          </w:p>
        </w:tc>
      </w:tr>
      <w:tr w:rsidR="0020037C">
        <w:trPr>
          <w:trHeight w:hRule="exact" w:val="320"/>
        </w:trPr>
        <w:tc>
          <w:tcPr>
            <w:tcW w:w="2322" w:type="dxa"/>
            <w:tcBorders>
              <w:top w:val="nil"/>
              <w:left w:val="single" w:sz="8" w:space="0" w:color="000000"/>
              <w:bottom w:val="single" w:sz="8" w:space="0" w:color="000000"/>
              <w:right w:val="nil"/>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CataInfo.</w:t>
            </w:r>
            <w:r>
              <w:rPr>
                <w:rFonts w:ascii="Microsoft JhengHei" w:eastAsia="Microsoft JhengHei" w:hAnsi="Microsoft JhengHei" w:cs="Microsoft JhengHei"/>
                <w:spacing w:val="20"/>
                <w:w w:val="95"/>
                <w:sz w:val="14"/>
                <w:szCs w:val="14"/>
              </w:rPr>
              <w:t xml:space="preserve"> </w:t>
            </w:r>
            <w:r>
              <w:rPr>
                <w:rFonts w:ascii="Microsoft JhengHei" w:eastAsia="Microsoft JhengHei" w:hAnsi="Microsoft JhengHei" w:cs="Microsoft JhengHei"/>
                <w:w w:val="95"/>
                <w:sz w:val="14"/>
                <w:szCs w:val="14"/>
              </w:rPr>
              <w:t>GroupID</w:t>
            </w:r>
          </w:p>
        </w:tc>
        <w:tc>
          <w:tcPr>
            <w:tcW w:w="3993" w:type="dxa"/>
            <w:tcBorders>
              <w:top w:val="nil"/>
              <w:left w:val="nil"/>
              <w:bottom w:val="single" w:sz="8" w:space="0" w:color="000000"/>
              <w:right w:val="single" w:sz="8" w:space="0" w:color="000000"/>
            </w:tcBorders>
          </w:tcPr>
          <w:p w:rsidR="0020037C" w:rsidRDefault="004474D3">
            <w:pPr>
              <w:pStyle w:val="TableParagraph"/>
              <w:spacing w:before="6"/>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nil"/>
              <w:left w:val="single" w:sz="8" w:space="0" w:color="000000"/>
              <w:bottom w:val="single" w:sz="8" w:space="0" w:color="000000"/>
              <w:right w:val="single" w:sz="8" w:space="0" w:color="000000"/>
            </w:tcBorders>
          </w:tcPr>
          <w:p w:rsidR="0020037C" w:rsidRDefault="00423ADE">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w:t>
            </w:r>
            <w:r w:rsidR="004474D3">
              <w:rPr>
                <w:rFonts w:ascii="Microsoft JhengHei" w:eastAsia="Microsoft JhengHei" w:hAnsi="Microsoft JhengHei" w:cs="Microsoft JhengHei"/>
                <w:spacing w:val="-2"/>
                <w:sz w:val="14"/>
                <w:szCs w:val="14"/>
              </w:rPr>
              <w:t xml:space="preserve"> </w:t>
            </w:r>
            <w:r w:rsidR="004474D3">
              <w:rPr>
                <w:rFonts w:ascii="Microsoft JhengHei" w:eastAsia="Microsoft JhengHei" w:hAnsi="Microsoft JhengHei" w:cs="Microsoft JhengHei"/>
                <w:sz w:val="14"/>
                <w:szCs w:val="14"/>
              </w:rPr>
              <w:t>ID</w:t>
            </w:r>
          </w:p>
        </w:tc>
      </w:tr>
      <w:tr w:rsidR="0020037C">
        <w:trPr>
          <w:trHeight w:hRule="exact" w:val="300"/>
        </w:trPr>
        <w:tc>
          <w:tcPr>
            <w:tcW w:w="232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CataInfo.</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GroupName</w:t>
            </w:r>
          </w:p>
        </w:tc>
        <w:tc>
          <w:tcPr>
            <w:tcW w:w="3993"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组名</w:t>
            </w:r>
          </w:p>
        </w:tc>
      </w:tr>
      <w:tr w:rsidR="0020037C">
        <w:trPr>
          <w:trHeight w:hRule="exact" w:val="300"/>
        </w:trPr>
        <w:tc>
          <w:tcPr>
            <w:tcW w:w="232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CataInfo.</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LowBound</w:t>
            </w:r>
          </w:p>
        </w:tc>
        <w:tc>
          <w:tcPr>
            <w:tcW w:w="3993"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区间的上限</w:t>
            </w:r>
          </w:p>
        </w:tc>
      </w:tr>
      <w:tr w:rsidR="0020037C">
        <w:trPr>
          <w:trHeight w:hRule="exact" w:val="305"/>
        </w:trPr>
        <w:tc>
          <w:tcPr>
            <w:tcW w:w="232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CataInfo.</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UpBound</w:t>
            </w:r>
          </w:p>
        </w:tc>
        <w:tc>
          <w:tcPr>
            <w:tcW w:w="3993"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8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区间的下限</w:t>
            </w:r>
          </w:p>
        </w:tc>
      </w:tr>
    </w:tbl>
    <w:p w:rsidR="0020037C" w:rsidRDefault="0020037C">
      <w:pPr>
        <w:spacing w:before="3" w:line="200" w:lineRule="exact"/>
        <w:rPr>
          <w:sz w:val="20"/>
          <w:szCs w:val="20"/>
        </w:rPr>
      </w:pPr>
    </w:p>
    <w:p w:rsidR="0020037C" w:rsidRDefault="004474D3">
      <w:pPr>
        <w:pStyle w:val="BodyText"/>
        <w:spacing w:line="310" w:lineRule="exact"/>
        <w:ind w:left="113"/>
      </w:pPr>
      <w:r>
        <w:t>示例</w:t>
      </w:r>
    </w:p>
    <w:p w:rsidR="0020037C" w:rsidRDefault="00B0609F">
      <w:pPr>
        <w:pStyle w:val="BodyText"/>
        <w:spacing w:before="8"/>
        <w:ind w:left="113"/>
        <w:rPr>
          <w:rFonts w:ascii="仿宋" w:eastAsia="仿宋" w:hAnsi="仿宋" w:cs="仿宋"/>
        </w:rPr>
      </w:pPr>
      <w:r w:rsidRPr="00B0609F">
        <w:pict>
          <v:group id="_x0000_s3179" style="position:absolute;left:0;text-align:left;margin-left:81.7pt;margin-top:4.85pt;width:473.6pt;height:318pt;z-index:-251872768;mso-position-horizontal-relative:page" coordorigin="1634,97" coordsize="9472,6360">
            <v:shape id="_x0000_s3180" style="position:absolute;left:1634;top:97;width:9472;height:6360" coordorigin="1634,97" coordsize="9472,6360" path="m1634,97r9472,l11106,6457r-9472,l1634,97xe" fillcolor="#efefef" stroked="f">
              <v:path arrowok="t"/>
            </v:shape>
            <w10:wrap anchorx="page"/>
          </v:group>
        </w:pict>
      </w:r>
      <w:r w:rsidR="004474D3">
        <w:rPr>
          <w:rFonts w:ascii="仿宋" w:eastAsia="仿宋" w:hAnsi="仿宋" w:cs="仿宋"/>
        </w:rPr>
        <w:t>&gt;db.snapshot(SDB_SNAP_CATALOG)</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"_id": {</w:t>
      </w:r>
    </w:p>
    <w:p w:rsidR="0020037C" w:rsidRDefault="004474D3">
      <w:pPr>
        <w:pStyle w:val="BodyText"/>
        <w:spacing w:line="212" w:lineRule="exact"/>
        <w:ind w:left="513"/>
        <w:rPr>
          <w:rFonts w:ascii="仿宋" w:eastAsia="仿宋" w:hAnsi="仿宋" w:cs="仿宋"/>
        </w:rPr>
      </w:pPr>
      <w:r>
        <w:rPr>
          <w:rFonts w:ascii="仿宋" w:eastAsia="仿宋" w:hAnsi="仿宋" w:cs="仿宋"/>
        </w:rPr>
        <w:t>"$oid": "5247a2bc60080822db1cfba2"</w:t>
      </w:r>
    </w:p>
    <w:p w:rsidR="0020037C" w:rsidRDefault="004474D3">
      <w:pPr>
        <w:pStyle w:val="BodyText"/>
        <w:spacing w:line="212" w:lineRule="exact"/>
        <w:ind w:left="3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"Name": "foo.bar",</w:t>
      </w:r>
    </w:p>
    <w:p w:rsidR="0020037C" w:rsidRDefault="004474D3">
      <w:pPr>
        <w:pStyle w:val="BodyText"/>
        <w:spacing w:line="212" w:lineRule="exact"/>
        <w:ind w:left="313"/>
        <w:rPr>
          <w:rFonts w:ascii="仿宋" w:eastAsia="仿宋" w:hAnsi="仿宋" w:cs="仿宋"/>
        </w:rPr>
      </w:pPr>
      <w:r>
        <w:rPr>
          <w:rFonts w:ascii="仿宋" w:eastAsia="仿宋" w:hAnsi="仿宋" w:cs="仿宋"/>
        </w:rPr>
        <w:t>"Version": 1,</w:t>
      </w:r>
    </w:p>
    <w:p w:rsidR="0020037C" w:rsidRDefault="004474D3">
      <w:pPr>
        <w:pStyle w:val="BodyText"/>
        <w:spacing w:line="212" w:lineRule="exact"/>
        <w:ind w:left="313"/>
        <w:rPr>
          <w:rFonts w:ascii="仿宋" w:eastAsia="仿宋" w:hAnsi="仿宋" w:cs="仿宋"/>
        </w:rPr>
      </w:pPr>
      <w:r>
        <w:rPr>
          <w:rFonts w:ascii="仿宋" w:eastAsia="仿宋" w:hAnsi="仿宋" w:cs="仿宋"/>
        </w:rPr>
        <w:t>"ReplSize": 1,</w:t>
      </w:r>
    </w:p>
    <w:p w:rsidR="0020037C" w:rsidRDefault="004474D3">
      <w:pPr>
        <w:pStyle w:val="BodyText"/>
        <w:spacing w:line="212" w:lineRule="exact"/>
        <w:ind w:left="313"/>
        <w:rPr>
          <w:rFonts w:ascii="仿宋" w:eastAsia="仿宋" w:hAnsi="仿宋" w:cs="仿宋"/>
        </w:rPr>
      </w:pPr>
      <w:r>
        <w:rPr>
          <w:rFonts w:ascii="仿宋" w:eastAsia="仿宋" w:hAnsi="仿宋" w:cs="仿宋"/>
        </w:rPr>
        <w:t>"ShardingKey": {</w:t>
      </w:r>
    </w:p>
    <w:p w:rsidR="0020037C" w:rsidRDefault="004474D3">
      <w:pPr>
        <w:pStyle w:val="BodyText"/>
        <w:spacing w:line="212" w:lineRule="exact"/>
        <w:ind w:left="513"/>
        <w:rPr>
          <w:rFonts w:ascii="仿宋" w:eastAsia="仿宋" w:hAnsi="仿宋" w:cs="仿宋"/>
        </w:rPr>
      </w:pPr>
      <w:r>
        <w:rPr>
          <w:rFonts w:ascii="仿宋" w:eastAsia="仿宋" w:hAnsi="仿宋" w:cs="仿宋"/>
        </w:rPr>
        <w:t>"age": 1</w:t>
      </w:r>
    </w:p>
    <w:p w:rsidR="0020037C" w:rsidRDefault="004474D3">
      <w:pPr>
        <w:pStyle w:val="BodyText"/>
        <w:spacing w:line="212" w:lineRule="exact"/>
        <w:ind w:left="3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"EnsureShardingIndex": true,</w:t>
      </w:r>
    </w:p>
    <w:p w:rsidR="0020037C" w:rsidRDefault="004474D3">
      <w:pPr>
        <w:pStyle w:val="BodyText"/>
        <w:spacing w:line="212" w:lineRule="exact"/>
        <w:ind w:left="313"/>
        <w:rPr>
          <w:rFonts w:ascii="仿宋" w:eastAsia="仿宋" w:hAnsi="仿宋" w:cs="仿宋"/>
        </w:rPr>
      </w:pPr>
      <w:r>
        <w:rPr>
          <w:rFonts w:ascii="仿宋" w:eastAsia="仿宋" w:hAnsi="仿宋" w:cs="仿宋"/>
        </w:rPr>
        <w:t>"ShardingType": "range",</w:t>
      </w:r>
    </w:p>
    <w:p w:rsidR="0020037C" w:rsidRDefault="004474D3">
      <w:pPr>
        <w:pStyle w:val="BodyText"/>
        <w:spacing w:line="212" w:lineRule="exact"/>
        <w:ind w:left="313"/>
        <w:rPr>
          <w:rFonts w:ascii="仿宋" w:eastAsia="仿宋" w:hAnsi="仿宋" w:cs="仿宋"/>
        </w:rPr>
      </w:pPr>
      <w:r>
        <w:rPr>
          <w:rFonts w:ascii="仿宋" w:eastAsia="仿宋" w:hAnsi="仿宋" w:cs="仿宋"/>
        </w:rPr>
        <w:t>"CataInfo": [</w:t>
      </w:r>
    </w:p>
    <w:p w:rsidR="0020037C" w:rsidRDefault="004474D3">
      <w:pPr>
        <w:pStyle w:val="BodyText"/>
        <w:spacing w:line="212" w:lineRule="exact"/>
        <w:ind w:left="513"/>
        <w:rPr>
          <w:rFonts w:ascii="仿宋" w:eastAsia="仿宋" w:hAnsi="仿宋" w:cs="仿宋"/>
        </w:rPr>
      </w:pPr>
      <w:r>
        <w:rPr>
          <w:rFonts w:ascii="仿宋" w:eastAsia="仿宋" w:hAnsi="仿宋" w:cs="仿宋"/>
        </w:rPr>
        <w:t>{</w:t>
      </w:r>
    </w:p>
    <w:p w:rsidR="0020037C" w:rsidRDefault="004474D3">
      <w:pPr>
        <w:pStyle w:val="BodyText"/>
        <w:spacing w:line="212" w:lineRule="exact"/>
        <w:ind w:left="713"/>
        <w:rPr>
          <w:rFonts w:ascii="仿宋" w:eastAsia="仿宋" w:hAnsi="仿宋" w:cs="仿宋"/>
        </w:rPr>
      </w:pPr>
      <w:r>
        <w:rPr>
          <w:rFonts w:ascii="仿宋" w:eastAsia="仿宋" w:hAnsi="仿宋" w:cs="仿宋"/>
        </w:rPr>
        <w:t>"GroupID": 1000,</w:t>
      </w:r>
    </w:p>
    <w:p w:rsidR="0020037C" w:rsidRDefault="004474D3">
      <w:pPr>
        <w:pStyle w:val="BodyText"/>
        <w:spacing w:line="212" w:lineRule="exact"/>
        <w:ind w:left="713"/>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ind w:left="713"/>
        <w:rPr>
          <w:rFonts w:ascii="仿宋" w:eastAsia="仿宋" w:hAnsi="仿宋" w:cs="仿宋"/>
          <w:lang w:eastAsia="zh-CN"/>
        </w:rPr>
      </w:pPr>
      <w:r>
        <w:rPr>
          <w:rFonts w:ascii="仿宋" w:eastAsia="仿宋" w:hAnsi="仿宋" w:cs="仿宋"/>
          <w:lang w:eastAsia="zh-CN"/>
        </w:rPr>
        <w:t>"LowBound": {</w:t>
      </w:r>
    </w:p>
    <w:p w:rsidR="0020037C" w:rsidRDefault="004474D3">
      <w:pPr>
        <w:pStyle w:val="BodyText"/>
        <w:spacing w:line="212" w:lineRule="exact"/>
        <w:ind w:left="913"/>
        <w:rPr>
          <w:rFonts w:ascii="仿宋" w:eastAsia="仿宋" w:hAnsi="仿宋" w:cs="仿宋"/>
          <w:lang w:eastAsia="zh-CN"/>
        </w:rPr>
      </w:pPr>
      <w:r>
        <w:rPr>
          <w:rFonts w:ascii="仿宋" w:eastAsia="仿宋" w:hAnsi="仿宋" w:cs="仿宋"/>
          <w:lang w:eastAsia="zh-CN"/>
        </w:rPr>
        <w:t>"": {</w:t>
      </w:r>
    </w:p>
    <w:p w:rsidR="0020037C" w:rsidRDefault="004474D3">
      <w:pPr>
        <w:pStyle w:val="BodyText"/>
        <w:spacing w:line="212" w:lineRule="exact"/>
        <w:ind w:left="1113"/>
        <w:rPr>
          <w:rFonts w:ascii="仿宋" w:eastAsia="仿宋" w:hAnsi="仿宋" w:cs="仿宋"/>
          <w:lang w:eastAsia="zh-CN"/>
        </w:rPr>
      </w:pPr>
      <w:r>
        <w:rPr>
          <w:rFonts w:ascii="仿宋" w:eastAsia="仿宋" w:hAnsi="仿宋" w:cs="仿宋"/>
          <w:lang w:eastAsia="zh-CN"/>
        </w:rPr>
        <w:t>"$minKey": 1</w:t>
      </w:r>
    </w:p>
    <w:p w:rsidR="0020037C" w:rsidRDefault="004474D3">
      <w:pPr>
        <w:pStyle w:val="BodyText"/>
        <w:spacing w:line="212" w:lineRule="exact"/>
        <w:ind w:left="9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7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713"/>
        <w:rPr>
          <w:rFonts w:ascii="仿宋" w:eastAsia="仿宋" w:hAnsi="仿宋" w:cs="仿宋"/>
          <w:lang w:eastAsia="zh-CN"/>
        </w:rPr>
      </w:pPr>
      <w:r>
        <w:rPr>
          <w:rFonts w:ascii="仿宋" w:eastAsia="仿宋" w:hAnsi="仿宋" w:cs="仿宋"/>
          <w:lang w:eastAsia="zh-CN"/>
        </w:rPr>
        <w:t>"UpBound": {</w:t>
      </w:r>
    </w:p>
    <w:p w:rsidR="0020037C" w:rsidRDefault="004474D3">
      <w:pPr>
        <w:pStyle w:val="BodyText"/>
        <w:spacing w:line="212" w:lineRule="exact"/>
        <w:ind w:left="913"/>
        <w:rPr>
          <w:rFonts w:ascii="仿宋" w:eastAsia="仿宋" w:hAnsi="仿宋" w:cs="仿宋"/>
          <w:lang w:eastAsia="zh-CN"/>
        </w:rPr>
      </w:pPr>
      <w:r>
        <w:rPr>
          <w:rFonts w:ascii="仿宋" w:eastAsia="仿宋" w:hAnsi="仿宋" w:cs="仿宋"/>
          <w:lang w:eastAsia="zh-CN"/>
        </w:rPr>
        <w:t>"": {</w:t>
      </w:r>
    </w:p>
    <w:p w:rsidR="0020037C" w:rsidRDefault="004474D3">
      <w:pPr>
        <w:pStyle w:val="BodyText"/>
        <w:spacing w:line="212" w:lineRule="exact"/>
        <w:ind w:left="1113"/>
        <w:rPr>
          <w:rFonts w:ascii="仿宋" w:eastAsia="仿宋" w:hAnsi="仿宋" w:cs="仿宋"/>
          <w:lang w:eastAsia="zh-CN"/>
        </w:rPr>
      </w:pPr>
      <w:r>
        <w:rPr>
          <w:rFonts w:ascii="仿宋" w:eastAsia="仿宋" w:hAnsi="仿宋" w:cs="仿宋"/>
          <w:lang w:eastAsia="zh-CN"/>
        </w:rPr>
        <w:t>"$maxKey": 1</w:t>
      </w:r>
    </w:p>
    <w:p w:rsidR="0020037C" w:rsidRDefault="004474D3">
      <w:pPr>
        <w:pStyle w:val="BodyText"/>
        <w:spacing w:line="212" w:lineRule="exact"/>
        <w:ind w:left="9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7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5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13"/>
        <w:rPr>
          <w:rFonts w:ascii="仿宋" w:eastAsia="仿宋" w:hAnsi="仿宋" w:cs="仿宋"/>
          <w:lang w:eastAsia="zh-CN"/>
        </w:rPr>
      </w:pPr>
      <w:r>
        <w:rPr>
          <w:rFonts w:ascii="仿宋" w:eastAsia="仿宋" w:hAnsi="仿宋" w:cs="仿宋"/>
          <w:lang w:eastAsia="zh-CN"/>
        </w:rPr>
        <w:t>}</w:t>
      </w:r>
    </w:p>
    <w:p w:rsidR="0020037C" w:rsidRDefault="0020037C">
      <w:pPr>
        <w:spacing w:before="9" w:line="110" w:lineRule="exact"/>
        <w:rPr>
          <w:sz w:val="11"/>
          <w:szCs w:val="11"/>
          <w:lang w:eastAsia="zh-CN"/>
        </w:rPr>
      </w:pPr>
    </w:p>
    <w:p w:rsidR="0020037C" w:rsidRDefault="004474D3">
      <w:pPr>
        <w:pStyle w:val="BodyText"/>
        <w:spacing w:line="310" w:lineRule="exact"/>
        <w:ind w:left="113"/>
        <w:rPr>
          <w:lang w:eastAsia="zh-CN"/>
        </w:rPr>
      </w:pPr>
      <w:bookmarkStart w:id="142" w:name="列表"/>
      <w:bookmarkEnd w:id="142"/>
      <w:r>
        <w:rPr>
          <w:lang w:eastAsia="zh-CN"/>
        </w:rPr>
        <w:t>列表</w:t>
      </w:r>
    </w:p>
    <w:p w:rsidR="0020037C" w:rsidRDefault="004474D3">
      <w:pPr>
        <w:pStyle w:val="BodyText"/>
        <w:spacing w:before="16" w:line="251" w:lineRule="auto"/>
        <w:ind w:left="113" w:right="7547"/>
        <w:rPr>
          <w:lang w:eastAsia="zh-CN"/>
        </w:rPr>
      </w:pPr>
      <w:r>
        <w:rPr>
          <w:lang w:eastAsia="zh-CN"/>
        </w:rPr>
        <w:t xml:space="preserve">本节介绍各种列表信息： </w:t>
      </w:r>
      <w:hyperlink w:anchor="_bookmark62" w:history="1">
        <w:r>
          <w:rPr>
            <w:color w:val="0000FF"/>
            <w:lang w:eastAsia="zh-CN"/>
          </w:rPr>
          <w:t>上下文列表</w:t>
        </w:r>
      </w:hyperlink>
      <w:r>
        <w:rPr>
          <w:color w:val="0000FF"/>
          <w:lang w:eastAsia="zh-CN"/>
        </w:rPr>
        <w:t xml:space="preserve"> </w:t>
      </w:r>
      <w:hyperlink w:anchor="_bookmark63" w:history="1">
        <w:r>
          <w:rPr>
            <w:color w:val="0000FF"/>
            <w:lang w:eastAsia="zh-CN"/>
          </w:rPr>
          <w:t>当前会话上下文列表</w:t>
        </w:r>
      </w:hyperlink>
      <w:r>
        <w:rPr>
          <w:color w:val="0000FF"/>
          <w:lang w:eastAsia="zh-CN"/>
        </w:rPr>
        <w:t xml:space="preserve"> </w:t>
      </w:r>
      <w:hyperlink w:anchor="_bookmark64" w:history="1">
        <w:r>
          <w:rPr>
            <w:color w:val="0000FF"/>
            <w:lang w:eastAsia="zh-CN"/>
          </w:rPr>
          <w:t>会话列表</w:t>
        </w:r>
      </w:hyperlink>
    </w:p>
    <w:p w:rsidR="0020037C" w:rsidRDefault="0020037C">
      <w:pPr>
        <w:spacing w:line="251" w:lineRule="auto"/>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B0609F">
      <w:pPr>
        <w:pStyle w:val="BodyText"/>
        <w:spacing w:line="310" w:lineRule="exact"/>
        <w:rPr>
          <w:lang w:eastAsia="zh-CN"/>
        </w:rPr>
      </w:pPr>
      <w:hyperlink w:anchor="_bookmark65" w:history="1">
        <w:r w:rsidR="004474D3">
          <w:rPr>
            <w:color w:val="0000FF"/>
            <w:lang w:eastAsia="zh-CN"/>
          </w:rPr>
          <w:t>当前会话列表</w:t>
        </w:r>
      </w:hyperlink>
    </w:p>
    <w:p w:rsidR="0020037C" w:rsidRDefault="00B0609F">
      <w:pPr>
        <w:pStyle w:val="BodyText"/>
        <w:spacing w:before="16" w:line="251" w:lineRule="auto"/>
        <w:ind w:right="8007"/>
        <w:rPr>
          <w:lang w:eastAsia="zh-CN"/>
        </w:rPr>
      </w:pPr>
      <w:hyperlink w:anchor="_bookmark66" w:history="1">
        <w:r w:rsidR="004474D3">
          <w:rPr>
            <w:color w:val="0000FF"/>
            <w:lang w:eastAsia="zh-CN"/>
          </w:rPr>
          <w:t>集合列表</w:t>
        </w:r>
      </w:hyperlink>
      <w:r w:rsidR="004474D3">
        <w:rPr>
          <w:color w:val="0000FF"/>
          <w:lang w:eastAsia="zh-CN"/>
        </w:rPr>
        <w:t xml:space="preserve"> </w:t>
      </w:r>
      <w:hyperlink w:anchor="_bookmark67" w:history="1">
        <w:r w:rsidR="004474D3">
          <w:rPr>
            <w:color w:val="0000FF"/>
            <w:lang w:eastAsia="zh-CN"/>
          </w:rPr>
          <w:t>集合空间列表</w:t>
        </w:r>
      </w:hyperlink>
      <w:r w:rsidR="004474D3">
        <w:rPr>
          <w:color w:val="0000FF"/>
          <w:lang w:eastAsia="zh-CN"/>
        </w:rPr>
        <w:t xml:space="preserve"> </w:t>
      </w:r>
      <w:hyperlink w:anchor="_bookmark68" w:history="1">
        <w:r w:rsidR="004474D3">
          <w:rPr>
            <w:color w:val="0000FF"/>
            <w:lang w:eastAsia="zh-CN"/>
          </w:rPr>
          <w:t>存储单元列表</w:t>
        </w:r>
      </w:hyperlink>
      <w:r w:rsidR="004474D3">
        <w:rPr>
          <w:color w:val="0000FF"/>
          <w:lang w:eastAsia="zh-CN"/>
        </w:rPr>
        <w:t xml:space="preserve"> </w:t>
      </w:r>
      <w:hyperlink w:anchor="_bookmark69" w:history="1">
        <w:r w:rsidR="00423ADE">
          <w:rPr>
            <w:color w:val="0000FF"/>
            <w:lang w:eastAsia="zh-CN"/>
          </w:rPr>
          <w:t>分区</w:t>
        </w:r>
        <w:r w:rsidR="004474D3">
          <w:rPr>
            <w:color w:val="0000FF"/>
            <w:lang w:eastAsia="zh-CN"/>
          </w:rPr>
          <w:t>组列表</w:t>
        </w:r>
      </w:hyperlink>
    </w:p>
    <w:p w:rsidR="0020037C" w:rsidRDefault="004474D3">
      <w:pPr>
        <w:pStyle w:val="BodyText"/>
        <w:spacing w:line="287" w:lineRule="exact"/>
        <w:rPr>
          <w:lang w:eastAsia="zh-CN"/>
        </w:rPr>
      </w:pPr>
      <w:bookmarkStart w:id="143" w:name="上下文列表"/>
      <w:bookmarkStart w:id="144" w:name="_bookmark62"/>
      <w:bookmarkEnd w:id="143"/>
      <w:bookmarkEnd w:id="144"/>
      <w:r>
        <w:rPr>
          <w:lang w:eastAsia="zh-CN"/>
        </w:rPr>
        <w:t>上下文列表</w:t>
      </w:r>
    </w:p>
    <w:p w:rsidR="0020037C" w:rsidRDefault="0020037C">
      <w:pPr>
        <w:spacing w:before="6" w:line="190" w:lineRule="exact"/>
        <w:rPr>
          <w:sz w:val="19"/>
          <w:szCs w:val="19"/>
          <w:lang w:eastAsia="zh-CN"/>
        </w:rPr>
      </w:pPr>
    </w:p>
    <w:p w:rsidR="0020037C" w:rsidRDefault="004474D3">
      <w:pPr>
        <w:pStyle w:val="BodyText"/>
        <w:spacing w:line="251" w:lineRule="auto"/>
        <w:ind w:right="3607"/>
        <w:rPr>
          <w:lang w:eastAsia="zh-CN"/>
        </w:rPr>
      </w:pPr>
      <w:r>
        <w:rPr>
          <w:lang w:eastAsia="zh-CN"/>
        </w:rPr>
        <w:t>描述 上下文列表列出当前数据库节点中所有的会话所对应的上下文。</w:t>
      </w:r>
    </w:p>
    <w:p w:rsidR="0020037C" w:rsidRDefault="004474D3">
      <w:pPr>
        <w:pStyle w:val="BodyText"/>
        <w:spacing w:before="92" w:line="167" w:lineRule="auto"/>
        <w:ind w:right="43"/>
        <w:rPr>
          <w:lang w:eastAsia="zh-CN"/>
        </w:rPr>
      </w:pPr>
      <w:r>
        <w:rPr>
          <w:w w:val="95"/>
          <w:lang w:eastAsia="zh-CN"/>
        </w:rPr>
        <w:t>每一个会话为一条记录，如果一个会话中包括一个或一个以上的上下文时，其Contexts数组字段对每个上下</w:t>
      </w:r>
      <w:r>
        <w:rPr>
          <w:lang w:eastAsia="zh-CN"/>
        </w:rPr>
        <w:t xml:space="preserve"> 文产生一个对象。</w:t>
      </w:r>
    </w:p>
    <w:p w:rsidR="0020037C" w:rsidRDefault="00DD1987">
      <w:pPr>
        <w:pStyle w:val="BodyText"/>
        <w:spacing w:before="31" w:line="335" w:lineRule="auto"/>
        <w:ind w:right="420"/>
        <w:rPr>
          <w:lang w:eastAsia="zh-CN"/>
        </w:rPr>
      </w:pPr>
      <w:r>
        <w:pict>
          <v:shape id="_x0000_i1059"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列表操作自身需产生一个上下文，因此结果集中至少会返回一个当前列表的上下文信息。 标示</w:t>
      </w:r>
    </w:p>
    <w:p w:rsidR="0020037C" w:rsidRDefault="004474D3">
      <w:pPr>
        <w:pStyle w:val="BodyText"/>
        <w:spacing w:line="254" w:lineRule="exact"/>
      </w:pPr>
      <w:r>
        <w:rPr>
          <w:w w:val="90"/>
        </w:rPr>
        <w:t>SDB_LIST_CONTEXTS</w:t>
      </w:r>
    </w:p>
    <w:p w:rsidR="0020037C" w:rsidRDefault="0020037C">
      <w:pPr>
        <w:spacing w:before="6" w:line="190" w:lineRule="exact"/>
        <w:rPr>
          <w:sz w:val="19"/>
          <w:szCs w:val="19"/>
        </w:rPr>
      </w:pPr>
    </w:p>
    <w:p w:rsidR="0020037C" w:rsidRDefault="004474D3">
      <w:pPr>
        <w:pStyle w:val="BodyText"/>
        <w:spacing w:line="251" w:lineRule="auto"/>
        <w:ind w:right="8007"/>
      </w:pPr>
      <w:r>
        <w:t>适用节点 数据、编目</w:t>
      </w:r>
    </w:p>
    <w:p w:rsidR="0020037C" w:rsidRDefault="0020037C">
      <w:pPr>
        <w:spacing w:before="4" w:line="180" w:lineRule="exact"/>
        <w:rPr>
          <w:sz w:val="18"/>
          <w:szCs w:val="18"/>
        </w:rPr>
      </w:pPr>
    </w:p>
    <w:p w:rsidR="0020037C" w:rsidRDefault="004474D3">
      <w:pPr>
        <w:pStyle w:val="BodyText"/>
      </w:pPr>
      <w:r>
        <w:t>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937"/>
        <w:gridCol w:w="4378"/>
        <w:gridCol w:w="3157"/>
      </w:tblGrid>
      <w:tr w:rsidR="0020037C">
        <w:trPr>
          <w:trHeight w:hRule="exact" w:val="30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8" w:type="dxa"/>
            <w:tcBorders>
              <w:top w:val="nil"/>
              <w:left w:val="nil"/>
              <w:bottom w:val="nil"/>
              <w:right w:val="single" w:sz="8" w:space="0" w:color="000000"/>
            </w:tcBorders>
          </w:tcPr>
          <w:p w:rsidR="0020037C" w:rsidRDefault="004474D3">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会话ID</w:t>
            </w:r>
          </w:p>
        </w:tc>
      </w:tr>
      <w:tr w:rsidR="0020037C">
        <w:trPr>
          <w:trHeight w:hRule="exact" w:val="53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上下文ID数组，为该会话所包含的所有上下文列</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表</w:t>
            </w:r>
          </w:p>
        </w:tc>
      </w:tr>
    </w:tbl>
    <w:p w:rsidR="0020037C" w:rsidRDefault="0020037C">
      <w:pPr>
        <w:spacing w:before="3" w:line="200" w:lineRule="exact"/>
        <w:rPr>
          <w:sz w:val="20"/>
          <w:szCs w:val="20"/>
        </w:rPr>
      </w:pPr>
    </w:p>
    <w:p w:rsidR="0020037C" w:rsidRDefault="004474D3">
      <w:pPr>
        <w:pStyle w:val="BodyText"/>
        <w:spacing w:line="310" w:lineRule="exact"/>
      </w:pPr>
      <w:r>
        <w:t>示例</w:t>
      </w:r>
    </w:p>
    <w:p w:rsidR="0020037C" w:rsidRDefault="00B0609F">
      <w:pPr>
        <w:pStyle w:val="BodyText"/>
        <w:spacing w:before="8"/>
        <w:rPr>
          <w:rFonts w:ascii="仿宋" w:eastAsia="仿宋" w:hAnsi="仿宋" w:cs="仿宋"/>
        </w:rPr>
      </w:pPr>
      <w:r w:rsidRPr="00B0609F">
        <w:pict>
          <v:group id="_x0000_s3176" style="position:absolute;left:0;text-align:left;margin-left:81.7pt;margin-top:4.85pt;width:473.6pt;height:74.2pt;z-index:-251871744;mso-position-horizontal-relative:page" coordorigin="1634,97" coordsize="9472,1484">
            <v:shape id="_x0000_s3177" style="position:absolute;left:1634;top:97;width:9472;height:1484" coordorigin="1634,97" coordsize="9472,1484" path="m1634,97r9472,l11106,1581r-9472,l1634,97xe" fillcolor="#efefef" stroked="f">
              <v:path arrowok="t"/>
            </v:shape>
            <w10:wrap anchorx="page"/>
          </v:group>
        </w:pict>
      </w:r>
      <w:r w:rsidR="004474D3">
        <w:rPr>
          <w:rFonts w:ascii="仿宋" w:eastAsia="仿宋" w:hAnsi="仿宋" w:cs="仿宋"/>
        </w:rPr>
        <w:t>&gt; db.list(SDB_LIST_CONTEXTS)</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"SessionID": 21,</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"Contexts": [</w:t>
      </w:r>
    </w:p>
    <w:p w:rsidR="0020037C" w:rsidRDefault="004474D3">
      <w:pPr>
        <w:pStyle w:val="BodyText"/>
        <w:spacing w:line="212" w:lineRule="exact"/>
        <w:ind w:left="1333"/>
        <w:rPr>
          <w:rFonts w:ascii="仿宋" w:eastAsia="仿宋" w:hAnsi="仿宋" w:cs="仿宋"/>
          <w:lang w:eastAsia="zh-CN"/>
        </w:rPr>
      </w:pPr>
      <w:r>
        <w:rPr>
          <w:rFonts w:ascii="仿宋" w:eastAsia="仿宋" w:hAnsi="仿宋" w:cs="仿宋"/>
          <w:lang w:eastAsia="zh-CN"/>
        </w:rPr>
        <w:t>182</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rPr>
          <w:lang w:eastAsia="zh-CN"/>
        </w:rPr>
      </w:pPr>
      <w:bookmarkStart w:id="145" w:name="当前上下文列表"/>
      <w:bookmarkStart w:id="146" w:name="_bookmark63"/>
      <w:bookmarkEnd w:id="145"/>
      <w:bookmarkEnd w:id="146"/>
      <w:r>
        <w:rPr>
          <w:lang w:eastAsia="zh-CN"/>
        </w:rPr>
        <w:t>当前上下文列表</w:t>
      </w:r>
    </w:p>
    <w:p w:rsidR="0020037C" w:rsidRDefault="0020037C">
      <w:pPr>
        <w:spacing w:before="6" w:line="190" w:lineRule="exact"/>
        <w:rPr>
          <w:sz w:val="19"/>
          <w:szCs w:val="19"/>
          <w:lang w:eastAsia="zh-CN"/>
        </w:rPr>
      </w:pPr>
    </w:p>
    <w:p w:rsidR="0020037C" w:rsidRDefault="004474D3">
      <w:pPr>
        <w:pStyle w:val="BodyText"/>
        <w:spacing w:line="251" w:lineRule="auto"/>
        <w:ind w:right="2807"/>
        <w:rPr>
          <w:lang w:eastAsia="zh-CN"/>
        </w:rPr>
      </w:pPr>
      <w:r>
        <w:rPr>
          <w:lang w:eastAsia="zh-CN"/>
        </w:rPr>
        <w:t xml:space="preserve">描述 当前上下文列表列出数据库节点中，当前连接所对应的会话中的上下文。 </w:t>
      </w:r>
      <w:r>
        <w:rPr>
          <w:w w:val="95"/>
          <w:lang w:eastAsia="zh-CN"/>
        </w:rPr>
        <w:t>返回一条记录，其中Contexts数组字段中包含当前会话中所有的上下文。</w:t>
      </w:r>
    </w:p>
    <w:p w:rsidR="0020037C" w:rsidRDefault="00DD1987">
      <w:pPr>
        <w:pStyle w:val="BodyText"/>
        <w:spacing w:before="3" w:line="335" w:lineRule="auto"/>
        <w:ind w:right="2020"/>
      </w:pPr>
      <w:r>
        <w:pict>
          <v:shape id="_x0000_i1060" type="#_x0000_t75" style="width:23.1pt;height:23.1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 xml:space="preserve">列表操作自身需产生一个上下文，因此结果集中至少包含一个上下文。 </w:t>
      </w:r>
      <w:r w:rsidR="004474D3">
        <w:t>标示</w:t>
      </w:r>
    </w:p>
    <w:p w:rsidR="0020037C" w:rsidRDefault="004474D3">
      <w:pPr>
        <w:pStyle w:val="BodyText"/>
        <w:spacing w:line="254" w:lineRule="exact"/>
      </w:pPr>
      <w:r>
        <w:rPr>
          <w:w w:val="90"/>
        </w:rPr>
        <w:t>SDB_LIST_CONTEXTS_CURRENT</w:t>
      </w:r>
    </w:p>
    <w:p w:rsidR="0020037C" w:rsidRDefault="0020037C">
      <w:pPr>
        <w:spacing w:line="254" w:lineRule="exact"/>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113"/>
      </w:pPr>
      <w:r>
        <w:t>适用节点</w:t>
      </w:r>
    </w:p>
    <w:p w:rsidR="0020037C" w:rsidRDefault="00B0609F">
      <w:pPr>
        <w:pStyle w:val="BodyText"/>
        <w:spacing w:before="16" w:line="376" w:lineRule="auto"/>
        <w:ind w:left="113" w:right="8347"/>
      </w:pPr>
      <w:r>
        <w:pict>
          <v:shape id="_x0000_s3174" type="#_x0000_t202" style="position:absolute;left:0;text-align:left;margin-left:81.2pt;margin-top:46.35pt;width:475.1pt;height:58pt;z-index:-251868672;mso-position-horizontal-relative:page" filled="f" stroked="f">
            <v:textbox inset="0,0,0,0">
              <w:txbxContent>
                <w:tbl>
                  <w:tblPr>
                    <w:tblW w:w="0" w:type="auto"/>
                    <w:tblLayout w:type="fixed"/>
                    <w:tblCellMar>
                      <w:left w:w="0" w:type="dxa"/>
                      <w:right w:w="0" w:type="dxa"/>
                    </w:tblCellMar>
                    <w:tblLook w:val="01E0"/>
                  </w:tblPr>
                  <w:tblGrid>
                    <w:gridCol w:w="1937"/>
                    <w:gridCol w:w="4378"/>
                    <w:gridCol w:w="3157"/>
                  </w:tblGrid>
                  <w:tr w:rsidR="005807CE">
                    <w:trPr>
                      <w:trHeight w:hRule="exact" w:val="305"/>
                    </w:trPr>
                    <w:tc>
                      <w:tcPr>
                        <w:tcW w:w="1937"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8" w:type="dxa"/>
                        <w:tcBorders>
                          <w:top w:val="nil"/>
                          <w:left w:val="nil"/>
                          <w:bottom w:val="nil"/>
                          <w:right w:val="single" w:sz="8" w:space="0" w:color="000000"/>
                        </w:tcBorders>
                      </w:tcPr>
                      <w:p w:rsidR="005807CE" w:rsidRDefault="005807CE">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5807CE">
                    <w:trPr>
                      <w:trHeight w:hRule="exact" w:val="300"/>
                    </w:trPr>
                    <w:tc>
                      <w:tcPr>
                        <w:tcW w:w="1937" w:type="dxa"/>
                        <w:tcBorders>
                          <w:top w:val="single" w:sz="8" w:space="0" w:color="000000"/>
                          <w:left w:val="single" w:sz="8" w:space="0" w:color="000000"/>
                          <w:bottom w:val="single" w:sz="8" w:space="0" w:color="000000"/>
                          <w:right w:val="nil"/>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378" w:type="dxa"/>
                        <w:tcBorders>
                          <w:top w:val="nil"/>
                          <w:left w:val="nil"/>
                          <w:bottom w:val="nil"/>
                          <w:right w:val="single" w:sz="8" w:space="0" w:color="000000"/>
                        </w:tcBorders>
                      </w:tcPr>
                      <w:p w:rsidR="005807CE" w:rsidRDefault="005807CE">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会话ID</w:t>
                        </w:r>
                      </w:p>
                    </w:tc>
                  </w:tr>
                  <w:tr w:rsidR="005807CE">
                    <w:trPr>
                      <w:trHeight w:hRule="exact" w:val="535"/>
                    </w:trPr>
                    <w:tc>
                      <w:tcPr>
                        <w:tcW w:w="1937" w:type="dxa"/>
                        <w:tcBorders>
                          <w:top w:val="single" w:sz="8" w:space="0" w:color="000000"/>
                          <w:left w:val="single" w:sz="8" w:space="0" w:color="000000"/>
                          <w:bottom w:val="single" w:sz="8" w:space="0" w:color="000000"/>
                          <w:right w:val="nil"/>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Contexts</w:t>
                        </w:r>
                      </w:p>
                    </w:tc>
                    <w:tc>
                      <w:tcPr>
                        <w:tcW w:w="4378" w:type="dxa"/>
                        <w:tcBorders>
                          <w:top w:val="nil"/>
                          <w:left w:val="nil"/>
                          <w:bottom w:val="nil"/>
                          <w:right w:val="single" w:sz="8" w:space="0" w:color="000000"/>
                        </w:tcBorders>
                      </w:tcPr>
                      <w:p w:rsidR="005807CE" w:rsidRDefault="005807CE">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长整数数组</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上下文ID数组，为该会话所包含的所有上下文列</w:t>
                        </w:r>
                      </w:p>
                      <w:p w:rsidR="005807CE" w:rsidRDefault="005807CE">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表</w:t>
                        </w:r>
                      </w:p>
                    </w:tc>
                  </w:tr>
                </w:tbl>
                <w:p w:rsidR="005807CE" w:rsidRDefault="005807CE"/>
              </w:txbxContent>
            </v:textbox>
            <w10:wrap anchorx="page"/>
          </v:shape>
        </w:pict>
      </w:r>
      <w:r w:rsidR="004474D3">
        <w:t>数据、编目 字段信息</w:t>
      </w: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before="18" w:line="220" w:lineRule="exact"/>
      </w:pPr>
    </w:p>
    <w:p w:rsidR="0020037C" w:rsidRDefault="004474D3">
      <w:pPr>
        <w:pStyle w:val="BodyText"/>
        <w:spacing w:line="310" w:lineRule="exact"/>
        <w:ind w:left="113"/>
      </w:pPr>
      <w:r>
        <w:t>示例</w:t>
      </w:r>
    </w:p>
    <w:p w:rsidR="0020037C" w:rsidRDefault="00B0609F">
      <w:pPr>
        <w:pStyle w:val="BodyText"/>
        <w:spacing w:before="8"/>
        <w:ind w:left="113"/>
        <w:rPr>
          <w:rFonts w:ascii="仿宋" w:eastAsia="仿宋" w:hAnsi="仿宋" w:cs="仿宋"/>
        </w:rPr>
      </w:pPr>
      <w:r w:rsidRPr="00B0609F">
        <w:pict>
          <v:group id="_x0000_s3172" style="position:absolute;left:0;text-align:left;margin-left:81.7pt;margin-top:4.85pt;width:473.6pt;height:74.2pt;z-index:-251870720;mso-position-horizontal-relative:page" coordorigin="1634,97" coordsize="9472,1484">
            <v:shape id="_x0000_s3173" style="position:absolute;left:1634;top:97;width:9472;height:1484" coordorigin="1634,97" coordsize="9472,1484" path="m1634,97r9472,l11106,1581r-9472,l1634,97xe" fillcolor="#efefef" stroked="f">
              <v:path arrowok="t"/>
            </v:shape>
            <w10:wrap anchorx="page"/>
          </v:group>
        </w:pict>
      </w:r>
      <w:r w:rsidR="004474D3">
        <w:rPr>
          <w:rFonts w:ascii="仿宋" w:eastAsia="仿宋" w:hAnsi="仿宋" w:cs="仿宋"/>
        </w:rPr>
        <w:t>&gt; db.list(SDB_LIST_CONTEXTS_CURRENT)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"SessionID": 21,</w:t>
      </w:r>
    </w:p>
    <w:p w:rsidR="0020037C" w:rsidRDefault="004474D3">
      <w:pPr>
        <w:pStyle w:val="BodyText"/>
        <w:spacing w:line="212" w:lineRule="exact"/>
        <w:ind w:left="313"/>
        <w:rPr>
          <w:rFonts w:ascii="仿宋" w:eastAsia="仿宋" w:hAnsi="仿宋" w:cs="仿宋"/>
        </w:rPr>
      </w:pPr>
      <w:r>
        <w:rPr>
          <w:rFonts w:ascii="仿宋" w:eastAsia="仿宋" w:hAnsi="仿宋" w:cs="仿宋"/>
        </w:rPr>
        <w:t>"Contexts": [</w:t>
      </w:r>
    </w:p>
    <w:p w:rsidR="0020037C" w:rsidRDefault="004474D3">
      <w:pPr>
        <w:pStyle w:val="BodyText"/>
        <w:spacing w:line="212" w:lineRule="exact"/>
        <w:ind w:left="513"/>
        <w:rPr>
          <w:rFonts w:ascii="仿宋" w:eastAsia="仿宋" w:hAnsi="仿宋" w:cs="仿宋"/>
        </w:rPr>
      </w:pPr>
      <w:r>
        <w:rPr>
          <w:rFonts w:ascii="仿宋" w:eastAsia="仿宋" w:hAnsi="仿宋" w:cs="仿宋"/>
        </w:rPr>
        <w:t>183</w:t>
      </w:r>
    </w:p>
    <w:p w:rsidR="0020037C" w:rsidRDefault="004474D3">
      <w:pPr>
        <w:pStyle w:val="BodyText"/>
        <w:spacing w:line="212" w:lineRule="exact"/>
        <w:ind w:left="313"/>
        <w:rPr>
          <w:rFonts w:ascii="仿宋" w:eastAsia="仿宋" w:hAnsi="仿宋" w:cs="仿宋"/>
        </w:rPr>
      </w:pPr>
      <w:r>
        <w:rPr>
          <w:rFonts w:ascii="仿宋" w:eastAsia="仿宋" w:hAnsi="仿宋" w:cs="仿宋"/>
        </w:rPr>
        <w: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before="45"/>
        <w:ind w:left="113"/>
      </w:pPr>
      <w:bookmarkStart w:id="147" w:name="会话列表"/>
      <w:bookmarkStart w:id="148" w:name="_bookmark64"/>
      <w:bookmarkEnd w:id="147"/>
      <w:bookmarkEnd w:id="148"/>
      <w:r>
        <w:t>会话列表</w:t>
      </w:r>
    </w:p>
    <w:p w:rsidR="0020037C" w:rsidRDefault="0020037C">
      <w:pPr>
        <w:spacing w:before="6" w:line="190" w:lineRule="exact"/>
        <w:rPr>
          <w:sz w:val="19"/>
          <w:szCs w:val="19"/>
        </w:rPr>
      </w:pPr>
    </w:p>
    <w:p w:rsidR="0020037C" w:rsidRDefault="004474D3">
      <w:pPr>
        <w:pStyle w:val="BodyText"/>
        <w:spacing w:line="251" w:lineRule="auto"/>
        <w:ind w:left="113" w:right="2347"/>
      </w:pPr>
      <w:r>
        <w:t>描述 会话列表列出当前数据库节点中所有的用户与系统会话，每一个会话为一条记录。</w:t>
      </w:r>
    </w:p>
    <w:p w:rsidR="0020037C" w:rsidRDefault="0020037C">
      <w:pPr>
        <w:spacing w:before="4" w:line="180" w:lineRule="exact"/>
        <w:rPr>
          <w:sz w:val="18"/>
          <w:szCs w:val="18"/>
        </w:rPr>
      </w:pPr>
    </w:p>
    <w:p w:rsidR="0020037C" w:rsidRDefault="004474D3">
      <w:pPr>
        <w:pStyle w:val="BodyText"/>
        <w:spacing w:line="251" w:lineRule="auto"/>
        <w:ind w:left="113" w:right="7891"/>
      </w:pPr>
      <w:r>
        <w:rPr>
          <w:w w:val="95"/>
        </w:rPr>
        <w:t xml:space="preserve">标示 </w:t>
      </w:r>
      <w:r>
        <w:rPr>
          <w:w w:val="90"/>
        </w:rPr>
        <w:t>SDB_LIST_SESSIONS</w:t>
      </w:r>
    </w:p>
    <w:p w:rsidR="0020037C" w:rsidRDefault="0020037C">
      <w:pPr>
        <w:spacing w:before="4" w:line="180" w:lineRule="exact"/>
        <w:rPr>
          <w:sz w:val="18"/>
          <w:szCs w:val="18"/>
        </w:rPr>
      </w:pPr>
    </w:p>
    <w:p w:rsidR="0020037C" w:rsidRDefault="004474D3">
      <w:pPr>
        <w:pStyle w:val="BodyText"/>
        <w:spacing w:line="251" w:lineRule="auto"/>
        <w:ind w:left="113" w:right="8347"/>
      </w:pPr>
      <w:r>
        <w:t>适用节点 数据、编目</w:t>
      </w:r>
    </w:p>
    <w:p w:rsidR="0020037C" w:rsidRDefault="0020037C">
      <w:pPr>
        <w:spacing w:before="4" w:line="180" w:lineRule="exact"/>
        <w:rPr>
          <w:sz w:val="18"/>
          <w:szCs w:val="18"/>
        </w:rPr>
      </w:pPr>
    </w:p>
    <w:p w:rsidR="0020037C" w:rsidRDefault="004474D3">
      <w:pPr>
        <w:pStyle w:val="BodyText"/>
        <w:ind w:left="113"/>
      </w:pPr>
      <w:r>
        <w:t>字段信息</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1937"/>
        <w:gridCol w:w="4378"/>
        <w:gridCol w:w="3157"/>
      </w:tblGrid>
      <w:tr w:rsidR="0020037C">
        <w:trPr>
          <w:trHeight w:hRule="exact" w:val="29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8" w:type="dxa"/>
            <w:tcBorders>
              <w:top w:val="nil"/>
              <w:left w:val="nil"/>
              <w:bottom w:val="nil"/>
              <w:right w:val="single" w:sz="8" w:space="0" w:color="000000"/>
            </w:tcBorders>
          </w:tcPr>
          <w:p w:rsidR="0020037C" w:rsidRDefault="004474D3">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378" w:type="dxa"/>
            <w:tcBorders>
              <w:top w:val="nil"/>
              <w:left w:val="nil"/>
              <w:bottom w:val="nil"/>
              <w:right w:val="single" w:sz="8" w:space="0" w:color="000000"/>
            </w:tcBorders>
          </w:tcPr>
          <w:p w:rsidR="0020037C" w:rsidRDefault="004474D3">
            <w:pPr>
              <w:pStyle w:val="TableParagraph"/>
              <w:spacing w:line="22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整数或长整数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会话ID</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TID</w:t>
            </w:r>
          </w:p>
        </w:tc>
        <w:tc>
          <w:tcPr>
            <w:tcW w:w="4378" w:type="dxa"/>
            <w:tcBorders>
              <w:top w:val="nil"/>
              <w:left w:val="nil"/>
              <w:bottom w:val="nil"/>
              <w:right w:val="single" w:sz="8" w:space="0" w:color="000000"/>
            </w:tcBorders>
          </w:tcPr>
          <w:p w:rsidR="0020037C" w:rsidRDefault="004474D3">
            <w:pPr>
              <w:pStyle w:val="TableParagraph"/>
              <w:spacing w:line="22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该会话所对应的系统线程ID</w:t>
            </w:r>
          </w:p>
        </w:tc>
      </w:tr>
      <w:tr w:rsidR="0020037C">
        <w:trPr>
          <w:trHeight w:hRule="exact" w:val="2029"/>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378" w:type="dxa"/>
            <w:tcBorders>
              <w:top w:val="nil"/>
              <w:left w:val="nil"/>
              <w:bottom w:val="nil"/>
              <w:right w:val="single" w:sz="8" w:space="0" w:color="000000"/>
            </w:tcBorders>
          </w:tcPr>
          <w:p w:rsidR="0020037C" w:rsidRDefault="004474D3">
            <w:pPr>
              <w:pStyle w:val="TableParagraph"/>
              <w:spacing w:line="22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会话状态</w:t>
            </w:r>
          </w:p>
          <w:p w:rsidR="0020037C" w:rsidRDefault="0020037C">
            <w:pPr>
              <w:pStyle w:val="TableParagraph"/>
              <w:spacing w:before="3" w:line="140" w:lineRule="exact"/>
              <w:rPr>
                <w:sz w:val="14"/>
                <w:szCs w:val="14"/>
              </w:rPr>
            </w:pPr>
          </w:p>
          <w:p w:rsidR="0020037C" w:rsidRDefault="004474D3">
            <w:pPr>
              <w:pStyle w:val="ListParagraph"/>
              <w:numPr>
                <w:ilvl w:val="0"/>
                <w:numId w:val="12"/>
              </w:numPr>
              <w:tabs>
                <w:tab w:val="left" w:pos="323"/>
              </w:tabs>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Creating：创建状态</w:t>
            </w:r>
          </w:p>
          <w:p w:rsidR="0020037C" w:rsidRDefault="004474D3">
            <w:pPr>
              <w:pStyle w:val="ListParagraph"/>
              <w:numPr>
                <w:ilvl w:val="0"/>
                <w:numId w:val="12"/>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Running：运行状态</w:t>
            </w:r>
          </w:p>
          <w:p w:rsidR="0020037C" w:rsidRDefault="004474D3">
            <w:pPr>
              <w:pStyle w:val="ListParagraph"/>
              <w:numPr>
                <w:ilvl w:val="0"/>
                <w:numId w:val="12"/>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Waiting：等待状态</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Idle：线程池待机状态</w:t>
            </w:r>
          </w:p>
          <w:p w:rsidR="0020037C" w:rsidRDefault="004474D3">
            <w:pPr>
              <w:pStyle w:val="ListParagraph"/>
              <w:numPr>
                <w:ilvl w:val="0"/>
                <w:numId w:val="12"/>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Destroying：销毁状态</w:t>
            </w:r>
          </w:p>
        </w:tc>
      </w:tr>
      <w:tr w:rsidR="0020037C">
        <w:trPr>
          <w:trHeight w:hRule="exact" w:val="30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Type</w:t>
            </w:r>
          </w:p>
        </w:tc>
        <w:tc>
          <w:tcPr>
            <w:tcW w:w="4378" w:type="dxa"/>
            <w:tcBorders>
              <w:top w:val="nil"/>
              <w:left w:val="nil"/>
              <w:bottom w:val="nil"/>
              <w:right w:val="single" w:sz="8" w:space="0" w:color="000000"/>
            </w:tcBorders>
          </w:tcPr>
          <w:p w:rsidR="0020037C" w:rsidRDefault="004474D3">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70" w:history="1">
              <w:r w:rsidR="004474D3">
                <w:rPr>
                  <w:rFonts w:ascii="Microsoft JhengHei" w:eastAsia="Microsoft JhengHei" w:hAnsi="Microsoft JhengHei" w:cs="Microsoft JhengHei"/>
                  <w:color w:val="0000FF"/>
                  <w:w w:val="95"/>
                  <w:sz w:val="14"/>
                  <w:szCs w:val="14"/>
                </w:rPr>
                <w:t>EDU类型</w:t>
              </w:r>
            </w:hyperlink>
          </w:p>
        </w:tc>
      </w:tr>
      <w:tr w:rsidR="0020037C">
        <w:trPr>
          <w:trHeight w:hRule="exact" w:val="29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EDU名，一般系统EDU名为空</w:t>
            </w:r>
          </w:p>
        </w:tc>
      </w:tr>
    </w:tbl>
    <w:p w:rsidR="0020037C" w:rsidRDefault="0020037C">
      <w:pPr>
        <w:spacing w:before="3" w:line="200" w:lineRule="exact"/>
        <w:rPr>
          <w:sz w:val="20"/>
          <w:szCs w:val="20"/>
          <w:lang w:eastAsia="zh-CN"/>
        </w:rPr>
      </w:pPr>
    </w:p>
    <w:p w:rsidR="0020037C" w:rsidRDefault="004474D3">
      <w:pPr>
        <w:pStyle w:val="BodyText"/>
        <w:spacing w:line="310" w:lineRule="exact"/>
        <w:ind w:left="113"/>
      </w:pPr>
      <w:r>
        <w:t>示例</w:t>
      </w:r>
    </w:p>
    <w:p w:rsidR="0020037C" w:rsidRDefault="00B0609F">
      <w:pPr>
        <w:pStyle w:val="BodyText"/>
        <w:spacing w:before="8"/>
        <w:ind w:left="113"/>
        <w:rPr>
          <w:rFonts w:ascii="仿宋" w:eastAsia="仿宋" w:hAnsi="仿宋" w:cs="仿宋"/>
        </w:rPr>
      </w:pPr>
      <w:r w:rsidRPr="00B0609F">
        <w:pict>
          <v:group id="_x0000_s3170" style="position:absolute;left:0;text-align:left;margin-left:81.7pt;margin-top:4.85pt;width:473.6pt;height:63.6pt;z-index:-251869696;mso-position-horizontal-relative:page" coordorigin="1634,97" coordsize="9472,1272">
            <v:shape id="_x0000_s3171" style="position:absolute;left:1634;top:97;width:9472;height:1272" coordorigin="1634,97" coordsize="9472,1272" path="m1634,97r9472,l11106,1369r-9472,l1634,97xe" fillcolor="#efefef" stroked="f">
              <v:path arrowok="t"/>
            </v:shape>
            <w10:wrap anchorx="page"/>
          </v:group>
        </w:pict>
      </w:r>
      <w:r w:rsidR="004474D3">
        <w:rPr>
          <w:rFonts w:ascii="仿宋" w:eastAsia="仿宋" w:hAnsi="仿宋" w:cs="仿宋"/>
        </w:rPr>
        <w:t>&gt; db.list(SDB_LIST_SESSIONS)</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"SessionID": 1,</w:t>
      </w:r>
    </w:p>
    <w:p w:rsidR="0020037C" w:rsidRDefault="004474D3">
      <w:pPr>
        <w:pStyle w:val="BodyText"/>
        <w:spacing w:line="212" w:lineRule="exact"/>
        <w:ind w:left="313"/>
        <w:rPr>
          <w:rFonts w:ascii="仿宋" w:eastAsia="仿宋" w:hAnsi="仿宋" w:cs="仿宋"/>
        </w:rPr>
      </w:pPr>
      <w:r>
        <w:rPr>
          <w:rFonts w:ascii="仿宋" w:eastAsia="仿宋" w:hAnsi="仿宋" w:cs="仿宋"/>
        </w:rPr>
        <w:t>"TID": 6168,</w:t>
      </w:r>
    </w:p>
    <w:p w:rsidR="0020037C" w:rsidRDefault="004474D3">
      <w:pPr>
        <w:pStyle w:val="BodyText"/>
        <w:spacing w:line="212" w:lineRule="exact"/>
        <w:ind w:left="313"/>
        <w:rPr>
          <w:rFonts w:ascii="仿宋" w:eastAsia="仿宋" w:hAnsi="仿宋" w:cs="仿宋"/>
        </w:rPr>
      </w:pPr>
      <w:r>
        <w:rPr>
          <w:rFonts w:ascii="仿宋" w:eastAsia="仿宋" w:hAnsi="仿宋" w:cs="仿宋"/>
        </w:rPr>
        <w:t>"Status": "Running",</w:t>
      </w:r>
    </w:p>
    <w:p w:rsidR="0020037C" w:rsidRDefault="004474D3">
      <w:pPr>
        <w:pStyle w:val="BodyText"/>
        <w:spacing w:line="212" w:lineRule="exact"/>
        <w:ind w:left="313"/>
        <w:rPr>
          <w:rFonts w:ascii="仿宋" w:eastAsia="仿宋" w:hAnsi="仿宋" w:cs="仿宋"/>
        </w:rPr>
      </w:pPr>
      <w:r>
        <w:rPr>
          <w:rFonts w:ascii="仿宋" w:eastAsia="仿宋" w:hAnsi="仿宋" w:cs="仿宋"/>
        </w:rPr>
        <w:t>"Type": "TCPListener",</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133"/>
        <w:rPr>
          <w:rFonts w:ascii="仿宋" w:eastAsia="仿宋" w:hAnsi="仿宋" w:cs="仿宋"/>
        </w:rPr>
      </w:pPr>
      <w:r w:rsidRPr="00B0609F">
        <w:pict>
          <v:group id="_x0000_s3168" style="position:absolute;left:0;text-align:left;margin-left:81.7pt;margin-top:4.7pt;width:473.6pt;height:180.2pt;z-index:-251867648;mso-position-horizontal-relative:page" coordorigin="1634,94" coordsize="9472,3604">
            <v:shape id="_x0000_s3169" style="position:absolute;left:1634;top:94;width:9472;height:3604" coordorigin="1634,94" coordsize="9472,3604" path="m1634,94r9472,l11106,3698r-9472,l1634,94xe" fillcolor="#efefef" stroked="f">
              <v:path arrowok="t"/>
            </v:shape>
            <w10:wrap anchorx="page"/>
          </v:group>
        </w:pict>
      </w:r>
      <w:r w:rsidR="004474D3">
        <w:rPr>
          <w:rFonts w:ascii="仿宋" w:eastAsia="仿宋" w:hAnsi="仿宋" w:cs="仿宋"/>
        </w:rPr>
        <w:t>"Name": ""</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"SessionID": 2,</w:t>
      </w:r>
    </w:p>
    <w:p w:rsidR="0020037C" w:rsidRDefault="004474D3">
      <w:pPr>
        <w:pStyle w:val="BodyText"/>
        <w:spacing w:line="212" w:lineRule="exact"/>
        <w:ind w:left="1133"/>
        <w:rPr>
          <w:rFonts w:ascii="仿宋" w:eastAsia="仿宋" w:hAnsi="仿宋" w:cs="仿宋"/>
        </w:rPr>
      </w:pPr>
      <w:r>
        <w:rPr>
          <w:rFonts w:ascii="仿宋" w:eastAsia="仿宋" w:hAnsi="仿宋" w:cs="仿宋"/>
        </w:rPr>
        <w:t>"TID": 6169,</w:t>
      </w:r>
    </w:p>
    <w:p w:rsidR="0020037C" w:rsidRDefault="004474D3">
      <w:pPr>
        <w:pStyle w:val="BodyText"/>
        <w:spacing w:line="212" w:lineRule="exact"/>
        <w:ind w:left="1133"/>
        <w:rPr>
          <w:rFonts w:ascii="仿宋" w:eastAsia="仿宋" w:hAnsi="仿宋" w:cs="仿宋"/>
        </w:rPr>
      </w:pPr>
      <w:r>
        <w:rPr>
          <w:rFonts w:ascii="仿宋" w:eastAsia="仿宋" w:hAnsi="仿宋" w:cs="仿宋"/>
        </w:rPr>
        <w:t>"Status": "Running",</w:t>
      </w:r>
    </w:p>
    <w:p w:rsidR="0020037C" w:rsidRDefault="004474D3">
      <w:pPr>
        <w:pStyle w:val="BodyText"/>
        <w:spacing w:line="212" w:lineRule="exact"/>
        <w:ind w:left="1133"/>
        <w:rPr>
          <w:rFonts w:ascii="仿宋" w:eastAsia="仿宋" w:hAnsi="仿宋" w:cs="仿宋"/>
        </w:rPr>
      </w:pPr>
      <w:r>
        <w:rPr>
          <w:rFonts w:ascii="仿宋" w:eastAsia="仿宋" w:hAnsi="仿宋" w:cs="仿宋"/>
        </w:rPr>
        <w:t>"Type": "HTTPListener",</w:t>
      </w:r>
    </w:p>
    <w:p w:rsidR="0020037C" w:rsidRDefault="004474D3">
      <w:pPr>
        <w:pStyle w:val="BodyText"/>
        <w:spacing w:line="212" w:lineRule="exact"/>
        <w:ind w:left="1133"/>
        <w:rPr>
          <w:rFonts w:ascii="仿宋" w:eastAsia="仿宋" w:hAnsi="仿宋" w:cs="仿宋"/>
        </w:rPr>
      </w:pPr>
      <w:r>
        <w:rPr>
          <w:rFonts w:ascii="仿宋" w:eastAsia="仿宋" w:hAnsi="仿宋" w:cs="仿宋"/>
        </w:rPr>
        <w:t>"Name": ""</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"SessionID": 21,</w:t>
      </w:r>
    </w:p>
    <w:p w:rsidR="0020037C" w:rsidRDefault="004474D3">
      <w:pPr>
        <w:pStyle w:val="BodyText"/>
        <w:spacing w:line="212" w:lineRule="exact"/>
        <w:ind w:left="1133"/>
        <w:rPr>
          <w:rFonts w:ascii="仿宋" w:eastAsia="仿宋" w:hAnsi="仿宋" w:cs="仿宋"/>
        </w:rPr>
      </w:pPr>
      <w:r>
        <w:rPr>
          <w:rFonts w:ascii="仿宋" w:eastAsia="仿宋" w:hAnsi="仿宋" w:cs="仿宋"/>
        </w:rPr>
        <w:t>"TID": 6691,</w:t>
      </w:r>
    </w:p>
    <w:p w:rsidR="0020037C" w:rsidRDefault="004474D3">
      <w:pPr>
        <w:pStyle w:val="BodyText"/>
        <w:spacing w:line="212" w:lineRule="exact"/>
        <w:ind w:left="1133"/>
        <w:rPr>
          <w:rFonts w:ascii="仿宋" w:eastAsia="仿宋" w:hAnsi="仿宋" w:cs="仿宋"/>
        </w:rPr>
      </w:pPr>
      <w:r>
        <w:rPr>
          <w:rFonts w:ascii="仿宋" w:eastAsia="仿宋" w:hAnsi="仿宋" w:cs="仿宋"/>
        </w:rPr>
        <w:t>"Status": "Running",</w:t>
      </w:r>
    </w:p>
    <w:p w:rsidR="0020037C" w:rsidRDefault="004474D3">
      <w:pPr>
        <w:pStyle w:val="BodyText"/>
        <w:spacing w:line="212" w:lineRule="exact"/>
        <w:ind w:left="1133"/>
        <w:rPr>
          <w:rFonts w:ascii="仿宋" w:eastAsia="仿宋" w:hAnsi="仿宋" w:cs="仿宋"/>
        </w:rPr>
      </w:pPr>
      <w:r>
        <w:rPr>
          <w:rFonts w:ascii="仿宋" w:eastAsia="仿宋" w:hAnsi="仿宋" w:cs="仿宋"/>
        </w:rPr>
        <w:t>"Type": "Agent",</w:t>
      </w:r>
    </w:p>
    <w:p w:rsidR="0020037C" w:rsidRDefault="004474D3">
      <w:pPr>
        <w:pStyle w:val="BodyText"/>
        <w:spacing w:line="212" w:lineRule="exact"/>
        <w:ind w:left="1133"/>
        <w:rPr>
          <w:rFonts w:ascii="仿宋" w:eastAsia="仿宋" w:hAnsi="仿宋" w:cs="仿宋"/>
        </w:rPr>
      </w:pPr>
      <w:r>
        <w:rPr>
          <w:rFonts w:ascii="仿宋" w:eastAsia="仿宋" w:hAnsi="仿宋" w:cs="仿宋"/>
        </w:rPr>
        <w:t>"Name": "192.168.20.101:52741"</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rPr>
          <w:lang w:eastAsia="zh-CN"/>
        </w:rPr>
      </w:pPr>
      <w:bookmarkStart w:id="149" w:name="当前会话列表"/>
      <w:bookmarkStart w:id="150" w:name="_bookmark65"/>
      <w:bookmarkEnd w:id="149"/>
      <w:bookmarkEnd w:id="150"/>
      <w:r>
        <w:rPr>
          <w:lang w:eastAsia="zh-CN"/>
        </w:rPr>
        <w:t>当前会话列表</w:t>
      </w:r>
    </w:p>
    <w:p w:rsidR="0020037C" w:rsidRDefault="0020037C">
      <w:pPr>
        <w:spacing w:before="6" w:line="190" w:lineRule="exact"/>
        <w:rPr>
          <w:sz w:val="19"/>
          <w:szCs w:val="19"/>
          <w:lang w:eastAsia="zh-CN"/>
        </w:rPr>
      </w:pPr>
    </w:p>
    <w:p w:rsidR="0020037C" w:rsidRDefault="004474D3">
      <w:pPr>
        <w:pStyle w:val="BodyText"/>
        <w:spacing w:line="251" w:lineRule="auto"/>
        <w:ind w:right="3607"/>
        <w:rPr>
          <w:lang w:eastAsia="zh-CN"/>
        </w:rPr>
      </w:pPr>
      <w:r>
        <w:rPr>
          <w:lang w:eastAsia="zh-CN"/>
        </w:rPr>
        <w:t>描述 当前会话列表列出数据库节点中的当前用户会话，返回一条记录。</w:t>
      </w:r>
    </w:p>
    <w:p w:rsidR="0020037C" w:rsidRDefault="0020037C">
      <w:pPr>
        <w:spacing w:before="4" w:line="180" w:lineRule="exact"/>
        <w:rPr>
          <w:sz w:val="18"/>
          <w:szCs w:val="18"/>
          <w:lang w:eastAsia="zh-CN"/>
        </w:rPr>
      </w:pPr>
    </w:p>
    <w:p w:rsidR="0020037C" w:rsidRDefault="004474D3">
      <w:pPr>
        <w:pStyle w:val="BodyText"/>
        <w:spacing w:line="251" w:lineRule="auto"/>
        <w:ind w:right="6608"/>
      </w:pPr>
      <w:r>
        <w:rPr>
          <w:w w:val="95"/>
        </w:rPr>
        <w:t xml:space="preserve">标示 </w:t>
      </w:r>
      <w:r>
        <w:rPr>
          <w:w w:val="90"/>
        </w:rPr>
        <w:t>SDB_LIST_SESSIONS_CURRENT</w:t>
      </w:r>
    </w:p>
    <w:p w:rsidR="0020037C" w:rsidRDefault="0020037C">
      <w:pPr>
        <w:spacing w:before="4" w:line="180" w:lineRule="exact"/>
        <w:rPr>
          <w:sz w:val="18"/>
          <w:szCs w:val="18"/>
        </w:rPr>
      </w:pPr>
    </w:p>
    <w:p w:rsidR="0020037C" w:rsidRDefault="004474D3">
      <w:pPr>
        <w:pStyle w:val="BodyText"/>
        <w:spacing w:line="251" w:lineRule="auto"/>
        <w:ind w:right="8007"/>
      </w:pPr>
      <w:r>
        <w:t>适用节点 数据、编目</w:t>
      </w:r>
    </w:p>
    <w:p w:rsidR="0020037C" w:rsidRDefault="0020037C">
      <w:pPr>
        <w:spacing w:before="4" w:line="180" w:lineRule="exact"/>
        <w:rPr>
          <w:sz w:val="18"/>
          <w:szCs w:val="18"/>
        </w:rPr>
      </w:pPr>
    </w:p>
    <w:p w:rsidR="0020037C" w:rsidRDefault="004474D3">
      <w:pPr>
        <w:pStyle w:val="BodyText"/>
      </w:pPr>
      <w:r>
        <w:t>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937"/>
        <w:gridCol w:w="4378"/>
        <w:gridCol w:w="3157"/>
      </w:tblGrid>
      <w:tr w:rsidR="0020037C">
        <w:trPr>
          <w:trHeight w:hRule="exact" w:val="29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8" w:type="dxa"/>
            <w:tcBorders>
              <w:top w:val="nil"/>
              <w:left w:val="nil"/>
              <w:bottom w:val="nil"/>
              <w:right w:val="single" w:sz="8" w:space="0" w:color="000000"/>
            </w:tcBorders>
          </w:tcPr>
          <w:p w:rsidR="0020037C" w:rsidRDefault="004474D3">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SessionID</w:t>
            </w:r>
          </w:p>
        </w:tc>
        <w:tc>
          <w:tcPr>
            <w:tcW w:w="4378" w:type="dxa"/>
            <w:tcBorders>
              <w:top w:val="nil"/>
              <w:left w:val="nil"/>
              <w:bottom w:val="nil"/>
              <w:right w:val="single" w:sz="8" w:space="0" w:color="000000"/>
            </w:tcBorders>
          </w:tcPr>
          <w:p w:rsidR="0020037C" w:rsidRDefault="004474D3">
            <w:pPr>
              <w:pStyle w:val="TableParagraph"/>
              <w:spacing w:line="22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整数或长整数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会话ID</w:t>
            </w:r>
          </w:p>
        </w:tc>
      </w:tr>
      <w:tr w:rsidR="0020037C">
        <w:trPr>
          <w:trHeight w:hRule="exact" w:val="300"/>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TID</w:t>
            </w:r>
          </w:p>
        </w:tc>
        <w:tc>
          <w:tcPr>
            <w:tcW w:w="4378" w:type="dxa"/>
            <w:tcBorders>
              <w:top w:val="nil"/>
              <w:left w:val="nil"/>
              <w:bottom w:val="nil"/>
              <w:right w:val="single" w:sz="8" w:space="0" w:color="000000"/>
            </w:tcBorders>
          </w:tcPr>
          <w:p w:rsidR="0020037C" w:rsidRDefault="004474D3">
            <w:pPr>
              <w:pStyle w:val="TableParagraph"/>
              <w:spacing w:line="22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该会话所对应的系统线程ID</w:t>
            </w:r>
          </w:p>
        </w:tc>
      </w:tr>
      <w:tr w:rsidR="0020037C">
        <w:trPr>
          <w:trHeight w:hRule="exact" w:val="2029"/>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378" w:type="dxa"/>
            <w:tcBorders>
              <w:top w:val="nil"/>
              <w:left w:val="nil"/>
              <w:bottom w:val="nil"/>
              <w:right w:val="single" w:sz="8" w:space="0" w:color="000000"/>
            </w:tcBorders>
          </w:tcPr>
          <w:p w:rsidR="0020037C" w:rsidRDefault="004474D3">
            <w:pPr>
              <w:pStyle w:val="TableParagraph"/>
              <w:spacing w:line="22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会话状态</w:t>
            </w:r>
          </w:p>
          <w:p w:rsidR="0020037C" w:rsidRDefault="0020037C">
            <w:pPr>
              <w:pStyle w:val="TableParagraph"/>
              <w:spacing w:before="3" w:line="140" w:lineRule="exact"/>
              <w:rPr>
                <w:sz w:val="14"/>
                <w:szCs w:val="14"/>
              </w:rPr>
            </w:pPr>
          </w:p>
          <w:p w:rsidR="0020037C" w:rsidRDefault="004474D3">
            <w:pPr>
              <w:pStyle w:val="ListParagraph"/>
              <w:numPr>
                <w:ilvl w:val="0"/>
                <w:numId w:val="11"/>
              </w:numPr>
              <w:tabs>
                <w:tab w:val="left" w:pos="323"/>
              </w:tabs>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Creating：创建状态</w:t>
            </w:r>
          </w:p>
          <w:p w:rsidR="0020037C" w:rsidRDefault="004474D3">
            <w:pPr>
              <w:pStyle w:val="ListParagraph"/>
              <w:numPr>
                <w:ilvl w:val="0"/>
                <w:numId w:val="11"/>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Running：运行状态</w:t>
            </w:r>
          </w:p>
          <w:p w:rsidR="0020037C" w:rsidRDefault="004474D3">
            <w:pPr>
              <w:pStyle w:val="ListParagraph"/>
              <w:numPr>
                <w:ilvl w:val="0"/>
                <w:numId w:val="11"/>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Waiting：等待状态</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Idle：线程池待机状态</w:t>
            </w:r>
          </w:p>
          <w:p w:rsidR="0020037C" w:rsidRDefault="004474D3">
            <w:pPr>
              <w:pStyle w:val="ListParagraph"/>
              <w:numPr>
                <w:ilvl w:val="0"/>
                <w:numId w:val="11"/>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Destroying：销毁状态</w:t>
            </w:r>
          </w:p>
        </w:tc>
      </w:tr>
      <w:tr w:rsidR="0020037C">
        <w:trPr>
          <w:trHeight w:hRule="exact" w:val="30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Type</w:t>
            </w:r>
          </w:p>
        </w:tc>
        <w:tc>
          <w:tcPr>
            <w:tcW w:w="4378" w:type="dxa"/>
            <w:tcBorders>
              <w:top w:val="nil"/>
              <w:left w:val="nil"/>
              <w:bottom w:val="nil"/>
              <w:right w:val="single" w:sz="8" w:space="0" w:color="000000"/>
            </w:tcBorders>
          </w:tcPr>
          <w:p w:rsidR="0020037C" w:rsidRDefault="004474D3">
            <w:pPr>
              <w:pStyle w:val="TableParagraph"/>
              <w:spacing w:line="222"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70" w:history="1">
              <w:r w:rsidR="004474D3">
                <w:rPr>
                  <w:rFonts w:ascii="Microsoft JhengHei" w:eastAsia="Microsoft JhengHei" w:hAnsi="Microsoft JhengHei" w:cs="Microsoft JhengHei"/>
                  <w:color w:val="0000FF"/>
                  <w:w w:val="95"/>
                  <w:sz w:val="14"/>
                  <w:szCs w:val="14"/>
                </w:rPr>
                <w:t>EDU类型</w:t>
              </w:r>
            </w:hyperlink>
          </w:p>
        </w:tc>
      </w:tr>
      <w:tr w:rsidR="0020037C">
        <w:trPr>
          <w:trHeight w:hRule="exact" w:val="295"/>
        </w:trPr>
        <w:tc>
          <w:tcPr>
            <w:tcW w:w="19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378" w:type="dxa"/>
            <w:tcBorders>
              <w:top w:val="nil"/>
              <w:left w:val="nil"/>
              <w:bottom w:val="nil"/>
              <w:right w:val="single" w:sz="8" w:space="0" w:color="000000"/>
            </w:tcBorders>
          </w:tcPr>
          <w:p w:rsidR="0020037C" w:rsidRDefault="004474D3">
            <w:pPr>
              <w:pStyle w:val="TableParagraph"/>
              <w:spacing w:line="217" w:lineRule="exact"/>
              <w:ind w:left="127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EDU名，一般系统EDU名为空</w:t>
            </w:r>
          </w:p>
        </w:tc>
      </w:tr>
    </w:tbl>
    <w:p w:rsidR="0020037C" w:rsidRDefault="0020037C">
      <w:pPr>
        <w:spacing w:before="3" w:line="200" w:lineRule="exact"/>
        <w:rPr>
          <w:sz w:val="20"/>
          <w:szCs w:val="20"/>
          <w:lang w:eastAsia="zh-CN"/>
        </w:rPr>
      </w:pPr>
    </w:p>
    <w:p w:rsidR="0020037C" w:rsidRDefault="004474D3">
      <w:pPr>
        <w:pStyle w:val="BodyText"/>
        <w:spacing w:line="310" w:lineRule="exact"/>
      </w:pPr>
      <w:r>
        <w:t>示例</w:t>
      </w:r>
    </w:p>
    <w:p w:rsidR="0020037C" w:rsidRDefault="00B0609F">
      <w:pPr>
        <w:pStyle w:val="BodyText"/>
        <w:spacing w:before="8"/>
        <w:rPr>
          <w:rFonts w:ascii="仿宋" w:eastAsia="仿宋" w:hAnsi="仿宋" w:cs="仿宋"/>
        </w:rPr>
      </w:pPr>
      <w:r w:rsidRPr="00B0609F">
        <w:pict>
          <v:group id="_x0000_s3166" style="position:absolute;left:0;text-align:left;margin-left:81.7pt;margin-top:4.85pt;width:473.6pt;height:84.8pt;z-index:-251866624;mso-position-horizontal-relative:page" coordorigin="1634,97" coordsize="9472,1696">
            <v:shape id="_x0000_s3167" style="position:absolute;left:1634;top:97;width:9472;height:1696" coordorigin="1634,97" coordsize="9472,1696" path="m1634,97r9472,l11106,1793r-9472,l1634,97xe" fillcolor="#efefef" stroked="f">
              <v:path arrowok="t"/>
            </v:shape>
            <w10:wrap anchorx="page"/>
          </v:group>
        </w:pict>
      </w:r>
      <w:r w:rsidR="004474D3">
        <w:rPr>
          <w:rFonts w:ascii="仿宋" w:eastAsia="仿宋" w:hAnsi="仿宋" w:cs="仿宋"/>
        </w:rPr>
        <w:t>&gt; db.list(SDB_LIST_SESSIONS_CURRENT)</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"SessionID": 21,</w:t>
      </w:r>
    </w:p>
    <w:p w:rsidR="0020037C" w:rsidRDefault="004474D3">
      <w:pPr>
        <w:pStyle w:val="BodyText"/>
        <w:spacing w:line="212" w:lineRule="exact"/>
        <w:ind w:left="1133"/>
        <w:rPr>
          <w:rFonts w:ascii="仿宋" w:eastAsia="仿宋" w:hAnsi="仿宋" w:cs="仿宋"/>
        </w:rPr>
      </w:pPr>
      <w:r>
        <w:rPr>
          <w:rFonts w:ascii="仿宋" w:eastAsia="仿宋" w:hAnsi="仿宋" w:cs="仿宋"/>
        </w:rPr>
        <w:t>"TID": 6691,</w:t>
      </w:r>
    </w:p>
    <w:p w:rsidR="0020037C" w:rsidRDefault="004474D3">
      <w:pPr>
        <w:pStyle w:val="BodyText"/>
        <w:spacing w:line="212" w:lineRule="exact"/>
        <w:ind w:left="1133"/>
        <w:rPr>
          <w:rFonts w:ascii="仿宋" w:eastAsia="仿宋" w:hAnsi="仿宋" w:cs="仿宋"/>
        </w:rPr>
      </w:pPr>
      <w:r>
        <w:rPr>
          <w:rFonts w:ascii="仿宋" w:eastAsia="仿宋" w:hAnsi="仿宋" w:cs="仿宋"/>
        </w:rPr>
        <w:t>"Status": "Running",</w:t>
      </w:r>
    </w:p>
    <w:p w:rsidR="0020037C" w:rsidRDefault="004474D3">
      <w:pPr>
        <w:pStyle w:val="BodyText"/>
        <w:spacing w:line="212" w:lineRule="exact"/>
        <w:ind w:left="1133"/>
        <w:rPr>
          <w:rFonts w:ascii="仿宋" w:eastAsia="仿宋" w:hAnsi="仿宋" w:cs="仿宋"/>
        </w:rPr>
      </w:pPr>
      <w:r>
        <w:rPr>
          <w:rFonts w:ascii="仿宋" w:eastAsia="仿宋" w:hAnsi="仿宋" w:cs="仿宋"/>
        </w:rPr>
        <w:t>"Type": "Agent",</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"Name": "192.168.20.101:52741"</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w:t>
      </w:r>
    </w:p>
    <w:p w:rsidR="0020037C" w:rsidRDefault="0020037C">
      <w:pPr>
        <w:spacing w:line="212" w:lineRule="exact"/>
        <w:rPr>
          <w:rFonts w:ascii="仿宋" w:eastAsia="仿宋" w:hAnsi="仿宋" w:cs="仿宋"/>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113"/>
        <w:rPr>
          <w:lang w:eastAsia="zh-CN"/>
        </w:rPr>
      </w:pPr>
      <w:bookmarkStart w:id="151" w:name="集合列表"/>
      <w:bookmarkStart w:id="152" w:name="_bookmark66"/>
      <w:bookmarkEnd w:id="151"/>
      <w:bookmarkEnd w:id="152"/>
      <w:r>
        <w:rPr>
          <w:lang w:eastAsia="zh-CN"/>
        </w:rPr>
        <w:t>集合列表</w:t>
      </w:r>
    </w:p>
    <w:p w:rsidR="0020037C" w:rsidRDefault="0020037C">
      <w:pPr>
        <w:spacing w:before="6" w:line="190" w:lineRule="exact"/>
        <w:rPr>
          <w:sz w:val="19"/>
          <w:szCs w:val="19"/>
          <w:lang w:eastAsia="zh-CN"/>
        </w:rPr>
      </w:pPr>
    </w:p>
    <w:p w:rsidR="0020037C" w:rsidRDefault="004474D3">
      <w:pPr>
        <w:pStyle w:val="BodyText"/>
        <w:spacing w:line="251" w:lineRule="auto"/>
        <w:ind w:left="113" w:right="492"/>
        <w:rPr>
          <w:lang w:eastAsia="zh-CN"/>
        </w:rPr>
      </w:pPr>
      <w:r>
        <w:rPr>
          <w:lang w:eastAsia="zh-CN"/>
        </w:rPr>
        <w:t>描述 集合快照列出当前数据库节点中所有的非临时集合（协调节点中列出用户集合），每个集合为一条记录。</w:t>
      </w:r>
    </w:p>
    <w:p w:rsidR="0020037C" w:rsidRDefault="0020037C">
      <w:pPr>
        <w:spacing w:before="4" w:line="180" w:lineRule="exact"/>
        <w:rPr>
          <w:sz w:val="18"/>
          <w:szCs w:val="18"/>
          <w:lang w:eastAsia="zh-CN"/>
        </w:rPr>
      </w:pPr>
    </w:p>
    <w:p w:rsidR="0020037C" w:rsidRDefault="004474D3">
      <w:pPr>
        <w:pStyle w:val="BodyText"/>
        <w:spacing w:line="251" w:lineRule="auto"/>
        <w:ind w:left="113" w:right="7497"/>
        <w:rPr>
          <w:lang w:eastAsia="zh-CN"/>
        </w:rPr>
      </w:pPr>
      <w:r>
        <w:rPr>
          <w:w w:val="95"/>
          <w:lang w:eastAsia="zh-CN"/>
        </w:rPr>
        <w:t xml:space="preserve">标示 </w:t>
      </w:r>
      <w:r>
        <w:rPr>
          <w:w w:val="90"/>
          <w:lang w:eastAsia="zh-CN"/>
        </w:rPr>
        <w:t>SDB_LIST_COLLECTIONS</w:t>
      </w:r>
    </w:p>
    <w:p w:rsidR="0020037C" w:rsidRDefault="0020037C">
      <w:pPr>
        <w:spacing w:before="4" w:line="180" w:lineRule="exact"/>
        <w:rPr>
          <w:sz w:val="18"/>
          <w:szCs w:val="18"/>
          <w:lang w:eastAsia="zh-CN"/>
        </w:rPr>
      </w:pPr>
    </w:p>
    <w:p w:rsidR="0020037C" w:rsidRDefault="004474D3">
      <w:pPr>
        <w:pStyle w:val="BodyText"/>
        <w:spacing w:line="251" w:lineRule="auto"/>
        <w:ind w:left="113" w:right="8747"/>
        <w:rPr>
          <w:lang w:eastAsia="zh-CN"/>
        </w:rPr>
      </w:pPr>
      <w:r>
        <w:rPr>
          <w:lang w:eastAsia="zh-CN"/>
        </w:rPr>
        <w:t>适用节点 全部</w:t>
      </w:r>
    </w:p>
    <w:p w:rsidR="0020037C" w:rsidRDefault="0020037C">
      <w:pPr>
        <w:spacing w:before="4" w:line="180" w:lineRule="exact"/>
        <w:rPr>
          <w:sz w:val="18"/>
          <w:szCs w:val="18"/>
          <w:lang w:eastAsia="zh-CN"/>
        </w:rPr>
      </w:pPr>
    </w:p>
    <w:p w:rsidR="0020037C" w:rsidRDefault="004474D3">
      <w:pPr>
        <w:pStyle w:val="BodyText"/>
        <w:spacing w:line="251" w:lineRule="auto"/>
        <w:ind w:left="113" w:right="492"/>
        <w:rPr>
          <w:lang w:eastAsia="zh-CN"/>
        </w:rPr>
      </w:pPr>
      <w:r>
        <w:rPr>
          <w:lang w:eastAsia="zh-CN"/>
        </w:rPr>
        <w:t>字段信息 由于数据节点与编目节点保存的集合信息不同，集合列表在协调节点与其它节点所返回的结构有所不同：</w:t>
      </w:r>
    </w:p>
    <w:p w:rsidR="0020037C" w:rsidRDefault="0020037C">
      <w:pPr>
        <w:spacing w:before="4" w:line="180" w:lineRule="exact"/>
        <w:rPr>
          <w:sz w:val="18"/>
          <w:szCs w:val="18"/>
          <w:lang w:eastAsia="zh-CN"/>
        </w:rPr>
      </w:pPr>
    </w:p>
    <w:p w:rsidR="0020037C" w:rsidRDefault="004474D3">
      <w:pPr>
        <w:pStyle w:val="BodyText"/>
        <w:ind w:left="113"/>
        <w:rPr>
          <w:lang w:eastAsia="zh-CN"/>
        </w:rPr>
      </w:pPr>
      <w:r>
        <w:rPr>
          <w:lang w:eastAsia="zh-CN"/>
        </w:rPr>
        <w:t>非协调节点字段信息</w:t>
      </w:r>
    </w:p>
    <w:p w:rsidR="0020037C" w:rsidRDefault="00B0609F">
      <w:pPr>
        <w:tabs>
          <w:tab w:val="left" w:pos="3321"/>
        </w:tabs>
        <w:spacing w:before="18"/>
        <w:ind w:left="163"/>
        <w:rPr>
          <w:rFonts w:ascii="Microsoft JhengHei" w:eastAsia="Microsoft JhengHei" w:hAnsi="Microsoft JhengHei" w:cs="Microsoft JhengHei"/>
          <w:sz w:val="14"/>
          <w:szCs w:val="14"/>
          <w:lang w:eastAsia="zh-CN"/>
        </w:rPr>
      </w:pPr>
      <w:r w:rsidRPr="00B0609F">
        <w:rPr>
          <w:rFonts w:eastAsiaTheme="minorHAnsi"/>
        </w:rPr>
        <w:pict>
          <v:shape id="_x0000_s3165" type="#_x0000_t202" style="position:absolute;left:0;text-align:left;margin-left:81.2pt;margin-top:1.35pt;width:475.1pt;height:265.6pt;z-index:-251863552;mso-position-horizontal-relative:page" filled="f" stroked="f">
            <v:textbox inset="0,0,0,0">
              <w:txbxContent>
                <w:tbl>
                  <w:tblPr>
                    <w:tblW w:w="0" w:type="auto"/>
                    <w:tblLayout w:type="fixed"/>
                    <w:tblCellMar>
                      <w:left w:w="0" w:type="dxa"/>
                      <w:right w:w="0" w:type="dxa"/>
                    </w:tblCellMar>
                    <w:tblLook w:val="01E0"/>
                  </w:tblPr>
                  <w:tblGrid>
                    <w:gridCol w:w="2109"/>
                    <w:gridCol w:w="4206"/>
                    <w:gridCol w:w="3157"/>
                  </w:tblGrid>
                  <w:tr w:rsidR="005807CE">
                    <w:trPr>
                      <w:trHeight w:hRule="exact" w:val="595"/>
                    </w:trPr>
                    <w:tc>
                      <w:tcPr>
                        <w:tcW w:w="6315" w:type="dxa"/>
                        <w:gridSpan w:val="2"/>
                        <w:tcBorders>
                          <w:top w:val="nil"/>
                          <w:left w:val="nil"/>
                          <w:bottom w:val="nil"/>
                          <w:right w:val="nil"/>
                        </w:tcBorders>
                      </w:tcPr>
                      <w:p w:rsidR="005807CE" w:rsidRDefault="005807CE"/>
                    </w:tc>
                    <w:tc>
                      <w:tcPr>
                        <w:tcW w:w="3157" w:type="dxa"/>
                        <w:tcBorders>
                          <w:top w:val="single" w:sz="8" w:space="0" w:color="000000"/>
                          <w:left w:val="nil"/>
                          <w:bottom w:val="single" w:sz="8" w:space="0" w:color="000000"/>
                          <w:right w:val="nil"/>
                        </w:tcBorders>
                      </w:tcPr>
                      <w:p w:rsidR="005807CE" w:rsidRDefault="005807CE">
                        <w:pPr>
                          <w:pStyle w:val="TableParagraph"/>
                          <w:spacing w:line="212"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p w:rsidR="005807CE" w:rsidRDefault="005807CE">
                        <w:pPr>
                          <w:pStyle w:val="TableParagraph"/>
                          <w:spacing w:before="59"/>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集合完整名</w:t>
                        </w:r>
                      </w:p>
                    </w:tc>
                  </w:tr>
                  <w:tr w:rsidR="005807CE">
                    <w:trPr>
                      <w:trHeight w:hRule="exact" w:val="300"/>
                    </w:trPr>
                    <w:tc>
                      <w:tcPr>
                        <w:tcW w:w="2109"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Details.ID</w:t>
                        </w:r>
                      </w:p>
                    </w:tc>
                    <w:tc>
                      <w:tcPr>
                        <w:tcW w:w="4206"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集合ID，范围0-4095，集合空间内唯一</w:t>
                        </w:r>
                      </w:p>
                    </w:tc>
                  </w:tr>
                  <w:tr w:rsidR="005807CE">
                    <w:trPr>
                      <w:trHeight w:hRule="exact" w:val="300"/>
                    </w:trPr>
                    <w:tc>
                      <w:tcPr>
                        <w:tcW w:w="2109"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Details.LogicalID</w:t>
                        </w:r>
                      </w:p>
                    </w:tc>
                    <w:tc>
                      <w:tcPr>
                        <w:tcW w:w="4206"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集合逻辑ID</w:t>
                        </w:r>
                      </w:p>
                    </w:tc>
                  </w:tr>
                  <w:tr w:rsidR="005807CE">
                    <w:trPr>
                      <w:trHeight w:hRule="exact" w:val="300"/>
                    </w:trPr>
                    <w:tc>
                      <w:tcPr>
                        <w:tcW w:w="2109"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Details.Sequence</w:t>
                        </w:r>
                      </w:p>
                    </w:tc>
                    <w:tc>
                      <w:tcPr>
                        <w:tcW w:w="4206"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序列号</w:t>
                        </w:r>
                      </w:p>
                    </w:tc>
                  </w:tr>
                  <w:tr w:rsidR="005807CE">
                    <w:trPr>
                      <w:trHeight w:hRule="exact" w:val="300"/>
                    </w:trPr>
                    <w:tc>
                      <w:tcPr>
                        <w:tcW w:w="2109"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Details.Indexes</w:t>
                        </w:r>
                      </w:p>
                    </w:tc>
                    <w:tc>
                      <w:tcPr>
                        <w:tcW w:w="4206"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该集合所包含的索引数量</w:t>
                        </w:r>
                      </w:p>
                    </w:tc>
                  </w:tr>
                  <w:tr w:rsidR="005807CE">
                    <w:trPr>
                      <w:trHeight w:hRule="exact" w:val="3497"/>
                    </w:trPr>
                    <w:tc>
                      <w:tcPr>
                        <w:tcW w:w="2109"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Details.Status</w:t>
                        </w:r>
                      </w:p>
                    </w:tc>
                    <w:tc>
                      <w:tcPr>
                        <w:tcW w:w="4206"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9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40"/>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集合当前状态</w:t>
                        </w:r>
                      </w:p>
                      <w:p w:rsidR="005807CE" w:rsidRDefault="005807CE">
                        <w:pPr>
                          <w:pStyle w:val="TableParagraph"/>
                          <w:spacing w:before="3" w:line="140" w:lineRule="exact"/>
                          <w:rPr>
                            <w:sz w:val="14"/>
                            <w:szCs w:val="14"/>
                          </w:rPr>
                        </w:pPr>
                      </w:p>
                      <w:p w:rsidR="005807CE" w:rsidRDefault="005807CE">
                        <w:pPr>
                          <w:pStyle w:val="ListParagraph"/>
                          <w:numPr>
                            <w:ilvl w:val="0"/>
                            <w:numId w:val="10"/>
                          </w:numPr>
                          <w:tabs>
                            <w:tab w:val="left" w:pos="323"/>
                          </w:tabs>
                          <w:ind w:left="32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Free：空闲</w:t>
                        </w:r>
                      </w:p>
                      <w:p w:rsidR="005807CE" w:rsidRDefault="005807CE">
                        <w:pPr>
                          <w:pStyle w:val="ListParagraph"/>
                          <w:numPr>
                            <w:ilvl w:val="0"/>
                            <w:numId w:val="10"/>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Normal：正常</w:t>
                        </w:r>
                      </w:p>
                      <w:p w:rsidR="005807CE" w:rsidRDefault="005807CE">
                        <w:pPr>
                          <w:pStyle w:val="ListParagraph"/>
                          <w:numPr>
                            <w:ilvl w:val="0"/>
                            <w:numId w:val="10"/>
                          </w:numPr>
                          <w:tabs>
                            <w:tab w:val="left" w:pos="323"/>
                          </w:tabs>
                          <w:spacing w:before="45"/>
                          <w:ind w:left="32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Dropped：被删除</w:t>
                        </w:r>
                      </w:p>
                      <w:p w:rsidR="005807CE" w:rsidRDefault="005807CE">
                        <w:pPr>
                          <w:pStyle w:val="ListParagraph"/>
                          <w:numPr>
                            <w:ilvl w:val="0"/>
                            <w:numId w:val="10"/>
                          </w:numPr>
                          <w:tabs>
                            <w:tab w:val="left" w:pos="323"/>
                          </w:tabs>
                          <w:spacing w:before="61" w:line="236" w:lineRule="exact"/>
                          <w:ind w:left="323" w:right="1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Shadow</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Copy</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Phase：离线重</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组复制阶段</w:t>
                        </w:r>
                      </w:p>
                      <w:p w:rsidR="005807CE" w:rsidRDefault="005807CE">
                        <w:pPr>
                          <w:pStyle w:val="ListParagraph"/>
                          <w:numPr>
                            <w:ilvl w:val="0"/>
                            <w:numId w:val="10"/>
                          </w:numPr>
                          <w:tabs>
                            <w:tab w:val="left" w:pos="323"/>
                          </w:tabs>
                          <w:spacing w:before="38" w:line="236" w:lineRule="exact"/>
                          <w:ind w:left="323" w:right="1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Truncate</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Phase：离线重组清</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除阶段</w:t>
                        </w:r>
                      </w:p>
                      <w:p w:rsidR="005807CE" w:rsidRDefault="005807CE">
                        <w:pPr>
                          <w:pStyle w:val="ListParagraph"/>
                          <w:numPr>
                            <w:ilvl w:val="0"/>
                            <w:numId w:val="10"/>
                          </w:numPr>
                          <w:tabs>
                            <w:tab w:val="left" w:pos="323"/>
                          </w:tabs>
                          <w:spacing w:before="38" w:line="236" w:lineRule="exact"/>
                          <w:ind w:left="323" w:right="4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Copy</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Back</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Phase：离线重组重</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入阶段</w:t>
                        </w:r>
                      </w:p>
                      <w:p w:rsidR="005807CE" w:rsidRDefault="005807CE">
                        <w:pPr>
                          <w:pStyle w:val="ListParagraph"/>
                          <w:numPr>
                            <w:ilvl w:val="0"/>
                            <w:numId w:val="10"/>
                          </w:numPr>
                          <w:tabs>
                            <w:tab w:val="left" w:pos="323"/>
                          </w:tabs>
                          <w:spacing w:before="38" w:line="236" w:lineRule="exact"/>
                          <w:ind w:left="323" w:right="8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Offline</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Reorg</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Rebuild</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Phase：离线重组重建</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索引阶段</w:t>
                        </w:r>
                      </w:p>
                    </w:tc>
                  </w:tr>
                </w:tbl>
                <w:p w:rsidR="005807CE" w:rsidRDefault="005807CE"/>
              </w:txbxContent>
            </v:textbox>
            <w10:wrap anchorx="page"/>
          </v:shape>
        </w:pict>
      </w:r>
      <w:r w:rsidR="004474D3">
        <w:rPr>
          <w:rFonts w:ascii="Microsoft JhengHei" w:eastAsia="Microsoft JhengHei" w:hAnsi="Microsoft JhengHei" w:cs="Microsoft JhengHei"/>
          <w:sz w:val="14"/>
          <w:szCs w:val="14"/>
          <w:lang w:eastAsia="zh-CN"/>
        </w:rPr>
        <w:t>字段名</w:t>
      </w:r>
      <w:r w:rsidR="004474D3">
        <w:rPr>
          <w:rFonts w:ascii="Microsoft JhengHei" w:eastAsia="Microsoft JhengHei" w:hAnsi="Microsoft JhengHei" w:cs="Microsoft JhengHei"/>
          <w:sz w:val="14"/>
          <w:szCs w:val="14"/>
          <w:lang w:eastAsia="zh-CN"/>
        </w:rPr>
        <w:tab/>
        <w:t>类型</w:t>
      </w:r>
    </w:p>
    <w:p w:rsidR="0020037C" w:rsidRDefault="004474D3">
      <w:pPr>
        <w:tabs>
          <w:tab w:val="left" w:pos="3321"/>
        </w:tabs>
        <w:spacing w:before="59"/>
        <w:ind w:left="16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Name</w:t>
      </w:r>
      <w:r>
        <w:rPr>
          <w:rFonts w:ascii="Microsoft JhengHei" w:eastAsia="Microsoft JhengHei" w:hAnsi="Microsoft JhengHei" w:cs="Microsoft JhengHei"/>
          <w:w w:val="95"/>
          <w:sz w:val="14"/>
          <w:szCs w:val="14"/>
          <w:lang w:eastAsia="zh-CN"/>
        </w:rPr>
        <w:tab/>
        <w:t>字符串</w:t>
      </w:r>
    </w:p>
    <w:p w:rsidR="0020037C" w:rsidRDefault="0020037C">
      <w:pPr>
        <w:spacing w:before="3" w:line="180" w:lineRule="exact"/>
        <w:rPr>
          <w:sz w:val="18"/>
          <w:szCs w:val="18"/>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4474D3">
      <w:pPr>
        <w:pStyle w:val="BodyText"/>
        <w:spacing w:line="310" w:lineRule="exact"/>
        <w:ind w:left="113"/>
        <w:rPr>
          <w:lang w:eastAsia="zh-CN"/>
        </w:rPr>
      </w:pPr>
      <w:r>
        <w:rPr>
          <w:lang w:eastAsia="zh-CN"/>
        </w:rPr>
        <w:t>协调节点字段信息</w:t>
      </w:r>
    </w:p>
    <w:p w:rsidR="0020037C" w:rsidRDefault="0020037C">
      <w:pPr>
        <w:spacing w:before="7" w:line="20" w:lineRule="exact"/>
        <w:rPr>
          <w:sz w:val="4"/>
          <w:szCs w:val="4"/>
          <w:lang w:eastAsia="zh-CN"/>
        </w:rPr>
      </w:pPr>
    </w:p>
    <w:tbl>
      <w:tblPr>
        <w:tblW w:w="0" w:type="auto"/>
        <w:tblInd w:w="103" w:type="dxa"/>
        <w:tblLayout w:type="fixed"/>
        <w:tblCellMar>
          <w:left w:w="0" w:type="dxa"/>
          <w:right w:w="0" w:type="dxa"/>
        </w:tblCellMar>
        <w:tblLook w:val="01E0"/>
      </w:tblPr>
      <w:tblGrid>
        <w:gridCol w:w="3157"/>
        <w:gridCol w:w="3158"/>
        <w:gridCol w:w="3157"/>
      </w:tblGrid>
      <w:tr w:rsidR="0020037C">
        <w:trPr>
          <w:trHeight w:hRule="exact" w:val="295"/>
        </w:trPr>
        <w:tc>
          <w:tcPr>
            <w:tcW w:w="6315" w:type="dxa"/>
            <w:gridSpan w:val="2"/>
            <w:tcBorders>
              <w:top w:val="nil"/>
              <w:left w:val="single" w:sz="8" w:space="0" w:color="000000"/>
              <w:bottom w:val="nil"/>
              <w:right w:val="single" w:sz="8" w:space="0" w:color="000000"/>
            </w:tcBorders>
          </w:tcPr>
          <w:p w:rsidR="0020037C" w:rsidRDefault="004474D3">
            <w:pPr>
              <w:pStyle w:val="TableParagraph"/>
              <w:tabs>
                <w:tab w:val="left" w:pos="3197"/>
              </w:tabs>
              <w:spacing w:line="22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r>
              <w:rPr>
                <w:rFonts w:ascii="Microsoft JhengHei" w:eastAsia="Microsoft JhengHei" w:hAnsi="Microsoft JhengHei" w:cs="Microsoft JhengHei"/>
                <w:sz w:val="14"/>
                <w:szCs w:val="14"/>
              </w:rPr>
              <w:tab/>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5"/>
        </w:trPr>
        <w:tc>
          <w:tcPr>
            <w:tcW w:w="315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157" w:type="dxa"/>
            <w:tcBorders>
              <w:top w:val="single" w:sz="8" w:space="0" w:color="000000"/>
              <w:left w:val="nil"/>
              <w:bottom w:val="nil"/>
              <w:right w:val="single" w:sz="8" w:space="0" w:color="000000"/>
            </w:tcBorders>
          </w:tcPr>
          <w:p w:rsidR="0020037C" w:rsidRDefault="004474D3">
            <w:pPr>
              <w:pStyle w:val="TableParagraph"/>
              <w:spacing w:line="217"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集合完整名</w:t>
            </w:r>
          </w:p>
        </w:tc>
      </w:tr>
    </w:tbl>
    <w:p w:rsidR="0020037C" w:rsidRDefault="0020037C">
      <w:pPr>
        <w:spacing w:before="3" w:line="200" w:lineRule="exact"/>
        <w:rPr>
          <w:sz w:val="20"/>
          <w:szCs w:val="20"/>
        </w:rPr>
      </w:pPr>
    </w:p>
    <w:p w:rsidR="0020037C" w:rsidRDefault="00B0609F">
      <w:pPr>
        <w:pStyle w:val="BodyText"/>
        <w:spacing w:line="310" w:lineRule="exact"/>
        <w:ind w:left="113"/>
      </w:pPr>
      <w:r>
        <w:pict>
          <v:group id="_x0000_s3163" style="position:absolute;left:0;text-align:left;margin-left:239.55pt;margin-top:-10.65pt;width:157.85pt;height:.1pt;z-index:-251865600;mso-position-horizontal-relative:page" coordorigin="4791,-213" coordsize="3157,2">
            <v:shape id="_x0000_s3164" style="position:absolute;left:4791;top:-213;width:3157;height:2" coordorigin="4791,-213" coordsize="3157,0" path="m7949,-213r,e" filled="f" strokeweight="1pt">
              <v:path arrowok="t"/>
            </v:shape>
            <w10:wrap anchorx="page"/>
          </v:group>
        </w:pict>
      </w:r>
      <w:r w:rsidR="004474D3">
        <w:t>非协调节点示例</w:t>
      </w:r>
    </w:p>
    <w:p w:rsidR="0020037C" w:rsidRDefault="00B0609F">
      <w:pPr>
        <w:pStyle w:val="BodyText"/>
        <w:spacing w:before="8"/>
        <w:ind w:left="113"/>
        <w:rPr>
          <w:rFonts w:ascii="仿宋" w:eastAsia="仿宋" w:hAnsi="仿宋" w:cs="仿宋"/>
        </w:rPr>
      </w:pPr>
      <w:r w:rsidRPr="00B0609F">
        <w:pict>
          <v:group id="_x0000_s3161" style="position:absolute;left:0;text-align:left;margin-left:81.7pt;margin-top:4.85pt;width:473.6pt;height:95.4pt;z-index:-251864576;mso-position-horizontal-relative:page" coordorigin="1634,97" coordsize="9472,1908">
            <v:shape id="_x0000_s3162" style="position:absolute;left:1634;top:97;width:9472;height:1908" coordorigin="1634,97" coordsize="9472,1908" path="m1634,97r9472,l11106,2005r-9472,l1634,97xe" fillcolor="#efefef" stroked="f">
              <v:path arrowok="t"/>
            </v:shape>
            <w10:wrap anchorx="page"/>
          </v:group>
        </w:pict>
      </w:r>
      <w:r w:rsidR="004474D3">
        <w:rPr>
          <w:rFonts w:ascii="仿宋" w:eastAsia="仿宋" w:hAnsi="仿宋" w:cs="仿宋"/>
        </w:rPr>
        <w:t>&gt; db.list(SDB_LIST_COLLECTIONS)</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"Name": "foo.test",</w:t>
      </w:r>
    </w:p>
    <w:p w:rsidR="0020037C" w:rsidRDefault="004474D3">
      <w:pPr>
        <w:pStyle w:val="BodyText"/>
        <w:spacing w:line="212" w:lineRule="exact"/>
        <w:ind w:left="313"/>
        <w:rPr>
          <w:rFonts w:ascii="仿宋" w:eastAsia="仿宋" w:hAnsi="仿宋" w:cs="仿宋"/>
        </w:rPr>
      </w:pPr>
      <w:r>
        <w:rPr>
          <w:rFonts w:ascii="仿宋" w:eastAsia="仿宋" w:hAnsi="仿宋" w:cs="仿宋"/>
        </w:rPr>
        <w:t>"Details": [</w:t>
      </w:r>
    </w:p>
    <w:p w:rsidR="0020037C" w:rsidRDefault="004474D3">
      <w:pPr>
        <w:pStyle w:val="BodyText"/>
        <w:spacing w:line="212" w:lineRule="exact"/>
        <w:ind w:left="513"/>
        <w:rPr>
          <w:rFonts w:ascii="仿宋" w:eastAsia="仿宋" w:hAnsi="仿宋" w:cs="仿宋"/>
        </w:rPr>
      </w:pPr>
      <w:r>
        <w:rPr>
          <w:rFonts w:ascii="仿宋" w:eastAsia="仿宋" w:hAnsi="仿宋" w:cs="仿宋"/>
        </w:rPr>
        <w:t>{</w:t>
      </w:r>
    </w:p>
    <w:p w:rsidR="0020037C" w:rsidRDefault="004474D3">
      <w:pPr>
        <w:pStyle w:val="BodyText"/>
        <w:spacing w:line="212" w:lineRule="exact"/>
        <w:ind w:left="713"/>
        <w:rPr>
          <w:rFonts w:ascii="仿宋" w:eastAsia="仿宋" w:hAnsi="仿宋" w:cs="仿宋"/>
        </w:rPr>
      </w:pPr>
      <w:r>
        <w:rPr>
          <w:rFonts w:ascii="仿宋" w:eastAsia="仿宋" w:hAnsi="仿宋" w:cs="仿宋"/>
        </w:rPr>
        <w:t>"ID": 0,</w:t>
      </w:r>
    </w:p>
    <w:p w:rsidR="0020037C" w:rsidRDefault="004474D3">
      <w:pPr>
        <w:pStyle w:val="BodyText"/>
        <w:spacing w:line="212" w:lineRule="exact"/>
        <w:ind w:left="713"/>
        <w:rPr>
          <w:rFonts w:ascii="仿宋" w:eastAsia="仿宋" w:hAnsi="仿宋" w:cs="仿宋"/>
        </w:rPr>
      </w:pPr>
      <w:r>
        <w:rPr>
          <w:rFonts w:ascii="仿宋" w:eastAsia="仿宋" w:hAnsi="仿宋" w:cs="仿宋"/>
        </w:rPr>
        <w:t>"Logical ID": 0,</w:t>
      </w:r>
    </w:p>
    <w:p w:rsidR="0020037C" w:rsidRDefault="004474D3">
      <w:pPr>
        <w:pStyle w:val="BodyText"/>
        <w:spacing w:line="212" w:lineRule="exact"/>
        <w:ind w:left="713"/>
        <w:rPr>
          <w:rFonts w:ascii="仿宋" w:eastAsia="仿宋" w:hAnsi="仿宋" w:cs="仿宋"/>
        </w:rPr>
      </w:pPr>
      <w:r>
        <w:rPr>
          <w:rFonts w:ascii="仿宋" w:eastAsia="仿宋" w:hAnsi="仿宋" w:cs="仿宋"/>
        </w:rPr>
        <w:t>"Sequence": 1,</w:t>
      </w:r>
    </w:p>
    <w:p w:rsidR="0020037C" w:rsidRDefault="004474D3">
      <w:pPr>
        <w:pStyle w:val="BodyText"/>
        <w:spacing w:line="212" w:lineRule="exact"/>
        <w:ind w:left="713"/>
        <w:rPr>
          <w:rFonts w:ascii="仿宋" w:eastAsia="仿宋" w:hAnsi="仿宋" w:cs="仿宋"/>
        </w:rPr>
      </w:pPr>
      <w:r>
        <w:rPr>
          <w:rFonts w:ascii="仿宋" w:eastAsia="仿宋" w:hAnsi="仿宋" w:cs="仿宋"/>
        </w:rPr>
        <w:t>"Indexes": 2,</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533"/>
        <w:rPr>
          <w:rFonts w:ascii="仿宋" w:eastAsia="仿宋" w:hAnsi="仿宋" w:cs="仿宋"/>
        </w:rPr>
      </w:pPr>
      <w:r w:rsidRPr="00B0609F">
        <w:pict>
          <v:group id="_x0000_s3159" style="position:absolute;left:0;text-align:left;margin-left:81.7pt;margin-top:4.7pt;width:473.6pt;height:42.4pt;z-index:-251862528;mso-position-horizontal-relative:page" coordorigin="1634,94" coordsize="9472,848">
            <v:shape id="_x0000_s3160" style="position:absolute;left:1634;top:94;width:9472;height:848" coordorigin="1634,94" coordsize="9472,848" path="m1634,94r9472,l11106,942r-9472,l1634,94xe" fillcolor="#efefef" stroked="f">
              <v:path arrowok="t"/>
            </v:shape>
            <w10:wrap anchorx="page"/>
          </v:group>
        </w:pict>
      </w:r>
      <w:r w:rsidR="004474D3">
        <w:rPr>
          <w:rFonts w:ascii="仿宋" w:eastAsia="仿宋" w:hAnsi="仿宋" w:cs="仿宋"/>
        </w:rPr>
        <w:t>"Status": "Normal"</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20037C">
      <w:pPr>
        <w:spacing w:before="19" w:line="200" w:lineRule="exact"/>
        <w:rPr>
          <w:sz w:val="20"/>
          <w:szCs w:val="20"/>
        </w:rPr>
      </w:pPr>
    </w:p>
    <w:p w:rsidR="0020037C" w:rsidRDefault="004474D3">
      <w:pPr>
        <w:pStyle w:val="BodyText"/>
        <w:spacing w:line="310" w:lineRule="exact"/>
      </w:pPr>
      <w:r>
        <w:t>协调节点示例</w:t>
      </w:r>
    </w:p>
    <w:p w:rsidR="0020037C" w:rsidRDefault="00B0609F">
      <w:pPr>
        <w:pStyle w:val="BodyText"/>
        <w:spacing w:before="8"/>
        <w:rPr>
          <w:rFonts w:ascii="仿宋" w:eastAsia="仿宋" w:hAnsi="仿宋" w:cs="仿宋"/>
        </w:rPr>
      </w:pPr>
      <w:r w:rsidRPr="00B0609F">
        <w:pict>
          <v:group id="_x0000_s3157" style="position:absolute;left:0;text-align:left;margin-left:81.7pt;margin-top:4.85pt;width:473.6pt;height:42.4pt;z-index:-251861504;mso-position-horizontal-relative:page" coordorigin="1634,97" coordsize="9472,848">
            <v:shape id="_x0000_s3158" style="position:absolute;left:1634;top:97;width:9472;height:848" coordorigin="1634,97" coordsize="9472,848" path="m1634,97r9472,l11106,945r-9472,l1634,97xe" fillcolor="#efefef" stroked="f">
              <v:path arrowok="t"/>
            </v:shape>
            <w10:wrap anchorx="page"/>
          </v:group>
        </w:pict>
      </w:r>
      <w:r w:rsidR="004474D3">
        <w:rPr>
          <w:rFonts w:ascii="仿宋" w:eastAsia="仿宋" w:hAnsi="仿宋" w:cs="仿宋"/>
        </w:rPr>
        <w:t>&gt;db.list(SDB_LIST_COLLECTIONS)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"Name": "foo.bar"</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before="45"/>
      </w:pPr>
      <w:bookmarkStart w:id="153" w:name="集合空间列表"/>
      <w:bookmarkStart w:id="154" w:name="_bookmark67"/>
      <w:bookmarkEnd w:id="153"/>
      <w:bookmarkEnd w:id="154"/>
      <w:r>
        <w:t>集合空间列表</w:t>
      </w:r>
    </w:p>
    <w:p w:rsidR="0020037C" w:rsidRDefault="0020037C">
      <w:pPr>
        <w:spacing w:before="6" w:line="190" w:lineRule="exact"/>
        <w:rPr>
          <w:sz w:val="19"/>
          <w:szCs w:val="19"/>
        </w:rPr>
      </w:pPr>
    </w:p>
    <w:p w:rsidR="0020037C" w:rsidRDefault="004474D3">
      <w:pPr>
        <w:pStyle w:val="BodyText"/>
        <w:spacing w:line="251" w:lineRule="auto"/>
        <w:ind w:right="2207"/>
      </w:pPr>
      <w:r>
        <w:t>描述 集合空间列表列出当前数据库节点中所有的集合空间，每个集合空间为一条记录。</w:t>
      </w:r>
    </w:p>
    <w:p w:rsidR="0020037C" w:rsidRDefault="0020037C">
      <w:pPr>
        <w:spacing w:before="4" w:line="180" w:lineRule="exact"/>
        <w:rPr>
          <w:sz w:val="18"/>
          <w:szCs w:val="18"/>
        </w:rPr>
      </w:pPr>
    </w:p>
    <w:p w:rsidR="0020037C" w:rsidRDefault="004474D3">
      <w:pPr>
        <w:pStyle w:val="BodyText"/>
        <w:spacing w:line="251" w:lineRule="auto"/>
        <w:ind w:right="6608"/>
      </w:pPr>
      <w:r>
        <w:rPr>
          <w:w w:val="95"/>
        </w:rPr>
        <w:t xml:space="preserve">标示 </w:t>
      </w:r>
      <w:r>
        <w:rPr>
          <w:w w:val="90"/>
        </w:rPr>
        <w:t>SDB_LIST_COLLECTIONSPACES</w:t>
      </w:r>
    </w:p>
    <w:p w:rsidR="0020037C" w:rsidRDefault="0020037C">
      <w:pPr>
        <w:spacing w:before="4" w:line="180" w:lineRule="exact"/>
        <w:rPr>
          <w:sz w:val="18"/>
          <w:szCs w:val="18"/>
        </w:rPr>
      </w:pPr>
    </w:p>
    <w:p w:rsidR="0020037C" w:rsidRDefault="004474D3">
      <w:pPr>
        <w:pStyle w:val="BodyText"/>
        <w:spacing w:line="251" w:lineRule="auto"/>
        <w:ind w:right="8607"/>
      </w:pPr>
      <w:r>
        <w:t>适用节点 全部</w:t>
      </w:r>
    </w:p>
    <w:p w:rsidR="0020037C" w:rsidRDefault="0020037C">
      <w:pPr>
        <w:spacing w:before="4" w:line="180" w:lineRule="exact"/>
        <w:rPr>
          <w:sz w:val="18"/>
          <w:szCs w:val="18"/>
        </w:rPr>
      </w:pPr>
    </w:p>
    <w:p w:rsidR="0020037C" w:rsidRDefault="004474D3">
      <w:pPr>
        <w:pStyle w:val="BodyText"/>
        <w:spacing w:line="251" w:lineRule="auto"/>
        <w:rPr>
          <w:lang w:eastAsia="zh-CN"/>
        </w:rPr>
      </w:pPr>
      <w:r>
        <w:rPr>
          <w:lang w:eastAsia="zh-CN"/>
        </w:rPr>
        <w:t>字段信息 由于数据节点与编目节点保存的集合空间信息不同，集合空间列表在协调节点与其它节点所返回的结构有所</w:t>
      </w:r>
    </w:p>
    <w:p w:rsidR="0020037C" w:rsidRDefault="004474D3">
      <w:pPr>
        <w:pStyle w:val="BodyText"/>
        <w:spacing w:line="227" w:lineRule="exact"/>
        <w:rPr>
          <w:lang w:eastAsia="zh-CN"/>
        </w:rPr>
      </w:pPr>
      <w:r>
        <w:rPr>
          <w:lang w:eastAsia="zh-CN"/>
        </w:rPr>
        <w:t>不同：</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非协调节点字段信息</w:t>
      </w:r>
    </w:p>
    <w:p w:rsidR="0020037C" w:rsidRDefault="0020037C">
      <w:pPr>
        <w:spacing w:before="7" w:line="20" w:lineRule="exact"/>
        <w:rPr>
          <w:sz w:val="4"/>
          <w:szCs w:val="4"/>
          <w:lang w:eastAsia="zh-CN"/>
        </w:rPr>
      </w:pPr>
    </w:p>
    <w:tbl>
      <w:tblPr>
        <w:tblW w:w="0" w:type="auto"/>
        <w:tblInd w:w="923" w:type="dxa"/>
        <w:tblLayout w:type="fixed"/>
        <w:tblCellMar>
          <w:left w:w="0" w:type="dxa"/>
          <w:right w:w="0" w:type="dxa"/>
        </w:tblCellMar>
        <w:tblLook w:val="01E0"/>
      </w:tblPr>
      <w:tblGrid>
        <w:gridCol w:w="1941"/>
        <w:gridCol w:w="4374"/>
        <w:gridCol w:w="3157"/>
      </w:tblGrid>
      <w:tr w:rsidR="0020037C">
        <w:trPr>
          <w:trHeight w:hRule="exact" w:val="305"/>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374" w:type="dxa"/>
            <w:tcBorders>
              <w:top w:val="nil"/>
              <w:left w:val="nil"/>
              <w:bottom w:val="nil"/>
              <w:right w:val="single" w:sz="8" w:space="0" w:color="000000"/>
            </w:tcBorders>
          </w:tcPr>
          <w:p w:rsidR="0020037C" w:rsidRDefault="004474D3">
            <w:pPr>
              <w:pStyle w:val="TableParagraph"/>
              <w:spacing w:line="222"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r>
      <w:tr w:rsidR="0020037C">
        <w:trPr>
          <w:trHeight w:hRule="exact" w:val="300"/>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字符串数组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集合空间中所包含的所有集合</w:t>
            </w:r>
          </w:p>
        </w:tc>
      </w:tr>
      <w:tr w:rsidR="0020037C">
        <w:trPr>
          <w:trHeight w:hRule="exact" w:val="295"/>
        </w:trPr>
        <w:tc>
          <w:tcPr>
            <w:tcW w:w="194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PageSize</w:t>
            </w:r>
          </w:p>
        </w:tc>
        <w:tc>
          <w:tcPr>
            <w:tcW w:w="4374" w:type="dxa"/>
            <w:tcBorders>
              <w:top w:val="nil"/>
              <w:left w:val="nil"/>
              <w:bottom w:val="nil"/>
              <w:right w:val="single" w:sz="8" w:space="0" w:color="000000"/>
            </w:tcBorders>
          </w:tcPr>
          <w:p w:rsidR="0020037C" w:rsidRDefault="004474D3">
            <w:pPr>
              <w:pStyle w:val="TableParagraph"/>
              <w:spacing w:line="217" w:lineRule="exact"/>
              <w:ind w:left="126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集合空间数据页大小</w:t>
            </w:r>
          </w:p>
        </w:tc>
      </w:tr>
    </w:tbl>
    <w:p w:rsidR="0020037C" w:rsidRDefault="0020037C">
      <w:pPr>
        <w:spacing w:before="3" w:line="200" w:lineRule="exact"/>
        <w:rPr>
          <w:sz w:val="20"/>
          <w:szCs w:val="20"/>
        </w:rPr>
      </w:pPr>
    </w:p>
    <w:p w:rsidR="0020037C" w:rsidRDefault="004474D3">
      <w:pPr>
        <w:pStyle w:val="BodyText"/>
        <w:spacing w:line="310" w:lineRule="exact"/>
      </w:pPr>
      <w:r>
        <w:t>协调节点字段信息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839"/>
        <w:gridCol w:w="4476"/>
        <w:gridCol w:w="3157"/>
      </w:tblGrid>
      <w:tr w:rsidR="0020037C">
        <w:trPr>
          <w:trHeight w:hRule="exact" w:val="305"/>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476" w:type="dxa"/>
            <w:tcBorders>
              <w:top w:val="nil"/>
              <w:left w:val="nil"/>
              <w:bottom w:val="nil"/>
              <w:right w:val="single" w:sz="8" w:space="0" w:color="000000"/>
            </w:tcBorders>
          </w:tcPr>
          <w:p w:rsidR="0020037C" w:rsidRDefault="004474D3">
            <w:pPr>
              <w:pStyle w:val="TableParagraph"/>
              <w:spacing w:line="222"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183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4476" w:type="dxa"/>
            <w:tcBorders>
              <w:top w:val="nil"/>
              <w:left w:val="nil"/>
              <w:bottom w:val="nil"/>
              <w:right w:val="single" w:sz="8" w:space="0" w:color="000000"/>
            </w:tcBorders>
          </w:tcPr>
          <w:p w:rsidR="0020037C" w:rsidRDefault="004474D3">
            <w:pPr>
              <w:pStyle w:val="TableParagraph"/>
              <w:spacing w:line="217" w:lineRule="exact"/>
              <w:ind w:left="136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r>
      <w:tr w:rsidR="0020037C">
        <w:trPr>
          <w:trHeight w:hRule="exact" w:val="255"/>
        </w:trPr>
        <w:tc>
          <w:tcPr>
            <w:tcW w:w="6315" w:type="dxa"/>
            <w:gridSpan w:val="2"/>
            <w:tcBorders>
              <w:top w:val="nil"/>
              <w:left w:val="single" w:sz="8" w:space="0" w:color="000000"/>
              <w:bottom w:val="nil"/>
              <w:right w:val="single" w:sz="8" w:space="0" w:color="000000"/>
            </w:tcBorders>
          </w:tcPr>
          <w:p w:rsidR="0020037C" w:rsidRDefault="0020037C"/>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bl>
    <w:p w:rsidR="0020037C" w:rsidRDefault="0020037C">
      <w:pPr>
        <w:spacing w:before="3" w:line="200" w:lineRule="exact"/>
        <w:rPr>
          <w:sz w:val="20"/>
          <w:szCs w:val="20"/>
        </w:rPr>
      </w:pPr>
    </w:p>
    <w:p w:rsidR="0020037C" w:rsidRDefault="004474D3">
      <w:pPr>
        <w:pStyle w:val="BodyText"/>
        <w:spacing w:line="310" w:lineRule="exact"/>
      </w:pPr>
      <w:r>
        <w:t>非协调节点示例</w:t>
      </w:r>
    </w:p>
    <w:p w:rsidR="0020037C" w:rsidRDefault="00B0609F">
      <w:pPr>
        <w:pStyle w:val="BodyText"/>
        <w:spacing w:before="8"/>
        <w:rPr>
          <w:rFonts w:ascii="仿宋" w:eastAsia="仿宋" w:hAnsi="仿宋" w:cs="仿宋"/>
        </w:rPr>
      </w:pPr>
      <w:r w:rsidRPr="00B0609F">
        <w:pict>
          <v:group id="_x0000_s3155" style="position:absolute;left:0;text-align:left;margin-left:81.7pt;margin-top:4.85pt;width:473.6pt;height:106pt;z-index:-251860480;mso-position-horizontal-relative:page" coordorigin="1634,97" coordsize="9472,2120">
            <v:shape id="_x0000_s3156" style="position:absolute;left:1634;top:97;width:9472;height:2120" coordorigin="1634,97" coordsize="9472,2120" path="m1634,97r9472,l11106,2217r-9472,l1634,97xe" fillcolor="#efefef" stroked="f">
              <v:path arrowok="t"/>
            </v:shape>
            <w10:wrap anchorx="page"/>
          </v:group>
        </w:pict>
      </w:r>
      <w:r w:rsidR="004474D3">
        <w:rPr>
          <w:rFonts w:ascii="仿宋" w:eastAsia="仿宋" w:hAnsi="仿宋" w:cs="仿宋"/>
        </w:rPr>
        <w:t>&gt; db.list(SDB_LIST_COLLECTIONSPACES)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"Collection": [</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533"/>
        <w:rPr>
          <w:rFonts w:ascii="仿宋" w:eastAsia="仿宋" w:hAnsi="仿宋" w:cs="仿宋"/>
        </w:rPr>
      </w:pPr>
      <w:r>
        <w:rPr>
          <w:rFonts w:ascii="仿宋" w:eastAsia="仿宋" w:hAnsi="仿宋" w:cs="仿宋"/>
        </w:rPr>
        <w:t>"Name": "test"</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"Name": "foo",</w:t>
      </w:r>
    </w:p>
    <w:p w:rsidR="0020037C" w:rsidRDefault="004474D3">
      <w:pPr>
        <w:pStyle w:val="BodyText"/>
        <w:spacing w:line="212" w:lineRule="exact"/>
        <w:ind w:left="1133"/>
        <w:rPr>
          <w:rFonts w:ascii="仿宋" w:eastAsia="仿宋" w:hAnsi="仿宋" w:cs="仿宋"/>
        </w:rPr>
      </w:pPr>
      <w:r>
        <w:rPr>
          <w:rFonts w:ascii="仿宋" w:eastAsia="仿宋" w:hAnsi="仿宋" w:cs="仿宋"/>
        </w:rPr>
        <w:t>"PageSize": 4096</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20037C">
      <w:pPr>
        <w:spacing w:before="19" w:line="200" w:lineRule="exact"/>
        <w:rPr>
          <w:sz w:val="20"/>
          <w:szCs w:val="20"/>
        </w:rPr>
      </w:pPr>
    </w:p>
    <w:p w:rsidR="0020037C" w:rsidRDefault="004474D3">
      <w:pPr>
        <w:pStyle w:val="BodyText"/>
        <w:spacing w:line="310" w:lineRule="exact"/>
      </w:pPr>
      <w:r>
        <w:t>协调节点示例</w:t>
      </w:r>
    </w:p>
    <w:p w:rsidR="0020037C" w:rsidRDefault="00B0609F">
      <w:pPr>
        <w:pStyle w:val="BodyText"/>
        <w:spacing w:before="8"/>
        <w:rPr>
          <w:rFonts w:ascii="仿宋" w:eastAsia="仿宋" w:hAnsi="仿宋" w:cs="仿宋"/>
        </w:rPr>
      </w:pPr>
      <w:r w:rsidRPr="00B0609F">
        <w:pict>
          <v:group id="_x0000_s3153" style="position:absolute;left:0;text-align:left;margin-left:81.7pt;margin-top:4.85pt;width:473.6pt;height:21.2pt;z-index:-251859456;mso-position-horizontal-relative:page" coordorigin="1634,97" coordsize="9472,424">
            <v:shape id="_x0000_s3154" style="position:absolute;left:1634;top:97;width:9472;height:424" coordorigin="1634,97" coordsize="9472,424" path="m1634,97r9472,l11106,521r-9472,l1634,97xe" fillcolor="#efefef" stroked="f">
              <v:path arrowok="t"/>
            </v:shape>
            <w10:wrap anchorx="page"/>
          </v:group>
        </w:pict>
      </w:r>
      <w:r w:rsidR="004474D3">
        <w:rPr>
          <w:rFonts w:ascii="仿宋" w:eastAsia="仿宋" w:hAnsi="仿宋" w:cs="仿宋"/>
        </w:rPr>
        <w:t>&gt;db.list(SDB_LIST_COLLECTIONSPACES)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313"/>
        <w:rPr>
          <w:rFonts w:ascii="仿宋" w:eastAsia="仿宋" w:hAnsi="仿宋" w:cs="仿宋"/>
        </w:rPr>
      </w:pPr>
      <w:r w:rsidRPr="00B0609F">
        <w:pict>
          <v:group id="_x0000_s3151" style="position:absolute;left:0;text-align:left;margin-left:81.7pt;margin-top:4.7pt;width:473.6pt;height:21.2pt;z-index:-251858432;mso-position-horizontal-relative:page" coordorigin="1634,94" coordsize="9472,424">
            <v:shape id="_x0000_s3152" style="position:absolute;left:1634;top:94;width:9472;height:424" coordorigin="1634,94" coordsize="9472,424" path="m1634,94r9472,l11106,518r-9472,l1634,94xe" fillcolor="#efefef" stroked="f">
              <v:path arrowok="t"/>
            </v:shape>
            <w10:wrap anchorx="page"/>
          </v:group>
        </w:pict>
      </w:r>
      <w:r w:rsidR="004474D3">
        <w:rPr>
          <w:rFonts w:ascii="仿宋" w:eastAsia="仿宋" w:hAnsi="仿宋" w:cs="仿宋"/>
        </w:rPr>
        <w:t>"Name": "foo"</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before="45"/>
        <w:ind w:left="166"/>
      </w:pPr>
      <w:bookmarkStart w:id="155" w:name="存储单元列表"/>
      <w:bookmarkStart w:id="156" w:name="_bookmark68"/>
      <w:bookmarkEnd w:id="155"/>
      <w:bookmarkEnd w:id="156"/>
      <w:r>
        <w:t>存储单元列表</w:t>
      </w:r>
    </w:p>
    <w:p w:rsidR="0020037C" w:rsidRDefault="0020037C">
      <w:pPr>
        <w:spacing w:before="6" w:line="190" w:lineRule="exact"/>
        <w:rPr>
          <w:sz w:val="19"/>
          <w:szCs w:val="19"/>
        </w:rPr>
      </w:pPr>
    </w:p>
    <w:p w:rsidR="0020037C" w:rsidRDefault="004474D3">
      <w:pPr>
        <w:pStyle w:val="BodyText"/>
        <w:spacing w:line="251" w:lineRule="auto"/>
        <w:ind w:left="113" w:right="4863"/>
      </w:pPr>
      <w:r>
        <w:t>描述 存储单元列表列出当前数据库节点的全部存储单元信息。</w:t>
      </w:r>
    </w:p>
    <w:p w:rsidR="0020037C" w:rsidRDefault="0020037C">
      <w:pPr>
        <w:spacing w:before="4" w:line="180" w:lineRule="exact"/>
        <w:rPr>
          <w:sz w:val="18"/>
          <w:szCs w:val="18"/>
        </w:rPr>
      </w:pPr>
    </w:p>
    <w:p w:rsidR="0020037C" w:rsidRDefault="004474D3">
      <w:pPr>
        <w:pStyle w:val="BodyText"/>
        <w:spacing w:line="251" w:lineRule="auto"/>
        <w:ind w:left="113" w:right="7355"/>
      </w:pPr>
      <w:r>
        <w:rPr>
          <w:w w:val="95"/>
        </w:rPr>
        <w:t xml:space="preserve">标示 </w:t>
      </w:r>
      <w:r>
        <w:rPr>
          <w:w w:val="90"/>
        </w:rPr>
        <w:t>SDB_LIST_STORAGEUNITS</w:t>
      </w:r>
    </w:p>
    <w:p w:rsidR="0020037C" w:rsidRDefault="0020037C">
      <w:pPr>
        <w:spacing w:before="4" w:line="180" w:lineRule="exact"/>
        <w:rPr>
          <w:sz w:val="18"/>
          <w:szCs w:val="18"/>
        </w:rPr>
      </w:pPr>
    </w:p>
    <w:p w:rsidR="0020037C" w:rsidRDefault="004474D3">
      <w:pPr>
        <w:pStyle w:val="BodyText"/>
        <w:spacing w:line="251" w:lineRule="auto"/>
        <w:ind w:left="113" w:right="8347"/>
      </w:pPr>
      <w:r>
        <w:t>适用节点 数据、编目</w:t>
      </w:r>
    </w:p>
    <w:p w:rsidR="0020037C" w:rsidRDefault="0020037C">
      <w:pPr>
        <w:spacing w:before="4" w:line="180" w:lineRule="exact"/>
        <w:rPr>
          <w:sz w:val="18"/>
          <w:szCs w:val="18"/>
        </w:rPr>
      </w:pPr>
    </w:p>
    <w:p w:rsidR="0020037C" w:rsidRDefault="004474D3">
      <w:pPr>
        <w:pStyle w:val="BodyText"/>
        <w:ind w:left="113"/>
      </w:pPr>
      <w:r>
        <w:t>字段信息</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2127"/>
        <w:gridCol w:w="4188"/>
        <w:gridCol w:w="3157"/>
      </w:tblGrid>
      <w:tr w:rsidR="0020037C">
        <w:trPr>
          <w:trHeight w:hRule="exact" w:val="305"/>
        </w:trPr>
        <w:tc>
          <w:tcPr>
            <w:tcW w:w="212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188"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90"/>
        </w:trPr>
        <w:tc>
          <w:tcPr>
            <w:tcW w:w="2127" w:type="dxa"/>
            <w:tcBorders>
              <w:top w:val="single" w:sz="8" w:space="0" w:color="000000"/>
              <w:left w:val="nil"/>
              <w:bottom w:val="single" w:sz="8" w:space="0" w:color="000000"/>
              <w:right w:val="nil"/>
            </w:tcBorders>
          </w:tcPr>
          <w:p w:rsidR="0020037C" w:rsidRDefault="004474D3">
            <w:pPr>
              <w:pStyle w:val="TableParagraph"/>
              <w:spacing w:line="207"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p w:rsidR="0020037C" w:rsidRDefault="004474D3">
            <w:pPr>
              <w:pStyle w:val="TableParagraph"/>
              <w:spacing w:before="59"/>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ID</w:t>
            </w:r>
          </w:p>
        </w:tc>
        <w:tc>
          <w:tcPr>
            <w:tcW w:w="4188" w:type="dxa"/>
            <w:tcBorders>
              <w:top w:val="single" w:sz="8" w:space="0" w:color="000000"/>
              <w:left w:val="nil"/>
              <w:bottom w:val="single" w:sz="8" w:space="0" w:color="000000"/>
              <w:right w:val="nil"/>
            </w:tcBorders>
          </w:tcPr>
          <w:p w:rsidR="0020037C" w:rsidRDefault="004474D3">
            <w:pPr>
              <w:pStyle w:val="TableParagraph"/>
              <w:spacing w:line="207"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p w:rsidR="0020037C" w:rsidRDefault="004474D3">
            <w:pPr>
              <w:pStyle w:val="TableParagraph"/>
              <w:spacing w:before="59"/>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nil"/>
              <w:bottom w:val="single" w:sz="8" w:space="0" w:color="000000"/>
              <w:right w:val="nil"/>
            </w:tcBorders>
          </w:tcPr>
          <w:p w:rsidR="0020037C" w:rsidRDefault="004474D3">
            <w:pPr>
              <w:pStyle w:val="TableParagraph"/>
              <w:spacing w:line="207" w:lineRule="exact"/>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集合空间名</w:t>
            </w:r>
          </w:p>
          <w:p w:rsidR="0020037C" w:rsidRDefault="004474D3">
            <w:pPr>
              <w:pStyle w:val="TableParagraph"/>
              <w:spacing w:before="59"/>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该集合空间ID</w:t>
            </w:r>
          </w:p>
        </w:tc>
      </w:tr>
      <w:tr w:rsidR="0020037C">
        <w:trPr>
          <w:trHeight w:hRule="exact" w:val="300"/>
        </w:trPr>
        <w:tc>
          <w:tcPr>
            <w:tcW w:w="212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LogicalID</w:t>
            </w:r>
          </w:p>
        </w:tc>
        <w:tc>
          <w:tcPr>
            <w:tcW w:w="418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集合空间逻辑ID，为递增顺序</w:t>
            </w:r>
          </w:p>
        </w:tc>
      </w:tr>
      <w:tr w:rsidR="0020037C">
        <w:trPr>
          <w:trHeight w:hRule="exact" w:val="300"/>
        </w:trPr>
        <w:tc>
          <w:tcPr>
            <w:tcW w:w="212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PageSize</w:t>
            </w:r>
          </w:p>
        </w:tc>
        <w:tc>
          <w:tcPr>
            <w:tcW w:w="418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集合空间数据页大小</w:t>
            </w:r>
          </w:p>
        </w:tc>
      </w:tr>
      <w:tr w:rsidR="0020037C">
        <w:trPr>
          <w:trHeight w:hRule="exact" w:val="300"/>
        </w:trPr>
        <w:tc>
          <w:tcPr>
            <w:tcW w:w="212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Sequence</w:t>
            </w:r>
          </w:p>
        </w:tc>
        <w:tc>
          <w:tcPr>
            <w:tcW w:w="418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序列号，当前版本中为1</w:t>
            </w:r>
          </w:p>
        </w:tc>
      </w:tr>
      <w:tr w:rsidR="0020037C">
        <w:trPr>
          <w:trHeight w:hRule="exact" w:val="300"/>
        </w:trPr>
        <w:tc>
          <w:tcPr>
            <w:tcW w:w="212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NumCollections</w:t>
            </w:r>
          </w:p>
        </w:tc>
        <w:tc>
          <w:tcPr>
            <w:tcW w:w="418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集合空间下的集合个数</w:t>
            </w:r>
          </w:p>
        </w:tc>
      </w:tr>
      <w:tr w:rsidR="0020037C">
        <w:trPr>
          <w:trHeight w:hRule="exact" w:val="540"/>
        </w:trPr>
        <w:tc>
          <w:tcPr>
            <w:tcW w:w="212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CollectionHWM</w:t>
            </w:r>
          </w:p>
        </w:tc>
        <w:tc>
          <w:tcPr>
            <w:tcW w:w="418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集合高水位，一般来说意味着该集合空间中总共</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创建过的集合数量（包括被删除的集合）</w:t>
            </w:r>
          </w:p>
        </w:tc>
      </w:tr>
      <w:tr w:rsidR="0020037C">
        <w:trPr>
          <w:trHeight w:hRule="exact" w:val="305"/>
        </w:trPr>
        <w:tc>
          <w:tcPr>
            <w:tcW w:w="212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Size</w:t>
            </w:r>
          </w:p>
        </w:tc>
        <w:tc>
          <w:tcPr>
            <w:tcW w:w="418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8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长整数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存储单元大小（字节）</w:t>
            </w:r>
          </w:p>
        </w:tc>
      </w:tr>
    </w:tbl>
    <w:p w:rsidR="0020037C" w:rsidRDefault="0020037C">
      <w:pPr>
        <w:spacing w:before="3" w:line="200" w:lineRule="exact"/>
        <w:rPr>
          <w:sz w:val="20"/>
          <w:szCs w:val="20"/>
          <w:lang w:eastAsia="zh-CN"/>
        </w:rPr>
      </w:pPr>
    </w:p>
    <w:p w:rsidR="0020037C" w:rsidRDefault="004474D3">
      <w:pPr>
        <w:pStyle w:val="BodyText"/>
        <w:spacing w:line="310" w:lineRule="exact"/>
        <w:ind w:left="113"/>
      </w:pPr>
      <w:r>
        <w:t>示例</w:t>
      </w:r>
    </w:p>
    <w:p w:rsidR="0020037C" w:rsidRDefault="00B0609F">
      <w:pPr>
        <w:pStyle w:val="BodyText"/>
        <w:spacing w:before="8"/>
        <w:ind w:left="113"/>
        <w:rPr>
          <w:rFonts w:ascii="仿宋" w:eastAsia="仿宋" w:hAnsi="仿宋" w:cs="仿宋"/>
        </w:rPr>
      </w:pPr>
      <w:r w:rsidRPr="00B0609F">
        <w:pict>
          <v:group id="_x0000_s3149" style="position:absolute;left:0;text-align:left;margin-left:81.7pt;margin-top:4.85pt;width:473.6pt;height:222.6pt;z-index:-251857408;mso-position-horizontal-relative:page" coordorigin="1634,97" coordsize="9472,4452">
            <v:shape id="_x0000_s3150" style="position:absolute;left:1634;top:97;width:9472;height:4452" coordorigin="1634,97" coordsize="9472,4452" path="m1634,97r9472,l11106,4549r-9472,l1634,97xe" fillcolor="#efefef" stroked="f">
              <v:path arrowok="t"/>
            </v:shape>
            <w10:wrap anchorx="page"/>
          </v:group>
        </w:pict>
      </w:r>
      <w:r w:rsidR="004474D3">
        <w:rPr>
          <w:rFonts w:ascii="仿宋" w:eastAsia="仿宋" w:hAnsi="仿宋" w:cs="仿宋"/>
        </w:rPr>
        <w:t>&gt; db.list(SDB_LIST_STORAGEUNITS)</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"Name": "testCS",</w:t>
      </w:r>
    </w:p>
    <w:p w:rsidR="0020037C" w:rsidRDefault="004474D3">
      <w:pPr>
        <w:pStyle w:val="BodyText"/>
        <w:spacing w:line="212" w:lineRule="exact"/>
        <w:ind w:left="313"/>
        <w:rPr>
          <w:rFonts w:ascii="仿宋" w:eastAsia="仿宋" w:hAnsi="仿宋" w:cs="仿宋"/>
        </w:rPr>
      </w:pPr>
      <w:r>
        <w:rPr>
          <w:rFonts w:ascii="仿宋" w:eastAsia="仿宋" w:hAnsi="仿宋" w:cs="仿宋"/>
        </w:rPr>
        <w:t>"ID": 4095,</w:t>
      </w:r>
    </w:p>
    <w:p w:rsidR="0020037C" w:rsidRDefault="004474D3">
      <w:pPr>
        <w:pStyle w:val="BodyText"/>
        <w:spacing w:line="212" w:lineRule="exact"/>
        <w:ind w:left="313"/>
        <w:rPr>
          <w:rFonts w:ascii="仿宋" w:eastAsia="仿宋" w:hAnsi="仿宋" w:cs="仿宋"/>
        </w:rPr>
      </w:pPr>
      <w:r>
        <w:rPr>
          <w:rFonts w:ascii="仿宋" w:eastAsia="仿宋" w:hAnsi="仿宋" w:cs="仿宋"/>
        </w:rPr>
        <w:t>"LogicalID": 0,</w:t>
      </w:r>
    </w:p>
    <w:p w:rsidR="0020037C" w:rsidRDefault="004474D3">
      <w:pPr>
        <w:pStyle w:val="BodyText"/>
        <w:spacing w:line="212" w:lineRule="exact"/>
        <w:ind w:left="313"/>
        <w:rPr>
          <w:rFonts w:ascii="仿宋" w:eastAsia="仿宋" w:hAnsi="仿宋" w:cs="仿宋"/>
        </w:rPr>
      </w:pPr>
      <w:r>
        <w:rPr>
          <w:rFonts w:ascii="仿宋" w:eastAsia="仿宋" w:hAnsi="仿宋" w:cs="仿宋"/>
        </w:rPr>
        <w:t>"PageSize": 4096,</w:t>
      </w:r>
    </w:p>
    <w:p w:rsidR="0020037C" w:rsidRDefault="004474D3">
      <w:pPr>
        <w:pStyle w:val="BodyText"/>
        <w:spacing w:line="212" w:lineRule="exact"/>
        <w:ind w:left="313"/>
        <w:rPr>
          <w:rFonts w:ascii="仿宋" w:eastAsia="仿宋" w:hAnsi="仿宋" w:cs="仿宋"/>
        </w:rPr>
      </w:pPr>
      <w:r>
        <w:rPr>
          <w:rFonts w:ascii="仿宋" w:eastAsia="仿宋" w:hAnsi="仿宋" w:cs="仿宋"/>
        </w:rPr>
        <w:t>"Sequence": 1,</w:t>
      </w:r>
    </w:p>
    <w:p w:rsidR="0020037C" w:rsidRDefault="004474D3">
      <w:pPr>
        <w:pStyle w:val="BodyText"/>
        <w:spacing w:line="212" w:lineRule="exact"/>
        <w:ind w:left="313"/>
        <w:rPr>
          <w:rFonts w:ascii="仿宋" w:eastAsia="仿宋" w:hAnsi="仿宋" w:cs="仿宋"/>
        </w:rPr>
      </w:pPr>
      <w:r>
        <w:rPr>
          <w:rFonts w:ascii="仿宋" w:eastAsia="仿宋" w:hAnsi="仿宋" w:cs="仿宋"/>
        </w:rPr>
        <w:t>"NumCollections": 1,</w:t>
      </w:r>
    </w:p>
    <w:p w:rsidR="0020037C" w:rsidRDefault="004474D3">
      <w:pPr>
        <w:pStyle w:val="BodyText"/>
        <w:spacing w:line="212" w:lineRule="exact"/>
        <w:ind w:left="313"/>
        <w:rPr>
          <w:rFonts w:ascii="仿宋" w:eastAsia="仿宋" w:hAnsi="仿宋" w:cs="仿宋"/>
        </w:rPr>
      </w:pPr>
      <w:r>
        <w:rPr>
          <w:rFonts w:ascii="仿宋" w:eastAsia="仿宋" w:hAnsi="仿宋" w:cs="仿宋"/>
        </w:rPr>
        <w:t>"CollectionHWM": 1,</w:t>
      </w:r>
    </w:p>
    <w:p w:rsidR="0020037C" w:rsidRDefault="004474D3">
      <w:pPr>
        <w:pStyle w:val="BodyText"/>
        <w:spacing w:line="212" w:lineRule="exact"/>
        <w:ind w:left="313"/>
        <w:rPr>
          <w:rFonts w:ascii="仿宋" w:eastAsia="仿宋" w:hAnsi="仿宋" w:cs="仿宋"/>
        </w:rPr>
      </w:pPr>
      <w:r>
        <w:rPr>
          <w:rFonts w:ascii="仿宋" w:eastAsia="仿宋" w:hAnsi="仿宋" w:cs="仿宋"/>
        </w:rPr>
        <w:t>"Size": 172032000</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"Name": "foo",</w:t>
      </w:r>
    </w:p>
    <w:p w:rsidR="0020037C" w:rsidRDefault="004474D3">
      <w:pPr>
        <w:pStyle w:val="BodyText"/>
        <w:spacing w:line="212" w:lineRule="exact"/>
        <w:ind w:left="313"/>
        <w:rPr>
          <w:rFonts w:ascii="仿宋" w:eastAsia="仿宋" w:hAnsi="仿宋" w:cs="仿宋"/>
        </w:rPr>
      </w:pPr>
      <w:r>
        <w:rPr>
          <w:rFonts w:ascii="仿宋" w:eastAsia="仿宋" w:hAnsi="仿宋" w:cs="仿宋"/>
        </w:rPr>
        <w:t>"ID": 4094,</w:t>
      </w:r>
    </w:p>
    <w:p w:rsidR="0020037C" w:rsidRDefault="004474D3">
      <w:pPr>
        <w:pStyle w:val="BodyText"/>
        <w:spacing w:line="212" w:lineRule="exact"/>
        <w:ind w:left="313"/>
        <w:rPr>
          <w:rFonts w:ascii="仿宋" w:eastAsia="仿宋" w:hAnsi="仿宋" w:cs="仿宋"/>
        </w:rPr>
      </w:pPr>
      <w:r>
        <w:rPr>
          <w:rFonts w:ascii="仿宋" w:eastAsia="仿宋" w:hAnsi="仿宋" w:cs="仿宋"/>
        </w:rPr>
        <w:t>"LogicalID": 1,</w:t>
      </w:r>
    </w:p>
    <w:p w:rsidR="0020037C" w:rsidRDefault="004474D3">
      <w:pPr>
        <w:pStyle w:val="BodyText"/>
        <w:spacing w:line="212" w:lineRule="exact"/>
        <w:ind w:left="313"/>
        <w:rPr>
          <w:rFonts w:ascii="仿宋" w:eastAsia="仿宋" w:hAnsi="仿宋" w:cs="仿宋"/>
        </w:rPr>
      </w:pPr>
      <w:r>
        <w:rPr>
          <w:rFonts w:ascii="仿宋" w:eastAsia="仿宋" w:hAnsi="仿宋" w:cs="仿宋"/>
        </w:rPr>
        <w:t>"PageSize": 4096,</w:t>
      </w:r>
    </w:p>
    <w:p w:rsidR="0020037C" w:rsidRDefault="004474D3">
      <w:pPr>
        <w:pStyle w:val="BodyText"/>
        <w:spacing w:line="212" w:lineRule="exact"/>
        <w:ind w:left="313"/>
        <w:rPr>
          <w:rFonts w:ascii="仿宋" w:eastAsia="仿宋" w:hAnsi="仿宋" w:cs="仿宋"/>
        </w:rPr>
      </w:pPr>
      <w:r>
        <w:rPr>
          <w:rFonts w:ascii="仿宋" w:eastAsia="仿宋" w:hAnsi="仿宋" w:cs="仿宋"/>
        </w:rPr>
        <w:t>"Sequence": 1,</w:t>
      </w:r>
    </w:p>
    <w:p w:rsidR="0020037C" w:rsidRDefault="004474D3">
      <w:pPr>
        <w:pStyle w:val="BodyText"/>
        <w:spacing w:line="212" w:lineRule="exact"/>
        <w:ind w:left="313"/>
        <w:rPr>
          <w:rFonts w:ascii="仿宋" w:eastAsia="仿宋" w:hAnsi="仿宋" w:cs="仿宋"/>
        </w:rPr>
      </w:pPr>
      <w:r>
        <w:rPr>
          <w:rFonts w:ascii="仿宋" w:eastAsia="仿宋" w:hAnsi="仿宋" w:cs="仿宋"/>
        </w:rPr>
        <w:t>"NumCollections": 2,</w:t>
      </w:r>
    </w:p>
    <w:p w:rsidR="0020037C" w:rsidRDefault="004474D3">
      <w:pPr>
        <w:pStyle w:val="BodyText"/>
        <w:spacing w:line="212" w:lineRule="exact"/>
        <w:ind w:left="313"/>
        <w:rPr>
          <w:rFonts w:ascii="仿宋" w:eastAsia="仿宋" w:hAnsi="仿宋" w:cs="仿宋"/>
        </w:rPr>
      </w:pPr>
      <w:r>
        <w:rPr>
          <w:rFonts w:ascii="仿宋" w:eastAsia="仿宋" w:hAnsi="仿宋" w:cs="仿宋"/>
        </w:rPr>
        <w:t>"CollectionHWM": 3,</w:t>
      </w:r>
    </w:p>
    <w:p w:rsidR="0020037C" w:rsidRDefault="004474D3">
      <w:pPr>
        <w:pStyle w:val="BodyText"/>
        <w:spacing w:line="212" w:lineRule="exact"/>
        <w:ind w:left="313"/>
        <w:rPr>
          <w:rFonts w:ascii="仿宋" w:eastAsia="仿宋" w:hAnsi="仿宋" w:cs="仿宋"/>
        </w:rPr>
      </w:pPr>
      <w:r>
        <w:rPr>
          <w:rFonts w:ascii="仿宋" w:eastAsia="仿宋" w:hAnsi="仿宋" w:cs="仿宋"/>
        </w:rPr>
        <w:t>"Size": 172032000</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23ADE">
      <w:pPr>
        <w:pStyle w:val="BodyText"/>
        <w:spacing w:before="45"/>
        <w:ind w:left="166"/>
      </w:pPr>
      <w:bookmarkStart w:id="157" w:name="分区组列表"/>
      <w:bookmarkStart w:id="158" w:name="_bookmark69"/>
      <w:bookmarkEnd w:id="157"/>
      <w:bookmarkEnd w:id="158"/>
      <w:r>
        <w:t>分区</w:t>
      </w:r>
      <w:r w:rsidR="004474D3">
        <w:t>组列表</w:t>
      </w:r>
    </w:p>
    <w:p w:rsidR="0020037C" w:rsidRDefault="0020037C">
      <w:pPr>
        <w:spacing w:before="6" w:line="190" w:lineRule="exact"/>
        <w:rPr>
          <w:sz w:val="19"/>
          <w:szCs w:val="19"/>
        </w:rPr>
      </w:pPr>
    </w:p>
    <w:p w:rsidR="0020037C" w:rsidRDefault="004474D3">
      <w:pPr>
        <w:pStyle w:val="BodyText"/>
        <w:spacing w:line="251" w:lineRule="auto"/>
        <w:ind w:left="113" w:right="5747"/>
        <w:rPr>
          <w:lang w:eastAsia="zh-CN"/>
        </w:rPr>
      </w:pPr>
      <w:r>
        <w:rPr>
          <w:lang w:eastAsia="zh-CN"/>
        </w:rPr>
        <w:t xml:space="preserve">描述 </w:t>
      </w:r>
      <w:r w:rsidR="00423ADE">
        <w:rPr>
          <w:lang w:eastAsia="zh-CN"/>
        </w:rPr>
        <w:t>分区</w:t>
      </w:r>
      <w:r>
        <w:rPr>
          <w:lang w:eastAsia="zh-CN"/>
        </w:rPr>
        <w:t>组列表列出当前集群中的所有</w:t>
      </w:r>
      <w:r w:rsidR="00423ADE">
        <w:rPr>
          <w:lang w:eastAsia="zh-CN"/>
        </w:rPr>
        <w:t>分区</w:t>
      </w:r>
      <w:r>
        <w:rPr>
          <w:lang w:eastAsia="zh-CN"/>
        </w:rPr>
        <w:t>信息</w:t>
      </w:r>
      <w:r>
        <w:rPr>
          <w:spacing w:val="2"/>
          <w:lang w:eastAsia="zh-CN"/>
        </w:rPr>
        <w:t xml:space="preserve"> </w:t>
      </w:r>
      <w:r>
        <w:rPr>
          <w:lang w:eastAsia="zh-CN"/>
        </w:rPr>
        <w:t>。</w:t>
      </w:r>
    </w:p>
    <w:p w:rsidR="0020037C" w:rsidRDefault="0020037C">
      <w:pPr>
        <w:spacing w:line="251" w:lineRule="auto"/>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pPr>
      <w:r>
        <w:t>标示</w:t>
      </w:r>
    </w:p>
    <w:p w:rsidR="0020037C" w:rsidRDefault="004474D3">
      <w:pPr>
        <w:pStyle w:val="BodyText"/>
        <w:spacing w:before="16"/>
      </w:pPr>
      <w:r>
        <w:rPr>
          <w:w w:val="95"/>
        </w:rPr>
        <w:t>SDB_LIST_GROUPS</w:t>
      </w:r>
    </w:p>
    <w:p w:rsidR="0020037C" w:rsidRDefault="0020037C">
      <w:pPr>
        <w:spacing w:before="6" w:line="190" w:lineRule="exact"/>
        <w:rPr>
          <w:sz w:val="19"/>
          <w:szCs w:val="19"/>
        </w:rPr>
      </w:pPr>
    </w:p>
    <w:p w:rsidR="0020037C" w:rsidRDefault="004474D3">
      <w:pPr>
        <w:pStyle w:val="BodyText"/>
        <w:spacing w:line="251" w:lineRule="auto"/>
        <w:ind w:right="8607"/>
      </w:pPr>
      <w:r>
        <w:t>适用节点 协调</w:t>
      </w:r>
    </w:p>
    <w:p w:rsidR="0020037C" w:rsidRDefault="0020037C">
      <w:pPr>
        <w:spacing w:before="4" w:line="180" w:lineRule="exact"/>
        <w:rPr>
          <w:sz w:val="18"/>
          <w:szCs w:val="18"/>
        </w:rPr>
      </w:pPr>
    </w:p>
    <w:p w:rsidR="0020037C" w:rsidRDefault="004474D3">
      <w:pPr>
        <w:pStyle w:val="BodyText"/>
      </w:pPr>
      <w:r>
        <w:t>字段信息</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2277"/>
        <w:gridCol w:w="4038"/>
        <w:gridCol w:w="3157"/>
      </w:tblGrid>
      <w:tr w:rsidR="0020037C">
        <w:trPr>
          <w:trHeight w:hRule="exact" w:val="305"/>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Group.dbpath</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组中节点的数据文件存放路径</w:t>
            </w:r>
          </w:p>
        </w:tc>
      </w:tr>
      <w:tr w:rsidR="0020037C">
        <w:trPr>
          <w:trHeight w:hRule="exact" w:val="300"/>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Group.HostName</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组中节点的主机名</w:t>
            </w:r>
          </w:p>
        </w:tc>
      </w:tr>
      <w:tr w:rsidR="0020037C">
        <w:trPr>
          <w:trHeight w:hRule="exact" w:val="1738"/>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Group.Service.Type</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before="30"/>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组中节点的服务类型</w:t>
            </w:r>
          </w:p>
          <w:p w:rsidR="0020037C" w:rsidRDefault="0020037C">
            <w:pPr>
              <w:pStyle w:val="TableParagraph"/>
              <w:spacing w:before="3" w:line="140" w:lineRule="exact"/>
              <w:rPr>
                <w:sz w:val="14"/>
                <w:szCs w:val="14"/>
                <w:lang w:eastAsia="zh-CN"/>
              </w:rPr>
            </w:pPr>
          </w:p>
          <w:p w:rsidR="0020037C" w:rsidRDefault="004474D3">
            <w:pPr>
              <w:pStyle w:val="TableParagraph"/>
              <w:tabs>
                <w:tab w:val="left" w:pos="323"/>
              </w:tabs>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0：直连服务，对应数据库参数svcname</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1：复制服务，对应数据库参数replname</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2：</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服务，对应数据库参数shardname</w:t>
            </w:r>
          </w:p>
          <w:p w:rsidR="0020037C" w:rsidRDefault="004474D3">
            <w:pPr>
              <w:pStyle w:val="TableParagraph"/>
              <w:tabs>
                <w:tab w:val="left" w:pos="323"/>
              </w:tabs>
              <w:spacing w:before="45"/>
              <w:ind w:left="4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3：编目服务，对应数据库参数catalogname</w:t>
            </w:r>
          </w:p>
        </w:tc>
      </w:tr>
      <w:tr w:rsidR="0020037C">
        <w:trPr>
          <w:trHeight w:hRule="exact" w:val="540"/>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Group.Service.Name</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组中节点的服务名，服务名可以为端口</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号，或services文件中的服务名</w:t>
            </w:r>
          </w:p>
        </w:tc>
      </w:tr>
      <w:tr w:rsidR="0020037C">
        <w:trPr>
          <w:trHeight w:hRule="exact" w:val="300"/>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Group.NodeID</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组中节点的ID</w:t>
            </w:r>
          </w:p>
        </w:tc>
      </w:tr>
      <w:tr w:rsidR="0020037C">
        <w:trPr>
          <w:trHeight w:hRule="exact" w:val="300"/>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GroupID</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组ID</w:t>
            </w:r>
          </w:p>
        </w:tc>
      </w:tr>
      <w:tr w:rsidR="0020037C">
        <w:trPr>
          <w:trHeight w:hRule="exact" w:val="300"/>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GroupName</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组名称</w:t>
            </w:r>
          </w:p>
        </w:tc>
      </w:tr>
      <w:tr w:rsidR="0020037C">
        <w:trPr>
          <w:trHeight w:hRule="exact" w:val="300"/>
        </w:trPr>
        <w:tc>
          <w:tcPr>
            <w:tcW w:w="227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PrimaryNode</w:t>
            </w:r>
          </w:p>
        </w:tc>
        <w:tc>
          <w:tcPr>
            <w:tcW w:w="403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主节点ID</w:t>
            </w:r>
          </w:p>
        </w:tc>
      </w:tr>
      <w:tr w:rsidR="0020037C">
        <w:trPr>
          <w:trHeight w:hRule="exact" w:val="394"/>
        </w:trPr>
        <w:tc>
          <w:tcPr>
            <w:tcW w:w="2277" w:type="dxa"/>
            <w:vMerge w:val="restart"/>
            <w:tcBorders>
              <w:top w:val="single" w:sz="8" w:space="0" w:color="000000"/>
              <w:left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Role</w:t>
            </w:r>
          </w:p>
        </w:tc>
        <w:tc>
          <w:tcPr>
            <w:tcW w:w="4038" w:type="dxa"/>
            <w:vMerge w:val="restart"/>
            <w:tcBorders>
              <w:top w:val="single" w:sz="8" w:space="0" w:color="000000"/>
              <w:left w:val="nil"/>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tcBorders>
              <w:top w:val="single" w:sz="8" w:space="0" w:color="000000"/>
              <w:left w:val="single" w:sz="8" w:space="0" w:color="000000"/>
              <w:bottom w:val="nil"/>
              <w:right w:val="single" w:sz="8" w:space="0" w:color="000000"/>
            </w:tcBorders>
          </w:tcPr>
          <w:p w:rsidR="0020037C" w:rsidRDefault="00423ADE">
            <w:pPr>
              <w:pStyle w:val="TableParagraph"/>
              <w:spacing w:before="30"/>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组角色，可以为：</w:t>
            </w:r>
          </w:p>
        </w:tc>
      </w:tr>
      <w:tr w:rsidR="0020037C">
        <w:trPr>
          <w:trHeight w:hRule="exact" w:val="334"/>
        </w:trPr>
        <w:tc>
          <w:tcPr>
            <w:tcW w:w="2277" w:type="dxa"/>
            <w:vMerge/>
            <w:tcBorders>
              <w:left w:val="single" w:sz="8" w:space="0" w:color="000000"/>
              <w:right w:val="nil"/>
            </w:tcBorders>
          </w:tcPr>
          <w:p w:rsidR="0020037C" w:rsidRDefault="0020037C">
            <w:pPr>
              <w:rPr>
                <w:lang w:eastAsia="zh-CN"/>
              </w:rPr>
            </w:pPr>
          </w:p>
        </w:tc>
        <w:tc>
          <w:tcPr>
            <w:tcW w:w="4038" w:type="dxa"/>
            <w:vMerge/>
            <w:tcBorders>
              <w:left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before="30"/>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0：数据节点</w:t>
            </w:r>
          </w:p>
        </w:tc>
      </w:tr>
      <w:tr w:rsidR="0020037C">
        <w:trPr>
          <w:trHeight w:hRule="exact" w:val="437"/>
        </w:trPr>
        <w:tc>
          <w:tcPr>
            <w:tcW w:w="2277" w:type="dxa"/>
            <w:vMerge/>
            <w:tcBorders>
              <w:left w:val="single" w:sz="8" w:space="0" w:color="000000"/>
              <w:bottom w:val="single" w:sz="8" w:space="0" w:color="000000"/>
              <w:right w:val="nil"/>
            </w:tcBorders>
          </w:tcPr>
          <w:p w:rsidR="0020037C" w:rsidRDefault="0020037C"/>
        </w:tc>
        <w:tc>
          <w:tcPr>
            <w:tcW w:w="4038" w:type="dxa"/>
            <w:vMerge/>
            <w:tcBorders>
              <w:left w:val="nil"/>
              <w:bottom w:val="single" w:sz="8" w:space="0" w:color="000000"/>
              <w:right w:val="single" w:sz="8" w:space="0" w:color="000000"/>
            </w:tcBorders>
          </w:tcPr>
          <w:p w:rsidR="0020037C" w:rsidRDefault="0020037C"/>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2：编目节点</w:t>
            </w:r>
          </w:p>
        </w:tc>
      </w:tr>
      <w:tr w:rsidR="0020037C">
        <w:trPr>
          <w:trHeight w:hRule="exact" w:val="394"/>
        </w:trPr>
        <w:tc>
          <w:tcPr>
            <w:tcW w:w="2277"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Status</w:t>
            </w:r>
          </w:p>
        </w:tc>
        <w:tc>
          <w:tcPr>
            <w:tcW w:w="4038" w:type="dxa"/>
            <w:tcBorders>
              <w:top w:val="single" w:sz="8" w:space="0" w:color="000000"/>
              <w:left w:val="nil"/>
              <w:bottom w:val="nil"/>
              <w:right w:val="single" w:sz="8" w:space="0" w:color="000000"/>
            </w:tcBorders>
          </w:tcPr>
          <w:p w:rsidR="0020037C" w:rsidRDefault="004474D3">
            <w:pPr>
              <w:pStyle w:val="TableParagraph"/>
              <w:spacing w:line="207" w:lineRule="exact"/>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nil"/>
              <w:right w:val="single" w:sz="8" w:space="0" w:color="000000"/>
            </w:tcBorders>
          </w:tcPr>
          <w:p w:rsidR="0020037C" w:rsidRDefault="00423ADE">
            <w:pPr>
              <w:pStyle w:val="TableParagraph"/>
              <w:spacing w:before="30"/>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组状态</w:t>
            </w:r>
          </w:p>
        </w:tc>
      </w:tr>
      <w:tr w:rsidR="0020037C">
        <w:trPr>
          <w:trHeight w:hRule="exact" w:val="334"/>
        </w:trPr>
        <w:tc>
          <w:tcPr>
            <w:tcW w:w="2277" w:type="dxa"/>
            <w:tcBorders>
              <w:top w:val="nil"/>
              <w:left w:val="single" w:sz="8" w:space="0" w:color="000000"/>
              <w:bottom w:val="nil"/>
              <w:right w:val="nil"/>
            </w:tcBorders>
          </w:tcPr>
          <w:p w:rsidR="0020037C" w:rsidRDefault="0020037C"/>
        </w:tc>
        <w:tc>
          <w:tcPr>
            <w:tcW w:w="4038" w:type="dxa"/>
            <w:tcBorders>
              <w:top w:val="nil"/>
              <w:left w:val="nil"/>
              <w:bottom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before="30"/>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1：已激活</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r>
      <w:tr w:rsidR="0020037C">
        <w:trPr>
          <w:trHeight w:hRule="exact" w:val="286"/>
        </w:trPr>
        <w:tc>
          <w:tcPr>
            <w:tcW w:w="2277" w:type="dxa"/>
            <w:tcBorders>
              <w:top w:val="nil"/>
              <w:left w:val="single" w:sz="8" w:space="0" w:color="000000"/>
              <w:bottom w:val="nil"/>
              <w:right w:val="nil"/>
            </w:tcBorders>
          </w:tcPr>
          <w:p w:rsidR="0020037C" w:rsidRDefault="0020037C"/>
        </w:tc>
        <w:tc>
          <w:tcPr>
            <w:tcW w:w="4038" w:type="dxa"/>
            <w:tcBorders>
              <w:top w:val="nil"/>
              <w:left w:val="nil"/>
              <w:bottom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tabs>
                <w:tab w:val="left" w:pos="323"/>
              </w:tabs>
              <w:spacing w:line="223" w:lineRule="exact"/>
              <w:ind w:left="40"/>
              <w:rPr>
                <w:rFonts w:ascii="Microsoft JhengHei" w:eastAsia="Microsoft JhengHei" w:hAnsi="Microsoft JhengHei" w:cs="Microsoft JhengHei"/>
                <w:sz w:val="14"/>
                <w:szCs w:val="14"/>
              </w:rPr>
            </w:pPr>
            <w:r>
              <w:rPr>
                <w:rFonts w:ascii="Times New Roman" w:eastAsia="Times New Roman" w:hAnsi="Times New Roman" w:cs="Times New Roman"/>
                <w:sz w:val="14"/>
                <w:szCs w:val="14"/>
              </w:rPr>
              <w:t>•</w:t>
            </w:r>
            <w:r>
              <w:rPr>
                <w:rFonts w:ascii="Times New Roman" w:eastAsia="Times New Roman" w:hAnsi="Times New Roman" w:cs="Times New Roman"/>
                <w:sz w:val="14"/>
                <w:szCs w:val="14"/>
              </w:rPr>
              <w:tab/>
            </w:r>
            <w:r>
              <w:rPr>
                <w:rFonts w:ascii="Microsoft JhengHei" w:eastAsia="Microsoft JhengHei" w:hAnsi="Microsoft JhengHei" w:cs="Microsoft JhengHei"/>
                <w:sz w:val="14"/>
                <w:szCs w:val="14"/>
              </w:rPr>
              <w:t>0：未激活</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r>
      <w:tr w:rsidR="0020037C">
        <w:trPr>
          <w:trHeight w:hRule="exact" w:val="361"/>
        </w:trPr>
        <w:tc>
          <w:tcPr>
            <w:tcW w:w="2277" w:type="dxa"/>
            <w:tcBorders>
              <w:top w:val="nil"/>
              <w:left w:val="single" w:sz="8" w:space="0" w:color="000000"/>
              <w:bottom w:val="nil"/>
              <w:right w:val="nil"/>
            </w:tcBorders>
          </w:tcPr>
          <w:p w:rsidR="0020037C" w:rsidRDefault="0020037C"/>
        </w:tc>
        <w:tc>
          <w:tcPr>
            <w:tcW w:w="4038" w:type="dxa"/>
            <w:tcBorders>
              <w:top w:val="nil"/>
              <w:left w:val="nil"/>
              <w:bottom w:val="nil"/>
              <w:right w:val="single" w:sz="8" w:space="0" w:color="000000"/>
            </w:tcBorders>
          </w:tcPr>
          <w:p w:rsidR="0020037C" w:rsidRDefault="0020037C"/>
        </w:tc>
        <w:tc>
          <w:tcPr>
            <w:tcW w:w="3157" w:type="dxa"/>
            <w:vMerge w:val="restart"/>
            <w:tcBorders>
              <w:top w:val="nil"/>
              <w:left w:val="nil"/>
              <w:right w:val="nil"/>
            </w:tcBorders>
          </w:tcPr>
          <w:p w:rsidR="0020037C" w:rsidRDefault="004474D3">
            <w:pPr>
              <w:pStyle w:val="TableParagraph"/>
              <w:tabs>
                <w:tab w:val="left" w:pos="333"/>
              </w:tabs>
              <w:spacing w:line="223" w:lineRule="exact"/>
              <w:ind w:left="50"/>
              <w:rPr>
                <w:rFonts w:ascii="Microsoft JhengHei" w:eastAsia="Microsoft JhengHei" w:hAnsi="Microsoft JhengHei" w:cs="Microsoft JhengHei"/>
                <w:sz w:val="14"/>
                <w:szCs w:val="14"/>
                <w:lang w:eastAsia="zh-CN"/>
              </w:rPr>
            </w:pPr>
            <w:r>
              <w:rPr>
                <w:rFonts w:ascii="Times New Roman" w:eastAsia="Times New Roman" w:hAnsi="Times New Roman" w:cs="Times New Roman"/>
                <w:sz w:val="14"/>
                <w:szCs w:val="14"/>
                <w:lang w:eastAsia="zh-CN"/>
              </w:rPr>
              <w:t>•</w:t>
            </w:r>
            <w:r>
              <w:rPr>
                <w:rFonts w:ascii="Times New Roman" w:eastAsia="Times New Roman" w:hAnsi="Times New Roman" w:cs="Times New Roman"/>
                <w:sz w:val="14"/>
                <w:szCs w:val="14"/>
                <w:lang w:eastAsia="zh-CN"/>
              </w:rPr>
              <w:tab/>
            </w:r>
            <w:r>
              <w:rPr>
                <w:rFonts w:ascii="Microsoft JhengHei" w:eastAsia="Microsoft JhengHei" w:hAnsi="Microsoft JhengHei" w:cs="Microsoft JhengHei"/>
                <w:sz w:val="14"/>
                <w:szCs w:val="14"/>
                <w:lang w:eastAsia="zh-CN"/>
              </w:rPr>
              <w:t>不存在：未激活</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w:t>
            </w:r>
          </w:p>
        </w:tc>
      </w:tr>
      <w:tr w:rsidR="0020037C">
        <w:trPr>
          <w:trHeight w:hRule="exact" w:val="371"/>
        </w:trPr>
        <w:tc>
          <w:tcPr>
            <w:tcW w:w="2277" w:type="dxa"/>
            <w:tcBorders>
              <w:top w:val="nil"/>
              <w:left w:val="single" w:sz="8" w:space="0" w:color="000000"/>
              <w:bottom w:val="single" w:sz="8" w:space="0" w:color="000000"/>
              <w:right w:val="nil"/>
            </w:tcBorders>
          </w:tcPr>
          <w:p w:rsidR="0020037C" w:rsidRDefault="004474D3">
            <w:pPr>
              <w:pStyle w:val="TableParagraph"/>
              <w:spacing w:before="53"/>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Version</w:t>
            </w:r>
          </w:p>
        </w:tc>
        <w:tc>
          <w:tcPr>
            <w:tcW w:w="4038" w:type="dxa"/>
            <w:tcBorders>
              <w:top w:val="nil"/>
              <w:left w:val="nil"/>
              <w:bottom w:val="single" w:sz="8" w:space="0" w:color="000000"/>
              <w:right w:val="single" w:sz="8" w:space="0" w:color="000000"/>
            </w:tcBorders>
          </w:tcPr>
          <w:p w:rsidR="0020037C" w:rsidRDefault="004474D3">
            <w:pPr>
              <w:pStyle w:val="TableParagraph"/>
              <w:spacing w:before="53"/>
              <w:ind w:left="93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整数</w:t>
            </w:r>
          </w:p>
        </w:tc>
        <w:tc>
          <w:tcPr>
            <w:tcW w:w="3157" w:type="dxa"/>
            <w:vMerge/>
            <w:tcBorders>
              <w:left w:val="nil"/>
              <w:bottom w:val="single" w:sz="8" w:space="0" w:color="000000"/>
              <w:right w:val="nil"/>
            </w:tcBorders>
          </w:tcPr>
          <w:p w:rsidR="0020037C" w:rsidRDefault="0020037C"/>
        </w:tc>
      </w:tr>
    </w:tbl>
    <w:p w:rsidR="0020037C" w:rsidRDefault="0020037C">
      <w:pPr>
        <w:spacing w:before="3" w:line="200" w:lineRule="exact"/>
        <w:rPr>
          <w:sz w:val="20"/>
          <w:szCs w:val="20"/>
        </w:rPr>
      </w:pPr>
    </w:p>
    <w:p w:rsidR="0020037C" w:rsidRDefault="004474D3">
      <w:pPr>
        <w:pStyle w:val="BodyText"/>
        <w:spacing w:line="310" w:lineRule="exact"/>
      </w:pPr>
      <w:r>
        <w:t>示例</w:t>
      </w:r>
    </w:p>
    <w:p w:rsidR="0020037C" w:rsidRDefault="00B0609F">
      <w:pPr>
        <w:pStyle w:val="BodyText"/>
        <w:spacing w:before="8"/>
        <w:rPr>
          <w:rFonts w:ascii="仿宋" w:eastAsia="仿宋" w:hAnsi="仿宋" w:cs="仿宋"/>
        </w:rPr>
      </w:pPr>
      <w:r w:rsidRPr="00B0609F">
        <w:pict>
          <v:group id="_x0000_s3147" style="position:absolute;left:0;text-align:left;margin-left:81.7pt;margin-top:4.85pt;width:473.6pt;height:169.6pt;z-index:-251856384;mso-position-horizontal-relative:page" coordorigin="1634,97" coordsize="9472,3392">
            <v:shape id="_x0000_s3148" style="position:absolute;left:1634;top:97;width:9472;height:3392" coordorigin="1634,97" coordsize="9472,3392" path="m1634,97r9472,l11106,3489r-9472,l1634,97xe" fillcolor="#efefef" stroked="f">
              <v:path arrowok="t"/>
            </v:shape>
            <w10:wrap anchorx="page"/>
          </v:group>
        </w:pict>
      </w:r>
      <w:r w:rsidR="004474D3">
        <w:rPr>
          <w:rFonts w:ascii="仿宋" w:eastAsia="仿宋" w:hAnsi="仿宋" w:cs="仿宋"/>
        </w:rPr>
        <w:t>&gt; db.list(SDB_LIST_GROUPS)</w:t>
      </w:r>
    </w:p>
    <w:p w:rsidR="0020037C" w:rsidRDefault="004474D3">
      <w:pPr>
        <w:pStyle w:val="BodyText"/>
        <w:spacing w:line="212" w:lineRule="exact"/>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"Group":[</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533"/>
        <w:rPr>
          <w:rFonts w:ascii="仿宋" w:eastAsia="仿宋" w:hAnsi="仿宋" w:cs="仿宋"/>
        </w:rPr>
      </w:pPr>
      <w:r>
        <w:rPr>
          <w:rFonts w:ascii="仿宋" w:eastAsia="仿宋" w:hAnsi="仿宋" w:cs="仿宋"/>
        </w:rPr>
        <w:t>"dbpath": "/home/users/chenzichuan/sequoiadb/cata",</w:t>
      </w:r>
    </w:p>
    <w:p w:rsidR="0020037C" w:rsidRDefault="004474D3">
      <w:pPr>
        <w:pStyle w:val="BodyText"/>
        <w:spacing w:line="212" w:lineRule="exact"/>
        <w:ind w:left="1533"/>
        <w:rPr>
          <w:rFonts w:ascii="仿宋" w:eastAsia="仿宋" w:hAnsi="仿宋" w:cs="仿宋"/>
        </w:rPr>
      </w:pPr>
      <w:r>
        <w:rPr>
          <w:rFonts w:ascii="仿宋" w:eastAsia="仿宋" w:hAnsi="仿宋" w:cs="仿宋"/>
        </w:rPr>
        <w:t>"HostName": "ubuntu-dev2",</w:t>
      </w:r>
    </w:p>
    <w:p w:rsidR="0020037C" w:rsidRDefault="004474D3">
      <w:pPr>
        <w:pStyle w:val="BodyText"/>
        <w:spacing w:line="212" w:lineRule="exact"/>
        <w:ind w:left="1533"/>
        <w:rPr>
          <w:rFonts w:ascii="仿宋" w:eastAsia="仿宋" w:hAnsi="仿宋" w:cs="仿宋"/>
        </w:rPr>
      </w:pPr>
      <w:r>
        <w:rPr>
          <w:rFonts w:ascii="仿宋" w:eastAsia="仿宋" w:hAnsi="仿宋" w:cs="仿宋"/>
        </w:rPr>
        <w:t>"Service": [</w:t>
      </w:r>
    </w:p>
    <w:p w:rsidR="0020037C" w:rsidRDefault="004474D3">
      <w:pPr>
        <w:pStyle w:val="BodyText"/>
        <w:spacing w:line="212" w:lineRule="exact"/>
        <w:ind w:left="1733"/>
        <w:rPr>
          <w:rFonts w:ascii="仿宋" w:eastAsia="仿宋" w:hAnsi="仿宋" w:cs="仿宋"/>
        </w:rPr>
      </w:pPr>
      <w:r>
        <w:rPr>
          <w:rFonts w:ascii="仿宋" w:eastAsia="仿宋" w:hAnsi="仿宋" w:cs="仿宋"/>
        </w:rPr>
        <w:t>{</w:t>
      </w:r>
    </w:p>
    <w:p w:rsidR="0020037C" w:rsidRDefault="004474D3">
      <w:pPr>
        <w:pStyle w:val="BodyText"/>
        <w:spacing w:line="212" w:lineRule="exact"/>
        <w:ind w:left="1933"/>
        <w:rPr>
          <w:rFonts w:ascii="仿宋" w:eastAsia="仿宋" w:hAnsi="仿宋" w:cs="仿宋"/>
        </w:rPr>
      </w:pPr>
      <w:r>
        <w:rPr>
          <w:rFonts w:ascii="仿宋" w:eastAsia="仿宋" w:hAnsi="仿宋" w:cs="仿宋"/>
        </w:rPr>
        <w:t>"Type": 0,</w:t>
      </w:r>
    </w:p>
    <w:p w:rsidR="0020037C" w:rsidRDefault="004474D3">
      <w:pPr>
        <w:pStyle w:val="BodyText"/>
        <w:spacing w:line="212" w:lineRule="exact"/>
        <w:ind w:left="1933"/>
        <w:rPr>
          <w:rFonts w:ascii="仿宋" w:eastAsia="仿宋" w:hAnsi="仿宋" w:cs="仿宋"/>
        </w:rPr>
      </w:pPr>
      <w:r>
        <w:rPr>
          <w:rFonts w:ascii="仿宋" w:eastAsia="仿宋" w:hAnsi="仿宋" w:cs="仿宋"/>
        </w:rPr>
        <w:t>"Name": "</w:t>
      </w:r>
      <w:r w:rsidR="001C0BEA" w:rsidRPr="001C0BEA">
        <w:rPr>
          <w:rFonts w:ascii="仿宋" w:eastAsia="仿宋" w:hAnsi="仿宋" w:cs="仿宋"/>
        </w:rPr>
        <w:t>11800</w:t>
      </w:r>
      <w:r>
        <w:rPr>
          <w:rFonts w:ascii="仿宋" w:eastAsia="仿宋" w:hAnsi="仿宋" w:cs="仿宋"/>
        </w:rPr>
        <w:t>"</w:t>
      </w:r>
    </w:p>
    <w:p w:rsidR="0020037C" w:rsidRDefault="004474D3">
      <w:pPr>
        <w:pStyle w:val="BodyText"/>
        <w:spacing w:line="212" w:lineRule="exact"/>
        <w:ind w:left="1733"/>
        <w:rPr>
          <w:rFonts w:ascii="仿宋" w:eastAsia="仿宋" w:hAnsi="仿宋" w:cs="仿宋"/>
        </w:rPr>
      </w:pPr>
      <w:r>
        <w:rPr>
          <w:rFonts w:ascii="仿宋" w:eastAsia="仿宋" w:hAnsi="仿宋" w:cs="仿宋"/>
        </w:rPr>
        <w:t>},</w:t>
      </w:r>
    </w:p>
    <w:p w:rsidR="0020037C" w:rsidRDefault="004474D3">
      <w:pPr>
        <w:pStyle w:val="BodyText"/>
        <w:spacing w:line="212" w:lineRule="exact"/>
        <w:ind w:left="1733"/>
        <w:rPr>
          <w:rFonts w:ascii="仿宋" w:eastAsia="仿宋" w:hAnsi="仿宋" w:cs="仿宋"/>
        </w:rPr>
      </w:pPr>
      <w:r>
        <w:rPr>
          <w:rFonts w:ascii="仿宋" w:eastAsia="仿宋" w:hAnsi="仿宋" w:cs="仿宋"/>
        </w:rPr>
        <w:t>{</w:t>
      </w:r>
    </w:p>
    <w:p w:rsidR="0020037C" w:rsidRDefault="004474D3">
      <w:pPr>
        <w:pStyle w:val="BodyText"/>
        <w:spacing w:line="212" w:lineRule="exact"/>
        <w:ind w:left="1933"/>
        <w:rPr>
          <w:rFonts w:ascii="仿宋" w:eastAsia="仿宋" w:hAnsi="仿宋" w:cs="仿宋"/>
        </w:rPr>
      </w:pPr>
      <w:r>
        <w:rPr>
          <w:rFonts w:ascii="仿宋" w:eastAsia="仿宋" w:hAnsi="仿宋" w:cs="仿宋"/>
        </w:rPr>
        <w:t>"Type": 1,</w:t>
      </w:r>
    </w:p>
    <w:p w:rsidR="0020037C" w:rsidRDefault="004474D3">
      <w:pPr>
        <w:pStyle w:val="BodyText"/>
        <w:spacing w:line="212" w:lineRule="exact"/>
        <w:ind w:left="1933"/>
        <w:rPr>
          <w:rFonts w:ascii="仿宋" w:eastAsia="仿宋" w:hAnsi="仿宋" w:cs="仿宋"/>
        </w:rPr>
      </w:pPr>
      <w:r>
        <w:rPr>
          <w:rFonts w:ascii="仿宋" w:eastAsia="仿宋" w:hAnsi="仿宋" w:cs="仿宋"/>
        </w:rPr>
        <w:t>"Name": "</w:t>
      </w:r>
      <w:r w:rsidR="001C0BEA">
        <w:rPr>
          <w:rFonts w:ascii="仿宋" w:eastAsia="仿宋" w:hAnsi="仿宋" w:cs="仿宋"/>
        </w:rPr>
        <w:t>1180</w:t>
      </w:r>
      <w:r w:rsidR="001C0BEA">
        <w:rPr>
          <w:rFonts w:ascii="仿宋" w:eastAsia="仿宋" w:hAnsi="仿宋" w:cs="仿宋" w:hint="eastAsia"/>
          <w:lang w:eastAsia="zh-CN"/>
        </w:rPr>
        <w:t>1</w:t>
      </w:r>
      <w:r>
        <w:rPr>
          <w:rFonts w:ascii="仿宋" w:eastAsia="仿宋" w:hAnsi="仿宋" w:cs="仿宋"/>
        </w:rPr>
        <w:t>"</w:t>
      </w:r>
    </w:p>
    <w:p w:rsidR="0020037C" w:rsidRDefault="004474D3">
      <w:pPr>
        <w:pStyle w:val="BodyText"/>
        <w:spacing w:line="212" w:lineRule="exact"/>
        <w:ind w:left="1733"/>
        <w:rPr>
          <w:rFonts w:ascii="仿宋" w:eastAsia="仿宋" w:hAnsi="仿宋" w:cs="仿宋"/>
        </w:rPr>
      </w:pPr>
      <w:r>
        <w:rPr>
          <w:rFonts w:ascii="仿宋" w:eastAsia="仿宋" w:hAnsi="仿宋" w:cs="仿宋"/>
        </w:rPr>
        <w:t>},</w:t>
      </w:r>
    </w:p>
    <w:p w:rsidR="0020037C" w:rsidRDefault="004474D3">
      <w:pPr>
        <w:pStyle w:val="BodyText"/>
        <w:spacing w:line="212" w:lineRule="exact"/>
        <w:ind w:left="1733"/>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613"/>
        <w:rPr>
          <w:rFonts w:ascii="仿宋" w:eastAsia="仿宋" w:hAnsi="仿宋" w:cs="仿宋"/>
        </w:rPr>
      </w:pPr>
      <w:r w:rsidRPr="00B0609F">
        <w:pict>
          <v:group id="_x0000_s3145" style="position:absolute;left:0;text-align:left;margin-left:81.7pt;margin-top:4.7pt;width:473.6pt;height:222.6pt;z-index:-251855360;mso-position-horizontal-relative:page" coordorigin="1634,94" coordsize="9472,4452">
            <v:shape id="_x0000_s3146" style="position:absolute;left:1634;top:94;width:9472;height:4452" coordorigin="1634,94" coordsize="9472,4452" path="m1634,94r9472,l11106,4546r-9472,l1634,94xe" fillcolor="#efefef" stroked="f">
              <v:path arrowok="t"/>
            </v:shape>
            <w10:wrap anchorx="page"/>
          </v:group>
        </w:pict>
      </w:r>
      <w:r w:rsidR="004474D3">
        <w:rPr>
          <w:rFonts w:ascii="仿宋" w:eastAsia="仿宋" w:hAnsi="仿宋" w:cs="仿宋"/>
        </w:rPr>
        <w:t>"Type": 2,</w:t>
      </w:r>
    </w:p>
    <w:p w:rsidR="0020037C" w:rsidRDefault="004474D3">
      <w:pPr>
        <w:pStyle w:val="BodyText"/>
        <w:spacing w:line="212" w:lineRule="exact"/>
        <w:ind w:left="1613"/>
        <w:rPr>
          <w:rFonts w:ascii="仿宋" w:eastAsia="仿宋" w:hAnsi="仿宋" w:cs="仿宋"/>
        </w:rPr>
      </w:pPr>
      <w:r>
        <w:rPr>
          <w:rFonts w:ascii="仿宋" w:eastAsia="仿宋" w:hAnsi="仿宋" w:cs="仿宋"/>
        </w:rPr>
        <w:t>"Name": "</w:t>
      </w:r>
      <w:r w:rsidR="001C0BEA">
        <w:rPr>
          <w:rFonts w:ascii="仿宋" w:eastAsia="仿宋" w:hAnsi="仿宋" w:cs="仿宋"/>
        </w:rPr>
        <w:t>1180</w:t>
      </w:r>
      <w:r w:rsidR="001C0BEA">
        <w:rPr>
          <w:rFonts w:ascii="仿宋" w:eastAsia="仿宋" w:hAnsi="仿宋" w:cs="仿宋" w:hint="eastAsia"/>
          <w:lang w:eastAsia="zh-CN"/>
        </w:rPr>
        <w:t>2</w:t>
      </w:r>
      <w:r>
        <w:rPr>
          <w:rFonts w:ascii="仿宋" w:eastAsia="仿宋" w:hAnsi="仿宋" w:cs="仿宋"/>
        </w:rPr>
        <w:t>"</w:t>
      </w:r>
    </w:p>
    <w:p w:rsidR="0020037C" w:rsidRDefault="004474D3">
      <w:pPr>
        <w:pStyle w:val="BodyText"/>
        <w:spacing w:line="212" w:lineRule="exact"/>
        <w:ind w:left="1413"/>
        <w:rPr>
          <w:rFonts w:ascii="仿宋" w:eastAsia="仿宋" w:hAnsi="仿宋" w:cs="仿宋"/>
        </w:rPr>
      </w:pPr>
      <w:r>
        <w:rPr>
          <w:rFonts w:ascii="仿宋" w:eastAsia="仿宋" w:hAnsi="仿宋" w:cs="仿宋"/>
        </w:rPr>
        <w:t>},</w:t>
      </w:r>
    </w:p>
    <w:p w:rsidR="0020037C" w:rsidRDefault="004474D3">
      <w:pPr>
        <w:pStyle w:val="BodyText"/>
        <w:spacing w:line="212" w:lineRule="exact"/>
        <w:ind w:left="1413"/>
        <w:rPr>
          <w:rFonts w:ascii="仿宋" w:eastAsia="仿宋" w:hAnsi="仿宋" w:cs="仿宋"/>
        </w:rPr>
      </w:pPr>
      <w:r>
        <w:rPr>
          <w:rFonts w:ascii="仿宋" w:eastAsia="仿宋" w:hAnsi="仿宋" w:cs="仿宋"/>
        </w:rPr>
        <w:t>{</w:t>
      </w:r>
    </w:p>
    <w:p w:rsidR="0020037C" w:rsidRDefault="004474D3">
      <w:pPr>
        <w:pStyle w:val="BodyText"/>
        <w:spacing w:line="212" w:lineRule="exact"/>
        <w:ind w:left="1613"/>
        <w:rPr>
          <w:rFonts w:ascii="仿宋" w:eastAsia="仿宋" w:hAnsi="仿宋" w:cs="仿宋"/>
        </w:rPr>
      </w:pPr>
      <w:r>
        <w:rPr>
          <w:rFonts w:ascii="仿宋" w:eastAsia="仿宋" w:hAnsi="仿宋" w:cs="仿宋"/>
        </w:rPr>
        <w:t>"Type": 3,</w:t>
      </w:r>
    </w:p>
    <w:p w:rsidR="0020037C" w:rsidRDefault="004474D3">
      <w:pPr>
        <w:pStyle w:val="BodyText"/>
        <w:spacing w:line="212" w:lineRule="exact"/>
        <w:ind w:left="1613"/>
        <w:rPr>
          <w:rFonts w:ascii="仿宋" w:eastAsia="仿宋" w:hAnsi="仿宋" w:cs="仿宋"/>
        </w:rPr>
      </w:pPr>
      <w:r>
        <w:rPr>
          <w:rFonts w:ascii="仿宋" w:eastAsia="仿宋" w:hAnsi="仿宋" w:cs="仿宋"/>
        </w:rPr>
        <w:t>"Name": "</w:t>
      </w:r>
      <w:r w:rsidR="001C0BEA">
        <w:rPr>
          <w:rFonts w:ascii="仿宋" w:eastAsia="仿宋" w:hAnsi="仿宋" w:cs="仿宋"/>
        </w:rPr>
        <w:t>1180</w:t>
      </w:r>
      <w:r w:rsidR="001C0BEA">
        <w:rPr>
          <w:rFonts w:ascii="仿宋" w:eastAsia="仿宋" w:hAnsi="仿宋" w:cs="仿宋" w:hint="eastAsia"/>
          <w:lang w:eastAsia="zh-CN"/>
        </w:rPr>
        <w:t>3</w:t>
      </w:r>
      <w:r>
        <w:rPr>
          <w:rFonts w:ascii="仿宋" w:eastAsia="仿宋" w:hAnsi="仿宋" w:cs="仿宋"/>
        </w:rPr>
        <w:t>"</w:t>
      </w:r>
    </w:p>
    <w:p w:rsidR="0020037C" w:rsidRDefault="004474D3">
      <w:pPr>
        <w:pStyle w:val="BodyText"/>
        <w:spacing w:line="212" w:lineRule="exact"/>
        <w:ind w:left="1413"/>
        <w:rPr>
          <w:rFonts w:ascii="仿宋" w:eastAsia="仿宋" w:hAnsi="仿宋" w:cs="仿宋"/>
        </w:rPr>
      </w:pPr>
      <w:r>
        <w:rPr>
          <w:rFonts w:ascii="仿宋" w:eastAsia="仿宋" w:hAnsi="仿宋" w:cs="仿宋"/>
        </w:rPr>
        <w:t>}</w:t>
      </w:r>
    </w:p>
    <w:p w:rsidR="0020037C" w:rsidRDefault="004474D3">
      <w:pPr>
        <w:pStyle w:val="BodyText"/>
        <w:spacing w:line="212" w:lineRule="exact"/>
        <w:ind w:left="1213"/>
        <w:rPr>
          <w:rFonts w:ascii="仿宋" w:eastAsia="仿宋" w:hAnsi="仿宋" w:cs="仿宋"/>
        </w:rPr>
      </w:pPr>
      <w:r>
        <w:rPr>
          <w:rFonts w:ascii="仿宋" w:eastAsia="仿宋" w:hAnsi="仿宋" w:cs="仿宋"/>
        </w:rPr>
        <w:t>],</w:t>
      </w:r>
    </w:p>
    <w:p w:rsidR="0020037C" w:rsidRDefault="004474D3">
      <w:pPr>
        <w:pStyle w:val="BodyText"/>
        <w:spacing w:line="212" w:lineRule="exact"/>
        <w:ind w:left="1213"/>
        <w:rPr>
          <w:rFonts w:ascii="仿宋" w:eastAsia="仿宋" w:hAnsi="仿宋" w:cs="仿宋"/>
        </w:rPr>
      </w:pPr>
      <w:r>
        <w:rPr>
          <w:rFonts w:ascii="仿宋" w:eastAsia="仿宋" w:hAnsi="仿宋" w:cs="仿宋"/>
        </w:rPr>
        <w:t>"NodeID": 1</w:t>
      </w:r>
    </w:p>
    <w:p w:rsidR="0020037C" w:rsidRDefault="004474D3">
      <w:pPr>
        <w:pStyle w:val="BodyText"/>
        <w:spacing w:line="212" w:lineRule="exact"/>
        <w:ind w:left="1013"/>
        <w:rPr>
          <w:rFonts w:ascii="仿宋" w:eastAsia="仿宋" w:hAnsi="仿宋" w:cs="仿宋"/>
        </w:rPr>
      </w:pPr>
      <w:r>
        <w:rPr>
          <w:rFonts w:ascii="仿宋" w:eastAsia="仿宋" w:hAnsi="仿宋" w:cs="仿宋"/>
        </w:rPr>
        <w:t>}</w:t>
      </w:r>
    </w:p>
    <w:p w:rsidR="0020037C" w:rsidRDefault="004474D3">
      <w:pPr>
        <w:pStyle w:val="BodyText"/>
        <w:spacing w:line="212" w:lineRule="exact"/>
        <w:ind w:left="813"/>
        <w:rPr>
          <w:rFonts w:ascii="仿宋" w:eastAsia="仿宋" w:hAnsi="仿宋" w:cs="仿宋"/>
        </w:rPr>
      </w:pPr>
      <w:r>
        <w:rPr>
          <w:rFonts w:ascii="仿宋" w:eastAsia="仿宋" w:hAnsi="仿宋" w:cs="仿宋"/>
        </w:rPr>
        <w:t>],</w:t>
      </w:r>
    </w:p>
    <w:p w:rsidR="0020037C" w:rsidRDefault="004474D3">
      <w:pPr>
        <w:pStyle w:val="BodyText"/>
        <w:spacing w:line="212" w:lineRule="exact"/>
        <w:ind w:left="813"/>
        <w:rPr>
          <w:rFonts w:ascii="仿宋" w:eastAsia="仿宋" w:hAnsi="仿宋" w:cs="仿宋"/>
        </w:rPr>
      </w:pPr>
      <w:r>
        <w:rPr>
          <w:rFonts w:ascii="仿宋" w:eastAsia="仿宋" w:hAnsi="仿宋" w:cs="仿宋"/>
        </w:rPr>
        <w:t>"GroupID": 1,</w:t>
      </w:r>
    </w:p>
    <w:p w:rsidR="0020037C" w:rsidRDefault="004474D3">
      <w:pPr>
        <w:pStyle w:val="BodyText"/>
        <w:spacing w:line="212" w:lineRule="exact"/>
        <w:ind w:left="813"/>
        <w:rPr>
          <w:rFonts w:ascii="仿宋" w:eastAsia="仿宋" w:hAnsi="仿宋" w:cs="仿宋"/>
        </w:rPr>
      </w:pPr>
      <w:r>
        <w:rPr>
          <w:rFonts w:ascii="仿宋" w:eastAsia="仿宋" w:hAnsi="仿宋" w:cs="仿宋"/>
        </w:rPr>
        <w:t>"GroupName": "SYSCatalogGroup",</w:t>
      </w:r>
    </w:p>
    <w:p w:rsidR="0020037C" w:rsidRDefault="004474D3">
      <w:pPr>
        <w:pStyle w:val="BodyText"/>
        <w:spacing w:line="212" w:lineRule="exact"/>
        <w:ind w:left="813"/>
        <w:rPr>
          <w:rFonts w:ascii="仿宋" w:eastAsia="仿宋" w:hAnsi="仿宋" w:cs="仿宋"/>
        </w:rPr>
      </w:pPr>
      <w:r>
        <w:rPr>
          <w:rFonts w:ascii="仿宋" w:eastAsia="仿宋" w:hAnsi="仿宋" w:cs="仿宋"/>
        </w:rPr>
        <w:t>"PrimaryNode": 1,</w:t>
      </w:r>
    </w:p>
    <w:p w:rsidR="0020037C" w:rsidRDefault="004474D3">
      <w:pPr>
        <w:pStyle w:val="BodyText"/>
        <w:spacing w:line="212" w:lineRule="exact"/>
        <w:ind w:left="813"/>
        <w:rPr>
          <w:rFonts w:ascii="仿宋" w:eastAsia="仿宋" w:hAnsi="仿宋" w:cs="仿宋"/>
        </w:rPr>
      </w:pPr>
      <w:r>
        <w:rPr>
          <w:rFonts w:ascii="仿宋" w:eastAsia="仿宋" w:hAnsi="仿宋" w:cs="仿宋"/>
        </w:rPr>
        <w:t>"Role": 2,</w:t>
      </w:r>
    </w:p>
    <w:p w:rsidR="0020037C" w:rsidRDefault="004474D3">
      <w:pPr>
        <w:pStyle w:val="BodyText"/>
        <w:spacing w:line="212" w:lineRule="exact"/>
        <w:ind w:left="813"/>
        <w:rPr>
          <w:rFonts w:ascii="仿宋" w:eastAsia="仿宋" w:hAnsi="仿宋" w:cs="仿宋"/>
        </w:rPr>
      </w:pPr>
      <w:r>
        <w:rPr>
          <w:rFonts w:ascii="仿宋" w:eastAsia="仿宋" w:hAnsi="仿宋" w:cs="仿宋"/>
        </w:rPr>
        <w:t>"Status": 1,</w:t>
      </w:r>
    </w:p>
    <w:p w:rsidR="0020037C" w:rsidRDefault="004474D3">
      <w:pPr>
        <w:pStyle w:val="BodyText"/>
        <w:spacing w:line="212" w:lineRule="exact"/>
        <w:ind w:left="813"/>
        <w:rPr>
          <w:rFonts w:ascii="仿宋" w:eastAsia="仿宋" w:hAnsi="仿宋" w:cs="仿宋"/>
        </w:rPr>
      </w:pPr>
      <w:r>
        <w:rPr>
          <w:rFonts w:ascii="仿宋" w:eastAsia="仿宋" w:hAnsi="仿宋" w:cs="仿宋"/>
        </w:rPr>
        <w:t>"Version": 1,</w:t>
      </w:r>
    </w:p>
    <w:p w:rsidR="0020037C" w:rsidRDefault="004474D3">
      <w:pPr>
        <w:pStyle w:val="BodyText"/>
        <w:spacing w:line="212" w:lineRule="exact"/>
        <w:ind w:left="813"/>
        <w:rPr>
          <w:rFonts w:ascii="仿宋" w:eastAsia="仿宋" w:hAnsi="仿宋" w:cs="仿宋"/>
        </w:rPr>
      </w:pPr>
      <w:r>
        <w:rPr>
          <w:rFonts w:ascii="仿宋" w:eastAsia="仿宋" w:hAnsi="仿宋" w:cs="仿宋"/>
        </w:rPr>
        <w:t>"_id": {</w:t>
      </w:r>
    </w:p>
    <w:p w:rsidR="0020037C" w:rsidRDefault="004474D3">
      <w:pPr>
        <w:pStyle w:val="BodyText"/>
        <w:spacing w:line="212" w:lineRule="exact"/>
        <w:ind w:left="1013"/>
        <w:rPr>
          <w:rFonts w:ascii="仿宋" w:eastAsia="仿宋" w:hAnsi="仿宋" w:cs="仿宋"/>
          <w:lang w:eastAsia="zh-CN"/>
        </w:rPr>
      </w:pPr>
      <w:r>
        <w:rPr>
          <w:rFonts w:ascii="仿宋" w:eastAsia="仿宋" w:hAnsi="仿宋" w:cs="仿宋"/>
          <w:lang w:eastAsia="zh-CN"/>
        </w:rPr>
        <w:t>"$oid": "51710981d8cb8fbc163d6350"</w:t>
      </w:r>
    </w:p>
    <w:p w:rsidR="0020037C" w:rsidRDefault="004474D3">
      <w:pPr>
        <w:pStyle w:val="BodyText"/>
        <w:spacing w:line="212" w:lineRule="exact"/>
        <w:ind w:left="813"/>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613"/>
        <w:rPr>
          <w:rFonts w:ascii="仿宋" w:eastAsia="仿宋" w:hAnsi="仿宋" w:cs="仿宋"/>
          <w:lang w:eastAsia="zh-CN"/>
        </w:rPr>
      </w:pPr>
      <w:r>
        <w:rPr>
          <w:rFonts w:ascii="仿宋" w:eastAsia="仿宋" w:hAnsi="仿宋" w:cs="仿宋"/>
          <w:lang w:eastAsia="zh-CN"/>
        </w:rPr>
        <w:t>}</w:t>
      </w:r>
    </w:p>
    <w:p w:rsidR="0020037C" w:rsidRDefault="0020037C">
      <w:pPr>
        <w:spacing w:before="1" w:line="160" w:lineRule="exact"/>
        <w:rPr>
          <w:sz w:val="16"/>
          <w:szCs w:val="16"/>
          <w:lang w:eastAsia="zh-CN"/>
        </w:rPr>
      </w:pPr>
    </w:p>
    <w:p w:rsidR="0020037C" w:rsidRDefault="004474D3">
      <w:pPr>
        <w:pStyle w:val="Heading3"/>
        <w:spacing w:line="352" w:lineRule="exact"/>
        <w:ind w:left="94" w:right="8966"/>
        <w:jc w:val="center"/>
        <w:rPr>
          <w:lang w:eastAsia="zh-CN"/>
        </w:rPr>
      </w:pPr>
      <w:bookmarkStart w:id="159" w:name="引擎调度单元"/>
      <w:bookmarkStart w:id="160" w:name="_bookmark70"/>
      <w:bookmarkEnd w:id="159"/>
      <w:bookmarkEnd w:id="160"/>
      <w:r>
        <w:rPr>
          <w:lang w:eastAsia="zh-CN"/>
        </w:rPr>
        <w:t>引擎调度单元</w:t>
      </w:r>
    </w:p>
    <w:p w:rsidR="0020037C" w:rsidRDefault="0020037C">
      <w:pPr>
        <w:spacing w:before="9" w:line="190" w:lineRule="exact"/>
        <w:rPr>
          <w:sz w:val="19"/>
          <w:szCs w:val="19"/>
          <w:lang w:eastAsia="zh-CN"/>
        </w:rPr>
      </w:pPr>
    </w:p>
    <w:p w:rsidR="0020037C" w:rsidRDefault="004474D3">
      <w:pPr>
        <w:pStyle w:val="BodyText"/>
        <w:ind w:left="613"/>
        <w:rPr>
          <w:lang w:eastAsia="zh-CN"/>
        </w:rPr>
      </w:pPr>
      <w:r>
        <w:rPr>
          <w:lang w:eastAsia="zh-CN"/>
        </w:rPr>
        <w:t>概念</w:t>
      </w:r>
    </w:p>
    <w:p w:rsidR="0020037C" w:rsidRDefault="0020037C">
      <w:pPr>
        <w:spacing w:before="5" w:line="100" w:lineRule="exact"/>
        <w:rPr>
          <w:sz w:val="10"/>
          <w:szCs w:val="10"/>
          <w:lang w:eastAsia="zh-CN"/>
        </w:rPr>
      </w:pPr>
    </w:p>
    <w:p w:rsidR="0020037C" w:rsidRDefault="004474D3">
      <w:pPr>
        <w:pStyle w:val="BodyText"/>
        <w:spacing w:line="167" w:lineRule="auto"/>
        <w:ind w:left="613" w:right="428"/>
        <w:rPr>
          <w:lang w:eastAsia="zh-CN"/>
        </w:rPr>
      </w:pPr>
      <w:r>
        <w:rPr>
          <w:w w:val="95"/>
          <w:lang w:eastAsia="zh-CN"/>
        </w:rPr>
        <w:t xml:space="preserve">引擎调度单元（Engine  </w:t>
      </w:r>
      <w:r>
        <w:rPr>
          <w:spacing w:val="35"/>
          <w:w w:val="95"/>
          <w:lang w:eastAsia="zh-CN"/>
        </w:rPr>
        <w:t xml:space="preserve"> </w:t>
      </w:r>
      <w:r>
        <w:rPr>
          <w:w w:val="95"/>
          <w:lang w:eastAsia="zh-CN"/>
        </w:rPr>
        <w:t xml:space="preserve">Dispatchable  </w:t>
      </w:r>
      <w:r>
        <w:rPr>
          <w:spacing w:val="35"/>
          <w:w w:val="95"/>
          <w:lang w:eastAsia="zh-CN"/>
        </w:rPr>
        <w:t xml:space="preserve"> </w:t>
      </w:r>
      <w:r>
        <w:rPr>
          <w:w w:val="95"/>
          <w:lang w:eastAsia="zh-CN"/>
        </w:rPr>
        <w:t>Unit）是SequoiaDB数据库中任务运行的载体，一般来说一个EDU意味</w:t>
      </w:r>
      <w:r>
        <w:rPr>
          <w:lang w:eastAsia="zh-CN"/>
        </w:rPr>
        <w:t xml:space="preserve"> 着一个单独的线程。</w:t>
      </w:r>
    </w:p>
    <w:p w:rsidR="0020037C" w:rsidRDefault="004474D3">
      <w:pPr>
        <w:pStyle w:val="BodyText"/>
        <w:spacing w:before="31" w:line="251" w:lineRule="auto"/>
        <w:ind w:left="613"/>
        <w:rPr>
          <w:lang w:eastAsia="zh-CN"/>
        </w:rPr>
      </w:pPr>
      <w:r>
        <w:rPr>
          <w:lang w:eastAsia="zh-CN"/>
        </w:rPr>
        <w:t xml:space="preserve">每个EDU可以用来执行用户的请求，或者执行系统内部的维护任务。 </w:t>
      </w:r>
      <w:r>
        <w:rPr>
          <w:w w:val="95"/>
          <w:lang w:eastAsia="zh-CN"/>
        </w:rPr>
        <w:t>EDU之间相互独立，不同EDU单独负责不同的用户会话。一个用户会话与一个EDU，在一个数据节点中相互</w:t>
      </w:r>
    </w:p>
    <w:p w:rsidR="0020037C" w:rsidRDefault="004474D3">
      <w:pPr>
        <w:pStyle w:val="BodyText"/>
        <w:spacing w:line="227" w:lineRule="exact"/>
        <w:ind w:left="613"/>
        <w:rPr>
          <w:lang w:eastAsia="zh-CN"/>
        </w:rPr>
      </w:pPr>
      <w:r>
        <w:rPr>
          <w:lang w:eastAsia="zh-CN"/>
        </w:rPr>
        <w:t>绑定。</w:t>
      </w:r>
    </w:p>
    <w:p w:rsidR="0020037C" w:rsidRDefault="004474D3">
      <w:pPr>
        <w:pStyle w:val="BodyText"/>
        <w:spacing w:before="16" w:line="251" w:lineRule="auto"/>
        <w:ind w:left="613"/>
        <w:rPr>
          <w:lang w:eastAsia="zh-CN"/>
        </w:rPr>
      </w:pPr>
      <w:r>
        <w:rPr>
          <w:w w:val="90"/>
          <w:lang w:eastAsia="zh-CN"/>
        </w:rPr>
        <w:t xml:space="preserve">每个EDU拥有一个进程内唯一的64位整数标示，称作“EDU     </w:t>
      </w:r>
      <w:r>
        <w:rPr>
          <w:spacing w:val="32"/>
          <w:w w:val="90"/>
          <w:lang w:eastAsia="zh-CN"/>
        </w:rPr>
        <w:t xml:space="preserve"> </w:t>
      </w:r>
      <w:r>
        <w:rPr>
          <w:w w:val="90"/>
          <w:lang w:eastAsia="zh-CN"/>
        </w:rPr>
        <w:t>ID”。</w:t>
      </w:r>
      <w:r>
        <w:rPr>
          <w:w w:val="68"/>
          <w:lang w:eastAsia="zh-CN"/>
        </w:rPr>
        <w:t xml:space="preserve"> </w:t>
      </w:r>
      <w:r>
        <w:rPr>
          <w:w w:val="95"/>
          <w:lang w:eastAsia="zh-CN"/>
        </w:rPr>
        <w:t>EDU可以分为用户EDU与系统EDU，分别代表执行用户任务的线程，与执行系统任务的线程。</w:t>
      </w:r>
    </w:p>
    <w:p w:rsidR="0020037C" w:rsidRDefault="0020037C">
      <w:pPr>
        <w:spacing w:before="4" w:line="180" w:lineRule="exact"/>
        <w:rPr>
          <w:sz w:val="18"/>
          <w:szCs w:val="18"/>
          <w:lang w:eastAsia="zh-CN"/>
        </w:rPr>
      </w:pPr>
    </w:p>
    <w:p w:rsidR="0020037C" w:rsidRDefault="004474D3">
      <w:pPr>
        <w:pStyle w:val="BodyText"/>
        <w:spacing w:line="251" w:lineRule="auto"/>
        <w:ind w:left="613" w:right="3826"/>
      </w:pPr>
      <w:r>
        <w:rPr>
          <w:lang w:eastAsia="zh-CN"/>
        </w:rPr>
        <w:t>用户EDU</w:t>
      </w:r>
      <w:r>
        <w:rPr>
          <w:w w:val="93"/>
          <w:lang w:eastAsia="zh-CN"/>
        </w:rPr>
        <w:t xml:space="preserve"> </w:t>
      </w:r>
      <w:r>
        <w:rPr>
          <w:w w:val="95"/>
          <w:lang w:eastAsia="zh-CN"/>
        </w:rPr>
        <w:t>用户EDU为执行用户任务的线程，一般又叫作代理（Agent）线程。</w:t>
      </w:r>
      <w:r>
        <w:rPr>
          <w:lang w:eastAsia="zh-CN"/>
        </w:rPr>
        <w:t xml:space="preserve"> </w:t>
      </w:r>
      <w:r>
        <w:t>在SequoiaDB中，主要存在下列代理线程类型：</w:t>
      </w:r>
    </w:p>
    <w:p w:rsidR="0020037C" w:rsidRDefault="0020037C">
      <w:pPr>
        <w:spacing w:before="4" w:line="50" w:lineRule="exact"/>
        <w:rPr>
          <w:sz w:val="5"/>
          <w:szCs w:val="5"/>
        </w:rPr>
      </w:pPr>
    </w:p>
    <w:tbl>
      <w:tblPr>
        <w:tblW w:w="0" w:type="auto"/>
        <w:tblInd w:w="603" w:type="dxa"/>
        <w:tblLayout w:type="fixed"/>
        <w:tblCellMar>
          <w:left w:w="0" w:type="dxa"/>
          <w:right w:w="0" w:type="dxa"/>
        </w:tblCellMar>
        <w:tblLook w:val="01E0"/>
      </w:tblPr>
      <w:tblGrid>
        <w:gridCol w:w="2002"/>
        <w:gridCol w:w="4313"/>
        <w:gridCol w:w="3157"/>
      </w:tblGrid>
      <w:tr w:rsidR="0020037C">
        <w:trPr>
          <w:trHeight w:hRule="exact" w:val="295"/>
        </w:trPr>
        <w:tc>
          <w:tcPr>
            <w:tcW w:w="2002"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名称</w:t>
            </w:r>
          </w:p>
        </w:tc>
        <w:tc>
          <w:tcPr>
            <w:tcW w:w="4313" w:type="dxa"/>
            <w:tcBorders>
              <w:top w:val="nil"/>
              <w:left w:val="nil"/>
              <w:bottom w:val="nil"/>
              <w:right w:val="single" w:sz="8" w:space="0" w:color="000000"/>
            </w:tcBorders>
          </w:tcPr>
          <w:p w:rsidR="0020037C" w:rsidRDefault="004474D3">
            <w:pPr>
              <w:pStyle w:val="TableParagraph"/>
              <w:spacing w:line="222" w:lineRule="exact"/>
              <w:ind w:left="120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5"/>
        </w:trPr>
        <w:tc>
          <w:tcPr>
            <w:tcW w:w="2002"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Agent</w:t>
            </w:r>
          </w:p>
        </w:tc>
        <w:tc>
          <w:tcPr>
            <w:tcW w:w="4313" w:type="dxa"/>
            <w:tcBorders>
              <w:top w:val="nil"/>
              <w:left w:val="nil"/>
              <w:bottom w:val="nil"/>
              <w:right w:val="single" w:sz="8" w:space="0" w:color="000000"/>
            </w:tcBorders>
          </w:tcPr>
          <w:p w:rsidR="0020037C" w:rsidRDefault="004474D3">
            <w:pPr>
              <w:pStyle w:val="TableParagraph"/>
              <w:spacing w:line="227" w:lineRule="exact"/>
              <w:ind w:left="120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代理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代理线程负责由svcname服务传入的请求，一般</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来说该请求由用户直接传入</w:t>
            </w:r>
          </w:p>
        </w:tc>
      </w:tr>
      <w:tr w:rsidR="0020037C">
        <w:trPr>
          <w:trHeight w:hRule="exact" w:val="545"/>
        </w:trPr>
        <w:tc>
          <w:tcPr>
            <w:tcW w:w="2002"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ShardAgent</w:t>
            </w:r>
          </w:p>
        </w:tc>
        <w:tc>
          <w:tcPr>
            <w:tcW w:w="4313" w:type="dxa"/>
            <w:tcBorders>
              <w:top w:val="nil"/>
              <w:left w:val="nil"/>
              <w:bottom w:val="nil"/>
              <w:right w:val="single" w:sz="8" w:space="0" w:color="000000"/>
            </w:tcBorders>
          </w:tcPr>
          <w:p w:rsidR="0020037C" w:rsidRDefault="00423ADE">
            <w:pPr>
              <w:pStyle w:val="TableParagraph"/>
              <w:spacing w:line="222" w:lineRule="exact"/>
              <w:ind w:left="120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代理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代理线程负责由shardname服务传入的请</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求，一般来说该请求由协调节点传入数据节点</w:t>
            </w:r>
          </w:p>
        </w:tc>
      </w:tr>
      <w:tr w:rsidR="0020037C">
        <w:trPr>
          <w:trHeight w:hRule="exact" w:val="780"/>
        </w:trPr>
        <w:tc>
          <w:tcPr>
            <w:tcW w:w="200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CoordAgent</w:t>
            </w:r>
          </w:p>
        </w:tc>
        <w:tc>
          <w:tcPr>
            <w:tcW w:w="4313" w:type="dxa"/>
            <w:tcBorders>
              <w:top w:val="nil"/>
              <w:left w:val="nil"/>
              <w:bottom w:val="nil"/>
              <w:right w:val="single" w:sz="8" w:space="0" w:color="000000"/>
            </w:tcBorders>
          </w:tcPr>
          <w:p w:rsidR="0020037C" w:rsidRDefault="004474D3">
            <w:pPr>
              <w:pStyle w:val="TableParagraph"/>
              <w:spacing w:line="217" w:lineRule="exact"/>
              <w:ind w:left="120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协调代理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协调代理线程负责由svcname服务传入的请</w:t>
            </w:r>
          </w:p>
          <w:p w:rsidR="0020037C" w:rsidRDefault="004474D3">
            <w:pPr>
              <w:pStyle w:val="TableParagraph"/>
              <w:spacing w:before="12"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求，一般来说该请求由用户直接传入，仅作用于 协调节点</w:t>
            </w:r>
          </w:p>
        </w:tc>
      </w:tr>
      <w:tr w:rsidR="0020037C">
        <w:trPr>
          <w:trHeight w:hRule="exact" w:val="780"/>
        </w:trPr>
        <w:tc>
          <w:tcPr>
            <w:tcW w:w="200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ReplAgent</w:t>
            </w:r>
          </w:p>
        </w:tc>
        <w:tc>
          <w:tcPr>
            <w:tcW w:w="4313" w:type="dxa"/>
            <w:tcBorders>
              <w:top w:val="nil"/>
              <w:left w:val="nil"/>
              <w:bottom w:val="nil"/>
              <w:right w:val="single" w:sz="8" w:space="0" w:color="000000"/>
            </w:tcBorders>
          </w:tcPr>
          <w:p w:rsidR="0020037C" w:rsidRDefault="004474D3">
            <w:pPr>
              <w:pStyle w:val="TableParagraph"/>
              <w:spacing w:line="217" w:lineRule="exact"/>
              <w:ind w:left="120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复制代理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复制代理线程负责由replname服务传入的请</w:t>
            </w:r>
          </w:p>
          <w:p w:rsidR="0020037C" w:rsidRDefault="004474D3">
            <w:pPr>
              <w:pStyle w:val="TableParagraph"/>
              <w:spacing w:before="12"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求，一般来说该请求由数据主节点传向从节 点，多作用于非协调节点</w:t>
            </w:r>
          </w:p>
        </w:tc>
      </w:tr>
      <w:tr w:rsidR="0020037C">
        <w:trPr>
          <w:trHeight w:hRule="exact" w:val="535"/>
        </w:trPr>
        <w:tc>
          <w:tcPr>
            <w:tcW w:w="200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HTTPAgent</w:t>
            </w:r>
          </w:p>
        </w:tc>
        <w:tc>
          <w:tcPr>
            <w:tcW w:w="4313" w:type="dxa"/>
            <w:tcBorders>
              <w:top w:val="nil"/>
              <w:left w:val="nil"/>
              <w:bottom w:val="nil"/>
              <w:right w:val="single" w:sz="8" w:space="0" w:color="000000"/>
            </w:tcBorders>
          </w:tcPr>
          <w:p w:rsidR="0020037C" w:rsidRDefault="004474D3">
            <w:pPr>
              <w:pStyle w:val="TableParagraph"/>
              <w:spacing w:line="217" w:lineRule="exact"/>
              <w:ind w:left="120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HTTP代理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HTTP代理线程负责由httpname服务传入</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的REST请求，一般来说该请求由用户直接传入</w:t>
            </w:r>
          </w:p>
        </w:tc>
      </w:tr>
    </w:tbl>
    <w:p w:rsidR="0020037C" w:rsidRDefault="0020037C">
      <w:pPr>
        <w:spacing w:before="3" w:line="200" w:lineRule="exact"/>
        <w:rPr>
          <w:sz w:val="20"/>
          <w:szCs w:val="20"/>
        </w:rPr>
      </w:pPr>
    </w:p>
    <w:p w:rsidR="0020037C" w:rsidRDefault="004474D3">
      <w:pPr>
        <w:pStyle w:val="BodyText"/>
        <w:spacing w:line="310" w:lineRule="exact"/>
        <w:ind w:left="613"/>
        <w:rPr>
          <w:lang w:eastAsia="zh-CN"/>
        </w:rPr>
      </w:pPr>
      <w:r>
        <w:rPr>
          <w:w w:val="95"/>
          <w:lang w:eastAsia="zh-CN"/>
        </w:rPr>
        <w:t>系统EDU</w:t>
      </w:r>
    </w:p>
    <w:p w:rsidR="0020037C" w:rsidRDefault="004474D3">
      <w:pPr>
        <w:pStyle w:val="BodyText"/>
        <w:spacing w:before="16"/>
        <w:ind w:left="613"/>
        <w:rPr>
          <w:lang w:eastAsia="zh-CN"/>
        </w:rPr>
      </w:pPr>
      <w:r>
        <w:rPr>
          <w:lang w:eastAsia="zh-CN"/>
        </w:rPr>
        <w:t>系统EDU为系统内部维护数据结构及一致性的线程，一般来说对用户完全透明。</w:t>
      </w:r>
    </w:p>
    <w:p w:rsidR="0020037C" w:rsidRDefault="0020037C">
      <w:pPr>
        <w:rPr>
          <w:lang w:eastAsia="zh-CN"/>
        </w:rPr>
        <w:sectPr w:rsidR="0020037C">
          <w:pgSz w:w="12240" w:h="15840"/>
          <w:pgMar w:top="900" w:right="680" w:bottom="280" w:left="10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pPr>
      <w:r>
        <w:t>在SequoiaDB中，存在但不局限于下列系统EDU：</w:t>
      </w:r>
    </w:p>
    <w:p w:rsidR="0020037C" w:rsidRDefault="0020037C">
      <w:pPr>
        <w:spacing w:before="7" w:line="60" w:lineRule="exact"/>
        <w:rPr>
          <w:sz w:val="6"/>
          <w:szCs w:val="6"/>
        </w:rPr>
      </w:pPr>
    </w:p>
    <w:tbl>
      <w:tblPr>
        <w:tblW w:w="0" w:type="auto"/>
        <w:tblInd w:w="923" w:type="dxa"/>
        <w:tblLayout w:type="fixed"/>
        <w:tblCellMar>
          <w:left w:w="0" w:type="dxa"/>
          <w:right w:w="0" w:type="dxa"/>
        </w:tblCellMar>
        <w:tblLook w:val="01E0"/>
      </w:tblPr>
      <w:tblGrid>
        <w:gridCol w:w="2167"/>
        <w:gridCol w:w="4148"/>
        <w:gridCol w:w="3157"/>
      </w:tblGrid>
      <w:tr w:rsidR="0020037C">
        <w:trPr>
          <w:trHeight w:hRule="exact" w:val="305"/>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名称</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TCPListener</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服务监听</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该线程负责监听svcname服务，并启动Agent代理</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线程</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HTTPListener</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HTTP监听</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该线程负责监听httpname服务，并启动Agent代</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理线程</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Cluster</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集群管理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集群管理线程用于维护集群的基本框架，启</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动ReplReader与ShardReader线程</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ReplReader</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复制监听</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复制监听线程负责由replname服务传入的请</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求，并启动ReplAgent代理线程</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ShardReader</w:t>
            </w:r>
          </w:p>
        </w:tc>
        <w:tc>
          <w:tcPr>
            <w:tcW w:w="4148" w:type="dxa"/>
            <w:tcBorders>
              <w:top w:val="single" w:sz="8" w:space="0" w:color="000000"/>
              <w:left w:val="nil"/>
              <w:bottom w:val="single" w:sz="8" w:space="0" w:color="000000"/>
              <w:right w:val="single" w:sz="8" w:space="0" w:color="000000"/>
            </w:tcBorders>
          </w:tcPr>
          <w:p w:rsidR="0020037C" w:rsidRDefault="00423ADE">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监听</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监听线程负责由shardname服务传入的请</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求，并启动ShardAgent代理线程</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LogWriter</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日志写</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日志写线程用于将日志缓冲区中的数据写入日志</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文件</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WindowsListener</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Windows事件监听</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Windows环境特有，用于监</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听Windows中SequoiaDB定义事件</w:t>
            </w:r>
          </w:p>
        </w:tc>
      </w:tr>
      <w:tr w:rsidR="0020037C">
        <w:trPr>
          <w:trHeight w:hRule="exact" w:val="260"/>
        </w:trPr>
        <w:tc>
          <w:tcPr>
            <w:tcW w:w="2167"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Task</w:t>
            </w:r>
          </w:p>
        </w:tc>
        <w:tc>
          <w:tcPr>
            <w:tcW w:w="4148" w:type="dxa"/>
            <w:tcBorders>
              <w:top w:val="single" w:sz="8" w:space="0" w:color="000000"/>
              <w:left w:val="nil"/>
              <w:bottom w:val="nil"/>
              <w:right w:val="single" w:sz="8" w:space="0" w:color="000000"/>
            </w:tcBorders>
          </w:tcPr>
          <w:p w:rsidR="0020037C" w:rsidRDefault="004474D3">
            <w:pPr>
              <w:pStyle w:val="TableParagraph"/>
              <w:spacing w:line="20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后台任务处理</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后台任务处理线程，一般来说用于处理后台任务</w:t>
            </w:r>
          </w:p>
        </w:tc>
      </w:tr>
      <w:tr w:rsidR="0020037C">
        <w:trPr>
          <w:trHeight w:hRule="exact" w:val="270"/>
        </w:trPr>
        <w:tc>
          <w:tcPr>
            <w:tcW w:w="2167" w:type="dxa"/>
            <w:tcBorders>
              <w:top w:val="nil"/>
              <w:left w:val="single" w:sz="8" w:space="0" w:color="000000"/>
              <w:bottom w:val="nil"/>
              <w:right w:val="nil"/>
            </w:tcBorders>
          </w:tcPr>
          <w:p w:rsidR="0020037C" w:rsidRDefault="0020037C">
            <w:pPr>
              <w:rPr>
                <w:lang w:eastAsia="zh-CN"/>
              </w:rPr>
            </w:pPr>
          </w:p>
        </w:tc>
        <w:tc>
          <w:tcPr>
            <w:tcW w:w="4148" w:type="dxa"/>
            <w:tcBorders>
              <w:top w:val="nil"/>
              <w:left w:val="nil"/>
              <w:bottom w:val="nil"/>
              <w:right w:val="single" w:sz="8" w:space="0" w:color="000000"/>
            </w:tcBorders>
          </w:tcPr>
          <w:p w:rsidR="0020037C" w:rsidRDefault="0020037C">
            <w:pPr>
              <w:rPr>
                <w:lang w:eastAsia="zh-CN"/>
              </w:rPr>
            </w:pPr>
          </w:p>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请求，例如</w:t>
            </w:r>
            <w:hyperlink w:anchor="_bookmark31" w:history="1">
              <w:r>
                <w:rPr>
                  <w:rFonts w:ascii="Microsoft JhengHei" w:eastAsia="Microsoft JhengHei" w:hAnsi="Microsoft JhengHei" w:cs="Microsoft JhengHei"/>
                  <w:color w:val="0000FF"/>
                  <w:sz w:val="14"/>
                  <w:szCs w:val="14"/>
                </w:rPr>
                <w:t>数据切分</w:t>
              </w:r>
            </w:hyperlink>
          </w:p>
        </w:tc>
      </w:tr>
      <w:tr w:rsidR="0020037C">
        <w:trPr>
          <w:trHeight w:hRule="exact" w:val="270"/>
        </w:trPr>
        <w:tc>
          <w:tcPr>
            <w:tcW w:w="2167" w:type="dxa"/>
            <w:vMerge w:val="restart"/>
            <w:tcBorders>
              <w:top w:val="nil"/>
              <w:left w:val="single" w:sz="8" w:space="0" w:color="000000"/>
              <w:right w:val="nil"/>
            </w:tcBorders>
          </w:tcPr>
          <w:p w:rsidR="0020037C" w:rsidRDefault="004474D3">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CatalogMC</w:t>
            </w:r>
          </w:p>
        </w:tc>
        <w:tc>
          <w:tcPr>
            <w:tcW w:w="4148" w:type="dxa"/>
            <w:vMerge w:val="restart"/>
            <w:tcBorders>
              <w:top w:val="nil"/>
              <w:left w:val="nil"/>
              <w:right w:val="single" w:sz="8" w:space="0" w:color="000000"/>
            </w:tcBorders>
          </w:tcPr>
          <w:p w:rsidR="0020037C" w:rsidRDefault="004474D3">
            <w:pPr>
              <w:pStyle w:val="TableParagraph"/>
              <w:spacing w:line="22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编目主控</w:t>
            </w:r>
          </w:p>
        </w:tc>
        <w:tc>
          <w:tcPr>
            <w:tcW w:w="3157" w:type="dxa"/>
            <w:tcBorders>
              <w:top w:val="nil"/>
              <w:left w:val="single" w:sz="8" w:space="0" w:color="000000"/>
              <w:bottom w:val="nil"/>
              <w:right w:val="single" w:sz="8" w:space="0" w:color="000000"/>
            </w:tcBorders>
          </w:tcPr>
          <w:p w:rsidR="0020037C" w:rsidRDefault="004474D3">
            <w:pPr>
              <w:pStyle w:val="TableParagraph"/>
              <w:spacing w:line="22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编目主控线程用于接收和分发编目节点接收到的</w:t>
            </w:r>
          </w:p>
        </w:tc>
      </w:tr>
      <w:tr w:rsidR="0020037C">
        <w:trPr>
          <w:trHeight w:hRule="exact" w:val="270"/>
        </w:trPr>
        <w:tc>
          <w:tcPr>
            <w:tcW w:w="2167" w:type="dxa"/>
            <w:vMerge/>
            <w:tcBorders>
              <w:left w:val="single" w:sz="8" w:space="0" w:color="000000"/>
              <w:bottom w:val="single" w:sz="8" w:space="0" w:color="000000"/>
              <w:right w:val="nil"/>
            </w:tcBorders>
          </w:tcPr>
          <w:p w:rsidR="0020037C" w:rsidRDefault="0020037C">
            <w:pPr>
              <w:rPr>
                <w:lang w:eastAsia="zh-CN"/>
              </w:rPr>
            </w:pPr>
          </w:p>
        </w:tc>
        <w:tc>
          <w:tcPr>
            <w:tcW w:w="4148" w:type="dxa"/>
            <w:vMerge/>
            <w:tcBorders>
              <w:left w:val="nil"/>
              <w:bottom w:val="single" w:sz="8" w:space="0" w:color="000000"/>
              <w:right w:val="single" w:sz="8" w:space="0" w:color="000000"/>
            </w:tcBorders>
          </w:tcPr>
          <w:p w:rsidR="0020037C" w:rsidRDefault="0020037C">
            <w:pPr>
              <w:rPr>
                <w:lang w:eastAsia="zh-CN"/>
              </w:rPr>
            </w:pP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请求</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CatalogNM</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编目节点控制</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编目节点控制线程用于处理编目节点内部集群信</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息相关的请求</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CatalogManager</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编目控制</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编目控制线程用于处理编目节点内部元数据相关</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的请求</w:t>
            </w:r>
          </w:p>
        </w:tc>
      </w:tr>
      <w:tr w:rsidR="0020037C">
        <w:trPr>
          <w:trHeight w:hRule="exact" w:val="540"/>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CatalogNetwork</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编目网络监听</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编目网络监听线程用于监听编目服</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务catalogname下的请求</w:t>
            </w:r>
          </w:p>
        </w:tc>
      </w:tr>
      <w:tr w:rsidR="0020037C">
        <w:trPr>
          <w:trHeight w:hRule="exact" w:val="305"/>
        </w:trPr>
        <w:tc>
          <w:tcPr>
            <w:tcW w:w="216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CoordNetwork</w:t>
            </w:r>
          </w:p>
        </w:tc>
        <w:tc>
          <w:tcPr>
            <w:tcW w:w="4148"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10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协调网络监听</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协调网络监听线程用于监听</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的请求</w:t>
            </w:r>
          </w:p>
        </w:tc>
      </w:tr>
    </w:tbl>
    <w:p w:rsidR="0020037C" w:rsidRDefault="0020037C">
      <w:pPr>
        <w:spacing w:before="3" w:line="200" w:lineRule="exact"/>
        <w:rPr>
          <w:sz w:val="20"/>
          <w:szCs w:val="20"/>
          <w:lang w:eastAsia="zh-CN"/>
        </w:rPr>
      </w:pPr>
    </w:p>
    <w:p w:rsidR="0020037C" w:rsidRDefault="004474D3">
      <w:pPr>
        <w:pStyle w:val="BodyText"/>
        <w:spacing w:line="310" w:lineRule="exact"/>
        <w:rPr>
          <w:lang w:eastAsia="zh-CN"/>
        </w:rPr>
      </w:pPr>
      <w:r>
        <w:rPr>
          <w:lang w:eastAsia="zh-CN"/>
        </w:rPr>
        <w:t>监控</w:t>
      </w:r>
    </w:p>
    <w:p w:rsidR="0020037C" w:rsidRDefault="004474D3">
      <w:pPr>
        <w:pStyle w:val="BodyText"/>
        <w:spacing w:before="16"/>
        <w:rPr>
          <w:lang w:eastAsia="zh-CN"/>
        </w:rPr>
      </w:pPr>
      <w:r>
        <w:rPr>
          <w:lang w:eastAsia="zh-CN"/>
        </w:rPr>
        <w:t>用户可以使用</w:t>
      </w:r>
      <w:hyperlink w:anchor="_bookmark55" w:history="1">
        <w:r>
          <w:rPr>
            <w:color w:val="0000FF"/>
            <w:lang w:eastAsia="zh-CN"/>
          </w:rPr>
          <w:t>会话快照</w:t>
        </w:r>
      </w:hyperlink>
      <w:r>
        <w:rPr>
          <w:color w:val="000000"/>
          <w:lang w:eastAsia="zh-CN"/>
        </w:rPr>
        <w:t>监控系统与用户EDU。</w:t>
      </w:r>
    </w:p>
    <w:p w:rsidR="0020037C" w:rsidRDefault="0020037C">
      <w:pPr>
        <w:spacing w:before="2" w:line="170" w:lineRule="exact"/>
        <w:rPr>
          <w:sz w:val="17"/>
          <w:szCs w:val="17"/>
          <w:lang w:eastAsia="zh-CN"/>
        </w:rPr>
      </w:pPr>
    </w:p>
    <w:p w:rsidR="0020037C" w:rsidRDefault="004474D3">
      <w:pPr>
        <w:pStyle w:val="Heading3"/>
        <w:spacing w:line="352" w:lineRule="exact"/>
      </w:pPr>
      <w:bookmarkStart w:id="161" w:name="日志"/>
      <w:bookmarkStart w:id="162" w:name="_bookmark71"/>
      <w:bookmarkEnd w:id="161"/>
      <w:bookmarkEnd w:id="162"/>
      <w:r>
        <w:t>日志</w:t>
      </w:r>
    </w:p>
    <w:p w:rsidR="0020037C" w:rsidRDefault="00B0609F">
      <w:pPr>
        <w:pStyle w:val="BodyText"/>
        <w:spacing w:before="19"/>
      </w:pPr>
      <w:hyperlink w:anchor="_bookmark72" w:history="1">
        <w:r w:rsidR="004474D3">
          <w:rPr>
            <w:color w:val="0000FF"/>
          </w:rPr>
          <w:t>同步日志</w:t>
        </w:r>
      </w:hyperlink>
    </w:p>
    <w:p w:rsidR="0020037C" w:rsidRDefault="004474D3">
      <w:pPr>
        <w:pStyle w:val="BodyText"/>
        <w:spacing w:before="96"/>
      </w:pPr>
      <w:bookmarkStart w:id="163" w:name="同步日志"/>
      <w:bookmarkStart w:id="164" w:name="_bookmark72"/>
      <w:bookmarkEnd w:id="163"/>
      <w:bookmarkEnd w:id="164"/>
      <w:r>
        <w:t>同步日志</w:t>
      </w:r>
    </w:p>
    <w:p w:rsidR="0020037C" w:rsidRDefault="0020037C">
      <w:pPr>
        <w:spacing w:before="6" w:line="190" w:lineRule="exact"/>
        <w:rPr>
          <w:sz w:val="19"/>
          <w:szCs w:val="19"/>
        </w:rPr>
      </w:pPr>
    </w:p>
    <w:p w:rsidR="0020037C" w:rsidRDefault="004474D3">
      <w:pPr>
        <w:pStyle w:val="BodyText"/>
        <w:spacing w:line="251" w:lineRule="auto"/>
      </w:pPr>
      <w:r>
        <w:t xml:space="preserve">日志文件 </w:t>
      </w:r>
      <w:r>
        <w:rPr>
          <w:w w:val="95"/>
        </w:rPr>
        <w:t>Sequoiadb采用日志方式进行副本间的数据同步。日志文件存在于replicalog目录中。文件大小和个数可以</w:t>
      </w:r>
    </w:p>
    <w:p w:rsidR="0020037C" w:rsidRDefault="004474D3">
      <w:pPr>
        <w:pStyle w:val="BodyText"/>
        <w:spacing w:line="227" w:lineRule="exact"/>
        <w:rPr>
          <w:lang w:eastAsia="zh-CN"/>
        </w:rPr>
      </w:pPr>
      <w:r>
        <w:rPr>
          <w:w w:val="95"/>
        </w:rPr>
        <w:t xml:space="preserve">分别通过logfilesz和logfilenum参数进行设置。默认分别为64M(不包含头大小)和20。      </w:t>
      </w:r>
      <w:r>
        <w:rPr>
          <w:spacing w:val="5"/>
          <w:w w:val="95"/>
        </w:rPr>
        <w:t xml:space="preserve"> </w:t>
      </w:r>
      <w:r>
        <w:rPr>
          <w:w w:val="95"/>
          <w:lang w:eastAsia="zh-CN"/>
        </w:rPr>
        <w:t>参数生效后无法修</w:t>
      </w:r>
    </w:p>
    <w:p w:rsidR="0020037C" w:rsidRDefault="004474D3">
      <w:pPr>
        <w:pStyle w:val="BodyText"/>
        <w:spacing w:line="240" w:lineRule="exact"/>
        <w:rPr>
          <w:lang w:eastAsia="zh-CN"/>
        </w:rPr>
      </w:pPr>
      <w:r>
        <w:rPr>
          <w:lang w:eastAsia="zh-CN"/>
        </w:rPr>
        <w:t>改。（如果要修改必须离线删除全部日志文件，重新配置参数并启动Sequoiadb。但此举通常会引起全量同</w:t>
      </w:r>
    </w:p>
    <w:p w:rsidR="0020037C" w:rsidRDefault="004474D3">
      <w:pPr>
        <w:pStyle w:val="BodyText"/>
        <w:spacing w:line="240" w:lineRule="exact"/>
        <w:rPr>
          <w:lang w:eastAsia="zh-CN"/>
        </w:rPr>
      </w:pPr>
      <w:r>
        <w:rPr>
          <w:lang w:eastAsia="zh-CN"/>
        </w:rPr>
        <w:t>步。）</w:t>
      </w:r>
    </w:p>
    <w:p w:rsidR="0020037C" w:rsidRDefault="0020037C">
      <w:pPr>
        <w:spacing w:before="6" w:line="190" w:lineRule="exact"/>
        <w:rPr>
          <w:sz w:val="19"/>
          <w:szCs w:val="19"/>
          <w:lang w:eastAsia="zh-CN"/>
        </w:rPr>
      </w:pPr>
    </w:p>
    <w:p w:rsidR="0020037C" w:rsidRDefault="004474D3">
      <w:pPr>
        <w:pStyle w:val="BodyText"/>
        <w:spacing w:line="251" w:lineRule="auto"/>
        <w:rPr>
          <w:lang w:eastAsia="zh-CN"/>
        </w:rPr>
      </w:pPr>
      <w:r>
        <w:rPr>
          <w:lang w:eastAsia="zh-CN"/>
        </w:rPr>
        <w:t>同步 数据组内所有备节点会定期将其他数据节点日志打包下载到本地进行日志回放。同步源并不限于主节点。因</w:t>
      </w:r>
    </w:p>
    <w:p w:rsidR="0020037C" w:rsidRDefault="004474D3">
      <w:pPr>
        <w:pStyle w:val="BodyText"/>
        <w:spacing w:line="227" w:lineRule="exact"/>
        <w:rPr>
          <w:lang w:eastAsia="zh-CN"/>
        </w:rPr>
      </w:pPr>
      <w:r>
        <w:rPr>
          <w:lang w:eastAsia="zh-CN"/>
        </w:rPr>
        <w:t>为我们期望所有节点的数据版本差距在一个很小的窗口内。当处于这个窗口内时，所有</w:t>
      </w:r>
      <w:r>
        <w:rPr>
          <w:spacing w:val="2"/>
          <w:lang w:eastAsia="zh-CN"/>
        </w:rPr>
        <w:t xml:space="preserve"> </w:t>
      </w:r>
      <w:r>
        <w:rPr>
          <w:lang w:eastAsia="zh-CN"/>
        </w:rPr>
        <w:t>备节点向主节点同</w:t>
      </w:r>
    </w:p>
    <w:p w:rsidR="0020037C" w:rsidRDefault="004474D3">
      <w:pPr>
        <w:pStyle w:val="BodyText"/>
        <w:spacing w:line="240" w:lineRule="exact"/>
        <w:rPr>
          <w:lang w:eastAsia="zh-CN"/>
        </w:rPr>
      </w:pPr>
      <w:r>
        <w:rPr>
          <w:lang w:eastAsia="zh-CN"/>
        </w:rPr>
        <w:t>步数据。但是当某些节点的数据版本与主节点相差过大时，则选择其他备节点进行同步。当发生版本冲突</w:t>
      </w:r>
    </w:p>
    <w:p w:rsidR="0020037C" w:rsidRDefault="004474D3">
      <w:pPr>
        <w:pStyle w:val="BodyText"/>
        <w:spacing w:line="240" w:lineRule="exact"/>
        <w:rPr>
          <w:lang w:eastAsia="zh-CN"/>
        </w:rPr>
      </w:pPr>
      <w:r>
        <w:rPr>
          <w:lang w:eastAsia="zh-CN"/>
        </w:rPr>
        <w:t>时，以当前主节点数据版本为准。如果冲突不能解决则进入全量同步。</w:t>
      </w:r>
      <w:r>
        <w:rPr>
          <w:spacing w:val="2"/>
          <w:lang w:eastAsia="zh-CN"/>
        </w:rPr>
        <w:t xml:space="preserve"> </w:t>
      </w:r>
      <w:r>
        <w:rPr>
          <w:lang w:eastAsia="zh-CN"/>
        </w:rPr>
        <w:t>当组内不存在主节点时，同步无法进</w:t>
      </w:r>
    </w:p>
    <w:p w:rsidR="0020037C" w:rsidRDefault="004474D3">
      <w:pPr>
        <w:pStyle w:val="BodyText"/>
        <w:spacing w:line="240" w:lineRule="exact"/>
        <w:rPr>
          <w:lang w:eastAsia="zh-CN"/>
        </w:rPr>
      </w:pPr>
      <w:r>
        <w:rPr>
          <w:lang w:eastAsia="zh-CN"/>
        </w:rPr>
        <w:t>行。</w:t>
      </w:r>
    </w:p>
    <w:p w:rsidR="0020037C" w:rsidRDefault="0020037C">
      <w:pPr>
        <w:spacing w:line="240" w:lineRule="exact"/>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613" w:right="9126"/>
        <w:jc w:val="both"/>
        <w:rPr>
          <w:lang w:eastAsia="zh-CN"/>
        </w:rPr>
      </w:pPr>
      <w:r>
        <w:rPr>
          <w:lang w:eastAsia="zh-CN"/>
        </w:rPr>
        <w:t>全量同步</w:t>
      </w:r>
    </w:p>
    <w:p w:rsidR="0020037C" w:rsidRDefault="004474D3">
      <w:pPr>
        <w:pStyle w:val="BodyText"/>
        <w:spacing w:before="16" w:line="251" w:lineRule="auto"/>
        <w:ind w:left="613" w:right="7585"/>
        <w:rPr>
          <w:lang w:eastAsia="zh-CN"/>
        </w:rPr>
      </w:pPr>
      <w:r>
        <w:rPr>
          <w:lang w:eastAsia="zh-CN"/>
        </w:rPr>
        <w:t>触发全量同步的原因有： 1.</w:t>
      </w:r>
      <w:r>
        <w:rPr>
          <w:spacing w:val="3"/>
          <w:lang w:eastAsia="zh-CN"/>
        </w:rPr>
        <w:t xml:space="preserve"> </w:t>
      </w:r>
      <w:r>
        <w:rPr>
          <w:lang w:eastAsia="zh-CN"/>
        </w:rPr>
        <w:t>宕机重启。</w:t>
      </w:r>
    </w:p>
    <w:p w:rsidR="0020037C" w:rsidRDefault="004474D3">
      <w:pPr>
        <w:pStyle w:val="BodyText"/>
        <w:spacing w:before="3"/>
        <w:ind w:left="613" w:right="6510"/>
        <w:jc w:val="both"/>
        <w:rPr>
          <w:lang w:eastAsia="zh-CN"/>
        </w:rPr>
      </w:pPr>
      <w:r>
        <w:rPr>
          <w:lang w:eastAsia="zh-CN"/>
        </w:rPr>
        <w:t>2.</w:t>
      </w:r>
      <w:r>
        <w:rPr>
          <w:spacing w:val="3"/>
          <w:lang w:eastAsia="zh-CN"/>
        </w:rPr>
        <w:t xml:space="preserve"> </w:t>
      </w:r>
      <w:r>
        <w:rPr>
          <w:lang w:eastAsia="zh-CN"/>
        </w:rPr>
        <w:t>节点数据版本与其他节点相差过大。</w:t>
      </w:r>
    </w:p>
    <w:p w:rsidR="0020037C" w:rsidRDefault="004474D3">
      <w:pPr>
        <w:pStyle w:val="BodyText"/>
        <w:spacing w:before="16"/>
        <w:ind w:left="613" w:right="7310"/>
        <w:jc w:val="both"/>
        <w:rPr>
          <w:lang w:eastAsia="zh-CN"/>
        </w:rPr>
      </w:pPr>
      <w:r>
        <w:rPr>
          <w:lang w:eastAsia="zh-CN"/>
        </w:rPr>
        <w:t>3.</w:t>
      </w:r>
      <w:r>
        <w:rPr>
          <w:spacing w:val="3"/>
          <w:lang w:eastAsia="zh-CN"/>
        </w:rPr>
        <w:t xml:space="preserve"> </w:t>
      </w:r>
      <w:r>
        <w:rPr>
          <w:lang w:eastAsia="zh-CN"/>
        </w:rPr>
        <w:t>数据不一致并且无法修复。</w:t>
      </w:r>
    </w:p>
    <w:p w:rsidR="0020037C" w:rsidRDefault="00DD1987">
      <w:pPr>
        <w:pStyle w:val="BodyText"/>
        <w:spacing w:before="16" w:line="265" w:lineRule="auto"/>
        <w:ind w:left="613" w:right="463"/>
        <w:rPr>
          <w:lang w:eastAsia="zh-CN"/>
        </w:rPr>
      </w:pPr>
      <w:r>
        <w:pict>
          <v:shape id="_x0000_i1061"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正常重启后，如果数据版本仍在可同步范围内则不会触发全量同步。 发生全量同步的节点会清空本地所有数据及日志，同时将组内另一个节点（不限于主节点）的数据全部复制</w:t>
      </w:r>
    </w:p>
    <w:p w:rsidR="0020037C" w:rsidRDefault="004474D3">
      <w:pPr>
        <w:pStyle w:val="BodyText"/>
        <w:spacing w:line="211" w:lineRule="exact"/>
        <w:ind w:left="613" w:right="526"/>
        <w:jc w:val="both"/>
        <w:rPr>
          <w:lang w:eastAsia="zh-CN"/>
        </w:rPr>
      </w:pPr>
      <w:r>
        <w:rPr>
          <w:lang w:eastAsia="zh-CN"/>
        </w:rPr>
        <w:t>到本地。期间同步源发生的数据改变同样会被复制到本地。全量同步期间本节点对外不提供服务。当组内不</w:t>
      </w:r>
    </w:p>
    <w:p w:rsidR="0020037C" w:rsidRDefault="004474D3">
      <w:pPr>
        <w:pStyle w:val="BodyText"/>
        <w:spacing w:line="240" w:lineRule="exact"/>
        <w:ind w:left="613" w:right="526"/>
        <w:jc w:val="both"/>
        <w:rPr>
          <w:lang w:eastAsia="zh-CN"/>
        </w:rPr>
      </w:pPr>
      <w:r>
        <w:rPr>
          <w:lang w:eastAsia="zh-CN"/>
        </w:rPr>
        <w:t>存在主节点时，全量同步无法进行。全量同步会极大地影响整个组的性能，甚至导致其他备节点同步性能降</w:t>
      </w:r>
    </w:p>
    <w:p w:rsidR="0020037C" w:rsidRDefault="004474D3">
      <w:pPr>
        <w:pStyle w:val="BodyText"/>
        <w:spacing w:line="240" w:lineRule="exact"/>
        <w:ind w:left="613" w:right="5326"/>
        <w:jc w:val="both"/>
        <w:rPr>
          <w:lang w:eastAsia="zh-CN"/>
        </w:rPr>
      </w:pPr>
      <w:r>
        <w:rPr>
          <w:lang w:eastAsia="zh-CN"/>
        </w:rPr>
        <w:t>低。建议通过增加</w:t>
      </w:r>
      <w:r w:rsidR="00423ADE">
        <w:rPr>
          <w:lang w:eastAsia="zh-CN"/>
        </w:rPr>
        <w:t>分区</w:t>
      </w:r>
      <w:r>
        <w:rPr>
          <w:lang w:eastAsia="zh-CN"/>
        </w:rPr>
        <w:t>及日志容量来避免全量同步。</w:t>
      </w:r>
    </w:p>
    <w:p w:rsidR="0020037C" w:rsidRDefault="0020037C">
      <w:pPr>
        <w:spacing w:before="2" w:line="110" w:lineRule="exact"/>
        <w:rPr>
          <w:sz w:val="11"/>
          <w:szCs w:val="11"/>
          <w:lang w:eastAsia="zh-CN"/>
        </w:rPr>
      </w:pPr>
    </w:p>
    <w:p w:rsidR="0020037C" w:rsidRDefault="004474D3">
      <w:pPr>
        <w:spacing w:line="251" w:lineRule="auto"/>
        <w:ind w:left="613" w:right="8347" w:hanging="500"/>
        <w:rPr>
          <w:rFonts w:ascii="Microsoft JhengHei" w:eastAsia="Microsoft JhengHei" w:hAnsi="Microsoft JhengHei" w:cs="Microsoft JhengHei"/>
          <w:sz w:val="20"/>
          <w:szCs w:val="20"/>
          <w:lang w:eastAsia="zh-CN"/>
        </w:rPr>
      </w:pPr>
      <w:bookmarkStart w:id="165" w:name="数据备份与恢复"/>
      <w:bookmarkStart w:id="166" w:name="_bookmark73"/>
      <w:bookmarkEnd w:id="165"/>
      <w:bookmarkEnd w:id="166"/>
      <w:r>
        <w:rPr>
          <w:rFonts w:ascii="Microsoft JhengHei" w:eastAsia="Microsoft JhengHei" w:hAnsi="Microsoft JhengHei" w:cs="Microsoft JhengHei"/>
          <w:sz w:val="24"/>
          <w:szCs w:val="24"/>
          <w:lang w:eastAsia="zh-CN"/>
        </w:rPr>
        <w:t xml:space="preserve">数据备份与恢复 </w:t>
      </w:r>
      <w:hyperlink w:anchor="_bookmark74" w:history="1">
        <w:r>
          <w:rPr>
            <w:rFonts w:ascii="Microsoft JhengHei" w:eastAsia="Microsoft JhengHei" w:hAnsi="Microsoft JhengHei" w:cs="Microsoft JhengHei"/>
            <w:color w:val="0000FF"/>
            <w:sz w:val="20"/>
            <w:szCs w:val="20"/>
            <w:lang w:eastAsia="zh-CN"/>
          </w:rPr>
          <w:t>数据备份</w:t>
        </w:r>
      </w:hyperlink>
      <w:r>
        <w:rPr>
          <w:rFonts w:ascii="Microsoft JhengHei" w:eastAsia="Microsoft JhengHei" w:hAnsi="Microsoft JhengHei" w:cs="Microsoft JhengHei"/>
          <w:color w:val="0000FF"/>
          <w:sz w:val="20"/>
          <w:szCs w:val="20"/>
          <w:lang w:eastAsia="zh-CN"/>
        </w:rPr>
        <w:t xml:space="preserve"> </w:t>
      </w:r>
      <w:hyperlink w:anchor="_bookmark83" w:history="1">
        <w:r>
          <w:rPr>
            <w:rFonts w:ascii="Microsoft JhengHei" w:eastAsia="Microsoft JhengHei" w:hAnsi="Microsoft JhengHei" w:cs="Microsoft JhengHei"/>
            <w:color w:val="0000FF"/>
            <w:sz w:val="20"/>
            <w:szCs w:val="20"/>
            <w:lang w:eastAsia="zh-CN"/>
          </w:rPr>
          <w:t>数据恢复</w:t>
        </w:r>
      </w:hyperlink>
    </w:p>
    <w:p w:rsidR="0020037C" w:rsidRDefault="004474D3">
      <w:pPr>
        <w:pStyle w:val="BodyText"/>
        <w:spacing w:before="83" w:line="251" w:lineRule="auto"/>
        <w:ind w:left="613" w:right="463"/>
        <w:rPr>
          <w:lang w:eastAsia="zh-CN"/>
        </w:rPr>
      </w:pPr>
      <w:bookmarkStart w:id="167" w:name="_bookmark74"/>
      <w:bookmarkEnd w:id="167"/>
      <w:r>
        <w:rPr>
          <w:lang w:eastAsia="zh-CN"/>
        </w:rPr>
        <w:t>数据备份 为了避免软硬件问题造成的数据不可用，用户需要定期对数据库进行备份。备份文件作为数据库某一时刻</w:t>
      </w:r>
    </w:p>
    <w:p w:rsidR="0020037C" w:rsidRDefault="004474D3">
      <w:pPr>
        <w:pStyle w:val="BodyText"/>
        <w:spacing w:line="227" w:lineRule="exact"/>
        <w:ind w:left="613" w:right="580"/>
        <w:jc w:val="both"/>
        <w:rPr>
          <w:lang w:eastAsia="zh-CN"/>
        </w:rPr>
      </w:pPr>
      <w:r>
        <w:rPr>
          <w:w w:val="95"/>
          <w:lang w:eastAsia="zh-CN"/>
        </w:rPr>
        <w:t>的“快照”，包含了进行备份时刻点的所有信息。用户可以使用备份文件，将数据库恢复至该时间点，恢复后</w:t>
      </w:r>
    </w:p>
    <w:p w:rsidR="0020037C" w:rsidRDefault="004474D3">
      <w:pPr>
        <w:pStyle w:val="BodyText"/>
        <w:spacing w:line="240" w:lineRule="exact"/>
        <w:ind w:left="613" w:right="6326"/>
        <w:jc w:val="both"/>
        <w:rPr>
          <w:lang w:eastAsia="zh-CN"/>
        </w:rPr>
      </w:pPr>
      <w:r>
        <w:rPr>
          <w:lang w:eastAsia="zh-CN"/>
        </w:rPr>
        <w:t>数据库中的内容与该时间点时完全一致。</w:t>
      </w:r>
    </w:p>
    <w:p w:rsidR="0020037C" w:rsidRDefault="004474D3">
      <w:pPr>
        <w:pStyle w:val="BodyText"/>
        <w:spacing w:before="16" w:line="251" w:lineRule="auto"/>
        <w:ind w:left="613" w:right="463"/>
        <w:rPr>
          <w:lang w:eastAsia="zh-CN"/>
        </w:rPr>
      </w:pPr>
      <w:r>
        <w:rPr>
          <w:lang w:eastAsia="zh-CN"/>
        </w:rPr>
        <w:t>在当前版本中，暂时不提供自动备份恢复工具。备份恢复操作需要手工完成。 当前版本不支持备份回滚功能，所有备份为快照型（Snapshot）备份。 在进行备份操作时，应避免使用任何元数据更改的操作，例如创建集合、删除集合、数据切分、增减数据节</w:t>
      </w:r>
    </w:p>
    <w:p w:rsidR="0020037C" w:rsidRDefault="004474D3">
      <w:pPr>
        <w:pStyle w:val="BodyText"/>
        <w:spacing w:line="227" w:lineRule="exact"/>
        <w:ind w:left="613" w:right="8926"/>
        <w:jc w:val="both"/>
        <w:rPr>
          <w:lang w:eastAsia="zh-CN"/>
        </w:rPr>
      </w:pPr>
      <w:r>
        <w:rPr>
          <w:lang w:eastAsia="zh-CN"/>
        </w:rPr>
        <w:t>点等操作。</w:t>
      </w:r>
    </w:p>
    <w:p w:rsidR="0020037C" w:rsidRDefault="00B0609F">
      <w:pPr>
        <w:pStyle w:val="BodyText"/>
        <w:spacing w:before="28" w:line="230" w:lineRule="auto"/>
        <w:ind w:left="613" w:right="8726"/>
        <w:jc w:val="both"/>
        <w:rPr>
          <w:lang w:eastAsia="zh-CN"/>
        </w:rPr>
      </w:pPr>
      <w:hyperlink w:anchor="_bookmark75" w:history="1">
        <w:r w:rsidR="004474D3">
          <w:rPr>
            <w:color w:val="0000FF"/>
            <w:lang w:eastAsia="zh-CN"/>
          </w:rPr>
          <w:t>配置文件备份</w:t>
        </w:r>
      </w:hyperlink>
      <w:r w:rsidR="004474D3">
        <w:rPr>
          <w:color w:val="0000FF"/>
          <w:lang w:eastAsia="zh-CN"/>
        </w:rPr>
        <w:t xml:space="preserve"> </w:t>
      </w:r>
      <w:hyperlink w:anchor="_bookmark79" w:history="1">
        <w:r w:rsidR="004474D3">
          <w:rPr>
            <w:color w:val="0000FF"/>
            <w:lang w:eastAsia="zh-CN"/>
          </w:rPr>
          <w:t>数据文件备份</w:t>
        </w:r>
      </w:hyperlink>
      <w:r w:rsidR="004474D3">
        <w:rPr>
          <w:color w:val="0000FF"/>
          <w:lang w:eastAsia="zh-CN"/>
        </w:rPr>
        <w:t xml:space="preserve"> </w:t>
      </w:r>
      <w:bookmarkStart w:id="168" w:name="配置文件备份"/>
      <w:bookmarkStart w:id="169" w:name="_bookmark75"/>
      <w:bookmarkEnd w:id="168"/>
      <w:bookmarkEnd w:id="169"/>
      <w:r w:rsidR="004474D3">
        <w:rPr>
          <w:color w:val="000000"/>
          <w:lang w:eastAsia="zh-CN"/>
        </w:rPr>
        <w:t>配置文件备份</w:t>
      </w:r>
    </w:p>
    <w:p w:rsidR="0020037C" w:rsidRDefault="0020037C">
      <w:pPr>
        <w:spacing w:before="7" w:line="100" w:lineRule="exact"/>
        <w:rPr>
          <w:sz w:val="10"/>
          <w:szCs w:val="10"/>
          <w:lang w:eastAsia="zh-CN"/>
        </w:rPr>
      </w:pPr>
    </w:p>
    <w:p w:rsidR="0020037C" w:rsidRDefault="004474D3">
      <w:pPr>
        <w:pStyle w:val="BodyText"/>
        <w:spacing w:line="167" w:lineRule="auto"/>
        <w:ind w:left="613" w:right="427"/>
        <w:rPr>
          <w:lang w:eastAsia="zh-CN"/>
        </w:rPr>
      </w:pPr>
      <w:r>
        <w:rPr>
          <w:w w:val="95"/>
          <w:lang w:eastAsia="zh-CN"/>
        </w:rPr>
        <w:t>配置文件包含每个节点的配置信息，默认情况下配置文件存在于&lt;数据库安装目录&gt;/conf/local/&lt;服务名&gt;目</w:t>
      </w:r>
      <w:r>
        <w:rPr>
          <w:lang w:eastAsia="zh-CN"/>
        </w:rPr>
        <w:t xml:space="preserve"> 录中。</w:t>
      </w:r>
    </w:p>
    <w:p w:rsidR="0020037C" w:rsidRDefault="00B0609F">
      <w:pPr>
        <w:pStyle w:val="BodyText"/>
        <w:spacing w:before="31" w:line="251" w:lineRule="auto"/>
        <w:ind w:left="613" w:right="9126"/>
        <w:jc w:val="both"/>
        <w:rPr>
          <w:lang w:eastAsia="zh-CN"/>
        </w:rPr>
      </w:pPr>
      <w:hyperlink w:anchor="_bookmark76" w:history="1">
        <w:r w:rsidR="004474D3">
          <w:rPr>
            <w:color w:val="0000FF"/>
            <w:lang w:eastAsia="zh-CN"/>
          </w:rPr>
          <w:t>独立模式</w:t>
        </w:r>
      </w:hyperlink>
      <w:r w:rsidR="004474D3">
        <w:rPr>
          <w:color w:val="0000FF"/>
          <w:lang w:eastAsia="zh-CN"/>
        </w:rPr>
        <w:t xml:space="preserve"> </w:t>
      </w:r>
      <w:hyperlink w:anchor="_bookmark77" w:history="1">
        <w:r w:rsidR="004474D3">
          <w:rPr>
            <w:color w:val="0000FF"/>
            <w:lang w:eastAsia="zh-CN"/>
          </w:rPr>
          <w:t>集群模式</w:t>
        </w:r>
      </w:hyperlink>
      <w:r w:rsidR="004474D3">
        <w:rPr>
          <w:color w:val="0000FF"/>
          <w:lang w:eastAsia="zh-CN"/>
        </w:rPr>
        <w:t xml:space="preserve"> </w:t>
      </w:r>
      <w:hyperlink w:anchor="_bookmark78" w:history="1">
        <w:r w:rsidR="004474D3">
          <w:rPr>
            <w:color w:val="0000FF"/>
            <w:lang w:eastAsia="zh-CN"/>
          </w:rPr>
          <w:t>例程</w:t>
        </w:r>
      </w:hyperlink>
    </w:p>
    <w:p w:rsidR="0020037C" w:rsidRDefault="004474D3">
      <w:pPr>
        <w:pStyle w:val="BodyText"/>
        <w:spacing w:line="287" w:lineRule="exact"/>
        <w:ind w:left="613" w:right="9126"/>
        <w:jc w:val="both"/>
        <w:rPr>
          <w:lang w:eastAsia="zh-CN"/>
        </w:rPr>
      </w:pPr>
      <w:bookmarkStart w:id="170" w:name="_bookmark76"/>
      <w:bookmarkEnd w:id="170"/>
      <w:r>
        <w:rPr>
          <w:lang w:eastAsia="zh-CN"/>
        </w:rPr>
        <w:t>独立模式</w:t>
      </w:r>
    </w:p>
    <w:p w:rsidR="0020037C" w:rsidRDefault="004474D3">
      <w:pPr>
        <w:pStyle w:val="BodyText"/>
        <w:spacing w:before="16" w:line="251" w:lineRule="auto"/>
        <w:ind w:left="613" w:right="427"/>
        <w:rPr>
          <w:lang w:eastAsia="zh-CN"/>
        </w:rPr>
      </w:pPr>
      <w:r>
        <w:rPr>
          <w:w w:val="95"/>
          <w:lang w:eastAsia="zh-CN"/>
        </w:rPr>
        <w:t>配置文件存在于用户指定目录下的sdb.conf目录。如果用户不指定则不存在。</w:t>
      </w:r>
      <w:r>
        <w:rPr>
          <w:lang w:eastAsia="zh-CN"/>
        </w:rPr>
        <w:t xml:space="preserve"> 备份独立模式的配置文件，只需要归档指定目录下的sdb.conf文件。</w:t>
      </w:r>
    </w:p>
    <w:p w:rsidR="0020037C" w:rsidRDefault="004474D3">
      <w:pPr>
        <w:pStyle w:val="BodyText"/>
        <w:spacing w:line="287" w:lineRule="exact"/>
        <w:ind w:left="613" w:right="9126"/>
        <w:jc w:val="both"/>
        <w:rPr>
          <w:lang w:eastAsia="zh-CN"/>
        </w:rPr>
      </w:pPr>
      <w:bookmarkStart w:id="171" w:name="_bookmark77"/>
      <w:bookmarkEnd w:id="171"/>
      <w:r>
        <w:rPr>
          <w:lang w:eastAsia="zh-CN"/>
        </w:rPr>
        <w:t>集群模式</w:t>
      </w:r>
    </w:p>
    <w:p w:rsidR="0020037C" w:rsidRDefault="0020037C">
      <w:pPr>
        <w:spacing w:before="5" w:line="100" w:lineRule="exact"/>
        <w:rPr>
          <w:sz w:val="10"/>
          <w:szCs w:val="10"/>
          <w:lang w:eastAsia="zh-CN"/>
        </w:rPr>
      </w:pPr>
    </w:p>
    <w:p w:rsidR="0020037C" w:rsidRDefault="004474D3">
      <w:pPr>
        <w:pStyle w:val="BodyText"/>
        <w:spacing w:line="167" w:lineRule="auto"/>
        <w:ind w:left="613" w:right="463"/>
        <w:rPr>
          <w:lang w:eastAsia="zh-CN"/>
        </w:rPr>
      </w:pPr>
      <w:r>
        <w:rPr>
          <w:lang w:eastAsia="zh-CN"/>
        </w:rPr>
        <w:t>集群模式中，数据库节点分为三种角色：数据节点，协调节点，与编目节点。备份时用户需要将每个节点的 配置文件目录中的sdb.conf文件归档。</w:t>
      </w:r>
    </w:p>
    <w:p w:rsidR="0020037C" w:rsidRDefault="0020037C">
      <w:pPr>
        <w:spacing w:before="10" w:line="110" w:lineRule="exact"/>
        <w:rPr>
          <w:sz w:val="11"/>
          <w:szCs w:val="11"/>
          <w:lang w:eastAsia="zh-CN"/>
        </w:rPr>
      </w:pPr>
    </w:p>
    <w:p w:rsidR="0020037C" w:rsidRDefault="00B0609F">
      <w:pPr>
        <w:pStyle w:val="BodyText"/>
        <w:spacing w:line="167" w:lineRule="auto"/>
        <w:ind w:left="1253"/>
        <w:rPr>
          <w:lang w:eastAsia="zh-CN"/>
        </w:rPr>
      </w:pPr>
      <w:r>
        <w:pict>
          <v:shape id="_x0000_s3143" type="#_x0000_t75" style="position:absolute;left:0;text-align:left;margin-left:81.7pt;margin-top:2.6pt;width:24pt;height:24pt;z-index:-251854336;mso-position-horizontal-relative:page">
            <v:imagedata r:id="rId21" o:title=""/>
            <w10:wrap anchorx="page"/>
          </v:shape>
        </w:pict>
      </w:r>
      <w:r w:rsidR="004474D3">
        <w:rPr>
          <w:lang w:eastAsia="zh-CN"/>
        </w:rPr>
        <w:t>注:</w:t>
      </w:r>
      <w:r w:rsidR="004474D3">
        <w:rPr>
          <w:spacing w:val="21"/>
          <w:lang w:eastAsia="zh-CN"/>
        </w:rPr>
        <w:t xml:space="preserve"> </w:t>
      </w:r>
      <w:r w:rsidR="004474D3">
        <w:rPr>
          <w:lang w:eastAsia="zh-CN"/>
        </w:rPr>
        <w:t>在集群环境中，由于每个节点的配置文件名均为sdb.conf，因此归档时需要对不同的节点指定不 同的目录，避免相互覆盖。</w:t>
      </w:r>
    </w:p>
    <w:p w:rsidR="0020037C" w:rsidRDefault="0020037C">
      <w:pPr>
        <w:spacing w:before="19" w:line="280" w:lineRule="exact"/>
        <w:rPr>
          <w:sz w:val="28"/>
          <w:szCs w:val="28"/>
          <w:lang w:eastAsia="zh-CN"/>
        </w:rPr>
      </w:pPr>
    </w:p>
    <w:p w:rsidR="0020037C" w:rsidRDefault="004474D3">
      <w:pPr>
        <w:pStyle w:val="BodyText"/>
        <w:spacing w:line="251" w:lineRule="auto"/>
        <w:ind w:left="613" w:right="2747"/>
        <w:rPr>
          <w:lang w:eastAsia="zh-CN"/>
        </w:rPr>
      </w:pPr>
      <w:r>
        <w:rPr>
          <w:lang w:eastAsia="zh-CN"/>
        </w:rPr>
        <w:t>数据节点 用户可以通过查询协调节点得知每个数据节点所在的物理机以及其服务名。</w:t>
      </w:r>
    </w:p>
    <w:p w:rsidR="0020037C" w:rsidRDefault="0020037C">
      <w:pPr>
        <w:spacing w:line="251" w:lineRule="auto"/>
        <w:rPr>
          <w:lang w:eastAsia="zh-CN"/>
        </w:rPr>
        <w:sectPr w:rsidR="0020037C">
          <w:pgSz w:w="12240" w:h="15840"/>
          <w:pgMar w:top="900" w:right="680" w:bottom="280" w:left="10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rPr>
          <w:lang w:eastAsia="zh-CN"/>
        </w:rPr>
      </w:pPr>
      <w:r>
        <w:rPr>
          <w:lang w:eastAsia="zh-CN"/>
        </w:rPr>
        <w:t>协调节点</w:t>
      </w:r>
    </w:p>
    <w:p w:rsidR="0020037C" w:rsidRDefault="004474D3">
      <w:pPr>
        <w:pStyle w:val="BodyText"/>
        <w:spacing w:before="16"/>
        <w:rPr>
          <w:lang w:eastAsia="zh-CN"/>
        </w:rPr>
      </w:pPr>
      <w:r>
        <w:rPr>
          <w:lang w:eastAsia="zh-CN"/>
        </w:rPr>
        <w:t>协调节点启动时必须指定配置文件路径。</w:t>
      </w:r>
    </w:p>
    <w:p w:rsidR="0020037C" w:rsidRDefault="0020037C">
      <w:pPr>
        <w:spacing w:before="6" w:line="190" w:lineRule="exact"/>
        <w:rPr>
          <w:sz w:val="19"/>
          <w:szCs w:val="19"/>
          <w:lang w:eastAsia="zh-CN"/>
        </w:rPr>
      </w:pPr>
    </w:p>
    <w:p w:rsidR="0020037C" w:rsidRDefault="004474D3">
      <w:pPr>
        <w:pStyle w:val="BodyText"/>
        <w:spacing w:line="251" w:lineRule="auto"/>
        <w:ind w:right="2766"/>
        <w:rPr>
          <w:lang w:eastAsia="zh-CN"/>
        </w:rPr>
      </w:pPr>
      <w:r>
        <w:rPr>
          <w:lang w:eastAsia="zh-CN"/>
        </w:rPr>
        <w:t xml:space="preserve">编目节点 用户可以通过查询协调节点得知每个编目节点所在的物理机以及其服务名。 </w:t>
      </w:r>
      <w:hyperlink w:anchor="_bookmark78" w:history="1">
        <w:r>
          <w:rPr>
            <w:color w:val="0000FF"/>
            <w:lang w:eastAsia="zh-CN"/>
          </w:rPr>
          <w:t>更多信息</w:t>
        </w:r>
      </w:hyperlink>
    </w:p>
    <w:p w:rsidR="0020037C" w:rsidRDefault="004474D3">
      <w:pPr>
        <w:pStyle w:val="BodyText"/>
        <w:spacing w:line="287" w:lineRule="exact"/>
        <w:rPr>
          <w:lang w:eastAsia="zh-CN"/>
        </w:rPr>
      </w:pPr>
      <w:bookmarkStart w:id="172" w:name="_bookmark78"/>
      <w:bookmarkEnd w:id="172"/>
      <w:r>
        <w:rPr>
          <w:lang w:eastAsia="zh-CN"/>
        </w:rPr>
        <w:t>例程</w:t>
      </w:r>
    </w:p>
    <w:p w:rsidR="0020037C" w:rsidRDefault="0020037C">
      <w:pPr>
        <w:spacing w:before="5" w:line="100" w:lineRule="exact"/>
        <w:rPr>
          <w:sz w:val="10"/>
          <w:szCs w:val="10"/>
          <w:lang w:eastAsia="zh-CN"/>
        </w:rPr>
      </w:pPr>
    </w:p>
    <w:p w:rsidR="0020037C" w:rsidRDefault="004474D3">
      <w:pPr>
        <w:pStyle w:val="BodyText"/>
        <w:spacing w:line="167" w:lineRule="auto"/>
        <w:ind w:right="111"/>
        <w:rPr>
          <w:lang w:eastAsia="zh-CN"/>
        </w:rPr>
      </w:pPr>
      <w:r>
        <w:rPr>
          <w:w w:val="95"/>
          <w:lang w:eastAsia="zh-CN"/>
        </w:rPr>
        <w:t>用户可以通过如下步骤得到每个数据节点所在的物理机以及服务名。这里假设SequoiaDB的安装目录为：/</w:t>
      </w:r>
      <w:r>
        <w:rPr>
          <w:w w:val="97"/>
          <w:lang w:eastAsia="zh-CN"/>
        </w:rPr>
        <w:t xml:space="preserve"> </w:t>
      </w:r>
      <w:r>
        <w:rPr>
          <w:w w:val="95"/>
          <w:lang w:eastAsia="zh-CN"/>
        </w:rPr>
        <w:t>opt/sequoiadb/， "$ /opt/sequoiadb/bin/sdb</w:t>
      </w:r>
      <w:r>
        <w:rPr>
          <w:spacing w:val="1"/>
          <w:w w:val="95"/>
          <w:lang w:eastAsia="zh-CN"/>
        </w:rPr>
        <w:t xml:space="preserve"> </w:t>
      </w:r>
      <w:r>
        <w:rPr>
          <w:w w:val="95"/>
          <w:lang w:eastAsia="zh-CN"/>
        </w:rPr>
        <w:t>"进入SequoiaDB的Shell后台。</w:t>
      </w:r>
    </w:p>
    <w:p w:rsidR="0020037C" w:rsidRDefault="004474D3">
      <w:pPr>
        <w:pStyle w:val="BodyText"/>
        <w:spacing w:before="51"/>
        <w:rPr>
          <w:lang w:eastAsia="zh-CN"/>
        </w:rPr>
      </w:pPr>
      <w:r>
        <w:rPr>
          <w:lang w:eastAsia="zh-CN"/>
        </w:rPr>
        <w:t xml:space="preserve">1. </w:t>
      </w:r>
      <w:r>
        <w:rPr>
          <w:spacing w:val="20"/>
          <w:lang w:eastAsia="zh-CN"/>
        </w:rPr>
        <w:t xml:space="preserve"> </w:t>
      </w:r>
      <w:r>
        <w:rPr>
          <w:lang w:eastAsia="zh-CN"/>
        </w:rPr>
        <w:t>连接至编目节点</w:t>
      </w:r>
    </w:p>
    <w:p w:rsidR="0020037C" w:rsidRDefault="00B0609F">
      <w:pPr>
        <w:pStyle w:val="BodyText"/>
        <w:spacing w:before="8"/>
        <w:ind w:left="1217"/>
        <w:rPr>
          <w:rFonts w:ascii="仿宋" w:eastAsia="仿宋" w:hAnsi="仿宋" w:cs="仿宋"/>
          <w:lang w:eastAsia="zh-CN"/>
        </w:rPr>
      </w:pPr>
      <w:r w:rsidRPr="00B0609F">
        <w:pict>
          <v:group id="_x0000_s3141" style="position:absolute;left:0;text-align:left;margin-left:95.85pt;margin-top:4.85pt;width:459.45pt;height:21.2pt;z-index:-251853312;mso-position-horizontal-relative:page" coordorigin="1917,97" coordsize="9189,424">
            <v:shape id="_x0000_s3142" style="position:absolute;left:1917;top:97;width:9189;height:424" coordorigin="1917,97" coordsize="9189,424" path="m1917,97r9189,l11106,521r-9189,l1917,97xe" fillcolor="#efefef" stroked="f">
              <v:path arrowok="t"/>
            </v:shape>
            <w10:wrap anchorx="page"/>
          </v:group>
        </w:pict>
      </w:r>
      <w:r w:rsidR="004474D3">
        <w:rPr>
          <w:rFonts w:ascii="仿宋" w:eastAsia="仿宋" w:hAnsi="仿宋" w:cs="仿宋"/>
          <w:lang w:eastAsia="zh-CN"/>
        </w:rPr>
        <w:t xml:space="preserve">db=new Sdb('192.168.20.35', </w:t>
      </w:r>
      <w:r w:rsidR="00E90599" w:rsidRPr="00E90599">
        <w:rPr>
          <w:rFonts w:ascii="仿宋" w:eastAsia="仿宋" w:hAnsi="仿宋" w:cs="仿宋"/>
          <w:lang w:eastAsia="zh-CN"/>
        </w:rPr>
        <w:t>11800</w:t>
      </w:r>
      <w:r w:rsidR="004474D3">
        <w:rPr>
          <w:rFonts w:ascii="仿宋" w:eastAsia="仿宋" w:hAnsi="仿宋" w:cs="仿宋"/>
          <w:lang w:eastAsia="zh-CN"/>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rPr>
        <w:t>192.168.20.35:</w:t>
      </w:r>
      <w:r w:rsidR="00E90599" w:rsidRPr="00E90599">
        <w:t xml:space="preserve"> </w:t>
      </w:r>
      <w:r w:rsidR="00E90599" w:rsidRPr="00E90599">
        <w:rPr>
          <w:rFonts w:ascii="仿宋" w:eastAsia="仿宋" w:hAnsi="仿宋" w:cs="仿宋"/>
        </w:rPr>
        <w:t>11800</w:t>
      </w:r>
    </w:p>
    <w:p w:rsidR="0020037C" w:rsidRDefault="004474D3">
      <w:pPr>
        <w:pStyle w:val="BodyText"/>
        <w:numPr>
          <w:ilvl w:val="1"/>
          <w:numId w:val="18"/>
        </w:numPr>
        <w:tabs>
          <w:tab w:val="left" w:pos="1217"/>
        </w:tabs>
        <w:spacing w:line="259" w:lineRule="exact"/>
        <w:ind w:left="1217" w:hanging="284"/>
        <w:jc w:val="left"/>
      </w:pPr>
      <w:r>
        <w:rPr>
          <w:w w:val="95"/>
        </w:rPr>
        <w:t>查询SYSCAT.SYSNODES集合得到集群配置信息</w:t>
      </w:r>
    </w:p>
    <w:p w:rsidR="0020037C" w:rsidRDefault="00B0609F">
      <w:pPr>
        <w:pStyle w:val="BodyText"/>
        <w:spacing w:before="8"/>
        <w:ind w:left="1217"/>
        <w:rPr>
          <w:rFonts w:ascii="仿宋" w:eastAsia="仿宋" w:hAnsi="仿宋" w:cs="仿宋"/>
        </w:rPr>
      </w:pPr>
      <w:r w:rsidRPr="00B0609F">
        <w:pict>
          <v:group id="_x0000_s3139" style="position:absolute;left:0;text-align:left;margin-left:95.85pt;margin-top:4.85pt;width:459.45pt;height:477pt;z-index:-251852288;mso-position-horizontal-relative:page" coordorigin="1917,97" coordsize="9189,9540">
            <v:shape id="_x0000_s3140" style="position:absolute;left:1917;top:97;width:9189;height:9540" coordorigin="1917,97" coordsize="9189,9540" path="m1917,97r9189,l11106,9637r-9189,l1917,97xe" fillcolor="#efefef" stroked="f">
              <v:path arrowok="t"/>
            </v:shape>
            <w10:wrap anchorx="page"/>
          </v:group>
        </w:pict>
      </w:r>
      <w:r w:rsidR="004474D3">
        <w:rPr>
          <w:rFonts w:ascii="仿宋" w:eastAsia="仿宋" w:hAnsi="仿宋" w:cs="仿宋"/>
        </w:rPr>
        <w:t>db.SYSCAT.SYSNODES.find()</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"Group": [</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"dbpath": "/home/sequoiadb/sequoiadb/cata",</w:t>
      </w:r>
    </w:p>
    <w:p w:rsidR="0020037C" w:rsidRDefault="004474D3">
      <w:pPr>
        <w:pStyle w:val="BodyText"/>
        <w:spacing w:line="212" w:lineRule="exact"/>
        <w:ind w:left="1817"/>
        <w:rPr>
          <w:rFonts w:ascii="仿宋" w:eastAsia="仿宋" w:hAnsi="仿宋" w:cs="仿宋"/>
        </w:rPr>
      </w:pPr>
      <w:r>
        <w:rPr>
          <w:rFonts w:ascii="仿宋" w:eastAsia="仿宋" w:hAnsi="仿宋" w:cs="仿宋"/>
        </w:rPr>
        <w:t>"HostName": "vmsvr1-rhel-x64",</w:t>
      </w:r>
    </w:p>
    <w:p w:rsidR="0020037C" w:rsidRDefault="004474D3">
      <w:pPr>
        <w:pStyle w:val="BodyText"/>
        <w:spacing w:line="212" w:lineRule="exact"/>
        <w:ind w:left="1817"/>
        <w:rPr>
          <w:rFonts w:ascii="仿宋" w:eastAsia="仿宋" w:hAnsi="仿宋" w:cs="仿宋"/>
        </w:rPr>
      </w:pPr>
      <w:r>
        <w:rPr>
          <w:rFonts w:ascii="仿宋" w:eastAsia="仿宋" w:hAnsi="仿宋" w:cs="仿宋"/>
        </w:rPr>
        <w:t>"Service": [</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0,</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E90599" w:rsidRPr="00E90599">
        <w:rPr>
          <w:rFonts w:ascii="仿宋" w:eastAsia="仿宋" w:hAnsi="仿宋" w:cs="仿宋"/>
        </w:rPr>
        <w:t>11800</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1,</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E90599">
        <w:rPr>
          <w:rFonts w:ascii="仿宋" w:eastAsia="仿宋" w:hAnsi="仿宋" w:cs="仿宋"/>
        </w:rPr>
        <w:t>1180</w:t>
      </w:r>
      <w:r w:rsidR="00E90599">
        <w:rPr>
          <w:rFonts w:ascii="仿宋" w:eastAsia="仿宋" w:hAnsi="仿宋" w:cs="仿宋" w:hint="eastAsia"/>
          <w:lang w:eastAsia="zh-CN"/>
        </w:rPr>
        <w:t>1</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2,</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E90599">
        <w:rPr>
          <w:rFonts w:ascii="仿宋" w:eastAsia="仿宋" w:hAnsi="仿宋" w:cs="仿宋"/>
        </w:rPr>
        <w:t>1180</w:t>
      </w:r>
      <w:r w:rsidR="00E90599">
        <w:rPr>
          <w:rFonts w:ascii="仿宋" w:eastAsia="仿宋" w:hAnsi="仿宋" w:cs="仿宋" w:hint="eastAsia"/>
          <w:lang w:eastAsia="zh-CN"/>
        </w:rPr>
        <w:t>2</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3,</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E90599">
        <w:rPr>
          <w:rFonts w:ascii="仿宋" w:eastAsia="仿宋" w:hAnsi="仿宋" w:cs="仿宋"/>
        </w:rPr>
        <w:t>1180</w:t>
      </w:r>
      <w:r w:rsidR="00E90599">
        <w:rPr>
          <w:rFonts w:ascii="仿宋" w:eastAsia="仿宋" w:hAnsi="仿宋" w:cs="仿宋" w:hint="eastAsia"/>
          <w:lang w:eastAsia="zh-CN"/>
        </w:rPr>
        <w:t>3</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"NodeID": 1</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"GroupID": 1,</w:t>
      </w:r>
    </w:p>
    <w:p w:rsidR="0020037C" w:rsidRDefault="004474D3">
      <w:pPr>
        <w:pStyle w:val="BodyText"/>
        <w:spacing w:line="212" w:lineRule="exact"/>
        <w:ind w:left="1417"/>
        <w:rPr>
          <w:rFonts w:ascii="仿宋" w:eastAsia="仿宋" w:hAnsi="仿宋" w:cs="仿宋"/>
        </w:rPr>
      </w:pPr>
      <w:r>
        <w:rPr>
          <w:rFonts w:ascii="仿宋" w:eastAsia="仿宋" w:hAnsi="仿宋" w:cs="仿宋"/>
        </w:rPr>
        <w:t>"GroupName": "SYSCatalogGroup",</w:t>
      </w:r>
    </w:p>
    <w:p w:rsidR="0020037C" w:rsidRDefault="004474D3">
      <w:pPr>
        <w:pStyle w:val="BodyText"/>
        <w:spacing w:line="212" w:lineRule="exact"/>
        <w:ind w:left="1417"/>
        <w:rPr>
          <w:rFonts w:ascii="仿宋" w:eastAsia="仿宋" w:hAnsi="仿宋" w:cs="仿宋"/>
        </w:rPr>
      </w:pPr>
      <w:r>
        <w:rPr>
          <w:rFonts w:ascii="仿宋" w:eastAsia="仿宋" w:hAnsi="仿宋" w:cs="仿宋"/>
        </w:rPr>
        <w:t>"PrimaryNode": 1,</w:t>
      </w:r>
    </w:p>
    <w:p w:rsidR="0020037C" w:rsidRDefault="004474D3">
      <w:pPr>
        <w:pStyle w:val="BodyText"/>
        <w:spacing w:line="212" w:lineRule="exact"/>
        <w:ind w:left="1417"/>
        <w:rPr>
          <w:rFonts w:ascii="仿宋" w:eastAsia="仿宋" w:hAnsi="仿宋" w:cs="仿宋"/>
        </w:rPr>
      </w:pPr>
      <w:r>
        <w:rPr>
          <w:rFonts w:ascii="仿宋" w:eastAsia="仿宋" w:hAnsi="仿宋" w:cs="仿宋"/>
        </w:rPr>
        <w:t>"Role": 2,</w:t>
      </w:r>
    </w:p>
    <w:p w:rsidR="0020037C" w:rsidRDefault="004474D3">
      <w:pPr>
        <w:pStyle w:val="BodyText"/>
        <w:spacing w:line="212" w:lineRule="exact"/>
        <w:ind w:left="1417"/>
        <w:rPr>
          <w:rFonts w:ascii="仿宋" w:eastAsia="仿宋" w:hAnsi="仿宋" w:cs="仿宋"/>
        </w:rPr>
      </w:pPr>
      <w:r>
        <w:rPr>
          <w:rFonts w:ascii="仿宋" w:eastAsia="仿宋" w:hAnsi="仿宋" w:cs="仿宋"/>
        </w:rPr>
        <w:t>"Status": 1,</w:t>
      </w:r>
    </w:p>
    <w:p w:rsidR="0020037C" w:rsidRDefault="004474D3">
      <w:pPr>
        <w:pStyle w:val="BodyText"/>
        <w:spacing w:line="212" w:lineRule="exact"/>
        <w:ind w:left="1417"/>
        <w:rPr>
          <w:rFonts w:ascii="仿宋" w:eastAsia="仿宋" w:hAnsi="仿宋" w:cs="仿宋"/>
        </w:rPr>
      </w:pPr>
      <w:r>
        <w:rPr>
          <w:rFonts w:ascii="仿宋" w:eastAsia="仿宋" w:hAnsi="仿宋" w:cs="仿宋"/>
        </w:rPr>
        <w:t>"Version": 1,</w:t>
      </w:r>
    </w:p>
    <w:p w:rsidR="0020037C" w:rsidRDefault="004474D3">
      <w:pPr>
        <w:pStyle w:val="BodyText"/>
        <w:spacing w:line="212" w:lineRule="exact"/>
        <w:ind w:left="1417"/>
        <w:rPr>
          <w:rFonts w:ascii="仿宋" w:eastAsia="仿宋" w:hAnsi="仿宋" w:cs="仿宋"/>
        </w:rPr>
      </w:pPr>
      <w:r>
        <w:rPr>
          <w:rFonts w:ascii="仿宋" w:eastAsia="仿宋" w:hAnsi="仿宋" w:cs="仿宋"/>
        </w:rPr>
        <w:t>"_id": {</w:t>
      </w:r>
    </w:p>
    <w:p w:rsidR="0020037C" w:rsidRDefault="004474D3">
      <w:pPr>
        <w:pStyle w:val="BodyText"/>
        <w:spacing w:line="212" w:lineRule="exact"/>
        <w:ind w:left="1617"/>
        <w:rPr>
          <w:rFonts w:ascii="仿宋" w:eastAsia="仿宋" w:hAnsi="仿宋" w:cs="仿宋"/>
        </w:rPr>
      </w:pPr>
      <w:r>
        <w:rPr>
          <w:rFonts w:ascii="仿宋" w:eastAsia="仿宋" w:hAnsi="仿宋" w:cs="仿宋"/>
        </w:rPr>
        <w:t>"$oid": "52147be0fe58d39ace53ef3a"</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"Group": [</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"HostName": "vmsvr1-rhel-x64",</w:t>
      </w:r>
    </w:p>
    <w:p w:rsidR="0020037C" w:rsidRDefault="004474D3">
      <w:pPr>
        <w:pStyle w:val="BodyText"/>
        <w:spacing w:line="212" w:lineRule="exact"/>
        <w:ind w:left="1817"/>
        <w:rPr>
          <w:rFonts w:ascii="仿宋" w:eastAsia="仿宋" w:hAnsi="仿宋" w:cs="仿宋"/>
        </w:rPr>
      </w:pPr>
      <w:r>
        <w:rPr>
          <w:rFonts w:ascii="仿宋" w:eastAsia="仿宋" w:hAnsi="仿宋" w:cs="仿宋"/>
        </w:rPr>
        <w:t>"dbpath": "/tmpfs/data1",</w:t>
      </w:r>
    </w:p>
    <w:p w:rsidR="0020037C" w:rsidRDefault="004474D3">
      <w:pPr>
        <w:pStyle w:val="BodyText"/>
        <w:spacing w:line="212" w:lineRule="exact"/>
        <w:ind w:left="1817"/>
        <w:rPr>
          <w:rFonts w:ascii="仿宋" w:eastAsia="仿宋" w:hAnsi="仿宋" w:cs="仿宋"/>
        </w:rPr>
      </w:pPr>
      <w:r>
        <w:rPr>
          <w:rFonts w:ascii="仿宋" w:eastAsia="仿宋" w:hAnsi="仿宋" w:cs="仿宋"/>
        </w:rPr>
        <w:t>"Service": [</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0,</w:t>
      </w:r>
    </w:p>
    <w:p w:rsidR="0020037C" w:rsidRDefault="0020037C">
      <w:pPr>
        <w:spacing w:line="212" w:lineRule="exact"/>
        <w:rPr>
          <w:rFonts w:ascii="仿宋" w:eastAsia="仿宋" w:hAnsi="仿宋" w:cs="仿宋"/>
        </w:rPr>
        <w:sectPr w:rsidR="0020037C">
          <w:pgSz w:w="12240" w:h="15840"/>
          <w:pgMar w:top="900" w:right="124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397"/>
        <w:rPr>
          <w:rFonts w:ascii="仿宋" w:eastAsia="仿宋" w:hAnsi="仿宋" w:cs="仿宋"/>
        </w:rPr>
      </w:pPr>
      <w:r w:rsidRPr="00B0609F">
        <w:pict>
          <v:group id="_x0000_s3137" style="position:absolute;left:0;text-align:left;margin-left:95.85pt;margin-top:4.7pt;width:459.45pt;height:593.6pt;z-index:-251851264;mso-position-horizontal-relative:page" coordorigin="1917,94" coordsize="9189,11872">
            <v:shape id="_x0000_s3138" style="position:absolute;left:1917;top:94;width:9189;height:11872" coordorigin="1917,94" coordsize="9189,11872" path="m1917,94r9189,l11106,11966r-9189,l1917,94xe" fillcolor="#efefef" stroked="f">
              <v:path arrowok="t"/>
            </v:shape>
            <w10:wrap anchorx="page"/>
          </v:group>
        </w:pict>
      </w:r>
      <w:r w:rsidR="004474D3">
        <w:rPr>
          <w:rFonts w:ascii="仿宋" w:eastAsia="仿宋" w:hAnsi="仿宋" w:cs="仿宋"/>
        </w:rPr>
        <w:t>"Name": "</w:t>
      </w:r>
      <w:r w:rsidR="00760C33" w:rsidRPr="00760C33">
        <w:rPr>
          <w:rFonts w:ascii="仿宋" w:eastAsia="仿宋" w:hAnsi="仿宋" w:cs="仿宋"/>
        </w:rPr>
        <w:t>11820</w:t>
      </w:r>
      <w:r w:rsidR="004474D3">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1,</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760C33">
        <w:rPr>
          <w:rFonts w:ascii="仿宋" w:eastAsia="仿宋" w:hAnsi="仿宋" w:cs="仿宋"/>
        </w:rPr>
        <w:t>1182</w:t>
      </w:r>
      <w:r w:rsidR="00760C33">
        <w:rPr>
          <w:rFonts w:ascii="仿宋" w:eastAsia="仿宋" w:hAnsi="仿宋" w:cs="仿宋" w:hint="eastAsia"/>
          <w:lang w:eastAsia="zh-CN"/>
        </w:rPr>
        <w:t>1</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2,</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760C33">
        <w:rPr>
          <w:rFonts w:ascii="仿宋" w:eastAsia="仿宋" w:hAnsi="仿宋" w:cs="仿宋"/>
        </w:rPr>
        <w:t>1182</w:t>
      </w:r>
      <w:r w:rsidR="00760C33">
        <w:rPr>
          <w:rFonts w:ascii="仿宋" w:eastAsia="仿宋" w:hAnsi="仿宋" w:cs="仿宋" w:hint="eastAsia"/>
          <w:lang w:eastAsia="zh-CN"/>
        </w:rPr>
        <w:t>2</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"NodeID": 1000</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"GroupID": 1000,</w:t>
      </w:r>
    </w:p>
    <w:p w:rsidR="0020037C" w:rsidRDefault="004474D3">
      <w:pPr>
        <w:pStyle w:val="BodyText"/>
        <w:spacing w:line="212" w:lineRule="exact"/>
        <w:ind w:left="597"/>
        <w:rPr>
          <w:rFonts w:ascii="仿宋" w:eastAsia="仿宋" w:hAnsi="仿宋" w:cs="仿宋"/>
        </w:rPr>
      </w:pPr>
      <w:r>
        <w:rPr>
          <w:rFonts w:ascii="仿宋" w:eastAsia="仿宋" w:hAnsi="仿宋" w:cs="仿宋"/>
        </w:rPr>
        <w:t>"GroupName": "foo",</w:t>
      </w:r>
    </w:p>
    <w:p w:rsidR="0020037C" w:rsidRDefault="004474D3">
      <w:pPr>
        <w:pStyle w:val="BodyText"/>
        <w:spacing w:line="212" w:lineRule="exact"/>
        <w:ind w:left="597"/>
        <w:rPr>
          <w:rFonts w:ascii="仿宋" w:eastAsia="仿宋" w:hAnsi="仿宋" w:cs="仿宋"/>
        </w:rPr>
      </w:pPr>
      <w:r>
        <w:rPr>
          <w:rFonts w:ascii="仿宋" w:eastAsia="仿宋" w:hAnsi="仿宋" w:cs="仿宋"/>
        </w:rPr>
        <w:t>"PrimaryNode": 1000,</w:t>
      </w:r>
    </w:p>
    <w:p w:rsidR="0020037C" w:rsidRDefault="004474D3">
      <w:pPr>
        <w:pStyle w:val="BodyText"/>
        <w:spacing w:line="212" w:lineRule="exact"/>
        <w:ind w:left="597"/>
        <w:rPr>
          <w:rFonts w:ascii="仿宋" w:eastAsia="仿宋" w:hAnsi="仿宋" w:cs="仿宋"/>
        </w:rPr>
      </w:pPr>
      <w:r>
        <w:rPr>
          <w:rFonts w:ascii="仿宋" w:eastAsia="仿宋" w:hAnsi="仿宋" w:cs="仿宋"/>
        </w:rPr>
        <w:t>"Role": 0,</w:t>
      </w:r>
    </w:p>
    <w:p w:rsidR="0020037C" w:rsidRDefault="004474D3">
      <w:pPr>
        <w:pStyle w:val="BodyText"/>
        <w:spacing w:line="212" w:lineRule="exact"/>
        <w:ind w:left="597"/>
        <w:rPr>
          <w:rFonts w:ascii="仿宋" w:eastAsia="仿宋" w:hAnsi="仿宋" w:cs="仿宋"/>
        </w:rPr>
      </w:pPr>
      <w:r>
        <w:rPr>
          <w:rFonts w:ascii="仿宋" w:eastAsia="仿宋" w:hAnsi="仿宋" w:cs="仿宋"/>
        </w:rPr>
        <w:t>"Status": 1,</w:t>
      </w:r>
    </w:p>
    <w:p w:rsidR="0020037C" w:rsidRDefault="004474D3">
      <w:pPr>
        <w:pStyle w:val="BodyText"/>
        <w:spacing w:line="212" w:lineRule="exact"/>
        <w:ind w:left="597"/>
        <w:rPr>
          <w:rFonts w:ascii="仿宋" w:eastAsia="仿宋" w:hAnsi="仿宋" w:cs="仿宋"/>
        </w:rPr>
      </w:pPr>
      <w:r>
        <w:rPr>
          <w:rFonts w:ascii="仿宋" w:eastAsia="仿宋" w:hAnsi="仿宋" w:cs="仿宋"/>
        </w:rPr>
        <w:t>"Version": 2,</w:t>
      </w:r>
    </w:p>
    <w:p w:rsidR="0020037C" w:rsidRDefault="004474D3">
      <w:pPr>
        <w:pStyle w:val="BodyText"/>
        <w:spacing w:line="212" w:lineRule="exact"/>
        <w:ind w:left="597"/>
        <w:rPr>
          <w:rFonts w:ascii="仿宋" w:eastAsia="仿宋" w:hAnsi="仿宋" w:cs="仿宋"/>
        </w:rPr>
      </w:pPr>
      <w:r>
        <w:rPr>
          <w:rFonts w:ascii="仿宋" w:eastAsia="仿宋" w:hAnsi="仿宋" w:cs="仿宋"/>
        </w:rPr>
        <w:t>"_id": {</w:t>
      </w:r>
    </w:p>
    <w:p w:rsidR="0020037C" w:rsidRDefault="004474D3">
      <w:pPr>
        <w:pStyle w:val="BodyText"/>
        <w:spacing w:line="212" w:lineRule="exact"/>
        <w:ind w:left="797"/>
        <w:rPr>
          <w:rFonts w:ascii="仿宋" w:eastAsia="仿宋" w:hAnsi="仿宋" w:cs="仿宋"/>
        </w:rPr>
      </w:pPr>
      <w:r>
        <w:rPr>
          <w:rFonts w:ascii="仿宋" w:eastAsia="仿宋" w:hAnsi="仿宋" w:cs="仿宋"/>
        </w:rPr>
        <w:t>"$oid": "52147beffe58d39ace53ef3b"</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"Group": [</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"HostName": "vmsvr1-rhel-x64",</w:t>
      </w:r>
    </w:p>
    <w:p w:rsidR="0020037C" w:rsidRDefault="004474D3">
      <w:pPr>
        <w:pStyle w:val="BodyText"/>
        <w:spacing w:line="212" w:lineRule="exact"/>
        <w:ind w:left="997"/>
        <w:rPr>
          <w:rFonts w:ascii="仿宋" w:eastAsia="仿宋" w:hAnsi="仿宋" w:cs="仿宋"/>
        </w:rPr>
      </w:pPr>
      <w:r>
        <w:rPr>
          <w:rFonts w:ascii="仿宋" w:eastAsia="仿宋" w:hAnsi="仿宋" w:cs="仿宋"/>
        </w:rPr>
        <w:t>"dbpath": "/tmpfs/data3",</w:t>
      </w:r>
    </w:p>
    <w:p w:rsidR="0020037C" w:rsidRDefault="004474D3">
      <w:pPr>
        <w:pStyle w:val="BodyText"/>
        <w:spacing w:line="212" w:lineRule="exact"/>
        <w:ind w:left="997"/>
        <w:rPr>
          <w:rFonts w:ascii="仿宋" w:eastAsia="仿宋" w:hAnsi="仿宋" w:cs="仿宋"/>
        </w:rPr>
      </w:pPr>
      <w:r>
        <w:rPr>
          <w:rFonts w:ascii="仿宋" w:eastAsia="仿宋" w:hAnsi="仿宋" w:cs="仿宋"/>
        </w:rPr>
        <w:t>"Service": [</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0,</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760C33">
        <w:rPr>
          <w:rFonts w:ascii="仿宋" w:eastAsia="仿宋" w:hAnsi="仿宋" w:cs="仿宋"/>
        </w:rPr>
        <w:t>118</w:t>
      </w:r>
      <w:r w:rsidR="00760C33">
        <w:rPr>
          <w:rFonts w:ascii="仿宋" w:eastAsia="仿宋" w:hAnsi="仿宋" w:cs="仿宋" w:hint="eastAsia"/>
          <w:lang w:eastAsia="zh-CN"/>
        </w:rPr>
        <w:t>3</w:t>
      </w:r>
      <w:r w:rsidR="00760C33" w:rsidRPr="00760C33">
        <w:rPr>
          <w:rFonts w:ascii="仿宋" w:eastAsia="仿宋" w:hAnsi="仿宋" w:cs="仿宋"/>
        </w:rPr>
        <w:t>0</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1,</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760C33" w:rsidRPr="00760C33">
        <w:rPr>
          <w:rFonts w:ascii="仿宋" w:eastAsia="仿宋" w:hAnsi="仿宋" w:cs="仿宋"/>
        </w:rPr>
        <w:t>118</w:t>
      </w:r>
      <w:r w:rsidR="00760C33">
        <w:rPr>
          <w:rFonts w:ascii="仿宋" w:eastAsia="仿宋" w:hAnsi="仿宋" w:cs="仿宋" w:hint="eastAsia"/>
          <w:lang w:eastAsia="zh-CN"/>
        </w:rPr>
        <w:t>31</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2,</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760C33">
        <w:rPr>
          <w:rFonts w:ascii="仿宋" w:eastAsia="仿宋" w:hAnsi="仿宋" w:cs="仿宋"/>
        </w:rPr>
        <w:t>118</w:t>
      </w:r>
      <w:r w:rsidR="00760C33">
        <w:rPr>
          <w:rFonts w:ascii="仿宋" w:eastAsia="仿宋" w:hAnsi="仿宋" w:cs="仿宋" w:hint="eastAsia"/>
          <w:lang w:eastAsia="zh-CN"/>
        </w:rPr>
        <w:t>32</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"NodeID": 1001</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"GroupID": 1001,</w:t>
      </w:r>
    </w:p>
    <w:p w:rsidR="0020037C" w:rsidRDefault="004474D3">
      <w:pPr>
        <w:pStyle w:val="BodyText"/>
        <w:spacing w:line="212" w:lineRule="exact"/>
        <w:ind w:left="597"/>
        <w:rPr>
          <w:rFonts w:ascii="仿宋" w:eastAsia="仿宋" w:hAnsi="仿宋" w:cs="仿宋"/>
        </w:rPr>
      </w:pPr>
      <w:r>
        <w:rPr>
          <w:rFonts w:ascii="仿宋" w:eastAsia="仿宋" w:hAnsi="仿宋" w:cs="仿宋"/>
        </w:rPr>
        <w:t>"GroupName": "foo1",</w:t>
      </w:r>
    </w:p>
    <w:p w:rsidR="0020037C" w:rsidRDefault="004474D3">
      <w:pPr>
        <w:pStyle w:val="BodyText"/>
        <w:spacing w:line="212" w:lineRule="exact"/>
        <w:ind w:left="597"/>
        <w:rPr>
          <w:rFonts w:ascii="仿宋" w:eastAsia="仿宋" w:hAnsi="仿宋" w:cs="仿宋"/>
        </w:rPr>
      </w:pPr>
      <w:r>
        <w:rPr>
          <w:rFonts w:ascii="仿宋" w:eastAsia="仿宋" w:hAnsi="仿宋" w:cs="仿宋"/>
        </w:rPr>
        <w:t>"PrimaryNode": 1001,</w:t>
      </w:r>
    </w:p>
    <w:p w:rsidR="0020037C" w:rsidRDefault="004474D3">
      <w:pPr>
        <w:pStyle w:val="BodyText"/>
        <w:spacing w:line="212" w:lineRule="exact"/>
        <w:ind w:left="597"/>
        <w:rPr>
          <w:rFonts w:ascii="仿宋" w:eastAsia="仿宋" w:hAnsi="仿宋" w:cs="仿宋"/>
        </w:rPr>
      </w:pPr>
      <w:r>
        <w:rPr>
          <w:rFonts w:ascii="仿宋" w:eastAsia="仿宋" w:hAnsi="仿宋" w:cs="仿宋"/>
        </w:rPr>
        <w:t>"Role": 0,</w:t>
      </w:r>
    </w:p>
    <w:p w:rsidR="0020037C" w:rsidRDefault="004474D3">
      <w:pPr>
        <w:pStyle w:val="BodyText"/>
        <w:spacing w:line="212" w:lineRule="exact"/>
        <w:ind w:left="597"/>
        <w:rPr>
          <w:rFonts w:ascii="仿宋" w:eastAsia="仿宋" w:hAnsi="仿宋" w:cs="仿宋"/>
        </w:rPr>
      </w:pPr>
      <w:r>
        <w:rPr>
          <w:rFonts w:ascii="仿宋" w:eastAsia="仿宋" w:hAnsi="仿宋" w:cs="仿宋"/>
        </w:rPr>
        <w:t>"Status": 1,</w:t>
      </w:r>
    </w:p>
    <w:p w:rsidR="0020037C" w:rsidRDefault="004474D3">
      <w:pPr>
        <w:pStyle w:val="BodyText"/>
        <w:spacing w:line="212" w:lineRule="exact"/>
        <w:ind w:left="597"/>
        <w:rPr>
          <w:rFonts w:ascii="仿宋" w:eastAsia="仿宋" w:hAnsi="仿宋" w:cs="仿宋"/>
        </w:rPr>
      </w:pPr>
      <w:r>
        <w:rPr>
          <w:rFonts w:ascii="仿宋" w:eastAsia="仿宋" w:hAnsi="仿宋" w:cs="仿宋"/>
        </w:rPr>
        <w:t>"Version": 2,</w:t>
      </w:r>
    </w:p>
    <w:p w:rsidR="0020037C" w:rsidRDefault="004474D3">
      <w:pPr>
        <w:pStyle w:val="BodyText"/>
        <w:spacing w:line="212" w:lineRule="exact"/>
        <w:ind w:left="597"/>
        <w:rPr>
          <w:rFonts w:ascii="仿宋" w:eastAsia="仿宋" w:hAnsi="仿宋" w:cs="仿宋"/>
        </w:rPr>
      </w:pPr>
      <w:r>
        <w:rPr>
          <w:rFonts w:ascii="仿宋" w:eastAsia="仿宋" w:hAnsi="仿宋" w:cs="仿宋"/>
        </w:rPr>
        <w:t>"_id": {</w:t>
      </w:r>
    </w:p>
    <w:p w:rsidR="0020037C" w:rsidRDefault="004474D3">
      <w:pPr>
        <w:pStyle w:val="BodyText"/>
        <w:spacing w:line="212" w:lineRule="exact"/>
        <w:ind w:left="797"/>
        <w:rPr>
          <w:rFonts w:ascii="仿宋" w:eastAsia="仿宋" w:hAnsi="仿宋" w:cs="仿宋"/>
        </w:rPr>
      </w:pPr>
      <w:r>
        <w:rPr>
          <w:rFonts w:ascii="仿宋" w:eastAsia="仿宋" w:hAnsi="仿宋" w:cs="仿宋"/>
        </w:rPr>
        <w:t>"$oid": "52147c1ffe58d39ace53ef3e"</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20037C">
      <w:pPr>
        <w:spacing w:before="4" w:line="110" w:lineRule="exact"/>
        <w:rPr>
          <w:sz w:val="11"/>
          <w:szCs w:val="11"/>
          <w:lang w:eastAsia="zh-CN"/>
        </w:rPr>
      </w:pPr>
    </w:p>
    <w:p w:rsidR="0020037C" w:rsidRDefault="004474D3">
      <w:pPr>
        <w:pStyle w:val="BodyText"/>
        <w:spacing w:line="167" w:lineRule="auto"/>
        <w:ind w:left="113" w:right="684"/>
        <w:rPr>
          <w:lang w:eastAsia="zh-CN"/>
        </w:rPr>
      </w:pPr>
      <w:r>
        <w:rPr>
          <w:w w:val="95"/>
          <w:lang w:eastAsia="zh-CN"/>
        </w:rPr>
        <w:t>以上输出显示了3个复制组，每个复制组中包括一个节点。其中SYSCatalogGroup组为编目</w:t>
      </w:r>
      <w:r>
        <w:rPr>
          <w:lang w:eastAsia="zh-CN"/>
        </w:rPr>
        <w:t xml:space="preserve"> 组，而foo与foo1为数据组。</w:t>
      </w:r>
    </w:p>
    <w:p w:rsidR="0020037C" w:rsidRDefault="004474D3">
      <w:pPr>
        <w:pStyle w:val="BodyText"/>
        <w:spacing w:before="31"/>
        <w:ind w:left="113"/>
        <w:rPr>
          <w:lang w:eastAsia="zh-CN"/>
        </w:rPr>
      </w:pPr>
      <w:r>
        <w:rPr>
          <w:lang w:eastAsia="zh-CN"/>
        </w:rPr>
        <w:t>每个节点所在的物理机名称为HostName字段。服务名为Service字段中包含Type:0字段对象中的Name。</w:t>
      </w:r>
    </w:p>
    <w:p w:rsidR="0020037C" w:rsidRDefault="0020037C">
      <w:pPr>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before="55" w:line="167" w:lineRule="auto"/>
        <w:ind w:right="90"/>
        <w:rPr>
          <w:lang w:eastAsia="zh-CN"/>
        </w:rPr>
      </w:pPr>
      <w:r>
        <w:rPr>
          <w:w w:val="95"/>
          <w:lang w:eastAsia="zh-CN"/>
        </w:rPr>
        <w:t>通过服务器名与服务名，可以定位到指定服务器中的配置文件路径，下例为复制组foo的唯一数据节点的配</w:t>
      </w:r>
      <w:r>
        <w:rPr>
          <w:lang w:eastAsia="zh-CN"/>
        </w:rPr>
        <w:t xml:space="preserve"> 置文件。</w:t>
      </w:r>
    </w:p>
    <w:p w:rsidR="0020037C" w:rsidRDefault="00B0609F">
      <w:pPr>
        <w:pStyle w:val="BodyText"/>
        <w:spacing w:before="98" w:line="172" w:lineRule="auto"/>
        <w:ind w:right="3467"/>
        <w:rPr>
          <w:rFonts w:ascii="仿宋" w:eastAsia="仿宋" w:hAnsi="仿宋" w:cs="仿宋"/>
        </w:rPr>
      </w:pPr>
      <w:r w:rsidRPr="00B0609F">
        <w:pict>
          <v:group id="_x0000_s3135" style="position:absolute;left:0;text-align:left;margin-left:81.7pt;margin-top:5.6pt;width:473.6pt;height:21.2pt;z-index:-251850240;mso-position-horizontal-relative:page" coordorigin="1634,112" coordsize="9472,424">
            <v:shape id="_x0000_s3136" style="position:absolute;left:1634;top:112;width:9472;height:424" coordorigin="1634,112" coordsize="9472,424" path="m1634,112r9472,l11106,536r-9472,l1634,112xe" fillcolor="#efefef" stroked="f">
              <v:path arrowok="t"/>
            </v:shape>
            <w10:wrap anchorx="page"/>
          </v:group>
        </w:pict>
      </w:r>
      <w:r w:rsidR="004474D3">
        <w:rPr>
          <w:rFonts w:ascii="仿宋" w:eastAsia="仿宋" w:hAnsi="仿宋" w:cs="仿宋"/>
        </w:rPr>
        <w:t>[vmsvr1-rhel-x64]$ ls /opt/sequoiadb/conf/local/</w:t>
      </w:r>
      <w:r w:rsidR="00760C33" w:rsidRPr="00760C33">
        <w:rPr>
          <w:rFonts w:ascii="仿宋" w:eastAsia="仿宋" w:hAnsi="仿宋" w:cs="仿宋"/>
        </w:rPr>
        <w:t>11820</w:t>
      </w:r>
      <w:r w:rsidR="004474D3">
        <w:rPr>
          <w:rFonts w:ascii="仿宋" w:eastAsia="仿宋" w:hAnsi="仿宋" w:cs="仿宋"/>
        </w:rPr>
        <w:t>sdb.conf</w:t>
      </w:r>
    </w:p>
    <w:p w:rsidR="0020037C" w:rsidRDefault="004474D3">
      <w:pPr>
        <w:pStyle w:val="BodyText"/>
        <w:spacing w:before="53" w:line="251" w:lineRule="auto"/>
        <w:ind w:right="7967"/>
        <w:rPr>
          <w:lang w:eastAsia="zh-CN"/>
        </w:rPr>
      </w:pPr>
      <w:bookmarkStart w:id="173" w:name="数据文件备份"/>
      <w:bookmarkStart w:id="174" w:name="_bookmark79"/>
      <w:bookmarkEnd w:id="173"/>
      <w:bookmarkEnd w:id="174"/>
      <w:r>
        <w:rPr>
          <w:lang w:eastAsia="zh-CN"/>
        </w:rPr>
        <w:t xml:space="preserve">数据文件备份 </w:t>
      </w:r>
      <w:hyperlink w:anchor="_bookmark80" w:history="1">
        <w:r>
          <w:rPr>
            <w:color w:val="0000FF"/>
            <w:lang w:eastAsia="zh-CN"/>
          </w:rPr>
          <w:t>独立模式</w:t>
        </w:r>
      </w:hyperlink>
      <w:r>
        <w:rPr>
          <w:color w:val="0000FF"/>
          <w:lang w:eastAsia="zh-CN"/>
        </w:rPr>
        <w:t xml:space="preserve"> </w:t>
      </w:r>
      <w:hyperlink w:anchor="_bookmark81" w:history="1">
        <w:r>
          <w:rPr>
            <w:color w:val="0000FF"/>
            <w:lang w:eastAsia="zh-CN"/>
          </w:rPr>
          <w:t>集群模式</w:t>
        </w:r>
      </w:hyperlink>
    </w:p>
    <w:p w:rsidR="0020037C" w:rsidRDefault="00B0609F">
      <w:pPr>
        <w:pStyle w:val="BodyText"/>
        <w:spacing w:before="3"/>
        <w:rPr>
          <w:lang w:eastAsia="zh-CN"/>
        </w:rPr>
      </w:pPr>
      <w:hyperlink w:anchor="_bookmark82" w:history="1">
        <w:r w:rsidR="004474D3">
          <w:rPr>
            <w:color w:val="0000FF"/>
            <w:lang w:eastAsia="zh-CN"/>
          </w:rPr>
          <w:t>例程</w:t>
        </w:r>
      </w:hyperlink>
    </w:p>
    <w:p w:rsidR="0020037C" w:rsidRDefault="004474D3">
      <w:pPr>
        <w:pStyle w:val="BodyText"/>
        <w:spacing w:line="300" w:lineRule="exact"/>
        <w:rPr>
          <w:lang w:eastAsia="zh-CN"/>
        </w:rPr>
      </w:pPr>
      <w:bookmarkStart w:id="175" w:name="_bookmark80"/>
      <w:bookmarkEnd w:id="175"/>
      <w:r>
        <w:rPr>
          <w:lang w:eastAsia="zh-CN"/>
        </w:rPr>
        <w:t>独立模式</w:t>
      </w:r>
    </w:p>
    <w:p w:rsidR="0020037C" w:rsidRDefault="004474D3">
      <w:pPr>
        <w:pStyle w:val="BodyText"/>
        <w:spacing w:before="16" w:line="251" w:lineRule="auto"/>
        <w:ind w:right="90"/>
        <w:rPr>
          <w:lang w:eastAsia="zh-CN"/>
        </w:rPr>
      </w:pPr>
      <w:r>
        <w:rPr>
          <w:lang w:eastAsia="zh-CN"/>
        </w:rPr>
        <w:t xml:space="preserve">独立模式下，用户必须完全停止数据库后，才能将数据库目录与索引目录中的所有文件归档。 </w:t>
      </w:r>
      <w:r>
        <w:rPr>
          <w:w w:val="95"/>
          <w:lang w:eastAsia="zh-CN"/>
        </w:rPr>
        <w:t>在指定配置文件的情况下，数据库目录与索引目录为配置文件中的dbpath与indexpath所制定的目录。默认</w:t>
      </w:r>
    </w:p>
    <w:p w:rsidR="0020037C" w:rsidRDefault="004474D3">
      <w:pPr>
        <w:pStyle w:val="BodyText"/>
        <w:spacing w:line="227" w:lineRule="exact"/>
        <w:rPr>
          <w:lang w:eastAsia="zh-CN"/>
        </w:rPr>
      </w:pPr>
      <w:r>
        <w:rPr>
          <w:w w:val="95"/>
          <w:lang w:eastAsia="zh-CN"/>
        </w:rPr>
        <w:t>情况下indexpath与dbpath相同。</w:t>
      </w:r>
    </w:p>
    <w:p w:rsidR="0020037C" w:rsidRDefault="004474D3">
      <w:pPr>
        <w:pStyle w:val="BodyText"/>
        <w:spacing w:before="69" w:line="300" w:lineRule="exact"/>
        <w:ind w:right="2967"/>
        <w:rPr>
          <w:lang w:eastAsia="zh-CN"/>
        </w:rPr>
      </w:pPr>
      <w:r>
        <w:rPr>
          <w:lang w:eastAsia="zh-CN"/>
        </w:rPr>
        <w:t xml:space="preserve">在配置文件不存在的情况下，数据库目录为启动数据库时所指定的目录。 </w:t>
      </w:r>
      <w:bookmarkStart w:id="176" w:name="_bookmark81"/>
      <w:bookmarkEnd w:id="176"/>
      <w:r>
        <w:rPr>
          <w:lang w:eastAsia="zh-CN"/>
        </w:rPr>
        <w:t>集群模式</w:t>
      </w:r>
    </w:p>
    <w:p w:rsidR="0020037C" w:rsidRDefault="0020037C">
      <w:pPr>
        <w:spacing w:before="7" w:line="180" w:lineRule="exact"/>
        <w:rPr>
          <w:sz w:val="18"/>
          <w:szCs w:val="18"/>
          <w:lang w:eastAsia="zh-CN"/>
        </w:rPr>
      </w:pPr>
    </w:p>
    <w:p w:rsidR="0020037C" w:rsidRDefault="004474D3">
      <w:pPr>
        <w:pStyle w:val="BodyText"/>
        <w:spacing w:line="251" w:lineRule="auto"/>
        <w:ind w:right="145"/>
        <w:rPr>
          <w:lang w:eastAsia="zh-CN"/>
        </w:rPr>
      </w:pPr>
      <w:r>
        <w:rPr>
          <w:lang w:eastAsia="zh-CN"/>
        </w:rPr>
        <w:t>数据节点与编目节点 集群模式下，用户可以选择停止所有数据复制组后，将每一个复制组中的原主节点的数据库目录与</w:t>
      </w:r>
    </w:p>
    <w:p w:rsidR="0020037C" w:rsidRDefault="004474D3">
      <w:pPr>
        <w:pStyle w:val="BodyText"/>
        <w:spacing w:line="227" w:lineRule="exact"/>
        <w:rPr>
          <w:lang w:eastAsia="zh-CN"/>
        </w:rPr>
      </w:pPr>
      <w:r>
        <w:rPr>
          <w:lang w:eastAsia="zh-CN"/>
        </w:rPr>
        <w:t>索引目录中的所有文件归档。每个复制组中的主节点可以在编目信息的SYSCAT.SYSNODES集合中找</w:t>
      </w:r>
    </w:p>
    <w:p w:rsidR="0020037C" w:rsidRDefault="004474D3">
      <w:pPr>
        <w:pStyle w:val="BodyText"/>
        <w:spacing w:line="240" w:lineRule="exact"/>
        <w:rPr>
          <w:lang w:eastAsia="zh-CN"/>
        </w:rPr>
      </w:pPr>
      <w:r>
        <w:rPr>
          <w:w w:val="95"/>
          <w:lang w:eastAsia="zh-CN"/>
        </w:rPr>
        <w:t>到，为PrimaryNode字段。</w:t>
      </w:r>
    </w:p>
    <w:p w:rsidR="0020037C" w:rsidRDefault="0020037C">
      <w:pPr>
        <w:spacing w:before="5" w:line="100" w:lineRule="exact"/>
        <w:rPr>
          <w:sz w:val="10"/>
          <w:szCs w:val="10"/>
          <w:lang w:eastAsia="zh-CN"/>
        </w:rPr>
      </w:pPr>
    </w:p>
    <w:p w:rsidR="0020037C" w:rsidRDefault="004474D3">
      <w:pPr>
        <w:pStyle w:val="BodyText"/>
        <w:spacing w:line="167" w:lineRule="auto"/>
        <w:ind w:right="145"/>
        <w:rPr>
          <w:lang w:eastAsia="zh-CN"/>
        </w:rPr>
      </w:pPr>
      <w:r>
        <w:rPr>
          <w:lang w:eastAsia="zh-CN"/>
        </w:rPr>
        <w:t>如果用户希望在不中断服务的情况下备份，可以选择停止每个复制组中的一个备节点，并将该节点中的数据 库目录与索引目录中的所有文件归档。备份完成后重新启动该节点，该节点会自动与组内其它节点同步。</w:t>
      </w:r>
    </w:p>
    <w:p w:rsidR="0020037C" w:rsidRDefault="0020037C">
      <w:pPr>
        <w:spacing w:before="10" w:line="110" w:lineRule="exact"/>
        <w:rPr>
          <w:sz w:val="11"/>
          <w:szCs w:val="11"/>
          <w:lang w:eastAsia="zh-CN"/>
        </w:rPr>
      </w:pPr>
    </w:p>
    <w:p w:rsidR="0020037C" w:rsidRDefault="004474D3">
      <w:pPr>
        <w:pStyle w:val="BodyText"/>
        <w:spacing w:line="167" w:lineRule="auto"/>
        <w:ind w:right="90"/>
        <w:rPr>
          <w:lang w:eastAsia="zh-CN"/>
        </w:rPr>
      </w:pPr>
      <w:r>
        <w:rPr>
          <w:w w:val="95"/>
          <w:lang w:eastAsia="zh-CN"/>
        </w:rPr>
        <w:t>在指定配置文件的情况下，数据库目录与索引目录为该节点对应的配置文件中的dbpath与indexpath所指定</w:t>
      </w:r>
      <w:r>
        <w:rPr>
          <w:lang w:eastAsia="zh-CN"/>
        </w:rPr>
        <w:t xml:space="preserve"> 的目录。默认情况下indexpath与dbpath相同。</w:t>
      </w:r>
    </w:p>
    <w:p w:rsidR="0020037C" w:rsidRDefault="0020037C">
      <w:pPr>
        <w:spacing w:before="11" w:line="200" w:lineRule="exact"/>
        <w:rPr>
          <w:sz w:val="20"/>
          <w:szCs w:val="20"/>
          <w:lang w:eastAsia="zh-CN"/>
        </w:rPr>
      </w:pPr>
    </w:p>
    <w:p w:rsidR="0020037C" w:rsidRDefault="004474D3">
      <w:pPr>
        <w:pStyle w:val="BodyText"/>
        <w:spacing w:line="251" w:lineRule="auto"/>
        <w:ind w:right="3467"/>
        <w:rPr>
          <w:lang w:eastAsia="zh-CN"/>
        </w:rPr>
      </w:pPr>
      <w:r>
        <w:rPr>
          <w:lang w:eastAsia="zh-CN"/>
        </w:rPr>
        <w:t xml:space="preserve">协调节点 由于协调节点不包含任何用户数据，因此不需要进行数据备份。 </w:t>
      </w:r>
      <w:hyperlink w:anchor="_bookmark82" w:history="1">
        <w:r>
          <w:rPr>
            <w:color w:val="0000FF"/>
            <w:lang w:eastAsia="zh-CN"/>
          </w:rPr>
          <w:t>更多信息</w:t>
        </w:r>
      </w:hyperlink>
    </w:p>
    <w:p w:rsidR="0020037C" w:rsidRDefault="004474D3">
      <w:pPr>
        <w:pStyle w:val="BodyText"/>
        <w:spacing w:line="287" w:lineRule="exact"/>
        <w:rPr>
          <w:lang w:eastAsia="zh-CN"/>
        </w:rPr>
      </w:pPr>
      <w:bookmarkStart w:id="177" w:name="_bookmark82"/>
      <w:bookmarkEnd w:id="177"/>
      <w:r>
        <w:rPr>
          <w:lang w:eastAsia="zh-CN"/>
        </w:rPr>
        <w:t>例程</w:t>
      </w:r>
    </w:p>
    <w:p w:rsidR="0020037C" w:rsidRDefault="004474D3">
      <w:pPr>
        <w:pStyle w:val="BodyText"/>
        <w:spacing w:before="36"/>
        <w:rPr>
          <w:lang w:eastAsia="zh-CN"/>
        </w:rPr>
      </w:pPr>
      <w:r>
        <w:rPr>
          <w:lang w:eastAsia="zh-CN"/>
        </w:rPr>
        <w:t xml:space="preserve">1. </w:t>
      </w:r>
      <w:r>
        <w:rPr>
          <w:spacing w:val="20"/>
          <w:lang w:eastAsia="zh-CN"/>
        </w:rPr>
        <w:t xml:space="preserve"> </w:t>
      </w:r>
      <w:r>
        <w:rPr>
          <w:lang w:eastAsia="zh-CN"/>
        </w:rPr>
        <w:t>在编目节点中找到相应节点的物理机与服务名</w:t>
      </w:r>
    </w:p>
    <w:p w:rsidR="0020037C" w:rsidRDefault="004474D3">
      <w:pPr>
        <w:pStyle w:val="BodyText"/>
        <w:spacing w:before="14" w:line="167" w:lineRule="auto"/>
        <w:ind w:left="1217" w:hanging="284"/>
        <w:rPr>
          <w:lang w:eastAsia="zh-CN"/>
        </w:rPr>
      </w:pPr>
      <w:r>
        <w:rPr>
          <w:w w:val="95"/>
          <w:lang w:eastAsia="zh-CN"/>
        </w:rPr>
        <w:t xml:space="preserve">2.         </w:t>
      </w:r>
      <w:r>
        <w:rPr>
          <w:spacing w:val="31"/>
          <w:w w:val="95"/>
          <w:lang w:eastAsia="zh-CN"/>
        </w:rPr>
        <w:t xml:space="preserve"> </w:t>
      </w:r>
      <w:r>
        <w:rPr>
          <w:w w:val="95"/>
          <w:lang w:eastAsia="zh-CN"/>
        </w:rPr>
        <w:t>打开该节点的配置文件，找到其数据库路径（dbpath）与索引路径（indexpath）。默认情况下索引路径</w:t>
      </w:r>
      <w:r>
        <w:rPr>
          <w:lang w:eastAsia="zh-CN"/>
        </w:rPr>
        <w:t xml:space="preserve"> 与数据库路径相同</w:t>
      </w:r>
    </w:p>
    <w:p w:rsidR="0020037C" w:rsidRDefault="0020037C">
      <w:pPr>
        <w:spacing w:before="8" w:line="130" w:lineRule="exact"/>
        <w:rPr>
          <w:sz w:val="13"/>
          <w:szCs w:val="13"/>
          <w:lang w:eastAsia="zh-CN"/>
        </w:rPr>
      </w:pPr>
    </w:p>
    <w:p w:rsidR="0020037C" w:rsidRDefault="00B0609F">
      <w:pPr>
        <w:pStyle w:val="BodyText"/>
        <w:spacing w:line="172" w:lineRule="auto"/>
        <w:ind w:left="1217" w:right="3467"/>
        <w:rPr>
          <w:rFonts w:ascii="仿宋" w:eastAsia="仿宋" w:hAnsi="仿宋" w:cs="仿宋"/>
          <w:lang w:eastAsia="zh-CN"/>
        </w:rPr>
      </w:pPr>
      <w:r w:rsidRPr="00B0609F">
        <w:pict>
          <v:group id="_x0000_s3133" style="position:absolute;left:0;text-align:left;margin-left:95.85pt;margin-top:.7pt;width:459.45pt;height:74.2pt;z-index:-251849216;mso-position-horizontal-relative:page" coordorigin="1917,14" coordsize="9189,1484">
            <v:shape id="_x0000_s3134" style="position:absolute;left:1917;top:14;width:9189;height:1484" coordorigin="1917,14" coordsize="9189,1484" path="m1917,14r9189,l11106,1498r-9189,l1917,14xe" fillcolor="#efefef" stroked="f">
              <v:path arrowok="t"/>
            </v:shape>
            <w10:wrap anchorx="page"/>
          </v:group>
        </w:pict>
      </w:r>
      <w:r w:rsidR="004474D3">
        <w:rPr>
          <w:rFonts w:ascii="仿宋" w:eastAsia="仿宋" w:hAnsi="仿宋" w:cs="仿宋"/>
        </w:rPr>
        <w:t>$ cat /opt/sequoiadb/conf/local/</w:t>
      </w:r>
      <w:r w:rsidR="00760C33" w:rsidRPr="00760C33">
        <w:rPr>
          <w:rFonts w:ascii="仿宋" w:eastAsia="仿宋" w:hAnsi="仿宋" w:cs="仿宋"/>
        </w:rPr>
        <w:t>11820</w:t>
      </w:r>
      <w:r w:rsidR="004474D3">
        <w:rPr>
          <w:rFonts w:ascii="仿宋" w:eastAsia="仿宋" w:hAnsi="仿宋" w:cs="仿宋"/>
        </w:rPr>
        <w:t>/sdb.conf svcname=</w:t>
      </w:r>
      <w:r w:rsidR="00760C33" w:rsidRPr="00760C33">
        <w:rPr>
          <w:rFonts w:ascii="仿宋" w:eastAsia="仿宋" w:hAnsi="仿宋" w:cs="仿宋"/>
        </w:rPr>
        <w:t>11820</w:t>
      </w:r>
    </w:p>
    <w:p w:rsidR="0020037C" w:rsidRDefault="004474D3">
      <w:pPr>
        <w:pStyle w:val="BodyText"/>
        <w:spacing w:line="172" w:lineRule="auto"/>
        <w:ind w:left="1217" w:right="6583"/>
        <w:rPr>
          <w:rFonts w:ascii="仿宋" w:eastAsia="仿宋" w:hAnsi="仿宋" w:cs="仿宋"/>
        </w:rPr>
      </w:pPr>
      <w:r>
        <w:rPr>
          <w:rFonts w:ascii="仿宋" w:eastAsia="仿宋" w:hAnsi="仿宋" w:cs="仿宋"/>
        </w:rPr>
        <w:t>dbpath=/tmpfs/data1 diaglevel=5 transactionon=true role=data</w:t>
      </w:r>
    </w:p>
    <w:p w:rsidR="0020037C" w:rsidRDefault="004474D3">
      <w:pPr>
        <w:pStyle w:val="BodyText"/>
        <w:spacing w:line="220" w:lineRule="exact"/>
        <w:ind w:left="1217"/>
        <w:rPr>
          <w:rFonts w:ascii="仿宋" w:eastAsia="仿宋" w:hAnsi="仿宋" w:cs="仿宋"/>
          <w:lang w:eastAsia="zh-CN"/>
        </w:rPr>
      </w:pPr>
      <w:r>
        <w:rPr>
          <w:rFonts w:ascii="仿宋" w:eastAsia="仿宋" w:hAnsi="仿宋" w:cs="仿宋"/>
          <w:lang w:eastAsia="zh-CN"/>
        </w:rPr>
        <w:t>catalogaddr=vmsvr1-rhel-x64:</w:t>
      </w:r>
      <w:r w:rsidR="00760C33" w:rsidRPr="00760C33">
        <w:rPr>
          <w:lang w:eastAsia="zh-CN"/>
        </w:rPr>
        <w:t xml:space="preserve"> </w:t>
      </w:r>
      <w:r w:rsidR="00760C33">
        <w:rPr>
          <w:rFonts w:ascii="仿宋" w:eastAsia="仿宋" w:hAnsi="仿宋" w:cs="仿宋"/>
          <w:lang w:eastAsia="zh-CN"/>
        </w:rPr>
        <w:t>118</w:t>
      </w:r>
      <w:r w:rsidR="00760C33">
        <w:rPr>
          <w:rFonts w:ascii="仿宋" w:eastAsia="仿宋" w:hAnsi="仿宋" w:cs="仿宋" w:hint="eastAsia"/>
          <w:lang w:eastAsia="zh-CN"/>
        </w:rPr>
        <w:t>03</w:t>
      </w:r>
    </w:p>
    <w:p w:rsidR="0020037C" w:rsidRDefault="004474D3">
      <w:pPr>
        <w:pStyle w:val="BodyText"/>
        <w:spacing w:line="259" w:lineRule="exact"/>
        <w:rPr>
          <w:lang w:eastAsia="zh-CN"/>
        </w:rPr>
      </w:pPr>
      <w:r>
        <w:rPr>
          <w:lang w:eastAsia="zh-CN"/>
        </w:rPr>
        <w:t xml:space="preserve">3. </w:t>
      </w:r>
      <w:r>
        <w:rPr>
          <w:spacing w:val="20"/>
          <w:lang w:eastAsia="zh-CN"/>
        </w:rPr>
        <w:t xml:space="preserve"> </w:t>
      </w:r>
      <w:r>
        <w:rPr>
          <w:lang w:eastAsia="zh-CN"/>
        </w:rPr>
        <w:t>连接到协调节点，并停止数据节点</w:t>
      </w:r>
    </w:p>
    <w:p w:rsidR="0020037C" w:rsidRDefault="00B0609F">
      <w:pPr>
        <w:pStyle w:val="BodyText"/>
        <w:spacing w:before="8"/>
        <w:ind w:left="1217"/>
        <w:rPr>
          <w:rFonts w:ascii="仿宋" w:eastAsia="仿宋" w:hAnsi="仿宋" w:cs="仿宋"/>
        </w:rPr>
      </w:pPr>
      <w:r w:rsidRPr="00B0609F">
        <w:pict>
          <v:group id="_x0000_s3131" style="position:absolute;left:0;text-align:left;margin-left:95.85pt;margin-top:4.85pt;width:459.45pt;height:84.8pt;z-index:-251848192;mso-position-horizontal-relative:page" coordorigin="1917,97" coordsize="9189,1696">
            <v:shape id="_x0000_s3132" style="position:absolute;left:1917;top:97;width:9189;height:1696" coordorigin="1917,97" coordsize="9189,1696" path="m1917,97r9189,l11106,1793r-9189,l1917,97xe" fillcolor="#efefef" stroked="f">
              <v:path arrowok="t"/>
            </v:shape>
            <w10:wrap anchorx="page"/>
          </v:group>
        </w:pict>
      </w:r>
      <w:r w:rsidR="004474D3">
        <w:rPr>
          <w:rFonts w:ascii="仿宋" w:eastAsia="仿宋" w:hAnsi="仿宋" w:cs="仿宋"/>
        </w:rPr>
        <w:t>$ ~/sequoiadb/bin/sdb</w:t>
      </w:r>
    </w:p>
    <w:p w:rsidR="0020037C" w:rsidRDefault="004474D3">
      <w:pPr>
        <w:pStyle w:val="BodyText"/>
        <w:spacing w:line="212" w:lineRule="exact"/>
        <w:ind w:left="1217"/>
        <w:rPr>
          <w:rFonts w:ascii="仿宋" w:eastAsia="仿宋" w:hAnsi="仿宋" w:cs="仿宋"/>
        </w:rPr>
      </w:pPr>
      <w:r>
        <w:rPr>
          <w:rFonts w:ascii="仿宋" w:eastAsia="仿宋" w:hAnsi="仿宋" w:cs="仿宋"/>
        </w:rPr>
        <w:t>&gt;db=new Sdb('192.168.20.35',</w:t>
      </w:r>
      <w:r w:rsidR="00760C33" w:rsidRPr="00760C33">
        <w:t xml:space="preserve"> </w:t>
      </w:r>
      <w:r w:rsidR="00760C33" w:rsidRPr="00760C33">
        <w:rPr>
          <w:rFonts w:ascii="仿宋" w:eastAsia="仿宋" w:hAnsi="仿宋" w:cs="仿宋"/>
        </w:rPr>
        <w:t>11810</w:t>
      </w:r>
      <w:r>
        <w:rPr>
          <w:rFonts w:ascii="仿宋" w:eastAsia="仿宋" w:hAnsi="仿宋" w:cs="仿宋"/>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rPr>
        <w:t>192.168.20.35:</w:t>
      </w:r>
      <w:r w:rsidR="00760C33" w:rsidRPr="00760C33">
        <w:t xml:space="preserve"> </w:t>
      </w:r>
      <w:r w:rsidR="00760C33" w:rsidRPr="00760C33">
        <w:rPr>
          <w:rFonts w:ascii="仿宋" w:eastAsia="仿宋" w:hAnsi="仿宋" w:cs="仿宋"/>
        </w:rPr>
        <w:t>11810</w:t>
      </w:r>
    </w:p>
    <w:p w:rsidR="0020037C" w:rsidRDefault="004474D3">
      <w:pPr>
        <w:pStyle w:val="BodyText"/>
        <w:spacing w:line="212" w:lineRule="exact"/>
        <w:ind w:left="1217"/>
        <w:rPr>
          <w:rFonts w:ascii="仿宋" w:eastAsia="仿宋" w:hAnsi="仿宋" w:cs="仿宋"/>
        </w:rPr>
      </w:pPr>
      <w:r>
        <w:rPr>
          <w:rFonts w:ascii="仿宋" w:eastAsia="仿宋" w:hAnsi="仿宋" w:cs="仿宋"/>
        </w:rPr>
        <w:t>&gt;</w:t>
      </w:r>
      <w:r w:rsidR="00884848">
        <w:rPr>
          <w:rFonts w:ascii="仿宋" w:eastAsia="仿宋" w:hAnsi="仿宋" w:cs="仿宋" w:hint="eastAsia"/>
          <w:lang w:eastAsia="zh-CN"/>
        </w:rPr>
        <w:t>rg</w:t>
      </w:r>
      <w:r>
        <w:rPr>
          <w:rFonts w:ascii="仿宋" w:eastAsia="仿宋" w:hAnsi="仿宋" w:cs="仿宋"/>
        </w:rPr>
        <w:t>=db.get</w:t>
      </w:r>
      <w:r w:rsidR="00884848">
        <w:rPr>
          <w:rFonts w:ascii="仿宋" w:eastAsia="仿宋" w:hAnsi="仿宋" w:cs="仿宋" w:hint="eastAsia"/>
          <w:lang w:eastAsia="zh-CN"/>
        </w:rPr>
        <w:t>RG</w:t>
      </w:r>
      <w:r>
        <w:rPr>
          <w:rFonts w:ascii="仿宋" w:eastAsia="仿宋" w:hAnsi="仿宋" w:cs="仿宋"/>
        </w:rPr>
        <w:t>('foo')</w:t>
      </w:r>
    </w:p>
    <w:p w:rsidR="0020037C" w:rsidRDefault="004474D3">
      <w:pPr>
        <w:pStyle w:val="BodyText"/>
        <w:spacing w:line="212" w:lineRule="exact"/>
        <w:ind w:left="1217"/>
        <w:rPr>
          <w:rFonts w:ascii="仿宋" w:eastAsia="仿宋" w:hAnsi="仿宋" w:cs="仿宋"/>
        </w:rPr>
      </w:pPr>
      <w:r>
        <w:rPr>
          <w:rFonts w:ascii="仿宋" w:eastAsia="仿宋" w:hAnsi="仿宋" w:cs="仿宋"/>
        </w:rPr>
        <w:t>foo</w:t>
      </w:r>
    </w:p>
    <w:p w:rsidR="0020037C" w:rsidRDefault="004474D3">
      <w:pPr>
        <w:pStyle w:val="BodyText"/>
        <w:spacing w:line="212" w:lineRule="exact"/>
        <w:ind w:left="1217"/>
        <w:rPr>
          <w:rFonts w:ascii="仿宋" w:eastAsia="仿宋" w:hAnsi="仿宋" w:cs="仿宋"/>
        </w:rPr>
      </w:pPr>
      <w:r>
        <w:rPr>
          <w:rFonts w:ascii="仿宋" w:eastAsia="仿宋" w:hAnsi="仿宋" w:cs="仿宋"/>
        </w:rPr>
        <w:t>&gt;node=</w:t>
      </w:r>
      <w:r w:rsidR="00EC5D93">
        <w:rPr>
          <w:rFonts w:ascii="仿宋" w:eastAsia="仿宋" w:hAnsi="仿宋" w:cs="仿宋" w:hint="eastAsia"/>
          <w:lang w:eastAsia="zh-CN"/>
        </w:rPr>
        <w:t>rg</w:t>
      </w:r>
      <w:r>
        <w:rPr>
          <w:rFonts w:ascii="仿宋" w:eastAsia="仿宋" w:hAnsi="仿宋" w:cs="仿宋"/>
        </w:rPr>
        <w:t>.getNode('vmsvr1-rhel-x64:</w:t>
      </w:r>
      <w:r w:rsidR="00760C33" w:rsidRPr="00760C33">
        <w:t xml:space="preserve"> </w:t>
      </w:r>
      <w:r w:rsidR="00760C33" w:rsidRPr="00760C33">
        <w:rPr>
          <w:rFonts w:ascii="仿宋" w:eastAsia="仿宋" w:hAnsi="仿宋" w:cs="仿宋"/>
        </w:rPr>
        <w:t>11820</w:t>
      </w:r>
      <w:r>
        <w:rPr>
          <w:rFonts w:ascii="仿宋" w:eastAsia="仿宋" w:hAnsi="仿宋" w:cs="仿宋"/>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rPr>
        <w:t>vmsvr1-rhel-x64:</w:t>
      </w:r>
      <w:r w:rsidR="00760C33" w:rsidRPr="00760C33">
        <w:t xml:space="preserve"> </w:t>
      </w:r>
      <w:r w:rsidR="00760C33" w:rsidRPr="00760C33">
        <w:rPr>
          <w:rFonts w:ascii="仿宋" w:eastAsia="仿宋" w:hAnsi="仿宋" w:cs="仿宋"/>
        </w:rPr>
        <w:t>11820</w:t>
      </w:r>
    </w:p>
    <w:p w:rsidR="0020037C" w:rsidRDefault="004474D3">
      <w:pPr>
        <w:pStyle w:val="BodyText"/>
        <w:spacing w:line="212" w:lineRule="exact"/>
        <w:ind w:left="1217"/>
        <w:rPr>
          <w:rFonts w:ascii="仿宋" w:eastAsia="仿宋" w:hAnsi="仿宋" w:cs="仿宋"/>
        </w:rPr>
      </w:pPr>
      <w:r>
        <w:rPr>
          <w:rFonts w:ascii="仿宋" w:eastAsia="仿宋" w:hAnsi="仿宋" w:cs="仿宋"/>
        </w:rPr>
        <w:t>&gt;node.stop()</w:t>
      </w:r>
    </w:p>
    <w:p w:rsidR="0020037C" w:rsidRDefault="0020037C">
      <w:pPr>
        <w:spacing w:line="212" w:lineRule="exact"/>
        <w:rPr>
          <w:rFonts w:ascii="仿宋" w:eastAsia="仿宋" w:hAnsi="仿宋" w:cs="仿宋"/>
        </w:rPr>
        <w:sectPr w:rsidR="0020037C">
          <w:pgSz w:w="12240" w:h="15840"/>
          <w:pgMar w:top="900" w:right="106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113" w:right="6442"/>
        <w:jc w:val="both"/>
        <w:rPr>
          <w:lang w:eastAsia="zh-CN"/>
        </w:rPr>
      </w:pPr>
      <w:r>
        <w:rPr>
          <w:lang w:eastAsia="zh-CN"/>
        </w:rPr>
        <w:t xml:space="preserve">4. </w:t>
      </w:r>
      <w:r>
        <w:rPr>
          <w:spacing w:val="20"/>
          <w:lang w:eastAsia="zh-CN"/>
        </w:rPr>
        <w:t xml:space="preserve"> </w:t>
      </w:r>
      <w:r>
        <w:rPr>
          <w:lang w:eastAsia="zh-CN"/>
        </w:rPr>
        <w:t>归档数据库路径与索引路径中的文件</w:t>
      </w:r>
    </w:p>
    <w:p w:rsidR="0020037C" w:rsidRDefault="00B0609F">
      <w:pPr>
        <w:pStyle w:val="BodyText"/>
        <w:spacing w:before="8"/>
        <w:ind w:left="397"/>
        <w:rPr>
          <w:rFonts w:ascii="仿宋" w:eastAsia="仿宋" w:hAnsi="仿宋" w:cs="仿宋"/>
        </w:rPr>
      </w:pPr>
      <w:r w:rsidRPr="00B0609F">
        <w:pict>
          <v:group id="_x0000_s3129" style="position:absolute;left:0;text-align:left;margin-left:95.85pt;margin-top:4.85pt;width:459.45pt;height:74.2pt;z-index:-251847168;mso-position-horizontal-relative:page" coordorigin="1917,97" coordsize="9189,1484">
            <v:shape id="_x0000_s3130" style="position:absolute;left:1917;top:97;width:9189;height:1484" coordorigin="1917,97" coordsize="9189,1484" path="m1917,97r9189,l11106,1581r-9189,l1917,97xe" fillcolor="#efefef" stroked="f">
              <v:path arrowok="t"/>
            </v:shape>
            <w10:wrap anchorx="page"/>
          </v:group>
        </w:pict>
      </w:r>
      <w:r w:rsidR="004474D3">
        <w:rPr>
          <w:rFonts w:ascii="仿宋" w:eastAsia="仿宋" w:hAnsi="仿宋" w:cs="仿宋"/>
        </w:rPr>
        <w:t>$ tar -zcvf vmsvr1-rhel-x64.</w:t>
      </w:r>
      <w:r w:rsidR="00760C33" w:rsidRPr="00760C33">
        <w:t xml:space="preserve"> </w:t>
      </w:r>
      <w:r w:rsidR="00760C33" w:rsidRPr="00760C33">
        <w:rPr>
          <w:rFonts w:ascii="仿宋" w:eastAsia="仿宋" w:hAnsi="仿宋" w:cs="仿宋"/>
        </w:rPr>
        <w:t>11810</w:t>
      </w:r>
      <w:r w:rsidR="004474D3">
        <w:rPr>
          <w:rFonts w:ascii="仿宋" w:eastAsia="仿宋" w:hAnsi="仿宋" w:cs="仿宋"/>
        </w:rPr>
        <w:t>.2013_08_21.tar.gz /tmpfs/data1/*.dat /tmpfs/data1/*.idx</w:t>
      </w:r>
    </w:p>
    <w:p w:rsidR="0020037C" w:rsidRDefault="004474D3">
      <w:pPr>
        <w:pStyle w:val="BodyText"/>
        <w:spacing w:line="212" w:lineRule="exact"/>
        <w:ind w:left="397"/>
        <w:rPr>
          <w:rFonts w:ascii="仿宋" w:eastAsia="仿宋" w:hAnsi="仿宋" w:cs="仿宋"/>
        </w:rPr>
      </w:pPr>
      <w:r>
        <w:rPr>
          <w:rFonts w:ascii="仿宋" w:eastAsia="仿宋" w:hAnsi="仿宋" w:cs="仿宋"/>
        </w:rPr>
        <w:t>/tmpfs/data1/foo.dat</w:t>
      </w:r>
    </w:p>
    <w:p w:rsidR="0020037C" w:rsidRDefault="004474D3">
      <w:pPr>
        <w:pStyle w:val="BodyText"/>
        <w:spacing w:line="212" w:lineRule="exact"/>
        <w:ind w:left="397"/>
        <w:rPr>
          <w:rFonts w:ascii="仿宋" w:eastAsia="仿宋" w:hAnsi="仿宋" w:cs="仿宋"/>
        </w:rPr>
      </w:pPr>
      <w:r>
        <w:rPr>
          <w:rFonts w:ascii="仿宋" w:eastAsia="仿宋" w:hAnsi="仿宋" w:cs="仿宋"/>
        </w:rPr>
        <w:t>/tmpfs/data1/one.dat</w:t>
      </w:r>
    </w:p>
    <w:p w:rsidR="0020037C" w:rsidRDefault="004474D3">
      <w:pPr>
        <w:pStyle w:val="BodyText"/>
        <w:spacing w:line="212" w:lineRule="exact"/>
        <w:ind w:left="397"/>
        <w:rPr>
          <w:rFonts w:ascii="仿宋" w:eastAsia="仿宋" w:hAnsi="仿宋" w:cs="仿宋"/>
        </w:rPr>
      </w:pPr>
      <w:r>
        <w:rPr>
          <w:rFonts w:ascii="仿宋" w:eastAsia="仿宋" w:hAnsi="仿宋" w:cs="仿宋"/>
        </w:rPr>
        <w:t>/tmpfs/data1/SYSTEMP.dat</w:t>
      </w:r>
    </w:p>
    <w:p w:rsidR="0020037C" w:rsidRDefault="004474D3">
      <w:pPr>
        <w:pStyle w:val="BodyText"/>
        <w:spacing w:line="212" w:lineRule="exact"/>
        <w:ind w:left="397"/>
        <w:rPr>
          <w:rFonts w:ascii="仿宋" w:eastAsia="仿宋" w:hAnsi="仿宋" w:cs="仿宋"/>
        </w:rPr>
      </w:pPr>
      <w:r>
        <w:rPr>
          <w:rFonts w:ascii="仿宋" w:eastAsia="仿宋" w:hAnsi="仿宋" w:cs="仿宋"/>
        </w:rPr>
        <w:t>/tmpfs/data1/foo.idx</w:t>
      </w:r>
    </w:p>
    <w:p w:rsidR="0020037C" w:rsidRDefault="004474D3">
      <w:pPr>
        <w:pStyle w:val="BodyText"/>
        <w:spacing w:line="212" w:lineRule="exact"/>
        <w:ind w:left="397"/>
        <w:rPr>
          <w:rFonts w:ascii="仿宋" w:eastAsia="仿宋" w:hAnsi="仿宋" w:cs="仿宋"/>
        </w:rPr>
      </w:pPr>
      <w:r>
        <w:rPr>
          <w:rFonts w:ascii="仿宋" w:eastAsia="仿宋" w:hAnsi="仿宋" w:cs="仿宋"/>
        </w:rPr>
        <w:t>/tmpfs/data1/one.idx</w:t>
      </w:r>
    </w:p>
    <w:p w:rsidR="0020037C" w:rsidRDefault="004474D3">
      <w:pPr>
        <w:pStyle w:val="BodyText"/>
        <w:spacing w:line="212" w:lineRule="exact"/>
        <w:ind w:left="397"/>
        <w:rPr>
          <w:rFonts w:ascii="仿宋" w:eastAsia="仿宋" w:hAnsi="仿宋" w:cs="仿宋"/>
        </w:rPr>
      </w:pPr>
      <w:r>
        <w:rPr>
          <w:rFonts w:ascii="仿宋" w:eastAsia="仿宋" w:hAnsi="仿宋" w:cs="仿宋"/>
        </w:rPr>
        <w:t>/tmpfs/data1/SYSTEMP.idx</w:t>
      </w:r>
    </w:p>
    <w:p w:rsidR="0020037C" w:rsidRDefault="004474D3">
      <w:pPr>
        <w:pStyle w:val="BodyText"/>
        <w:spacing w:line="259" w:lineRule="exact"/>
        <w:ind w:left="113" w:right="8442"/>
        <w:jc w:val="both"/>
      </w:pPr>
      <w:r>
        <w:t xml:space="preserve">5. </w:t>
      </w:r>
      <w:r>
        <w:rPr>
          <w:spacing w:val="20"/>
        </w:rPr>
        <w:t xml:space="preserve"> </w:t>
      </w:r>
      <w:r>
        <w:t>重新启动节点</w:t>
      </w:r>
    </w:p>
    <w:p w:rsidR="0020037C" w:rsidRDefault="00B0609F">
      <w:pPr>
        <w:pStyle w:val="BodyText"/>
        <w:spacing w:before="8"/>
        <w:ind w:left="397"/>
        <w:rPr>
          <w:rFonts w:ascii="仿宋" w:eastAsia="仿宋" w:hAnsi="仿宋" w:cs="仿宋"/>
        </w:rPr>
      </w:pPr>
      <w:r w:rsidRPr="00B0609F">
        <w:pict>
          <v:group id="_x0000_s3127" style="position:absolute;left:0;text-align:left;margin-left:95.85pt;margin-top:4.85pt;width:459.45pt;height:84.8pt;z-index:-251846144;mso-position-horizontal-relative:page" coordorigin="1917,97" coordsize="9189,1696">
            <v:shape id="_x0000_s3128" style="position:absolute;left:1917;top:97;width:9189;height:1696" coordorigin="1917,97" coordsize="9189,1696" path="m1917,97r9189,l11106,1793r-9189,l1917,97xe" fillcolor="#efefef" stroked="f">
              <v:path arrowok="t"/>
            </v:shape>
            <w10:wrap anchorx="page"/>
          </v:group>
        </w:pict>
      </w:r>
      <w:r w:rsidR="004474D3">
        <w:rPr>
          <w:rFonts w:ascii="仿宋" w:eastAsia="仿宋" w:hAnsi="仿宋" w:cs="仿宋"/>
        </w:rPr>
        <w:t>$ ~/sequoiadb/bin/sdb</w:t>
      </w:r>
    </w:p>
    <w:p w:rsidR="0020037C" w:rsidRDefault="004474D3">
      <w:pPr>
        <w:pStyle w:val="BodyText"/>
        <w:spacing w:line="212" w:lineRule="exact"/>
        <w:ind w:left="397"/>
        <w:rPr>
          <w:rFonts w:ascii="仿宋" w:eastAsia="仿宋" w:hAnsi="仿宋" w:cs="仿宋"/>
        </w:rPr>
      </w:pPr>
      <w:r>
        <w:rPr>
          <w:rFonts w:ascii="仿宋" w:eastAsia="仿宋" w:hAnsi="仿宋" w:cs="仿宋"/>
        </w:rPr>
        <w:t>&gt;db=new Sdb('192.168.20.35',</w:t>
      </w:r>
      <w:r w:rsidR="00760C33" w:rsidRPr="00760C33">
        <w:t xml:space="preserve"> </w:t>
      </w:r>
      <w:r w:rsidR="00760C33" w:rsidRPr="00760C33">
        <w:rPr>
          <w:rFonts w:ascii="仿宋" w:eastAsia="仿宋" w:hAnsi="仿宋" w:cs="仿宋"/>
        </w:rPr>
        <w:t>11810</w:t>
      </w:r>
      <w:r>
        <w:rPr>
          <w:rFonts w:ascii="仿宋" w:eastAsia="仿宋" w:hAnsi="仿宋" w:cs="仿宋"/>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rPr>
        <w:t>192.168.20.35:</w:t>
      </w:r>
      <w:r w:rsidR="00760C33" w:rsidRPr="00760C33">
        <w:t xml:space="preserve"> </w:t>
      </w:r>
      <w:r w:rsidR="00760C33" w:rsidRPr="00760C33">
        <w:rPr>
          <w:rFonts w:ascii="仿宋" w:eastAsia="仿宋" w:hAnsi="仿宋" w:cs="仿宋"/>
        </w:rPr>
        <w:t>11810</w:t>
      </w:r>
    </w:p>
    <w:p w:rsidR="0020037C" w:rsidRDefault="004474D3">
      <w:pPr>
        <w:pStyle w:val="BodyText"/>
        <w:spacing w:line="212" w:lineRule="exact"/>
        <w:ind w:left="397"/>
        <w:rPr>
          <w:rFonts w:ascii="仿宋" w:eastAsia="仿宋" w:hAnsi="仿宋" w:cs="仿宋"/>
        </w:rPr>
      </w:pPr>
      <w:r>
        <w:rPr>
          <w:rFonts w:ascii="仿宋" w:eastAsia="仿宋" w:hAnsi="仿宋" w:cs="仿宋"/>
        </w:rPr>
        <w:t>&gt;</w:t>
      </w:r>
      <w:r w:rsidR="00443FFE">
        <w:rPr>
          <w:rFonts w:ascii="仿宋" w:eastAsia="仿宋" w:hAnsi="仿宋" w:cs="仿宋" w:hint="eastAsia"/>
          <w:lang w:eastAsia="zh-CN"/>
        </w:rPr>
        <w:t>rg</w:t>
      </w:r>
      <w:r>
        <w:rPr>
          <w:rFonts w:ascii="仿宋" w:eastAsia="仿宋" w:hAnsi="仿宋" w:cs="仿宋"/>
        </w:rPr>
        <w:t>=db.</w:t>
      </w:r>
      <w:r w:rsidR="0036330B">
        <w:rPr>
          <w:rFonts w:ascii="仿宋" w:eastAsia="仿宋" w:hAnsi="仿宋" w:cs="仿宋"/>
        </w:rPr>
        <w:t>get</w:t>
      </w:r>
      <w:r w:rsidR="00443FFE">
        <w:rPr>
          <w:rFonts w:ascii="仿宋" w:eastAsia="仿宋" w:hAnsi="仿宋" w:cs="仿宋" w:hint="eastAsia"/>
          <w:lang w:eastAsia="zh-CN"/>
        </w:rPr>
        <w:t>RG</w:t>
      </w:r>
      <w:r>
        <w:rPr>
          <w:rFonts w:ascii="仿宋" w:eastAsia="仿宋" w:hAnsi="仿宋" w:cs="仿宋"/>
        </w:rPr>
        <w:t>('foo')</w:t>
      </w:r>
    </w:p>
    <w:p w:rsidR="0020037C" w:rsidRDefault="004474D3">
      <w:pPr>
        <w:pStyle w:val="BodyText"/>
        <w:spacing w:line="212" w:lineRule="exact"/>
        <w:ind w:left="397"/>
        <w:rPr>
          <w:rFonts w:ascii="仿宋" w:eastAsia="仿宋" w:hAnsi="仿宋" w:cs="仿宋"/>
        </w:rPr>
      </w:pPr>
      <w:r>
        <w:rPr>
          <w:rFonts w:ascii="仿宋" w:eastAsia="仿宋" w:hAnsi="仿宋" w:cs="仿宋"/>
        </w:rPr>
        <w:t>foo</w:t>
      </w:r>
    </w:p>
    <w:p w:rsidR="0020037C" w:rsidRDefault="004474D3">
      <w:pPr>
        <w:pStyle w:val="BodyText"/>
        <w:spacing w:line="212" w:lineRule="exact"/>
        <w:ind w:left="397"/>
        <w:rPr>
          <w:rFonts w:ascii="仿宋" w:eastAsia="仿宋" w:hAnsi="仿宋" w:cs="仿宋"/>
        </w:rPr>
      </w:pPr>
      <w:r>
        <w:rPr>
          <w:rFonts w:ascii="仿宋" w:eastAsia="仿宋" w:hAnsi="仿宋" w:cs="仿宋"/>
        </w:rPr>
        <w:t>&gt;node=</w:t>
      </w:r>
      <w:r w:rsidR="00446158">
        <w:rPr>
          <w:rFonts w:ascii="仿宋" w:eastAsia="仿宋" w:hAnsi="仿宋" w:cs="仿宋" w:hint="eastAsia"/>
          <w:lang w:eastAsia="zh-CN"/>
        </w:rPr>
        <w:t>rg</w:t>
      </w:r>
      <w:r>
        <w:rPr>
          <w:rFonts w:ascii="仿宋" w:eastAsia="仿宋" w:hAnsi="仿宋" w:cs="仿宋"/>
        </w:rPr>
        <w:t>.getNode('vmsvr1-rhel-x64:</w:t>
      </w:r>
      <w:r w:rsidR="00760C33" w:rsidRPr="00760C33">
        <w:t xml:space="preserve"> </w:t>
      </w:r>
      <w:r w:rsidR="00760C33" w:rsidRPr="00760C33">
        <w:rPr>
          <w:rFonts w:ascii="仿宋" w:eastAsia="仿宋" w:hAnsi="仿宋" w:cs="仿宋"/>
        </w:rPr>
        <w:t>11820</w:t>
      </w:r>
      <w:r>
        <w:rPr>
          <w:rFonts w:ascii="仿宋" w:eastAsia="仿宋" w:hAnsi="仿宋" w:cs="仿宋"/>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rPr>
        <w:t>vmsvr1-rhel-x64:</w:t>
      </w:r>
      <w:r w:rsidR="00760C33" w:rsidRPr="00760C33">
        <w:t xml:space="preserve"> </w:t>
      </w:r>
      <w:r w:rsidR="00760C33" w:rsidRPr="00760C33">
        <w:rPr>
          <w:rFonts w:ascii="仿宋" w:eastAsia="仿宋" w:hAnsi="仿宋" w:cs="仿宋"/>
        </w:rPr>
        <w:t>11820</w:t>
      </w:r>
    </w:p>
    <w:p w:rsidR="0020037C" w:rsidRDefault="004474D3">
      <w:pPr>
        <w:pStyle w:val="BodyText"/>
        <w:spacing w:line="212" w:lineRule="exact"/>
        <w:ind w:left="397"/>
        <w:rPr>
          <w:rFonts w:ascii="仿宋" w:eastAsia="仿宋" w:hAnsi="仿宋" w:cs="仿宋"/>
        </w:rPr>
      </w:pPr>
      <w:r>
        <w:rPr>
          <w:rFonts w:ascii="仿宋" w:eastAsia="仿宋" w:hAnsi="仿宋" w:cs="仿宋"/>
        </w:rPr>
        <w:t>&gt;node.start()</w:t>
      </w:r>
    </w:p>
    <w:p w:rsidR="0020037C" w:rsidRDefault="004474D3">
      <w:pPr>
        <w:pStyle w:val="BodyText"/>
        <w:spacing w:before="25"/>
        <w:ind w:left="113" w:right="6526"/>
        <w:jc w:val="both"/>
        <w:rPr>
          <w:lang w:eastAsia="zh-CN"/>
        </w:rPr>
      </w:pPr>
      <w:r>
        <w:rPr>
          <w:lang w:eastAsia="zh-CN"/>
        </w:rPr>
        <w:t>对于协调节点可以使用同样方式备份。</w:t>
      </w:r>
    </w:p>
    <w:p w:rsidR="0020037C" w:rsidRDefault="00DD1987">
      <w:pPr>
        <w:pStyle w:val="BodyText"/>
        <w:spacing w:before="16" w:line="296" w:lineRule="auto"/>
        <w:ind w:left="113" w:right="791"/>
        <w:rPr>
          <w:lang w:eastAsia="zh-CN"/>
        </w:rPr>
      </w:pPr>
      <w:r>
        <w:pict>
          <v:shape id="_x0000_i1062"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 xml:space="preserve">用户必须在归档数据与索引文件前，确保该节点被完全停止，否则备份文件可能出现损坏。 </w:t>
      </w:r>
      <w:bookmarkStart w:id="178" w:name="_bookmark83"/>
      <w:bookmarkEnd w:id="178"/>
      <w:r w:rsidR="004474D3">
        <w:rPr>
          <w:lang w:eastAsia="zh-CN"/>
        </w:rPr>
        <w:t>数据恢复</w:t>
      </w:r>
    </w:p>
    <w:p w:rsidR="0020037C" w:rsidRDefault="004474D3">
      <w:pPr>
        <w:pStyle w:val="BodyText"/>
        <w:spacing w:line="297" w:lineRule="exact"/>
        <w:ind w:left="113" w:right="2526"/>
        <w:jc w:val="both"/>
        <w:rPr>
          <w:lang w:eastAsia="zh-CN"/>
        </w:rPr>
      </w:pPr>
      <w:r>
        <w:rPr>
          <w:lang w:eastAsia="zh-CN"/>
        </w:rPr>
        <w:t>数据恢复操作是用户在之前所进行的数据备份文件，将节点状态恢复到某一时刻点。</w:t>
      </w:r>
    </w:p>
    <w:p w:rsidR="0020037C" w:rsidRDefault="0020037C">
      <w:pPr>
        <w:spacing w:before="5" w:line="100" w:lineRule="exact"/>
        <w:rPr>
          <w:sz w:val="10"/>
          <w:szCs w:val="10"/>
          <w:lang w:eastAsia="zh-CN"/>
        </w:rPr>
      </w:pPr>
    </w:p>
    <w:p w:rsidR="0020037C" w:rsidRDefault="004474D3">
      <w:pPr>
        <w:pStyle w:val="BodyText"/>
        <w:spacing w:line="167" w:lineRule="auto"/>
        <w:ind w:left="113" w:right="492"/>
        <w:rPr>
          <w:lang w:eastAsia="zh-CN"/>
        </w:rPr>
      </w:pPr>
      <w:r>
        <w:rPr>
          <w:lang w:eastAsia="zh-CN"/>
        </w:rPr>
        <w:t>在进行恢复操作时，应避免使用任何元数据更改的操作，例如创建集合、删除集合、数据切分、增减数据节 点等操作。</w:t>
      </w:r>
    </w:p>
    <w:p w:rsidR="0020037C" w:rsidRDefault="0020037C">
      <w:pPr>
        <w:spacing w:before="10" w:line="110" w:lineRule="exact"/>
        <w:rPr>
          <w:sz w:val="11"/>
          <w:szCs w:val="11"/>
          <w:lang w:eastAsia="zh-CN"/>
        </w:rPr>
      </w:pPr>
    </w:p>
    <w:p w:rsidR="0020037C" w:rsidRDefault="004474D3">
      <w:pPr>
        <w:pStyle w:val="BodyText"/>
        <w:spacing w:line="167" w:lineRule="auto"/>
        <w:ind w:left="113" w:right="492"/>
        <w:rPr>
          <w:lang w:eastAsia="zh-CN"/>
        </w:rPr>
      </w:pPr>
      <w:r>
        <w:rPr>
          <w:lang w:eastAsia="zh-CN"/>
        </w:rPr>
        <w:t>如果在数据备份后对元数据进行了更改，数据恢复有可能造成数据不一致或数据损坏。用户需要手工验证数 据恢复后的完整性。</w:t>
      </w:r>
    </w:p>
    <w:p w:rsidR="0020037C" w:rsidRDefault="00B0609F">
      <w:pPr>
        <w:pStyle w:val="BodyText"/>
        <w:spacing w:before="31" w:line="251" w:lineRule="auto"/>
        <w:ind w:left="113" w:right="9126"/>
        <w:jc w:val="both"/>
        <w:rPr>
          <w:lang w:eastAsia="zh-CN"/>
        </w:rPr>
      </w:pPr>
      <w:hyperlink w:anchor="_bookmark84" w:history="1">
        <w:r w:rsidR="004474D3">
          <w:rPr>
            <w:color w:val="0000FF"/>
            <w:lang w:eastAsia="zh-CN"/>
          </w:rPr>
          <w:t>独立模式</w:t>
        </w:r>
      </w:hyperlink>
      <w:r w:rsidR="004474D3">
        <w:rPr>
          <w:color w:val="0000FF"/>
          <w:lang w:eastAsia="zh-CN"/>
        </w:rPr>
        <w:t xml:space="preserve"> </w:t>
      </w:r>
      <w:hyperlink w:anchor="_bookmark85" w:history="1">
        <w:r w:rsidR="004474D3">
          <w:rPr>
            <w:color w:val="0000FF"/>
            <w:lang w:eastAsia="zh-CN"/>
          </w:rPr>
          <w:t>集群模式</w:t>
        </w:r>
      </w:hyperlink>
      <w:r w:rsidR="004474D3">
        <w:rPr>
          <w:color w:val="0000FF"/>
          <w:lang w:eastAsia="zh-CN"/>
        </w:rPr>
        <w:t xml:space="preserve"> </w:t>
      </w:r>
      <w:hyperlink w:anchor="_bookmark86" w:history="1">
        <w:r w:rsidR="004474D3">
          <w:rPr>
            <w:color w:val="0000FF"/>
            <w:lang w:eastAsia="zh-CN"/>
          </w:rPr>
          <w:t>例程</w:t>
        </w:r>
      </w:hyperlink>
    </w:p>
    <w:p w:rsidR="0020037C" w:rsidRDefault="004474D3">
      <w:pPr>
        <w:pStyle w:val="BodyText"/>
        <w:spacing w:line="287" w:lineRule="exact"/>
        <w:ind w:left="113" w:right="9126"/>
        <w:jc w:val="both"/>
        <w:rPr>
          <w:lang w:eastAsia="zh-CN"/>
        </w:rPr>
      </w:pPr>
      <w:bookmarkStart w:id="179" w:name="独立模式"/>
      <w:bookmarkStart w:id="180" w:name="_bookmark84"/>
      <w:bookmarkEnd w:id="179"/>
      <w:bookmarkEnd w:id="180"/>
      <w:r>
        <w:rPr>
          <w:lang w:eastAsia="zh-CN"/>
        </w:rPr>
        <w:t>独立模式</w:t>
      </w:r>
    </w:p>
    <w:p w:rsidR="0020037C" w:rsidRDefault="004474D3">
      <w:pPr>
        <w:pStyle w:val="BodyText"/>
        <w:spacing w:before="69" w:line="300" w:lineRule="exact"/>
        <w:ind w:left="113" w:right="1147"/>
        <w:rPr>
          <w:lang w:eastAsia="zh-CN"/>
        </w:rPr>
      </w:pPr>
      <w:r>
        <w:rPr>
          <w:lang w:eastAsia="zh-CN"/>
        </w:rPr>
        <w:t xml:space="preserve">独立模式下，用户需要手工停止数据库，并将归档的配置文件与数据文件替换当前的文件。 </w:t>
      </w:r>
      <w:bookmarkStart w:id="181" w:name="集群模式"/>
      <w:bookmarkStart w:id="182" w:name="_bookmark85"/>
      <w:bookmarkEnd w:id="181"/>
      <w:bookmarkEnd w:id="182"/>
      <w:r>
        <w:rPr>
          <w:lang w:eastAsia="zh-CN"/>
        </w:rPr>
        <w:t>集群模式</w:t>
      </w:r>
    </w:p>
    <w:p w:rsidR="0020037C" w:rsidRDefault="004474D3">
      <w:pPr>
        <w:pStyle w:val="BodyText"/>
        <w:spacing w:before="95" w:line="167" w:lineRule="auto"/>
        <w:ind w:left="113" w:right="492"/>
        <w:rPr>
          <w:lang w:eastAsia="zh-CN"/>
        </w:rPr>
      </w:pPr>
      <w:r>
        <w:rPr>
          <w:lang w:eastAsia="zh-CN"/>
        </w:rPr>
        <w:t>集群模式下，用户需要停止被恢复的</w:t>
      </w:r>
      <w:r w:rsidR="00423ADE">
        <w:rPr>
          <w:lang w:eastAsia="zh-CN"/>
        </w:rPr>
        <w:t>分区</w:t>
      </w:r>
      <w:r>
        <w:rPr>
          <w:lang w:eastAsia="zh-CN"/>
        </w:rPr>
        <w:t>组，并将</w:t>
      </w:r>
      <w:r w:rsidR="00423ADE">
        <w:rPr>
          <w:lang w:eastAsia="zh-CN"/>
        </w:rPr>
        <w:t>分区</w:t>
      </w:r>
      <w:r>
        <w:rPr>
          <w:lang w:eastAsia="zh-CN"/>
        </w:rPr>
        <w:t>组中每一个数据节点的配置与数据文件进行恢复在进 行数据恢复的过程中，用户必须完全停止被恢复的</w:t>
      </w:r>
      <w:r w:rsidR="00423ADE">
        <w:rPr>
          <w:lang w:eastAsia="zh-CN"/>
        </w:rPr>
        <w:t>分区</w:t>
      </w:r>
      <w:r>
        <w:rPr>
          <w:lang w:eastAsia="zh-CN"/>
        </w:rPr>
        <w:t>组（停止</w:t>
      </w:r>
      <w:r w:rsidR="00423ADE">
        <w:rPr>
          <w:lang w:eastAsia="zh-CN"/>
        </w:rPr>
        <w:t>分区</w:t>
      </w:r>
      <w:r>
        <w:rPr>
          <w:lang w:eastAsia="zh-CN"/>
        </w:rPr>
        <w:t>组中所有的数据节点），并确保</w:t>
      </w:r>
    </w:p>
    <w:p w:rsidR="0020037C" w:rsidRDefault="004474D3">
      <w:pPr>
        <w:pStyle w:val="BodyText"/>
        <w:spacing w:before="31"/>
        <w:ind w:left="113" w:right="5703"/>
        <w:jc w:val="both"/>
        <w:rPr>
          <w:lang w:eastAsia="zh-CN"/>
        </w:rPr>
      </w:pPr>
      <w:r>
        <w:rPr>
          <w:w w:val="95"/>
          <w:lang w:eastAsia="zh-CN"/>
        </w:rPr>
        <w:t xml:space="preserve">1)    </w:t>
      </w:r>
      <w:r>
        <w:rPr>
          <w:spacing w:val="12"/>
          <w:w w:val="95"/>
          <w:lang w:eastAsia="zh-CN"/>
        </w:rPr>
        <w:t xml:space="preserve"> </w:t>
      </w:r>
      <w:r w:rsidR="00423ADE">
        <w:rPr>
          <w:w w:val="95"/>
          <w:lang w:eastAsia="zh-CN"/>
        </w:rPr>
        <w:t>分区</w:t>
      </w:r>
      <w:r>
        <w:rPr>
          <w:w w:val="95"/>
          <w:lang w:eastAsia="zh-CN"/>
        </w:rPr>
        <w:t>组中的每个节点使用同样的备份文件恢复</w:t>
      </w:r>
    </w:p>
    <w:p w:rsidR="0020037C" w:rsidRDefault="004474D3">
      <w:pPr>
        <w:pStyle w:val="BodyText"/>
        <w:spacing w:before="16"/>
        <w:ind w:left="113" w:right="6703"/>
        <w:jc w:val="both"/>
        <w:rPr>
          <w:lang w:eastAsia="zh-CN"/>
        </w:rPr>
      </w:pPr>
      <w:r>
        <w:rPr>
          <w:w w:val="95"/>
          <w:lang w:eastAsia="zh-CN"/>
        </w:rPr>
        <w:t xml:space="preserve">2)   </w:t>
      </w:r>
      <w:r>
        <w:rPr>
          <w:spacing w:val="10"/>
          <w:w w:val="95"/>
          <w:lang w:eastAsia="zh-CN"/>
        </w:rPr>
        <w:t xml:space="preserve"> </w:t>
      </w:r>
      <w:r>
        <w:rPr>
          <w:w w:val="95"/>
          <w:lang w:eastAsia="zh-CN"/>
        </w:rPr>
        <w:t>删除</w:t>
      </w:r>
      <w:r w:rsidR="00423ADE">
        <w:rPr>
          <w:w w:val="95"/>
          <w:lang w:eastAsia="zh-CN"/>
        </w:rPr>
        <w:t>分区</w:t>
      </w:r>
      <w:r>
        <w:rPr>
          <w:w w:val="95"/>
          <w:lang w:eastAsia="zh-CN"/>
        </w:rPr>
        <w:t>组中每个节点的日志文件</w:t>
      </w:r>
    </w:p>
    <w:p w:rsidR="0020037C" w:rsidRDefault="00B0609F">
      <w:pPr>
        <w:pStyle w:val="BodyText"/>
        <w:spacing w:before="16"/>
        <w:ind w:left="113" w:right="9126"/>
        <w:jc w:val="both"/>
        <w:rPr>
          <w:lang w:eastAsia="zh-CN"/>
        </w:rPr>
      </w:pPr>
      <w:hyperlink w:anchor="_bookmark86" w:history="1">
        <w:r w:rsidR="004474D3">
          <w:rPr>
            <w:color w:val="0000FF"/>
            <w:lang w:eastAsia="zh-CN"/>
          </w:rPr>
          <w:t>更多信息</w:t>
        </w:r>
      </w:hyperlink>
    </w:p>
    <w:p w:rsidR="0020037C" w:rsidRDefault="004474D3">
      <w:pPr>
        <w:pStyle w:val="BodyText"/>
        <w:spacing w:line="300" w:lineRule="exact"/>
        <w:ind w:left="113" w:right="9526"/>
        <w:jc w:val="both"/>
        <w:rPr>
          <w:lang w:eastAsia="zh-CN"/>
        </w:rPr>
      </w:pPr>
      <w:bookmarkStart w:id="183" w:name="例程"/>
      <w:bookmarkStart w:id="184" w:name="_bookmark86"/>
      <w:bookmarkEnd w:id="183"/>
      <w:bookmarkEnd w:id="184"/>
      <w:r>
        <w:rPr>
          <w:lang w:eastAsia="zh-CN"/>
        </w:rPr>
        <w:t>例程</w:t>
      </w:r>
    </w:p>
    <w:p w:rsidR="0020037C" w:rsidRDefault="004474D3">
      <w:pPr>
        <w:pStyle w:val="BodyText"/>
        <w:spacing w:before="36"/>
        <w:ind w:left="113" w:right="7842"/>
        <w:jc w:val="both"/>
        <w:rPr>
          <w:lang w:eastAsia="zh-CN"/>
        </w:rPr>
      </w:pPr>
      <w:r>
        <w:rPr>
          <w:lang w:eastAsia="zh-CN"/>
        </w:rPr>
        <w:t xml:space="preserve">1. </w:t>
      </w:r>
      <w:r>
        <w:rPr>
          <w:spacing w:val="20"/>
          <w:lang w:eastAsia="zh-CN"/>
        </w:rPr>
        <w:t xml:space="preserve"> </w:t>
      </w:r>
      <w:r>
        <w:rPr>
          <w:lang w:eastAsia="zh-CN"/>
        </w:rPr>
        <w:t>停止被恢复的复制组</w:t>
      </w:r>
    </w:p>
    <w:p w:rsidR="0020037C" w:rsidRDefault="00B0609F">
      <w:pPr>
        <w:pStyle w:val="BodyText"/>
        <w:spacing w:before="8"/>
        <w:ind w:left="397"/>
        <w:rPr>
          <w:rFonts w:ascii="仿宋" w:eastAsia="仿宋" w:hAnsi="仿宋" w:cs="仿宋"/>
        </w:rPr>
      </w:pPr>
      <w:r w:rsidRPr="00B0609F">
        <w:pict>
          <v:group id="_x0000_s3124" style="position:absolute;left:0;text-align:left;margin-left:95.85pt;margin-top:4.85pt;width:459.45pt;height:63.6pt;z-index:-251845120;mso-position-horizontal-relative:page" coordorigin="1917,97" coordsize="9189,1272">
            <v:shape id="_x0000_s3125" style="position:absolute;left:1917;top:97;width:9189;height:1272" coordorigin="1917,97" coordsize="9189,1272" path="m1917,97r9189,l11106,1369r-9189,l1917,97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397"/>
        <w:rPr>
          <w:rFonts w:ascii="仿宋" w:eastAsia="仿宋" w:hAnsi="仿宋" w:cs="仿宋"/>
        </w:rPr>
      </w:pPr>
      <w:r>
        <w:rPr>
          <w:rFonts w:ascii="仿宋" w:eastAsia="仿宋" w:hAnsi="仿宋" w:cs="仿宋"/>
        </w:rPr>
        <w:t>&gt;db=new Sdb('192.168.20.35',</w:t>
      </w:r>
      <w:r w:rsidR="00760C33" w:rsidRPr="00760C33">
        <w:t xml:space="preserve"> </w:t>
      </w:r>
      <w:r w:rsidR="00760C33" w:rsidRPr="00760C33">
        <w:rPr>
          <w:rFonts w:ascii="仿宋" w:eastAsia="仿宋" w:hAnsi="仿宋" w:cs="仿宋"/>
        </w:rPr>
        <w:t>11810</w:t>
      </w:r>
      <w:r>
        <w:rPr>
          <w:rFonts w:ascii="仿宋" w:eastAsia="仿宋" w:hAnsi="仿宋" w:cs="仿宋"/>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rPr>
        <w:t>192.168.20.35:</w:t>
      </w:r>
      <w:r w:rsidR="00760C33" w:rsidRPr="00760C33">
        <w:t xml:space="preserve"> </w:t>
      </w:r>
      <w:r w:rsidR="00760C33" w:rsidRPr="00760C33">
        <w:rPr>
          <w:rFonts w:ascii="仿宋" w:eastAsia="仿宋" w:hAnsi="仿宋" w:cs="仿宋"/>
        </w:rPr>
        <w:t>11810</w:t>
      </w:r>
    </w:p>
    <w:p w:rsidR="0020037C" w:rsidRDefault="004474D3">
      <w:pPr>
        <w:pStyle w:val="BodyText"/>
        <w:spacing w:line="212" w:lineRule="exact"/>
        <w:ind w:left="397"/>
        <w:rPr>
          <w:rFonts w:ascii="仿宋" w:eastAsia="仿宋" w:hAnsi="仿宋" w:cs="仿宋"/>
        </w:rPr>
      </w:pPr>
      <w:r>
        <w:rPr>
          <w:rFonts w:ascii="仿宋" w:eastAsia="仿宋" w:hAnsi="仿宋" w:cs="仿宋"/>
        </w:rPr>
        <w:t>&gt;</w:t>
      </w:r>
      <w:r w:rsidR="000A6ABC">
        <w:rPr>
          <w:rFonts w:ascii="仿宋" w:eastAsia="仿宋" w:hAnsi="仿宋" w:cs="仿宋" w:hint="eastAsia"/>
          <w:lang w:eastAsia="zh-CN"/>
        </w:rPr>
        <w:t>rg</w:t>
      </w:r>
      <w:r>
        <w:rPr>
          <w:rFonts w:ascii="仿宋" w:eastAsia="仿宋" w:hAnsi="仿宋" w:cs="仿宋"/>
        </w:rPr>
        <w:t>=db.get</w:t>
      </w:r>
      <w:r w:rsidR="000A6ABC">
        <w:rPr>
          <w:rFonts w:ascii="仿宋" w:eastAsia="仿宋" w:hAnsi="仿宋" w:cs="仿宋" w:hint="eastAsia"/>
          <w:lang w:eastAsia="zh-CN"/>
        </w:rPr>
        <w:t>RG</w:t>
      </w:r>
      <w:r>
        <w:rPr>
          <w:rFonts w:ascii="仿宋" w:eastAsia="仿宋" w:hAnsi="仿宋" w:cs="仿宋"/>
        </w:rPr>
        <w:t>('foo')</w:t>
      </w:r>
    </w:p>
    <w:p w:rsidR="0020037C" w:rsidRDefault="004474D3">
      <w:pPr>
        <w:pStyle w:val="BodyText"/>
        <w:spacing w:line="212" w:lineRule="exact"/>
        <w:ind w:left="397"/>
        <w:rPr>
          <w:rFonts w:ascii="仿宋" w:eastAsia="仿宋" w:hAnsi="仿宋" w:cs="仿宋"/>
        </w:rPr>
      </w:pPr>
      <w:r>
        <w:rPr>
          <w:rFonts w:ascii="仿宋" w:eastAsia="仿宋" w:hAnsi="仿宋" w:cs="仿宋"/>
        </w:rPr>
        <w:t>foo</w:t>
      </w:r>
    </w:p>
    <w:p w:rsidR="0020037C" w:rsidRDefault="004474D3">
      <w:pPr>
        <w:pStyle w:val="BodyText"/>
        <w:spacing w:line="212" w:lineRule="exact"/>
        <w:ind w:left="397"/>
        <w:rPr>
          <w:rFonts w:ascii="仿宋" w:eastAsia="仿宋" w:hAnsi="仿宋" w:cs="仿宋"/>
        </w:rPr>
      </w:pPr>
      <w:r>
        <w:rPr>
          <w:rFonts w:ascii="仿宋" w:eastAsia="仿宋" w:hAnsi="仿宋" w:cs="仿宋"/>
        </w:rPr>
        <w:t>&gt;</w:t>
      </w:r>
      <w:r w:rsidR="000A6ABC">
        <w:rPr>
          <w:rFonts w:ascii="仿宋" w:eastAsia="仿宋" w:hAnsi="仿宋" w:cs="仿宋" w:hint="eastAsia"/>
          <w:lang w:eastAsia="zh-CN"/>
        </w:rPr>
        <w:t>rg</w:t>
      </w:r>
      <w:r>
        <w:rPr>
          <w:rFonts w:ascii="仿宋" w:eastAsia="仿宋" w:hAnsi="仿宋" w:cs="仿宋"/>
        </w:rPr>
        <w:t>.stop()</w:t>
      </w:r>
    </w:p>
    <w:p w:rsidR="0020037C" w:rsidRDefault="004474D3">
      <w:pPr>
        <w:pStyle w:val="BodyText"/>
        <w:spacing w:line="259" w:lineRule="exact"/>
        <w:ind w:left="113" w:right="8442"/>
        <w:jc w:val="both"/>
      </w:pPr>
      <w:r>
        <w:t xml:space="preserve">2. </w:t>
      </w:r>
      <w:r>
        <w:rPr>
          <w:spacing w:val="20"/>
        </w:rPr>
        <w:t xml:space="preserve"> </w:t>
      </w:r>
      <w:r>
        <w:t>恢复配置文件</w:t>
      </w:r>
    </w:p>
    <w:p w:rsidR="0020037C" w:rsidRDefault="00B0609F">
      <w:pPr>
        <w:pStyle w:val="BodyText"/>
        <w:spacing w:before="8"/>
        <w:ind w:left="397"/>
        <w:rPr>
          <w:rFonts w:ascii="仿宋" w:eastAsia="仿宋" w:hAnsi="仿宋" w:cs="仿宋"/>
        </w:rPr>
      </w:pPr>
      <w:r w:rsidRPr="00B0609F">
        <w:pict>
          <v:group id="_x0000_s3122" style="position:absolute;left:0;text-align:left;margin-left:95.85pt;margin-top:4.85pt;width:459.45pt;height:10.6pt;z-index:-251844096;mso-position-horizontal-relative:page" coordorigin="1917,97" coordsize="9189,212">
            <v:shape id="_x0000_s3123"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 cp vmsvr1-rhel-x64.</w:t>
      </w:r>
      <w:r w:rsidR="00760C33" w:rsidRPr="00760C33">
        <w:t xml:space="preserve"> </w:t>
      </w:r>
      <w:r w:rsidR="00760C33" w:rsidRPr="00760C33">
        <w:rPr>
          <w:rFonts w:ascii="仿宋" w:eastAsia="仿宋" w:hAnsi="仿宋" w:cs="仿宋"/>
        </w:rPr>
        <w:t>11820</w:t>
      </w:r>
      <w:r w:rsidR="004474D3">
        <w:rPr>
          <w:rFonts w:ascii="仿宋" w:eastAsia="仿宋" w:hAnsi="仿宋" w:cs="仿宋"/>
        </w:rPr>
        <w:t>.sdb.conf /opt/sequoiadb/conf/local/</w:t>
      </w:r>
      <w:r w:rsidR="00760C33" w:rsidRPr="00760C33">
        <w:rPr>
          <w:rFonts w:ascii="仿宋" w:eastAsia="仿宋" w:hAnsi="仿宋" w:cs="仿宋"/>
        </w:rPr>
        <w:t>11820</w:t>
      </w:r>
      <w:r w:rsidR="004474D3">
        <w:rPr>
          <w:rFonts w:ascii="仿宋" w:eastAsia="仿宋" w:hAnsi="仿宋" w:cs="仿宋"/>
        </w:rPr>
        <w:t>/sdb.conf</w:t>
      </w:r>
    </w:p>
    <w:p w:rsidR="0020037C" w:rsidRDefault="0020037C">
      <w:pPr>
        <w:rPr>
          <w:rFonts w:ascii="仿宋" w:eastAsia="仿宋" w:hAnsi="仿宋" w:cs="仿宋"/>
        </w:rPr>
        <w:sectPr w:rsidR="0020037C">
          <w:pgSz w:w="12240" w:h="15840"/>
          <w:pgMar w:top="900" w:right="680" w:bottom="280" w:left="152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pPr>
      <w:r>
        <w:t xml:space="preserve">3. </w:t>
      </w:r>
      <w:r>
        <w:rPr>
          <w:spacing w:val="20"/>
        </w:rPr>
        <w:t xml:space="preserve"> </w:t>
      </w:r>
      <w:r>
        <w:t>恢复数据文件</w:t>
      </w:r>
    </w:p>
    <w:p w:rsidR="0020037C" w:rsidRDefault="00B0609F">
      <w:pPr>
        <w:pStyle w:val="BodyText"/>
        <w:spacing w:before="8"/>
        <w:ind w:left="1217"/>
        <w:rPr>
          <w:rFonts w:ascii="仿宋" w:eastAsia="仿宋" w:hAnsi="仿宋" w:cs="仿宋"/>
        </w:rPr>
      </w:pPr>
      <w:r w:rsidRPr="00B0609F">
        <w:pict>
          <v:group id="_x0000_s3120" style="position:absolute;left:0;text-align:left;margin-left:95.85pt;margin-top:4.85pt;width:459.45pt;height:74.2pt;z-index:-251843072;mso-position-horizontal-relative:page" coordorigin="1917,97" coordsize="9189,1484">
            <v:shape id="_x0000_s3121" style="position:absolute;left:1917;top:97;width:9189;height:1484" coordorigin="1917,97" coordsize="9189,1484" path="m1917,97r9189,l11106,1581r-9189,l1917,97xe" fillcolor="#efefef" stroked="f">
              <v:path arrowok="t"/>
            </v:shape>
            <w10:wrap anchorx="page"/>
          </v:group>
        </w:pict>
      </w:r>
      <w:r w:rsidR="004474D3">
        <w:rPr>
          <w:rFonts w:ascii="仿宋" w:eastAsia="仿宋" w:hAnsi="仿宋" w:cs="仿宋"/>
        </w:rPr>
        <w:t>$ tar -zxvf vmsvr1-rhel-x64.</w:t>
      </w:r>
      <w:r w:rsidR="00760C33" w:rsidRPr="00760C33">
        <w:t xml:space="preserve"> </w:t>
      </w:r>
      <w:r w:rsidR="00760C33" w:rsidRPr="00760C33">
        <w:rPr>
          <w:rFonts w:ascii="仿宋" w:eastAsia="仿宋" w:hAnsi="仿宋" w:cs="仿宋"/>
        </w:rPr>
        <w:t>11820</w:t>
      </w:r>
      <w:r w:rsidR="004474D3">
        <w:rPr>
          <w:rFonts w:ascii="仿宋" w:eastAsia="仿宋" w:hAnsi="仿宋" w:cs="仿宋"/>
        </w:rPr>
        <w:t>.2013_08_21.tar.gz</w:t>
      </w:r>
    </w:p>
    <w:p w:rsidR="0020037C" w:rsidRDefault="004474D3">
      <w:pPr>
        <w:pStyle w:val="BodyText"/>
        <w:spacing w:line="212" w:lineRule="exact"/>
        <w:ind w:left="1217"/>
        <w:rPr>
          <w:rFonts w:ascii="仿宋" w:eastAsia="仿宋" w:hAnsi="仿宋" w:cs="仿宋"/>
        </w:rPr>
      </w:pPr>
      <w:r>
        <w:rPr>
          <w:rFonts w:ascii="仿宋" w:eastAsia="仿宋" w:hAnsi="仿宋" w:cs="仿宋"/>
        </w:rPr>
        <w:t>/tmpfs/data1/foo.dat</w:t>
      </w:r>
    </w:p>
    <w:p w:rsidR="0020037C" w:rsidRDefault="004474D3">
      <w:pPr>
        <w:pStyle w:val="BodyText"/>
        <w:spacing w:line="212" w:lineRule="exact"/>
        <w:ind w:left="1217"/>
        <w:rPr>
          <w:rFonts w:ascii="仿宋" w:eastAsia="仿宋" w:hAnsi="仿宋" w:cs="仿宋"/>
        </w:rPr>
      </w:pPr>
      <w:r>
        <w:rPr>
          <w:rFonts w:ascii="仿宋" w:eastAsia="仿宋" w:hAnsi="仿宋" w:cs="仿宋"/>
        </w:rPr>
        <w:t>/tmpfs/data1/one.dat</w:t>
      </w:r>
    </w:p>
    <w:p w:rsidR="0020037C" w:rsidRDefault="004474D3">
      <w:pPr>
        <w:pStyle w:val="BodyText"/>
        <w:spacing w:line="212" w:lineRule="exact"/>
        <w:ind w:left="1217"/>
        <w:rPr>
          <w:rFonts w:ascii="仿宋" w:eastAsia="仿宋" w:hAnsi="仿宋" w:cs="仿宋"/>
        </w:rPr>
      </w:pPr>
      <w:r>
        <w:rPr>
          <w:rFonts w:ascii="仿宋" w:eastAsia="仿宋" w:hAnsi="仿宋" w:cs="仿宋"/>
        </w:rPr>
        <w:t>/tmpfs/data1/SYSTEMP.dat</w:t>
      </w:r>
    </w:p>
    <w:p w:rsidR="0020037C" w:rsidRDefault="004474D3">
      <w:pPr>
        <w:pStyle w:val="BodyText"/>
        <w:spacing w:line="212" w:lineRule="exact"/>
        <w:ind w:left="1217"/>
        <w:rPr>
          <w:rFonts w:ascii="仿宋" w:eastAsia="仿宋" w:hAnsi="仿宋" w:cs="仿宋"/>
        </w:rPr>
      </w:pPr>
      <w:r>
        <w:rPr>
          <w:rFonts w:ascii="仿宋" w:eastAsia="仿宋" w:hAnsi="仿宋" w:cs="仿宋"/>
        </w:rPr>
        <w:t>/tmpfs/data1/foo.idx</w:t>
      </w:r>
    </w:p>
    <w:p w:rsidR="0020037C" w:rsidRDefault="004474D3">
      <w:pPr>
        <w:pStyle w:val="BodyText"/>
        <w:spacing w:line="212" w:lineRule="exact"/>
        <w:ind w:left="1217"/>
        <w:rPr>
          <w:rFonts w:ascii="仿宋" w:eastAsia="仿宋" w:hAnsi="仿宋" w:cs="仿宋"/>
        </w:rPr>
      </w:pPr>
      <w:r>
        <w:rPr>
          <w:rFonts w:ascii="仿宋" w:eastAsia="仿宋" w:hAnsi="仿宋" w:cs="仿宋"/>
        </w:rPr>
        <w:t>/tmpfs/data1/one. idx</w:t>
      </w:r>
    </w:p>
    <w:p w:rsidR="0020037C" w:rsidRDefault="004474D3">
      <w:pPr>
        <w:pStyle w:val="BodyText"/>
        <w:spacing w:line="212" w:lineRule="exact"/>
        <w:ind w:left="1217"/>
        <w:rPr>
          <w:rFonts w:ascii="仿宋" w:eastAsia="仿宋" w:hAnsi="仿宋" w:cs="仿宋"/>
        </w:rPr>
      </w:pPr>
      <w:r>
        <w:rPr>
          <w:rFonts w:ascii="仿宋" w:eastAsia="仿宋" w:hAnsi="仿宋" w:cs="仿宋"/>
        </w:rPr>
        <w:t>/tmpfs/data1/SYSTEMP.idx</w:t>
      </w:r>
    </w:p>
    <w:p w:rsidR="0020037C" w:rsidRDefault="004474D3">
      <w:pPr>
        <w:pStyle w:val="BodyText"/>
        <w:spacing w:line="259" w:lineRule="exact"/>
      </w:pPr>
      <w:r>
        <w:rPr>
          <w:w w:val="95"/>
        </w:rPr>
        <w:t xml:space="preserve">4.    </w:t>
      </w:r>
      <w:r>
        <w:rPr>
          <w:spacing w:val="15"/>
          <w:w w:val="95"/>
        </w:rPr>
        <w:t xml:space="preserve"> </w:t>
      </w:r>
      <w:r>
        <w:rPr>
          <w:w w:val="95"/>
        </w:rPr>
        <w:t xml:space="preserve">删除日志文件，日志文件存在于配置文件的logpath目录，默认情况下在 </w:t>
      </w:r>
      <w:r>
        <w:rPr>
          <w:spacing w:val="15"/>
          <w:w w:val="95"/>
        </w:rPr>
        <w:t xml:space="preserve"> </w:t>
      </w:r>
      <w:r>
        <w:rPr>
          <w:w w:val="95"/>
        </w:rPr>
        <w:t xml:space="preserve">&lt;数据库目录 </w:t>
      </w:r>
      <w:r>
        <w:rPr>
          <w:spacing w:val="15"/>
          <w:w w:val="95"/>
        </w:rPr>
        <w:t xml:space="preserve"> </w:t>
      </w:r>
      <w:r>
        <w:rPr>
          <w:w w:val="95"/>
        </w:rPr>
        <w:t>&gt;/replicalog中</w:t>
      </w:r>
    </w:p>
    <w:p w:rsidR="0020037C" w:rsidRDefault="00B0609F">
      <w:pPr>
        <w:pStyle w:val="BodyText"/>
        <w:spacing w:before="8"/>
        <w:ind w:left="1217"/>
        <w:rPr>
          <w:rFonts w:ascii="仿宋" w:eastAsia="仿宋" w:hAnsi="仿宋" w:cs="仿宋"/>
        </w:rPr>
      </w:pPr>
      <w:r w:rsidRPr="00B0609F">
        <w:pict>
          <v:group id="_x0000_s3118" style="position:absolute;left:0;text-align:left;margin-left:95.85pt;margin-top:4.85pt;width:459.45pt;height:10.6pt;z-index:-251842048;mso-position-horizontal-relative:page" coordorigin="1917,97" coordsize="9189,212">
            <v:shape id="_x0000_s311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 rm -rf /tmpfs/data1/replicalog</w:t>
      </w:r>
    </w:p>
    <w:p w:rsidR="0020037C" w:rsidRDefault="004474D3">
      <w:pPr>
        <w:pStyle w:val="BodyText"/>
        <w:spacing w:line="259" w:lineRule="exact"/>
      </w:pPr>
      <w:r>
        <w:t xml:space="preserve">5. </w:t>
      </w:r>
      <w:r>
        <w:rPr>
          <w:spacing w:val="20"/>
        </w:rPr>
        <w:t xml:space="preserve"> </w:t>
      </w:r>
      <w:r>
        <w:t>启动复制组</w:t>
      </w:r>
    </w:p>
    <w:p w:rsidR="0020037C" w:rsidRDefault="00B0609F">
      <w:pPr>
        <w:pStyle w:val="BodyText"/>
        <w:spacing w:before="8"/>
        <w:ind w:left="1217"/>
        <w:rPr>
          <w:rFonts w:ascii="仿宋" w:eastAsia="仿宋" w:hAnsi="仿宋" w:cs="仿宋"/>
        </w:rPr>
      </w:pPr>
      <w:r w:rsidRPr="00B0609F">
        <w:pict>
          <v:group id="_x0000_s3116" style="position:absolute;left:0;text-align:left;margin-left:95.85pt;margin-top:4.85pt;width:459.45pt;height:63.6pt;z-index:-251841024;mso-position-horizontal-relative:page" coordorigin="1917,97" coordsize="9189,1272">
            <v:shape id="_x0000_s3117" style="position:absolute;left:1917;top:97;width:9189;height:1272" coordorigin="1917,97" coordsize="9189,1272" path="m1917,97r9189,l11106,1369r-9189,l1917,97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1217"/>
        <w:rPr>
          <w:rFonts w:ascii="仿宋" w:eastAsia="仿宋" w:hAnsi="仿宋" w:cs="仿宋"/>
        </w:rPr>
      </w:pPr>
      <w:r>
        <w:rPr>
          <w:rFonts w:ascii="仿宋" w:eastAsia="仿宋" w:hAnsi="仿宋" w:cs="仿宋"/>
        </w:rPr>
        <w:t>&gt;db=new Sdb('192.168.20.35',</w:t>
      </w:r>
      <w:r w:rsidR="00760C33" w:rsidRPr="00760C33">
        <w:t xml:space="preserve"> </w:t>
      </w:r>
      <w:r w:rsidR="00760C33" w:rsidRPr="00760C33">
        <w:rPr>
          <w:rFonts w:ascii="仿宋" w:eastAsia="仿宋" w:hAnsi="仿宋" w:cs="仿宋"/>
        </w:rPr>
        <w:t>11810</w:t>
      </w:r>
      <w:r>
        <w:rPr>
          <w:rFonts w:ascii="仿宋" w:eastAsia="仿宋" w:hAnsi="仿宋" w:cs="仿宋"/>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rPr>
        <w:t>192.168.20.35:</w:t>
      </w:r>
      <w:r w:rsidR="00760C33" w:rsidRPr="00760C33">
        <w:t xml:space="preserve"> </w:t>
      </w:r>
      <w:r w:rsidR="00760C33" w:rsidRPr="00760C33">
        <w:rPr>
          <w:rFonts w:ascii="仿宋" w:eastAsia="仿宋" w:hAnsi="仿宋" w:cs="仿宋"/>
        </w:rPr>
        <w:t>11810</w:t>
      </w:r>
    </w:p>
    <w:p w:rsidR="0020037C" w:rsidRDefault="004474D3">
      <w:pPr>
        <w:pStyle w:val="BodyText"/>
        <w:spacing w:line="212" w:lineRule="exact"/>
        <w:ind w:left="1217"/>
        <w:rPr>
          <w:rFonts w:ascii="仿宋" w:eastAsia="仿宋" w:hAnsi="仿宋" w:cs="仿宋"/>
        </w:rPr>
      </w:pPr>
      <w:r>
        <w:rPr>
          <w:rFonts w:ascii="仿宋" w:eastAsia="仿宋" w:hAnsi="仿宋" w:cs="仿宋"/>
        </w:rPr>
        <w:t>&gt;</w:t>
      </w:r>
      <w:r w:rsidR="000A6ABC">
        <w:rPr>
          <w:rFonts w:ascii="仿宋" w:eastAsia="仿宋" w:hAnsi="仿宋" w:cs="仿宋" w:hint="eastAsia"/>
          <w:lang w:eastAsia="zh-CN"/>
        </w:rPr>
        <w:t>rg</w:t>
      </w:r>
      <w:r>
        <w:rPr>
          <w:rFonts w:ascii="仿宋" w:eastAsia="仿宋" w:hAnsi="仿宋" w:cs="仿宋"/>
        </w:rPr>
        <w:t>=db.get</w:t>
      </w:r>
      <w:r w:rsidR="000A6ABC">
        <w:rPr>
          <w:rFonts w:ascii="仿宋" w:eastAsia="仿宋" w:hAnsi="仿宋" w:cs="仿宋" w:hint="eastAsia"/>
          <w:lang w:eastAsia="zh-CN"/>
        </w:rPr>
        <w:t>RG</w:t>
      </w:r>
      <w:r>
        <w:rPr>
          <w:rFonts w:ascii="仿宋" w:eastAsia="仿宋" w:hAnsi="仿宋" w:cs="仿宋"/>
        </w:rPr>
        <w:t>('foo')</w:t>
      </w:r>
    </w:p>
    <w:p w:rsidR="0020037C" w:rsidRDefault="004474D3">
      <w:pPr>
        <w:pStyle w:val="BodyText"/>
        <w:spacing w:line="212" w:lineRule="exact"/>
        <w:ind w:left="1217"/>
        <w:rPr>
          <w:rFonts w:ascii="仿宋" w:eastAsia="仿宋" w:hAnsi="仿宋" w:cs="仿宋"/>
        </w:rPr>
      </w:pPr>
      <w:r>
        <w:rPr>
          <w:rFonts w:ascii="仿宋" w:eastAsia="仿宋" w:hAnsi="仿宋" w:cs="仿宋"/>
        </w:rPr>
        <w:t>foo</w:t>
      </w:r>
    </w:p>
    <w:p w:rsidR="0020037C" w:rsidRDefault="004474D3">
      <w:pPr>
        <w:pStyle w:val="BodyText"/>
        <w:spacing w:line="212" w:lineRule="exact"/>
        <w:ind w:left="1217"/>
        <w:rPr>
          <w:rFonts w:ascii="仿宋" w:eastAsia="仿宋" w:hAnsi="仿宋" w:cs="仿宋"/>
        </w:rPr>
      </w:pPr>
      <w:r>
        <w:rPr>
          <w:rFonts w:ascii="仿宋" w:eastAsia="仿宋" w:hAnsi="仿宋" w:cs="仿宋"/>
        </w:rPr>
        <w:t>&gt;</w:t>
      </w:r>
      <w:ins w:id="185" w:author="tanzhaobo" w:date="2014-03-06T09:17:00Z">
        <w:r w:rsidR="00DD1987">
          <w:rPr>
            <w:rFonts w:ascii="仿宋" w:eastAsia="仿宋" w:hAnsi="仿宋" w:cs="仿宋" w:hint="eastAsia"/>
            <w:lang w:eastAsia="zh-CN"/>
          </w:rPr>
          <w:t>rg</w:t>
        </w:r>
      </w:ins>
      <w:del w:id="186" w:author="tanzhaobo" w:date="2014-03-06T09:17:00Z">
        <w:r w:rsidR="0036330B" w:rsidDel="00DD1987">
          <w:rPr>
            <w:rFonts w:ascii="仿宋" w:eastAsia="仿宋" w:hAnsi="仿宋" w:cs="仿宋" w:hint="eastAsia"/>
            <w:lang w:eastAsia="zh-CN"/>
          </w:rPr>
          <w:delText>shard</w:delText>
        </w:r>
      </w:del>
      <w:r>
        <w:rPr>
          <w:rFonts w:ascii="仿宋" w:eastAsia="仿宋" w:hAnsi="仿宋" w:cs="仿宋"/>
        </w:rPr>
        <w:t>.start()</w:t>
      </w:r>
    </w:p>
    <w:p w:rsidR="0020037C" w:rsidRDefault="00DD1987">
      <w:pPr>
        <w:pStyle w:val="BodyText"/>
        <w:spacing w:before="25"/>
        <w:rPr>
          <w:lang w:eastAsia="zh-CN"/>
        </w:rPr>
      </w:pPr>
      <w:r>
        <w:pict>
          <v:shape id="_x0000_i1063"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仅恢复复制组内某一个数据节点会造成数据之间的不一致。</w:t>
      </w:r>
    </w:p>
    <w:p w:rsidR="0020037C" w:rsidRDefault="0020037C">
      <w:pPr>
        <w:spacing w:before="3" w:line="160" w:lineRule="exact"/>
        <w:rPr>
          <w:sz w:val="16"/>
          <w:szCs w:val="16"/>
          <w:lang w:eastAsia="zh-CN"/>
        </w:rPr>
      </w:pPr>
    </w:p>
    <w:p w:rsidR="0020037C" w:rsidRDefault="004474D3">
      <w:pPr>
        <w:pStyle w:val="Heading3"/>
        <w:rPr>
          <w:lang w:eastAsia="zh-CN"/>
        </w:rPr>
      </w:pPr>
      <w:bookmarkStart w:id="187" w:name="数据库工具"/>
      <w:bookmarkStart w:id="188" w:name="_bookmark87"/>
      <w:bookmarkEnd w:id="187"/>
      <w:bookmarkEnd w:id="188"/>
      <w:r>
        <w:rPr>
          <w:lang w:eastAsia="zh-CN"/>
        </w:rPr>
        <w:t>数据库工具</w:t>
      </w:r>
    </w:p>
    <w:p w:rsidR="0020037C" w:rsidRDefault="004474D3">
      <w:pPr>
        <w:pStyle w:val="BodyText"/>
        <w:spacing w:before="19" w:line="251" w:lineRule="auto"/>
        <w:ind w:right="8007"/>
        <w:rPr>
          <w:lang w:eastAsia="zh-CN"/>
        </w:rPr>
      </w:pPr>
      <w:r>
        <w:rPr>
          <w:lang w:eastAsia="zh-CN"/>
        </w:rPr>
        <w:t xml:space="preserve">目录： </w:t>
      </w:r>
      <w:hyperlink w:anchor="_bookmark88" w:history="1">
        <w:r>
          <w:rPr>
            <w:color w:val="0000FF"/>
            <w:w w:val="95"/>
            <w:lang w:eastAsia="zh-CN"/>
          </w:rPr>
          <w:t>数据迁移--导入</w:t>
        </w:r>
      </w:hyperlink>
      <w:r>
        <w:rPr>
          <w:color w:val="0000FF"/>
          <w:lang w:eastAsia="zh-CN"/>
        </w:rPr>
        <w:t xml:space="preserve"> </w:t>
      </w:r>
      <w:hyperlink w:anchor="_bookmark89" w:history="1">
        <w:r>
          <w:rPr>
            <w:color w:val="0000FF"/>
            <w:w w:val="95"/>
            <w:lang w:eastAsia="zh-CN"/>
          </w:rPr>
          <w:t>数据迁移--导出</w:t>
        </w:r>
      </w:hyperlink>
    </w:p>
    <w:p w:rsidR="0020037C" w:rsidRDefault="00B0609F">
      <w:pPr>
        <w:pStyle w:val="BodyText"/>
        <w:spacing w:before="3"/>
        <w:rPr>
          <w:lang w:eastAsia="zh-CN"/>
        </w:rPr>
      </w:pPr>
      <w:hyperlink w:anchor="_bookmark90" w:history="1">
        <w:r w:rsidR="004474D3">
          <w:rPr>
            <w:color w:val="0000FF"/>
            <w:w w:val="95"/>
            <w:lang w:eastAsia="zh-CN"/>
          </w:rPr>
          <w:t>数据库检测工具--sdbinspt</w:t>
        </w:r>
      </w:hyperlink>
    </w:p>
    <w:p w:rsidR="0020037C" w:rsidRDefault="004474D3">
      <w:pPr>
        <w:pStyle w:val="BodyText"/>
        <w:spacing w:before="96"/>
        <w:rPr>
          <w:lang w:eastAsia="zh-CN"/>
        </w:rPr>
      </w:pPr>
      <w:bookmarkStart w:id="189" w:name="数据迁移--导入"/>
      <w:bookmarkStart w:id="190" w:name="_bookmark88"/>
      <w:bookmarkEnd w:id="189"/>
      <w:bookmarkEnd w:id="190"/>
      <w:r>
        <w:rPr>
          <w:w w:val="95"/>
          <w:lang w:eastAsia="zh-CN"/>
        </w:rPr>
        <w:t>数据迁移--导入</w:t>
      </w:r>
    </w:p>
    <w:p w:rsidR="0020037C" w:rsidRDefault="0020037C">
      <w:pPr>
        <w:spacing w:before="6" w:line="190" w:lineRule="exact"/>
        <w:rPr>
          <w:sz w:val="19"/>
          <w:szCs w:val="19"/>
          <w:lang w:eastAsia="zh-CN"/>
        </w:rPr>
      </w:pPr>
    </w:p>
    <w:p w:rsidR="0020037C" w:rsidRDefault="004474D3">
      <w:pPr>
        <w:pStyle w:val="BodyText"/>
        <w:spacing w:line="251" w:lineRule="auto"/>
        <w:ind w:right="741"/>
        <w:rPr>
          <w:lang w:eastAsia="zh-CN"/>
        </w:rPr>
      </w:pPr>
      <w:r>
        <w:rPr>
          <w:w w:val="95"/>
          <w:lang w:eastAsia="zh-CN"/>
        </w:rPr>
        <w:t>sdbimprt sdbimprt是一个SequoiaDB数据库导入工具，它可以实现从JSON格式或CSV格式的数据存储文件导入</w:t>
      </w:r>
    </w:p>
    <w:p w:rsidR="0020037C" w:rsidRDefault="004474D3">
      <w:pPr>
        <w:pStyle w:val="BodyText"/>
        <w:spacing w:line="227" w:lineRule="exact"/>
        <w:rPr>
          <w:lang w:eastAsia="zh-CN"/>
        </w:rPr>
      </w:pPr>
      <w:r>
        <w:rPr>
          <w:w w:val="95"/>
          <w:lang w:eastAsia="zh-CN"/>
        </w:rPr>
        <w:t>到SequoiaDB数据库。</w:t>
      </w:r>
    </w:p>
    <w:p w:rsidR="0020037C" w:rsidRDefault="0020037C">
      <w:pPr>
        <w:spacing w:before="5" w:line="100" w:lineRule="exact"/>
        <w:rPr>
          <w:sz w:val="10"/>
          <w:szCs w:val="10"/>
          <w:lang w:eastAsia="zh-CN"/>
        </w:rPr>
      </w:pPr>
    </w:p>
    <w:p w:rsidR="0020037C" w:rsidRDefault="004474D3">
      <w:pPr>
        <w:pStyle w:val="BodyText"/>
        <w:spacing w:line="167" w:lineRule="auto"/>
        <w:ind w:right="43"/>
        <w:rPr>
          <w:lang w:eastAsia="zh-CN"/>
        </w:rPr>
      </w:pPr>
      <w:r>
        <w:rPr>
          <w:w w:val="95"/>
          <w:lang w:eastAsia="zh-CN"/>
        </w:rPr>
        <w:t>JSON格式的记录必须符合Json的定义，以左右花括号作为记录的分界符，并且字符串类型的数据必须包含在</w:t>
      </w:r>
      <w:r>
        <w:rPr>
          <w:lang w:eastAsia="zh-CN"/>
        </w:rPr>
        <w:t xml:space="preserve"> 两个双引号之间，转义字符定义为反斜杠。</w:t>
      </w:r>
    </w:p>
    <w:p w:rsidR="0020037C" w:rsidRDefault="0020037C">
      <w:pPr>
        <w:spacing w:before="10" w:line="110" w:lineRule="exact"/>
        <w:rPr>
          <w:sz w:val="11"/>
          <w:szCs w:val="11"/>
          <w:lang w:eastAsia="zh-CN"/>
        </w:rPr>
      </w:pPr>
    </w:p>
    <w:p w:rsidR="0020037C" w:rsidRDefault="004474D3">
      <w:pPr>
        <w:pStyle w:val="BodyText"/>
        <w:spacing w:line="167" w:lineRule="auto"/>
        <w:ind w:right="43"/>
      </w:pPr>
      <w:r>
        <w:rPr>
          <w:w w:val="95"/>
        </w:rPr>
        <w:t xml:space="preserve">CSV为Comma-Separated     </w:t>
      </w:r>
      <w:r>
        <w:rPr>
          <w:spacing w:val="9"/>
          <w:w w:val="95"/>
        </w:rPr>
        <w:t xml:space="preserve"> </w:t>
      </w:r>
      <w:r>
        <w:rPr>
          <w:w w:val="95"/>
        </w:rPr>
        <w:t>Value格式，为逗号分割数值。默认情况下每条记录以0x0D分割，字段之间以逗号</w:t>
      </w:r>
      <w:r>
        <w:t xml:space="preserve"> 分割。用户能够指定字段之间的分隔符与记录之间的分隔符。</w:t>
      </w:r>
      <w:r>
        <w:rPr>
          <w:spacing w:val="-18"/>
        </w:rPr>
        <w:t xml:space="preserve"> </w:t>
      </w:r>
      <w:r>
        <w:t>分隔符定义（只支持ASCII字符）：</w:t>
      </w:r>
    </w:p>
    <w:p w:rsidR="0020037C" w:rsidRDefault="0020037C">
      <w:pPr>
        <w:spacing w:before="2" w:line="140" w:lineRule="exact"/>
        <w:rPr>
          <w:sz w:val="14"/>
          <w:szCs w:val="14"/>
        </w:rPr>
      </w:pPr>
    </w:p>
    <w:tbl>
      <w:tblPr>
        <w:tblW w:w="0" w:type="auto"/>
        <w:tblInd w:w="923" w:type="dxa"/>
        <w:tblLayout w:type="fixed"/>
        <w:tblCellMar>
          <w:left w:w="0" w:type="dxa"/>
          <w:right w:w="0" w:type="dxa"/>
        </w:tblCellMar>
        <w:tblLook w:val="01E0"/>
      </w:tblPr>
      <w:tblGrid>
        <w:gridCol w:w="2049"/>
        <w:gridCol w:w="4266"/>
        <w:gridCol w:w="3157"/>
      </w:tblGrid>
      <w:tr w:rsidR="0020037C">
        <w:trPr>
          <w:trHeight w:hRule="exact" w:val="300"/>
        </w:trPr>
        <w:tc>
          <w:tcPr>
            <w:tcW w:w="204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用途</w:t>
            </w:r>
          </w:p>
        </w:tc>
        <w:tc>
          <w:tcPr>
            <w:tcW w:w="4266" w:type="dxa"/>
            <w:tcBorders>
              <w:top w:val="nil"/>
              <w:left w:val="nil"/>
              <w:bottom w:val="nil"/>
              <w:right w:val="single" w:sz="8" w:space="0" w:color="000000"/>
            </w:tcBorders>
          </w:tcPr>
          <w:p w:rsidR="0020037C" w:rsidRDefault="004474D3">
            <w:pPr>
              <w:pStyle w:val="TableParagraph"/>
              <w:spacing w:line="222" w:lineRule="exact"/>
              <w:ind w:left="115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默认</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可配</w:t>
            </w:r>
          </w:p>
        </w:tc>
      </w:tr>
      <w:tr w:rsidR="0020037C">
        <w:trPr>
          <w:trHeight w:hRule="exact" w:val="305"/>
        </w:trPr>
        <w:tc>
          <w:tcPr>
            <w:tcW w:w="204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字符串分隔符</w:t>
            </w:r>
          </w:p>
        </w:tc>
        <w:tc>
          <w:tcPr>
            <w:tcW w:w="4266" w:type="dxa"/>
            <w:tcBorders>
              <w:top w:val="nil"/>
              <w:left w:val="nil"/>
              <w:bottom w:val="nil"/>
              <w:right w:val="single" w:sz="8" w:space="0" w:color="000000"/>
            </w:tcBorders>
          </w:tcPr>
          <w:p w:rsidR="0020037C" w:rsidRDefault="004474D3">
            <w:pPr>
              <w:pStyle w:val="TableParagraph"/>
              <w:spacing w:line="222" w:lineRule="exact"/>
              <w:ind w:left="115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300"/>
        </w:trPr>
        <w:tc>
          <w:tcPr>
            <w:tcW w:w="204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字符分隔符</w:t>
            </w:r>
          </w:p>
        </w:tc>
        <w:tc>
          <w:tcPr>
            <w:tcW w:w="4266" w:type="dxa"/>
            <w:tcBorders>
              <w:top w:val="nil"/>
              <w:left w:val="nil"/>
              <w:bottom w:val="nil"/>
              <w:right w:val="single" w:sz="8" w:space="0" w:color="000000"/>
            </w:tcBorders>
          </w:tcPr>
          <w:p w:rsidR="0020037C" w:rsidRDefault="004474D3">
            <w:pPr>
              <w:pStyle w:val="TableParagraph"/>
              <w:spacing w:line="217" w:lineRule="exact"/>
              <w:ind w:left="1158"/>
              <w:rPr>
                <w:rFonts w:ascii="Microsoft JhengHei" w:eastAsia="Microsoft JhengHei" w:hAnsi="Microsoft JhengHei" w:cs="Microsoft JhengHei"/>
                <w:sz w:val="14"/>
                <w:szCs w:val="14"/>
              </w:rPr>
            </w:pPr>
            <w:r>
              <w:rPr>
                <w:rFonts w:ascii="Microsoft JhengHei" w:eastAsia="Microsoft JhengHei" w:hAnsi="Microsoft JhengHei" w:cs="Microsoft JhengHei"/>
                <w:w w:val="110"/>
                <w:sz w:val="14"/>
                <w:szCs w:val="14"/>
              </w:rPr>
              <w:t>,</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295"/>
        </w:trPr>
        <w:tc>
          <w:tcPr>
            <w:tcW w:w="204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记录分割符</w:t>
            </w:r>
          </w:p>
        </w:tc>
        <w:tc>
          <w:tcPr>
            <w:tcW w:w="4266" w:type="dxa"/>
            <w:tcBorders>
              <w:top w:val="nil"/>
              <w:left w:val="nil"/>
              <w:bottom w:val="nil"/>
              <w:right w:val="single" w:sz="8" w:space="0" w:color="000000"/>
            </w:tcBorders>
          </w:tcPr>
          <w:p w:rsidR="0020037C" w:rsidRDefault="004474D3">
            <w:pPr>
              <w:pStyle w:val="TableParagraph"/>
              <w:spacing w:line="217" w:lineRule="exact"/>
              <w:ind w:left="1158"/>
              <w:rPr>
                <w:rFonts w:ascii="Microsoft JhengHei" w:eastAsia="Microsoft JhengHei" w:hAnsi="Microsoft JhengHei" w:cs="Microsoft JhengHei"/>
                <w:sz w:val="14"/>
                <w:szCs w:val="14"/>
              </w:rPr>
            </w:pPr>
            <w:r>
              <w:rPr>
                <w:rFonts w:ascii="Microsoft JhengHei" w:eastAsia="Microsoft JhengHei" w:hAnsi="Microsoft JhengHei" w:cs="Microsoft JhengHei"/>
                <w:w w:val="105"/>
                <w:sz w:val="14"/>
                <w:szCs w:val="14"/>
              </w:rPr>
              <w:t>'\n'(0X0D)</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345178" w:rsidRDefault="00345178" w:rsidP="00345178">
      <w:pPr>
        <w:pStyle w:val="BodyText"/>
        <w:spacing w:line="310" w:lineRule="exact"/>
      </w:pPr>
      <w:r>
        <w:t>选项</w:t>
      </w:r>
    </w:p>
    <w:p w:rsidR="00345178" w:rsidRDefault="00345178" w:rsidP="00345178">
      <w:pPr>
        <w:spacing w:before="7"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345178" w:rsidTr="00072619">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A50400"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--help,</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返回基本帮助和用法文本</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w:t>
            </w:r>
          </w:p>
        </w:tc>
      </w:tr>
      <w:tr w:rsidR="00345178" w:rsidTr="00072619">
        <w:trPr>
          <w:trHeight w:hRule="exact" w:val="767"/>
        </w:trPr>
        <w:tc>
          <w:tcPr>
            <w:tcW w:w="4741" w:type="dxa"/>
            <w:tcBorders>
              <w:top w:val="single" w:sz="8" w:space="0" w:color="000000"/>
              <w:left w:val="single" w:sz="8" w:space="0" w:color="000000"/>
              <w:bottom w:val="single" w:sz="8" w:space="0" w:color="000000"/>
              <w:right w:val="single" w:sz="8" w:space="0" w:color="000000"/>
            </w:tcBorders>
          </w:tcPr>
          <w:p w:rsidR="00345178" w:rsidRPr="00A50400"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--hostname,</w:t>
            </w:r>
            <w:r>
              <w:rPr>
                <w:rFonts w:ascii="Microsoft JhengHei" w:hAnsi="Microsoft JhengHei" w:cs="Microsoft JhengHei" w:hint="eastAsia"/>
                <w:w w:val="90"/>
                <w:sz w:val="14"/>
                <w:szCs w:val="14"/>
                <w:lang w:eastAsia="zh-CN"/>
              </w:rPr>
              <w:t>-h</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从指定主机名的</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SequoiaDB</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中导入数据。默认情况下</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sdb</w:t>
            </w:r>
            <w:r>
              <w:rPr>
                <w:rFonts w:ascii="Microsoft JhengHei" w:hAnsi="Microsoft JhengHei" w:cs="Microsoft JhengHei" w:hint="eastAsia"/>
                <w:sz w:val="14"/>
                <w:szCs w:val="14"/>
                <w:lang w:eastAsia="zh-CN"/>
              </w:rPr>
              <w:t>im</w:t>
            </w:r>
            <w:r>
              <w:rPr>
                <w:rFonts w:ascii="Microsoft JhengHei" w:eastAsia="Microsoft JhengHei" w:hAnsi="Microsoft JhengHei" w:cs="Microsoft JhengHei"/>
                <w:sz w:val="14"/>
                <w:szCs w:val="14"/>
                <w:lang w:eastAsia="zh-CN"/>
              </w:rPr>
              <w:t>prt</w:t>
            </w:r>
            <w:r>
              <w:rPr>
                <w:rFonts w:ascii="Microsoft JhengHei" w:eastAsia="Microsoft JhengHei" w:hAnsi="Microsoft JhengHei" w:cs="Microsoft JhengHei"/>
                <w:spacing w:val="-15"/>
                <w:sz w:val="14"/>
                <w:szCs w:val="14"/>
                <w:lang w:eastAsia="zh-CN"/>
              </w:rPr>
              <w:t xml:space="preserve"> </w:t>
            </w:r>
            <w:r>
              <w:rPr>
                <w:rFonts w:ascii="Microsoft JhengHei" w:eastAsia="Microsoft JhengHei" w:hAnsi="Microsoft JhengHei" w:cs="Microsoft JhengHei"/>
                <w:sz w:val="14"/>
                <w:szCs w:val="14"/>
                <w:lang w:eastAsia="zh-CN"/>
              </w:rPr>
              <w:t>尝试连接到</w:t>
            </w:r>
          </w:p>
          <w:p w:rsidR="00345178" w:rsidRDefault="00345178" w:rsidP="00072619">
            <w:pPr>
              <w:pStyle w:val="TableParagraph"/>
              <w:spacing w:line="240"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本地主机</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A50400"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--svcname,</w:t>
            </w:r>
            <w:r>
              <w:rPr>
                <w:rFonts w:ascii="Microsoft JhengHei" w:hAnsi="Microsoft JhengHei" w:cs="Microsoft JhengHei" w:hint="eastAsia"/>
                <w:w w:val="90"/>
                <w:sz w:val="14"/>
                <w:szCs w:val="14"/>
                <w:lang w:eastAsia="zh-CN"/>
              </w:rPr>
              <w:t>-s</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指定的端口号。默认情况下</w:t>
            </w:r>
            <w:r>
              <w:rPr>
                <w:rFonts w:ascii="Microsoft JhengHei" w:eastAsia="Microsoft JhengHei" w:hAnsi="Microsoft JhengHei" w:cs="Microsoft JhengHei"/>
                <w:spacing w:val="-9"/>
                <w:sz w:val="14"/>
                <w:szCs w:val="14"/>
                <w:lang w:eastAsia="zh-CN"/>
              </w:rPr>
              <w:t xml:space="preserve"> </w:t>
            </w:r>
            <w:r>
              <w:rPr>
                <w:rFonts w:ascii="Microsoft JhengHei" w:eastAsia="Microsoft JhengHei" w:hAnsi="Microsoft JhengHei" w:cs="Microsoft JhengHei"/>
                <w:sz w:val="14"/>
                <w:szCs w:val="14"/>
                <w:lang w:eastAsia="zh-CN"/>
              </w:rPr>
              <w:t>sdb</w:t>
            </w:r>
            <w:r>
              <w:rPr>
                <w:rFonts w:ascii="Microsoft JhengHei" w:hAnsi="Microsoft JhengHei" w:cs="Microsoft JhengHei" w:hint="eastAsia"/>
                <w:sz w:val="14"/>
                <w:szCs w:val="14"/>
                <w:lang w:eastAsia="zh-CN"/>
              </w:rPr>
              <w:t>im</w:t>
            </w:r>
            <w:r>
              <w:rPr>
                <w:rFonts w:ascii="Microsoft JhengHei" w:eastAsia="Microsoft JhengHei" w:hAnsi="Microsoft JhengHei" w:cs="Microsoft JhengHei"/>
                <w:sz w:val="14"/>
                <w:szCs w:val="14"/>
                <w:lang w:eastAsia="zh-CN"/>
              </w:rPr>
              <w:t>prt</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尝试连接到端口号</w:t>
            </w:r>
            <w:r w:rsidR="00AB76F1" w:rsidRPr="00AB76F1">
              <w:rPr>
                <w:rFonts w:ascii="Microsoft JhengHei" w:eastAsia="Microsoft JhengHei" w:hAnsi="Microsoft JhengHei" w:cs="Microsoft JhengHei"/>
                <w:sz w:val="14"/>
                <w:szCs w:val="14"/>
                <w:lang w:eastAsia="zh-CN"/>
              </w:rPr>
              <w:t>11810</w:t>
            </w:r>
            <w:r>
              <w:rPr>
                <w:rFonts w:ascii="Microsoft JhengHei" w:eastAsia="Microsoft JhengHei" w:hAnsi="Microsoft JhengHei" w:cs="Microsoft JhengHei"/>
                <w:sz w:val="14"/>
                <w:szCs w:val="14"/>
                <w:lang w:eastAsia="zh-CN"/>
              </w:rPr>
              <w:t>的主机</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w:t>
            </w:r>
          </w:p>
        </w:tc>
      </w:tr>
      <w:tr w:rsidR="00345178" w:rsidTr="00072619">
        <w:trPr>
          <w:trHeight w:hRule="exact" w:val="542"/>
        </w:trPr>
        <w:tc>
          <w:tcPr>
            <w:tcW w:w="4741" w:type="dxa"/>
            <w:tcBorders>
              <w:top w:val="single" w:sz="8" w:space="0" w:color="000000"/>
              <w:left w:val="single" w:sz="8" w:space="0" w:color="000000"/>
              <w:bottom w:val="single" w:sz="8" w:space="0" w:color="000000"/>
              <w:right w:val="single" w:sz="8" w:space="0" w:color="000000"/>
            </w:tcBorders>
          </w:tcPr>
          <w:p w:rsidR="00345178" w:rsidRPr="00A50400"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--type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指定的导入数据格式。</w:t>
            </w:r>
            <w:r>
              <w:rPr>
                <w:rFonts w:ascii="Microsoft JhengHei" w:hAnsi="Microsoft JhengHei" w:cs="Microsoft JhengHei" w:hint="eastAsia"/>
                <w:sz w:val="14"/>
                <w:szCs w:val="14"/>
                <w:lang w:eastAsia="zh-CN"/>
              </w:rPr>
              <w:t>默认</w:t>
            </w:r>
            <w:r>
              <w:rPr>
                <w:rFonts w:ascii="Microsoft JhengHei" w:hAnsi="Microsoft JhengHei" w:cs="Microsoft JhengHei" w:hint="eastAsia"/>
                <w:sz w:val="14"/>
                <w:szCs w:val="14"/>
                <w:lang w:eastAsia="zh-CN"/>
              </w:rPr>
              <w:t xml:space="preserve"> csv</w:t>
            </w:r>
            <w:r>
              <w:rPr>
                <w:rFonts w:ascii="Microsoft JhengHei" w:hAnsi="Microsoft JhengHei" w:cs="Microsoft JhengHei" w:hint="eastAsia"/>
                <w:sz w:val="14"/>
                <w:szCs w:val="14"/>
                <w:lang w:eastAsia="zh-CN"/>
              </w:rPr>
              <w:t>，</w:t>
            </w:r>
            <w:r>
              <w:rPr>
                <w:rFonts w:ascii="Microsoft JhengHei" w:eastAsia="Microsoft JhengHei" w:hAnsi="Microsoft JhengHei" w:cs="Microsoft JhengHei"/>
                <w:sz w:val="14"/>
                <w:szCs w:val="14"/>
                <w:lang w:eastAsia="zh-CN"/>
              </w:rPr>
              <w:t>数据格式可以是</w:t>
            </w:r>
            <w:r>
              <w:rPr>
                <w:rFonts w:ascii="Microsoft JhengHei" w:eastAsia="Microsoft JhengHei" w:hAnsi="Microsoft JhengHei" w:cs="Microsoft JhengHei"/>
                <w:spacing w:val="-19"/>
                <w:sz w:val="14"/>
                <w:szCs w:val="14"/>
                <w:lang w:eastAsia="zh-CN"/>
              </w:rPr>
              <w:t xml:space="preserve"> </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或</w:t>
            </w:r>
            <w:r>
              <w:rPr>
                <w:rFonts w:ascii="Microsoft JhengHei" w:hAnsi="Microsoft JhengHei" w:cs="Microsoft JhengHei" w:hint="eastAsia"/>
                <w:sz w:val="14"/>
                <w:szCs w:val="14"/>
                <w:lang w:eastAsia="zh-CN"/>
              </w:rPr>
              <w:t>json</w:t>
            </w:r>
            <w:r>
              <w:rPr>
                <w:rFonts w:ascii="Microsoft JhengHei" w:eastAsia="Microsoft JhengHei" w:hAnsi="Microsoft JhengHei" w:cs="Microsoft JhengHei"/>
                <w:sz w:val="14"/>
                <w:szCs w:val="14"/>
                <w:lang w:eastAsia="zh-CN"/>
              </w:rPr>
              <w:t>。</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Pr="00A50400"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hAnsi="Microsoft JhengHei" w:cs="Microsoft JhengHei" w:hint="eastAsia"/>
                <w:w w:val="90"/>
                <w:sz w:val="14"/>
                <w:szCs w:val="14"/>
                <w:lang w:eastAsia="zh-CN"/>
              </w:rPr>
              <w:t>--file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指定要导入的文件名。</w:t>
            </w:r>
          </w:p>
        </w:tc>
      </w:tr>
    </w:tbl>
    <w:p w:rsidR="00345178" w:rsidRDefault="00345178" w:rsidP="00345178">
      <w:pPr>
        <w:spacing w:line="207" w:lineRule="exact"/>
        <w:rPr>
          <w:rFonts w:ascii="Microsoft JhengHei" w:eastAsia="Microsoft JhengHei" w:hAnsi="Microsoft JhengHei" w:cs="Microsoft JhengHei"/>
          <w:sz w:val="14"/>
          <w:szCs w:val="14"/>
          <w:lang w:eastAsia="zh-CN"/>
        </w:rPr>
        <w:sectPr w:rsidR="00345178">
          <w:pgSz w:w="12240" w:h="15840"/>
          <w:pgMar w:top="900" w:right="1020" w:bottom="280" w:left="700" w:header="713" w:footer="0" w:gutter="0"/>
          <w:cols w:space="720"/>
        </w:sectPr>
      </w:pPr>
    </w:p>
    <w:p w:rsidR="00345178" w:rsidRDefault="00345178" w:rsidP="00345178">
      <w:pPr>
        <w:spacing w:before="11" w:line="200" w:lineRule="exact"/>
        <w:rPr>
          <w:sz w:val="20"/>
          <w:szCs w:val="20"/>
          <w:lang w:eastAsia="zh-CN"/>
        </w:rPr>
      </w:pPr>
    </w:p>
    <w:tbl>
      <w:tblPr>
        <w:tblW w:w="0" w:type="auto"/>
        <w:tblInd w:w="103" w:type="dxa"/>
        <w:tblLayout w:type="fixed"/>
        <w:tblCellMar>
          <w:left w:w="0" w:type="dxa"/>
          <w:right w:w="0" w:type="dxa"/>
        </w:tblCellMar>
        <w:tblLook w:val="01E0"/>
      </w:tblPr>
      <w:tblGrid>
        <w:gridCol w:w="4741"/>
        <w:gridCol w:w="4731"/>
      </w:tblGrid>
      <w:tr w:rsidR="00345178" w:rsidTr="00072619">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--delchar,-a</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指定字符分隔符。默认是</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--delfield,-e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指定字段分隔符。默认是</w:t>
            </w:r>
            <w:r>
              <w:rPr>
                <w:rFonts w:ascii="Microsoft JhengHei" w:eastAsia="Microsoft JhengHei" w:hAnsi="Microsoft JhengHei" w:cs="Microsoft JhengHei"/>
                <w:spacing w:val="-22"/>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eastAsia="Microsoft JhengHei" w:hAnsi="Microsoft JhengHei" w:cs="Microsoft JhengHei"/>
                <w:spacing w:val="-21"/>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--delrecord,-r</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指定记录分隔符。默认是</w:t>
            </w:r>
            <w:r>
              <w:rPr>
                <w:rFonts w:ascii="Microsoft JhengHei" w:eastAsia="Microsoft JhengHei" w:hAnsi="Microsoft JhengHei" w:cs="Microsoft JhengHei"/>
                <w:spacing w:val="17"/>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--csname,-c</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指定导</w:t>
            </w:r>
            <w:r>
              <w:rPr>
                <w:rFonts w:ascii="Microsoft JhengHei" w:hAnsi="Microsoft JhengHei" w:cs="Microsoft JhengHei" w:hint="eastAsia"/>
                <w:sz w:val="14"/>
                <w:szCs w:val="14"/>
                <w:lang w:eastAsia="zh-CN"/>
              </w:rPr>
              <w:t>入</w:t>
            </w:r>
            <w:r>
              <w:rPr>
                <w:rFonts w:ascii="Microsoft JhengHei" w:eastAsia="Microsoft JhengHei" w:hAnsi="Microsoft JhengHei" w:cs="Microsoft JhengHei"/>
                <w:sz w:val="14"/>
                <w:szCs w:val="14"/>
                <w:lang w:eastAsia="zh-CN"/>
              </w:rPr>
              <w:t>数据的集合空间名。</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--clname,-l</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指定导</w:t>
            </w:r>
            <w:r>
              <w:rPr>
                <w:rFonts w:ascii="Microsoft JhengHei" w:hAnsi="Microsoft JhengHei" w:cs="Microsoft JhengHei" w:hint="eastAsia"/>
                <w:sz w:val="14"/>
                <w:szCs w:val="14"/>
                <w:lang w:eastAsia="zh-CN"/>
              </w:rPr>
              <w:t>入</w:t>
            </w:r>
            <w:r>
              <w:rPr>
                <w:rFonts w:ascii="Microsoft JhengHei" w:eastAsia="Microsoft JhengHei" w:hAnsi="Microsoft JhengHei" w:cs="Microsoft JhengHei"/>
                <w:sz w:val="14"/>
                <w:szCs w:val="14"/>
                <w:lang w:eastAsia="zh-CN"/>
              </w:rPr>
              <w:t>数据的的集合名。</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Pr="00A50400"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--fields</w:t>
            </w:r>
          </w:p>
        </w:tc>
        <w:tc>
          <w:tcPr>
            <w:tcW w:w="4731" w:type="dxa"/>
            <w:tcBorders>
              <w:top w:val="single" w:sz="8" w:space="0" w:color="000000"/>
              <w:left w:val="single" w:sz="8" w:space="0" w:color="000000"/>
              <w:bottom w:val="single" w:sz="8" w:space="0" w:color="000000"/>
              <w:right w:val="single" w:sz="8" w:space="0" w:color="000000"/>
            </w:tcBorders>
          </w:tcPr>
          <w:p w:rsidR="00345178" w:rsidRPr="00A50400"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指定导入数据的字段名，</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--headerline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指定导入数据首行是否作为字段名，默认</w:t>
            </w:r>
            <w:r>
              <w:rPr>
                <w:rFonts w:ascii="Microsoft JhengHei" w:hAnsi="Microsoft JhengHei" w:cs="Microsoft JhengHei" w:hint="eastAsia"/>
                <w:sz w:val="14"/>
                <w:szCs w:val="14"/>
                <w:lang w:eastAsia="zh-CN"/>
              </w:rPr>
              <w:t xml:space="preserve"> false</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--sparse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指定导入数据时，自动添加字段名，默认</w:t>
            </w:r>
            <w:r>
              <w:rPr>
                <w:rFonts w:ascii="Microsoft JhengHei" w:hAnsi="Microsoft JhengHei" w:cs="Microsoft JhengHei" w:hint="eastAsia"/>
                <w:sz w:val="14"/>
                <w:szCs w:val="14"/>
                <w:lang w:eastAsia="zh-CN"/>
              </w:rPr>
              <w:t xml:space="preserve"> true</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--extra</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指定导入数据时，自动添加值，默认</w:t>
            </w:r>
            <w:r>
              <w:rPr>
                <w:rFonts w:ascii="Microsoft JhengHei" w:hAnsi="Microsoft JhengHei" w:cs="Microsoft JhengHei" w:hint="eastAsia"/>
                <w:sz w:val="14"/>
                <w:szCs w:val="14"/>
                <w:lang w:eastAsia="zh-CN"/>
              </w:rPr>
              <w:t xml:space="preserve"> false</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p w:rsidR="00766F57" w:rsidRDefault="00766F57" w:rsidP="00072619">
            <w:pPr>
              <w:pStyle w:val="TableParagraph"/>
              <w:spacing w:line="207" w:lineRule="exact"/>
              <w:ind w:left="35"/>
              <w:rPr>
                <w:rFonts w:ascii="Microsoft JhengHei" w:hAnsi="Microsoft JhengHei" w:cs="Microsoft JhengHei"/>
                <w:sz w:val="14"/>
                <w:szCs w:val="14"/>
                <w:lang w:eastAsia="zh-CN"/>
              </w:rPr>
            </w:pPr>
          </w:p>
        </w:tc>
      </w:tr>
      <w:tr w:rsidR="00766F57" w:rsidTr="00766F57">
        <w:trPr>
          <w:trHeight w:hRule="exact" w:val="783"/>
        </w:trPr>
        <w:tc>
          <w:tcPr>
            <w:tcW w:w="4741" w:type="dxa"/>
            <w:tcBorders>
              <w:top w:val="single" w:sz="8" w:space="0" w:color="000000"/>
              <w:left w:val="single" w:sz="8" w:space="0" w:color="000000"/>
              <w:bottom w:val="single" w:sz="8" w:space="0" w:color="000000"/>
              <w:right w:val="single" w:sz="8" w:space="0" w:color="000000"/>
            </w:tcBorders>
          </w:tcPr>
          <w:p w:rsidR="00766F57" w:rsidRDefault="00766F57" w:rsidP="00072619">
            <w:pPr>
              <w:pStyle w:val="TableParagraph"/>
              <w:spacing w:line="207" w:lineRule="exact"/>
              <w:ind w:left="40"/>
              <w:rPr>
                <w:rFonts w:ascii="Microsoft JhengHei" w:hAnsi="Microsoft JhengHei" w:cs="Microsoft JhengHei"/>
                <w:w w:val="90"/>
                <w:sz w:val="14"/>
                <w:szCs w:val="14"/>
                <w:lang w:eastAsia="zh-CN"/>
              </w:rPr>
            </w:pPr>
            <w:r w:rsidRPr="00890EED">
              <w:rPr>
                <w:rFonts w:ascii="Microsoft JhengHei" w:hAnsi="Microsoft JhengHei" w:cs="Microsoft JhengHei"/>
                <w:w w:val="90"/>
                <w:sz w:val="14"/>
                <w:szCs w:val="14"/>
                <w:lang w:eastAsia="zh-CN"/>
              </w:rPr>
              <w:t>--linepriority</w:t>
            </w:r>
          </w:p>
        </w:tc>
        <w:tc>
          <w:tcPr>
            <w:tcW w:w="4731" w:type="dxa"/>
            <w:tcBorders>
              <w:top w:val="single" w:sz="8" w:space="0" w:color="000000"/>
              <w:left w:val="single" w:sz="8" w:space="0" w:color="000000"/>
              <w:bottom w:val="single" w:sz="8" w:space="0" w:color="000000"/>
              <w:right w:val="single" w:sz="8" w:space="0" w:color="000000"/>
            </w:tcBorders>
          </w:tcPr>
          <w:p w:rsidR="00766F57" w:rsidRDefault="00766F57"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当前分隔符默认的优先级为：记录分隔符，字符分隔符，字段分隔符，默认值是</w:t>
            </w:r>
            <w:r>
              <w:rPr>
                <w:rFonts w:ascii="Microsoft JhengHei" w:hAnsi="Microsoft JhengHei" w:cs="Microsoft JhengHei" w:hint="eastAsia"/>
                <w:sz w:val="14"/>
                <w:szCs w:val="14"/>
                <w:lang w:eastAsia="zh-CN"/>
              </w:rPr>
              <w:t xml:space="preserve"> true</w:t>
            </w:r>
            <w:r>
              <w:rPr>
                <w:rFonts w:ascii="Microsoft JhengHei" w:hAnsi="Microsoft JhengHei" w:cs="Microsoft JhengHei" w:hint="eastAsia"/>
                <w:sz w:val="14"/>
                <w:szCs w:val="14"/>
                <w:lang w:eastAsia="zh-CN"/>
              </w:rPr>
              <w:t>；如果设置为</w:t>
            </w:r>
            <w:r>
              <w:rPr>
                <w:rFonts w:ascii="Microsoft JhengHei" w:hAnsi="Microsoft JhengHei" w:cs="Microsoft JhengHei" w:hint="eastAsia"/>
                <w:sz w:val="14"/>
                <w:szCs w:val="14"/>
                <w:lang w:eastAsia="zh-CN"/>
              </w:rPr>
              <w:t xml:space="preserve"> false</w:t>
            </w:r>
            <w:r>
              <w:rPr>
                <w:rFonts w:ascii="Microsoft JhengHei" w:hAnsi="Microsoft JhengHei" w:cs="Microsoft JhengHei" w:hint="eastAsia"/>
                <w:sz w:val="14"/>
                <w:szCs w:val="14"/>
                <w:lang w:eastAsia="zh-CN"/>
              </w:rPr>
              <w:t>，那么分隔符的优先级为：字符分隔符，记录分隔符，字段分隔符。</w:t>
            </w:r>
          </w:p>
        </w:tc>
      </w:tr>
    </w:tbl>
    <w:p w:rsidR="00345178" w:rsidRDefault="00345178" w:rsidP="00345178">
      <w:pPr>
        <w:spacing w:before="3" w:line="200" w:lineRule="exact"/>
        <w:rPr>
          <w:sz w:val="20"/>
          <w:szCs w:val="20"/>
          <w:lang w:eastAsia="zh-CN"/>
        </w:rPr>
      </w:pPr>
    </w:p>
    <w:p w:rsidR="003F687E" w:rsidRDefault="00F03D65">
      <w:pPr>
        <w:pStyle w:val="BodyText"/>
        <w:spacing w:before="45" w:line="557" w:lineRule="exact"/>
        <w:ind w:left="0"/>
        <w:rPr>
          <w:lang w:eastAsia="zh-CN"/>
        </w:rPr>
      </w:pPr>
      <w:r>
        <w:rPr>
          <w:noProof/>
          <w:lang w:eastAsia="zh-CN"/>
        </w:rPr>
        <w:drawing>
          <wp:inline distT="0" distB="0" distL="0" distR="0">
            <wp:extent cx="307340" cy="307340"/>
            <wp:effectExtent l="19050" t="0" r="0" b="0"/>
            <wp:docPr id="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7"/>
                    <a:srcRect/>
                    <a:stretch>
                      <a:fillRect/>
                    </a:stretch>
                  </pic:blipFill>
                  <pic:spPr bwMode="auto">
                    <a:xfrm>
                      <a:off x="0" y="0"/>
                      <a:ext cx="307340" cy="307340"/>
                    </a:xfrm>
                    <a:prstGeom prst="rect">
                      <a:avLst/>
                    </a:prstGeom>
                    <a:noFill/>
                    <a:ln w="9525">
                      <a:noFill/>
                      <a:miter lim="800000"/>
                      <a:headEnd/>
                      <a:tailEnd/>
                    </a:ln>
                  </pic:spPr>
                </pic:pic>
              </a:graphicData>
            </a:graphic>
          </wp:inline>
        </w:drawing>
      </w:r>
      <w:r w:rsidR="00766F57">
        <w:rPr>
          <w:rFonts w:ascii="Times New Roman" w:eastAsia="Times New Roman" w:hAnsi="Times New Roman" w:cs="Times New Roman"/>
          <w:lang w:eastAsia="zh-CN"/>
        </w:rPr>
        <w:t xml:space="preserve">   </w:t>
      </w:r>
      <w:r w:rsidR="00766F57">
        <w:rPr>
          <w:w w:val="105"/>
          <w:lang w:eastAsia="zh-CN"/>
        </w:rPr>
        <w:t>注:</w:t>
      </w:r>
    </w:p>
    <w:p w:rsidR="00766F57" w:rsidRDefault="00766F57" w:rsidP="00766F57">
      <w:pPr>
        <w:pStyle w:val="BodyText"/>
        <w:spacing w:line="147" w:lineRule="exact"/>
        <w:ind w:left="1037"/>
        <w:rPr>
          <w:rFonts w:eastAsiaTheme="minorEastAsia"/>
          <w:lang w:eastAsia="zh-CN"/>
        </w:rPr>
      </w:pPr>
      <w:r w:rsidRPr="00890EED">
        <w:rPr>
          <w:rFonts w:cs="Microsoft JhengHei"/>
          <w:w w:val="90"/>
          <w:sz w:val="14"/>
          <w:szCs w:val="14"/>
          <w:lang w:eastAsia="zh-CN"/>
        </w:rPr>
        <w:t>Linepriority</w:t>
      </w:r>
      <w:r>
        <w:rPr>
          <w:rFonts w:eastAsiaTheme="minorEastAsia" w:cs="Microsoft JhengHei" w:hint="eastAsia"/>
          <w:w w:val="90"/>
          <w:sz w:val="14"/>
          <w:szCs w:val="14"/>
          <w:lang w:eastAsia="zh-CN"/>
        </w:rPr>
        <w:t>参数</w:t>
      </w:r>
      <w:r w:rsidR="008C35E6">
        <w:rPr>
          <w:rFonts w:eastAsiaTheme="minorEastAsia" w:cs="Microsoft JhengHei" w:hint="eastAsia"/>
          <w:w w:val="90"/>
          <w:sz w:val="14"/>
          <w:szCs w:val="14"/>
          <w:lang w:eastAsia="zh-CN"/>
        </w:rPr>
        <w:t>需要被特别关注，如果设置不当，可能会导入数据失败</w:t>
      </w:r>
      <w:r>
        <w:rPr>
          <w:lang w:eastAsia="zh-CN"/>
        </w:rPr>
        <w:t>。</w:t>
      </w:r>
    </w:p>
    <w:p w:rsidR="008C35E6" w:rsidRPr="008C35E6" w:rsidRDefault="008C35E6" w:rsidP="00766F57">
      <w:pPr>
        <w:pStyle w:val="BodyText"/>
        <w:spacing w:line="147" w:lineRule="exact"/>
        <w:ind w:left="1037"/>
        <w:rPr>
          <w:rFonts w:eastAsiaTheme="minorEastAsia"/>
          <w:lang w:eastAsia="zh-CN"/>
        </w:rPr>
      </w:pPr>
    </w:p>
    <w:p w:rsidR="002C2FF0" w:rsidRPr="008C35E6" w:rsidRDefault="002C2FF0" w:rsidP="002C2FF0">
      <w:pPr>
        <w:pStyle w:val="BodyText"/>
        <w:spacing w:line="147" w:lineRule="exact"/>
        <w:ind w:left="1037"/>
        <w:rPr>
          <w:rFonts w:eastAsiaTheme="minorEastAsia" w:cs="Microsoft JhengHei"/>
          <w:w w:val="90"/>
          <w:sz w:val="14"/>
          <w:szCs w:val="14"/>
          <w:lang w:eastAsia="zh-CN"/>
        </w:rPr>
      </w:pPr>
      <w:r>
        <w:rPr>
          <w:rFonts w:eastAsiaTheme="minorEastAsia" w:hint="eastAsia"/>
          <w:lang w:eastAsia="zh-CN"/>
        </w:rPr>
        <w:t>当记录中包含</w:t>
      </w:r>
      <w:r>
        <w:rPr>
          <w:rFonts w:eastAsiaTheme="minorEastAsia"/>
          <w:lang w:eastAsia="zh-CN"/>
        </w:rPr>
        <w:t>”</w:t>
      </w:r>
      <w:r>
        <w:rPr>
          <w:rFonts w:eastAsiaTheme="minorEastAsia" w:hint="eastAsia"/>
          <w:lang w:eastAsia="zh-CN"/>
        </w:rPr>
        <w:t>记录分隔符</w:t>
      </w:r>
      <w:r>
        <w:rPr>
          <w:rFonts w:eastAsiaTheme="minorEastAsia"/>
          <w:lang w:eastAsia="zh-CN"/>
        </w:rPr>
        <w:t>”</w:t>
      </w:r>
      <w:r>
        <w:rPr>
          <w:rFonts w:eastAsiaTheme="minorEastAsia" w:hint="eastAsia"/>
          <w:lang w:eastAsia="zh-CN"/>
        </w:rPr>
        <w:t>并且</w:t>
      </w:r>
      <w:r w:rsidRPr="00890EED">
        <w:rPr>
          <w:rFonts w:cs="Microsoft JhengHei"/>
          <w:w w:val="90"/>
          <w:sz w:val="14"/>
          <w:szCs w:val="14"/>
          <w:lang w:eastAsia="zh-CN"/>
        </w:rPr>
        <w:t>linepriority</w:t>
      </w:r>
      <w:r>
        <w:rPr>
          <w:rFonts w:eastAsiaTheme="minorEastAsia" w:cs="Microsoft JhengHei" w:hint="eastAsia"/>
          <w:w w:val="90"/>
          <w:sz w:val="14"/>
          <w:szCs w:val="14"/>
          <w:lang w:eastAsia="zh-CN"/>
        </w:rPr>
        <w:t xml:space="preserve"> </w:t>
      </w:r>
      <w:r>
        <w:rPr>
          <w:rFonts w:eastAsiaTheme="minorEastAsia" w:cs="Microsoft JhengHei" w:hint="eastAsia"/>
          <w:w w:val="90"/>
          <w:sz w:val="14"/>
          <w:szCs w:val="14"/>
          <w:lang w:eastAsia="zh-CN"/>
        </w:rPr>
        <w:t>为</w:t>
      </w:r>
      <w:r>
        <w:rPr>
          <w:rFonts w:eastAsiaTheme="minorEastAsia" w:cs="Microsoft JhengHei" w:hint="eastAsia"/>
          <w:w w:val="90"/>
          <w:sz w:val="14"/>
          <w:szCs w:val="14"/>
          <w:lang w:eastAsia="zh-CN"/>
        </w:rPr>
        <w:t xml:space="preserve"> true</w:t>
      </w:r>
      <w:r>
        <w:rPr>
          <w:rFonts w:eastAsiaTheme="minorEastAsia" w:cs="Microsoft JhengHei" w:hint="eastAsia"/>
          <w:w w:val="90"/>
          <w:sz w:val="14"/>
          <w:szCs w:val="14"/>
          <w:lang w:eastAsia="zh-CN"/>
        </w:rPr>
        <w:t>时，工具会优先按照</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记录分隔符</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解析，而导致导入失败。比如：如果记录为</w:t>
      </w:r>
      <w:r>
        <w:rPr>
          <w:rFonts w:eastAsiaTheme="minorEastAsia" w:cs="Microsoft JhengHei" w:hint="eastAsia"/>
          <w:w w:val="90"/>
          <w:sz w:val="14"/>
          <w:szCs w:val="14"/>
          <w:lang w:eastAsia="zh-CN"/>
        </w:rPr>
        <w:t xml:space="preserve"> { </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name</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 xml:space="preserve">: </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Mike\n</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w:t>
      </w:r>
      <w:r>
        <w:rPr>
          <w:rFonts w:eastAsiaTheme="minorEastAsia" w:cs="Microsoft JhengHei" w:hint="eastAsia"/>
          <w:w w:val="90"/>
          <w:sz w:val="14"/>
          <w:szCs w:val="14"/>
          <w:lang w:eastAsia="zh-CN"/>
        </w:rPr>
        <w:t>，应当选择</w:t>
      </w:r>
      <w:r w:rsidRPr="00890EED">
        <w:rPr>
          <w:rFonts w:cs="Microsoft JhengHei"/>
          <w:w w:val="90"/>
          <w:sz w:val="14"/>
          <w:szCs w:val="14"/>
          <w:lang w:eastAsia="zh-CN"/>
        </w:rPr>
        <w:t>linepriority</w:t>
      </w:r>
      <w:r>
        <w:rPr>
          <w:rFonts w:eastAsiaTheme="minorEastAsia" w:cs="Microsoft JhengHei" w:hint="eastAsia"/>
          <w:w w:val="90"/>
          <w:sz w:val="14"/>
          <w:szCs w:val="14"/>
          <w:lang w:eastAsia="zh-CN"/>
        </w:rPr>
        <w:t xml:space="preserve"> </w:t>
      </w:r>
      <w:r>
        <w:rPr>
          <w:rFonts w:eastAsiaTheme="minorEastAsia" w:cs="Microsoft JhengHei" w:hint="eastAsia"/>
          <w:w w:val="90"/>
          <w:sz w:val="14"/>
          <w:szCs w:val="14"/>
          <w:lang w:eastAsia="zh-CN"/>
        </w:rPr>
        <w:t>为</w:t>
      </w:r>
      <w:r>
        <w:rPr>
          <w:rFonts w:eastAsiaTheme="minorEastAsia" w:cs="Microsoft JhengHei" w:hint="eastAsia"/>
          <w:w w:val="90"/>
          <w:sz w:val="14"/>
          <w:szCs w:val="14"/>
          <w:lang w:eastAsia="zh-CN"/>
        </w:rPr>
        <w:t xml:space="preserve"> false </w:t>
      </w:r>
      <w:r>
        <w:rPr>
          <w:rFonts w:eastAsiaTheme="minorEastAsia" w:cs="Microsoft JhengHei" w:hint="eastAsia"/>
          <w:w w:val="90"/>
          <w:sz w:val="14"/>
          <w:szCs w:val="14"/>
          <w:lang w:eastAsia="zh-CN"/>
        </w:rPr>
        <w:t>模式。</w:t>
      </w:r>
    </w:p>
    <w:p w:rsidR="008C35E6" w:rsidRPr="008C35E6" w:rsidRDefault="008C35E6" w:rsidP="008C35E6">
      <w:pPr>
        <w:pStyle w:val="BodyText"/>
        <w:spacing w:line="147" w:lineRule="exact"/>
        <w:ind w:left="1037"/>
        <w:rPr>
          <w:rFonts w:eastAsiaTheme="minorEastAsia" w:cs="Microsoft JhengHei"/>
          <w:w w:val="90"/>
          <w:sz w:val="14"/>
          <w:szCs w:val="14"/>
          <w:lang w:eastAsia="zh-CN"/>
        </w:rPr>
      </w:pPr>
    </w:p>
    <w:p w:rsidR="00766F57" w:rsidRDefault="00766F57" w:rsidP="00345178">
      <w:pPr>
        <w:pStyle w:val="BodyText"/>
        <w:spacing w:line="310" w:lineRule="exact"/>
        <w:ind w:left="113"/>
        <w:rPr>
          <w:rFonts w:eastAsiaTheme="minorEastAsia"/>
          <w:lang w:eastAsia="zh-CN"/>
        </w:rPr>
      </w:pPr>
    </w:p>
    <w:p w:rsidR="00345178" w:rsidRDefault="00345178" w:rsidP="00345178">
      <w:pPr>
        <w:pStyle w:val="BodyText"/>
        <w:spacing w:line="310" w:lineRule="exact"/>
        <w:ind w:left="113"/>
        <w:rPr>
          <w:lang w:eastAsia="zh-CN"/>
        </w:rPr>
      </w:pPr>
      <w:r>
        <w:rPr>
          <w:lang w:eastAsia="zh-CN"/>
        </w:rPr>
        <w:t>用法</w:t>
      </w:r>
    </w:p>
    <w:p w:rsidR="00345178" w:rsidRDefault="00345178" w:rsidP="00345178">
      <w:pPr>
        <w:spacing w:before="5" w:line="100" w:lineRule="exact"/>
        <w:rPr>
          <w:sz w:val="10"/>
          <w:szCs w:val="10"/>
          <w:lang w:eastAsia="zh-CN"/>
        </w:rPr>
      </w:pPr>
    </w:p>
    <w:p w:rsidR="00345178" w:rsidRDefault="00345178" w:rsidP="00345178">
      <w:pPr>
        <w:pStyle w:val="BodyText"/>
        <w:spacing w:line="167" w:lineRule="auto"/>
        <w:ind w:left="113" w:right="369"/>
        <w:rPr>
          <w:lang w:eastAsia="zh-CN"/>
        </w:rPr>
      </w:pPr>
      <w:r>
        <w:rPr>
          <w:w w:val="95"/>
          <w:lang w:eastAsia="zh-CN"/>
        </w:rPr>
        <w:t>在下面的例子，sdbimprt将数据导入到本地数据库端口</w:t>
      </w:r>
      <w:r w:rsidR="00AB76F1" w:rsidRPr="00AB76F1">
        <w:rPr>
          <w:w w:val="95"/>
          <w:lang w:eastAsia="zh-CN"/>
        </w:rPr>
        <w:t>11810</w:t>
      </w:r>
      <w:r>
        <w:rPr>
          <w:w w:val="95"/>
          <w:lang w:eastAsia="zh-CN"/>
        </w:rPr>
        <w:t>中对应集合空间foo和集合bar，导入类型是</w:t>
      </w:r>
      <w:r>
        <w:rPr>
          <w:lang w:eastAsia="zh-CN"/>
        </w:rPr>
        <w:t xml:space="preserve"> </w:t>
      </w:r>
      <w:r>
        <w:rPr>
          <w:w w:val="95"/>
          <w:lang w:eastAsia="zh-CN"/>
        </w:rPr>
        <w:t>csv，导入文件为test</w:t>
      </w:r>
      <w:r>
        <w:rPr>
          <w:spacing w:val="27"/>
          <w:w w:val="95"/>
          <w:lang w:eastAsia="zh-CN"/>
        </w:rPr>
        <w:t xml:space="preserve"> </w:t>
      </w:r>
      <w:r>
        <w:rPr>
          <w:w w:val="95"/>
          <w:lang w:eastAsia="zh-CN"/>
        </w:rPr>
        <w:t>.csv</w:t>
      </w:r>
    </w:p>
    <w:p w:rsidR="00345178" w:rsidRDefault="00B0609F" w:rsidP="00345178">
      <w:pPr>
        <w:pStyle w:val="BodyText"/>
        <w:spacing w:before="98"/>
        <w:ind w:left="113"/>
        <w:rPr>
          <w:rFonts w:ascii="仿宋" w:eastAsia="仿宋" w:hAnsi="仿宋" w:cs="仿宋"/>
        </w:rPr>
      </w:pPr>
      <w:r w:rsidRPr="00B0609F">
        <w:pict>
          <v:group id="_x0000_s3859" style="position:absolute;left:0;text-align:left;margin-left:81.7pt;margin-top:9.35pt;width:473.6pt;height:10.6pt;z-index:-251299328;mso-position-horizontal-relative:page" coordorigin="1634,187" coordsize="9472,212">
            <v:shape id="_x0000_s3860" style="position:absolute;left:1634;top:187;width:9472;height:212" coordorigin="1634,187" coordsize="9472,212" path="m1634,187r9472,l11106,399r-9472,l1634,187xe" fillcolor="#efefef" stroked="f">
              <v:path arrowok="t"/>
            </v:shape>
            <w10:wrap anchorx="page"/>
          </v:group>
        </w:pict>
      </w:r>
      <w:r w:rsidR="00345178">
        <w:rPr>
          <w:rFonts w:ascii="仿宋" w:eastAsia="仿宋" w:hAnsi="仿宋" w:cs="仿宋"/>
        </w:rPr>
        <w:t xml:space="preserve">sdbimprt </w:t>
      </w:r>
      <w:r w:rsidR="00345178">
        <w:rPr>
          <w:rFonts w:ascii="仿宋" w:eastAsia="仿宋" w:hAnsi="仿宋" w:cs="仿宋" w:hint="eastAsia"/>
          <w:lang w:eastAsia="zh-CN"/>
        </w:rPr>
        <w:t>-h</w:t>
      </w:r>
      <w:r w:rsidR="00345178">
        <w:rPr>
          <w:rFonts w:ascii="仿宋" w:eastAsia="仿宋" w:hAnsi="仿宋" w:cs="仿宋"/>
        </w:rPr>
        <w:t xml:space="preserve"> localhost </w:t>
      </w:r>
      <w:r w:rsidR="00345178">
        <w:rPr>
          <w:rFonts w:ascii="仿宋" w:eastAsia="仿宋" w:hAnsi="仿宋" w:cs="仿宋" w:hint="eastAsia"/>
          <w:lang w:eastAsia="zh-CN"/>
        </w:rPr>
        <w:t>-s</w:t>
      </w:r>
      <w:r w:rsidR="00345178">
        <w:rPr>
          <w:rFonts w:ascii="仿宋" w:eastAsia="仿宋" w:hAnsi="仿宋" w:cs="仿宋"/>
        </w:rPr>
        <w:t xml:space="preserve"> </w:t>
      </w:r>
      <w:r w:rsidR="00AB76F1" w:rsidRPr="00AB76F1">
        <w:rPr>
          <w:rFonts w:ascii="仿宋" w:eastAsia="仿宋" w:hAnsi="仿宋" w:cs="仿宋"/>
        </w:rPr>
        <w:t>11810</w:t>
      </w:r>
      <w:r w:rsidR="00345178">
        <w:rPr>
          <w:rFonts w:ascii="仿宋" w:eastAsia="仿宋" w:hAnsi="仿宋" w:cs="仿宋" w:hint="eastAsia"/>
          <w:lang w:eastAsia="zh-CN"/>
        </w:rPr>
        <w:t>--type</w:t>
      </w:r>
      <w:r w:rsidR="00345178">
        <w:rPr>
          <w:rFonts w:ascii="仿宋" w:eastAsia="仿宋" w:hAnsi="仿宋" w:cs="仿宋"/>
        </w:rPr>
        <w:t xml:space="preserve"> csv </w:t>
      </w:r>
      <w:r w:rsidR="00345178">
        <w:rPr>
          <w:rFonts w:ascii="仿宋" w:eastAsia="仿宋" w:hAnsi="仿宋" w:cs="仿宋" w:hint="eastAsia"/>
          <w:lang w:eastAsia="zh-CN"/>
        </w:rPr>
        <w:t>--file</w:t>
      </w:r>
      <w:r w:rsidR="00345178">
        <w:rPr>
          <w:rFonts w:ascii="仿宋" w:eastAsia="仿宋" w:hAnsi="仿宋" w:cs="仿宋"/>
        </w:rPr>
        <w:t xml:space="preserve"> test</w:t>
      </w:r>
      <w:r w:rsidR="00345178">
        <w:rPr>
          <w:rFonts w:ascii="仿宋" w:eastAsia="仿宋" w:hAnsi="仿宋" w:cs="仿宋" w:hint="eastAsia"/>
          <w:lang w:eastAsia="zh-CN"/>
        </w:rPr>
        <w:t>.csv</w:t>
      </w:r>
      <w:r w:rsidR="00345178">
        <w:rPr>
          <w:rFonts w:ascii="仿宋" w:eastAsia="仿宋" w:hAnsi="仿宋" w:cs="仿宋"/>
        </w:rPr>
        <w:t xml:space="preserve"> </w:t>
      </w:r>
      <w:r w:rsidR="00345178">
        <w:rPr>
          <w:rFonts w:ascii="仿宋" w:eastAsia="仿宋" w:hAnsi="仿宋" w:cs="仿宋" w:hint="eastAsia"/>
          <w:lang w:eastAsia="zh-CN"/>
        </w:rPr>
        <w:t>-c</w:t>
      </w:r>
      <w:r w:rsidR="00345178">
        <w:rPr>
          <w:rFonts w:ascii="仿宋" w:eastAsia="仿宋" w:hAnsi="仿宋" w:cs="仿宋"/>
        </w:rPr>
        <w:t xml:space="preserve"> foo </w:t>
      </w:r>
      <w:r w:rsidR="00345178">
        <w:rPr>
          <w:rFonts w:ascii="仿宋" w:eastAsia="仿宋" w:hAnsi="仿宋" w:cs="仿宋" w:hint="eastAsia"/>
          <w:lang w:eastAsia="zh-CN"/>
        </w:rPr>
        <w:t>-l</w:t>
      </w:r>
      <w:r w:rsidR="00345178">
        <w:rPr>
          <w:rFonts w:ascii="仿宋" w:eastAsia="仿宋" w:hAnsi="仿宋" w:cs="仿宋"/>
        </w:rPr>
        <w:t xml:space="preserve"> bar</w:t>
      </w:r>
    </w:p>
    <w:p w:rsidR="00345178" w:rsidRDefault="00345178" w:rsidP="00345178">
      <w:pPr>
        <w:spacing w:before="5" w:line="180" w:lineRule="exact"/>
        <w:rPr>
          <w:sz w:val="18"/>
          <w:szCs w:val="18"/>
        </w:rPr>
      </w:pPr>
    </w:p>
    <w:p w:rsidR="00345178" w:rsidRDefault="00AF0AF7" w:rsidP="00345178">
      <w:pPr>
        <w:pStyle w:val="BodyText"/>
        <w:spacing w:line="251" w:lineRule="auto"/>
        <w:ind w:left="113" w:right="684"/>
        <w:rPr>
          <w:lang w:eastAsia="zh-CN"/>
        </w:rPr>
      </w:pPr>
      <w:r>
        <w:rPr>
          <w:rFonts w:asciiTheme="minorEastAsia" w:eastAsiaTheme="minorEastAsia" w:hAnsiTheme="minorEastAsia" w:hint="eastAsia"/>
          <w:w w:val="95"/>
          <w:lang w:eastAsia="zh-CN"/>
        </w:rPr>
        <w:t>sdbload是一个SequoiaDB数据库批量导入工具</w:t>
      </w:r>
      <w:r w:rsidR="00345178">
        <w:rPr>
          <w:w w:val="95"/>
          <w:lang w:eastAsia="zh-CN"/>
        </w:rPr>
        <w:t>，它可以实现从JSON</w:t>
      </w:r>
      <w:r>
        <w:rPr>
          <w:rFonts w:eastAsiaTheme="minorEastAsia" w:hint="eastAsia"/>
          <w:w w:val="95"/>
          <w:lang w:eastAsia="zh-CN"/>
        </w:rPr>
        <w:t>和</w:t>
      </w:r>
      <w:r>
        <w:rPr>
          <w:rFonts w:eastAsiaTheme="minorEastAsia" w:hint="eastAsia"/>
          <w:w w:val="95"/>
          <w:lang w:eastAsia="zh-CN"/>
        </w:rPr>
        <w:t xml:space="preserve"> CSV </w:t>
      </w:r>
      <w:r w:rsidR="00345178">
        <w:rPr>
          <w:w w:val="95"/>
          <w:lang w:eastAsia="zh-CN"/>
        </w:rPr>
        <w:t>格式的数据存储文件快速导入</w:t>
      </w:r>
    </w:p>
    <w:p w:rsidR="00345178" w:rsidRDefault="00345178" w:rsidP="00345178">
      <w:pPr>
        <w:pStyle w:val="BodyText"/>
        <w:spacing w:line="227" w:lineRule="exact"/>
        <w:ind w:left="113"/>
        <w:rPr>
          <w:lang w:eastAsia="zh-CN"/>
        </w:rPr>
      </w:pPr>
      <w:r>
        <w:rPr>
          <w:w w:val="95"/>
          <w:lang w:eastAsia="zh-CN"/>
        </w:rPr>
        <w:t>到SequoiaDB数据库。</w:t>
      </w:r>
    </w:p>
    <w:p w:rsidR="00345178" w:rsidRDefault="00345178" w:rsidP="00345178">
      <w:pPr>
        <w:spacing w:before="5" w:line="100" w:lineRule="exact"/>
        <w:rPr>
          <w:sz w:val="10"/>
          <w:szCs w:val="10"/>
          <w:lang w:eastAsia="zh-CN"/>
        </w:rPr>
      </w:pPr>
    </w:p>
    <w:p w:rsidR="00345178" w:rsidRDefault="00345178" w:rsidP="00345178">
      <w:pPr>
        <w:pStyle w:val="BodyText"/>
        <w:spacing w:line="167" w:lineRule="auto"/>
        <w:ind w:left="113" w:right="369"/>
        <w:rPr>
          <w:lang w:eastAsia="zh-CN"/>
        </w:rPr>
      </w:pPr>
      <w:r>
        <w:rPr>
          <w:w w:val="95"/>
          <w:lang w:eastAsia="zh-CN"/>
        </w:rPr>
        <w:t>JSON格式的记录必须符合Json的定义，以左右花括号作为记录的分界符，并且字符串类型的数据必须包含在</w:t>
      </w:r>
      <w:r>
        <w:rPr>
          <w:lang w:eastAsia="zh-CN"/>
        </w:rPr>
        <w:t xml:space="preserve"> 两个双引号之间，转义字符定义为反斜杠。</w:t>
      </w:r>
    </w:p>
    <w:p w:rsidR="00345178" w:rsidRDefault="00345178" w:rsidP="00345178">
      <w:pPr>
        <w:spacing w:before="11" w:line="200" w:lineRule="exact"/>
        <w:rPr>
          <w:sz w:val="20"/>
          <w:szCs w:val="20"/>
          <w:lang w:eastAsia="zh-CN"/>
        </w:rPr>
      </w:pPr>
    </w:p>
    <w:p w:rsidR="00345178" w:rsidRDefault="00345178" w:rsidP="00345178">
      <w:pPr>
        <w:pStyle w:val="BodyText"/>
        <w:ind w:left="113"/>
      </w:pPr>
      <w:r>
        <w:t>选项</w:t>
      </w:r>
    </w:p>
    <w:p w:rsidR="00345178" w:rsidRDefault="00345178" w:rsidP="00345178">
      <w:pPr>
        <w:spacing w:before="7" w:line="20" w:lineRule="exact"/>
        <w:rPr>
          <w:sz w:val="4"/>
          <w:szCs w:val="4"/>
        </w:rPr>
      </w:pPr>
    </w:p>
    <w:tbl>
      <w:tblPr>
        <w:tblW w:w="0" w:type="auto"/>
        <w:tblInd w:w="103" w:type="dxa"/>
        <w:tblLayout w:type="fixed"/>
        <w:tblCellMar>
          <w:left w:w="0" w:type="dxa"/>
          <w:right w:w="0" w:type="dxa"/>
        </w:tblCellMar>
        <w:tblLook w:val="01E0"/>
      </w:tblPr>
      <w:tblGrid>
        <w:gridCol w:w="4741"/>
        <w:gridCol w:w="4731"/>
      </w:tblGrid>
      <w:tr w:rsidR="00345178" w:rsidTr="00072619">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9939CC"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--help</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返回基本帮助和用法文本</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w:t>
            </w:r>
          </w:p>
        </w:tc>
      </w:tr>
      <w:tr w:rsidR="00345178" w:rsidTr="00072619">
        <w:trPr>
          <w:trHeight w:hRule="exact" w:val="471"/>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w w:val="90"/>
                <w:sz w:val="14"/>
                <w:szCs w:val="14"/>
              </w:rPr>
            </w:pPr>
            <w:r>
              <w:rPr>
                <w:rFonts w:ascii="Microsoft JhengHei" w:eastAsia="Microsoft JhengHei" w:hAnsi="Microsoft JhengHei" w:cs="Microsoft JhengHei"/>
                <w:w w:val="90"/>
                <w:sz w:val="14"/>
                <w:szCs w:val="14"/>
              </w:rPr>
              <w:t>--hostname,</w:t>
            </w:r>
            <w:r>
              <w:rPr>
                <w:rFonts w:ascii="Microsoft JhengHei" w:hAnsi="Microsoft JhengHei" w:cs="Microsoft JhengHei" w:hint="eastAsia"/>
                <w:w w:val="90"/>
                <w:sz w:val="14"/>
                <w:szCs w:val="14"/>
                <w:lang w:eastAsia="zh-CN"/>
              </w:rPr>
              <w:t>-h</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从指定主机名的</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SequoiaDB</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中导入数据。默认情况下</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sdb</w:t>
            </w:r>
            <w:r>
              <w:rPr>
                <w:rFonts w:ascii="Microsoft JhengHei" w:hAnsi="Microsoft JhengHei" w:cs="Microsoft JhengHei" w:hint="eastAsia"/>
                <w:sz w:val="14"/>
                <w:szCs w:val="14"/>
                <w:lang w:eastAsia="zh-CN"/>
              </w:rPr>
              <w:t>load</w:t>
            </w:r>
            <w:r>
              <w:rPr>
                <w:rFonts w:ascii="Microsoft JhengHei" w:eastAsia="Microsoft JhengHei" w:hAnsi="Microsoft JhengHei" w:cs="Microsoft JhengHei"/>
                <w:spacing w:val="-15"/>
                <w:sz w:val="14"/>
                <w:szCs w:val="14"/>
                <w:lang w:eastAsia="zh-CN"/>
              </w:rPr>
              <w:t xml:space="preserve"> </w:t>
            </w:r>
            <w:r>
              <w:rPr>
                <w:rFonts w:ascii="Microsoft JhengHei" w:eastAsia="Microsoft JhengHei" w:hAnsi="Microsoft JhengHei" w:cs="Microsoft JhengHei"/>
                <w:sz w:val="14"/>
                <w:szCs w:val="14"/>
                <w:lang w:eastAsia="zh-CN"/>
              </w:rPr>
              <w:t>尝试连接到</w:t>
            </w:r>
          </w:p>
          <w:p w:rsidR="00345178" w:rsidRPr="000C490A"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rPr>
              <w:t>本地主机</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0C490A"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--svcname,-</w:t>
            </w:r>
            <w:r>
              <w:rPr>
                <w:rFonts w:ascii="Microsoft JhengHei" w:hAnsi="Microsoft JhengHei" w:cs="Microsoft JhengHei" w:hint="eastAsia"/>
                <w:w w:val="90"/>
                <w:sz w:val="14"/>
                <w:szCs w:val="14"/>
                <w:lang w:eastAsia="zh-CN"/>
              </w:rPr>
              <w:t>s</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指定的端口号。默认情况下</w:t>
            </w:r>
            <w:r>
              <w:rPr>
                <w:rFonts w:ascii="Microsoft JhengHei" w:eastAsia="Microsoft JhengHei" w:hAnsi="Microsoft JhengHei" w:cs="Microsoft JhengHei"/>
                <w:spacing w:val="-11"/>
                <w:sz w:val="14"/>
                <w:szCs w:val="14"/>
                <w:lang w:eastAsia="zh-CN"/>
              </w:rPr>
              <w:t xml:space="preserve"> </w:t>
            </w:r>
            <w:r>
              <w:rPr>
                <w:rFonts w:ascii="Microsoft JhengHei" w:eastAsia="Microsoft JhengHei" w:hAnsi="Microsoft JhengHei" w:cs="Microsoft JhengHei"/>
                <w:sz w:val="14"/>
                <w:szCs w:val="14"/>
                <w:lang w:eastAsia="zh-CN"/>
              </w:rPr>
              <w:t>sdbload</w:t>
            </w:r>
            <w:r>
              <w:rPr>
                <w:rFonts w:ascii="Microsoft JhengHei" w:eastAsia="Microsoft JhengHei" w:hAnsi="Microsoft JhengHei" w:cs="Microsoft JhengHei"/>
                <w:spacing w:val="-10"/>
                <w:sz w:val="14"/>
                <w:szCs w:val="14"/>
                <w:lang w:eastAsia="zh-CN"/>
              </w:rPr>
              <w:t xml:space="preserve"> </w:t>
            </w:r>
            <w:r>
              <w:rPr>
                <w:rFonts w:ascii="Microsoft JhengHei" w:eastAsia="Microsoft JhengHei" w:hAnsi="Microsoft JhengHei" w:cs="Microsoft JhengHei"/>
                <w:sz w:val="14"/>
                <w:szCs w:val="14"/>
                <w:lang w:eastAsia="zh-CN"/>
              </w:rPr>
              <w:t>尝试连接到端口号</w:t>
            </w:r>
            <w:r w:rsidR="00AB76F1" w:rsidRPr="00AB76F1">
              <w:rPr>
                <w:rFonts w:ascii="Microsoft JhengHei" w:eastAsia="Microsoft JhengHei" w:hAnsi="Microsoft JhengHei" w:cs="Microsoft JhengHei"/>
                <w:sz w:val="14"/>
                <w:szCs w:val="14"/>
                <w:lang w:eastAsia="zh-CN"/>
              </w:rPr>
              <w:t>11810</w:t>
            </w:r>
            <w:r>
              <w:rPr>
                <w:rFonts w:ascii="Microsoft JhengHei" w:eastAsia="Microsoft JhengHei" w:hAnsi="Microsoft JhengHei" w:cs="Microsoft JhengHei"/>
                <w:sz w:val="14"/>
                <w:szCs w:val="14"/>
                <w:lang w:eastAsia="zh-CN"/>
              </w:rPr>
              <w:t>的主机</w:t>
            </w:r>
            <w:r>
              <w:rPr>
                <w:rFonts w:ascii="Microsoft JhengHei" w:eastAsia="Microsoft JhengHei" w:hAnsi="Microsoft JhengHei" w:cs="Microsoft JhengHei"/>
                <w:spacing w:val="-11"/>
                <w:sz w:val="14"/>
                <w:szCs w:val="14"/>
                <w:lang w:eastAsia="zh-CN"/>
              </w:rPr>
              <w:t xml:space="preserve"> </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w w:val="90"/>
                <w:sz w:val="14"/>
                <w:szCs w:val="14"/>
              </w:rPr>
            </w:pPr>
            <w:r>
              <w:rPr>
                <w:rFonts w:ascii="Microsoft JhengHei" w:eastAsia="Microsoft JhengHei" w:hAnsi="Microsoft JhengHei" w:cs="Microsoft JhengHei"/>
                <w:w w:val="90"/>
                <w:sz w:val="14"/>
                <w:szCs w:val="14"/>
              </w:rPr>
              <w:t>--delchar,-a</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指定字符分隔符。默认是</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--delfield,-e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指定字段分隔符。默认是</w:t>
            </w:r>
            <w:r>
              <w:rPr>
                <w:rFonts w:ascii="Microsoft JhengHei" w:eastAsia="Microsoft JhengHei" w:hAnsi="Microsoft JhengHei" w:cs="Microsoft JhengHei"/>
                <w:spacing w:val="-22"/>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eastAsia="Microsoft JhengHei" w:hAnsi="Microsoft JhengHei" w:cs="Microsoft JhengHei"/>
                <w:spacing w:val="-21"/>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--delrecord,-r</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指定记录分隔符。默认是</w:t>
            </w:r>
            <w:r>
              <w:rPr>
                <w:rFonts w:ascii="Microsoft JhengHei" w:eastAsia="Microsoft JhengHei" w:hAnsi="Microsoft JhengHei" w:cs="Microsoft JhengHei"/>
                <w:spacing w:val="17"/>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lang w:eastAsia="zh-CN"/>
              </w:rPr>
            </w:pP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lang w:eastAsia="zh-CN"/>
              </w:rPr>
            </w:pP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p>
        </w:tc>
      </w:tr>
      <w:tr w:rsidR="00345178" w:rsidTr="00072619">
        <w:trPr>
          <w:trHeight w:hRule="exact" w:val="461"/>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lang w:eastAsia="zh-CN"/>
              </w:rPr>
            </w:pP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40" w:lineRule="exact"/>
              <w:ind w:left="35"/>
              <w:rPr>
                <w:rFonts w:ascii="Microsoft JhengHei" w:eastAsia="Microsoft JhengHei" w:hAnsi="Microsoft JhengHei" w:cs="Microsoft JhengHei"/>
                <w:sz w:val="14"/>
                <w:szCs w:val="14"/>
                <w:lang w:eastAsia="zh-CN"/>
              </w:rPr>
            </w:pP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t>
            </w:r>
            <w:r>
              <w:rPr>
                <w:rFonts w:ascii="Microsoft JhengHei" w:hAnsi="Microsoft JhengHei" w:cs="Microsoft JhengHei" w:hint="eastAsia"/>
                <w:w w:val="90"/>
                <w:sz w:val="14"/>
                <w:szCs w:val="14"/>
                <w:lang w:eastAsia="zh-CN"/>
              </w:rPr>
              <w:t>csname</w:t>
            </w:r>
            <w:r>
              <w:rPr>
                <w:rFonts w:ascii="Microsoft JhengHei" w:eastAsia="Microsoft JhengHei" w:hAnsi="Microsoft JhengHei" w:cs="Microsoft JhengHei"/>
                <w:w w:val="90"/>
                <w:sz w:val="14"/>
                <w:szCs w:val="14"/>
              </w:rPr>
              <w:t>,-c</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指定导</w:t>
            </w:r>
            <w:r>
              <w:rPr>
                <w:rFonts w:ascii="Microsoft JhengHei" w:hAnsi="Microsoft JhengHei" w:cs="Microsoft JhengHei" w:hint="eastAsia"/>
                <w:sz w:val="14"/>
                <w:szCs w:val="14"/>
                <w:lang w:eastAsia="zh-CN"/>
              </w:rPr>
              <w:t>入</w:t>
            </w:r>
            <w:r>
              <w:rPr>
                <w:rFonts w:ascii="Microsoft JhengHei" w:eastAsia="Microsoft JhengHei" w:hAnsi="Microsoft JhengHei" w:cs="Microsoft JhengHei"/>
                <w:sz w:val="14"/>
                <w:szCs w:val="14"/>
                <w:lang w:eastAsia="zh-CN"/>
              </w:rPr>
              <w:t>数据的集合空间名。</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w:t>
            </w:r>
            <w:r>
              <w:rPr>
                <w:rFonts w:ascii="Microsoft JhengHei" w:hAnsi="Microsoft JhengHei" w:cs="Microsoft JhengHei" w:hint="eastAsia"/>
                <w:w w:val="90"/>
                <w:sz w:val="14"/>
                <w:szCs w:val="14"/>
                <w:lang w:eastAsia="zh-CN"/>
              </w:rPr>
              <w:t>clname</w:t>
            </w:r>
            <w:r>
              <w:rPr>
                <w:rFonts w:ascii="Microsoft JhengHei" w:eastAsia="Microsoft JhengHei" w:hAnsi="Microsoft JhengHei" w:cs="Microsoft JhengHei"/>
                <w:w w:val="90"/>
                <w:sz w:val="14"/>
                <w:szCs w:val="14"/>
              </w:rPr>
              <w:t>,-l</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指定导</w:t>
            </w:r>
            <w:r>
              <w:rPr>
                <w:rFonts w:ascii="Microsoft JhengHei" w:hAnsi="Microsoft JhengHei" w:cs="Microsoft JhengHei" w:hint="eastAsia"/>
                <w:sz w:val="14"/>
                <w:szCs w:val="14"/>
                <w:lang w:eastAsia="zh-CN"/>
              </w:rPr>
              <w:t>入</w:t>
            </w:r>
            <w:r>
              <w:rPr>
                <w:rFonts w:ascii="Microsoft JhengHei" w:eastAsia="Microsoft JhengHei" w:hAnsi="Microsoft JhengHei" w:cs="Microsoft JhengHei"/>
                <w:sz w:val="14"/>
                <w:szCs w:val="14"/>
                <w:lang w:eastAsia="zh-CN"/>
              </w:rPr>
              <w:t>数据的的集合名。</w:t>
            </w:r>
          </w:p>
        </w:tc>
      </w:tr>
      <w:tr w:rsidR="00AF0AF7"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AF0AF7" w:rsidRDefault="00AF0AF7"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--insertnum,-n</w:t>
            </w:r>
          </w:p>
        </w:tc>
        <w:tc>
          <w:tcPr>
            <w:tcW w:w="4731" w:type="dxa"/>
            <w:tcBorders>
              <w:top w:val="single" w:sz="8" w:space="0" w:color="000000"/>
              <w:left w:val="single" w:sz="8" w:space="0" w:color="000000"/>
              <w:bottom w:val="single" w:sz="8" w:space="0" w:color="000000"/>
              <w:right w:val="single" w:sz="8" w:space="0" w:color="000000"/>
            </w:tcBorders>
          </w:tcPr>
          <w:p w:rsidR="00AF0AF7" w:rsidRDefault="00AF0AF7" w:rsidP="00AF0AF7">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指定每一批导入的记录数。默认是</w:t>
            </w:r>
            <w:r>
              <w:rPr>
                <w:rFonts w:ascii="Microsoft JhengHei" w:hAnsi="Microsoft JhengHei" w:cs="Microsoft JhengHei" w:hint="eastAsia"/>
                <w:sz w:val="14"/>
                <w:szCs w:val="14"/>
                <w:lang w:eastAsia="zh-CN"/>
              </w:rPr>
              <w:t xml:space="preserve"> 100</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Pr="000C490A"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--file</w:t>
            </w:r>
          </w:p>
        </w:tc>
        <w:tc>
          <w:tcPr>
            <w:tcW w:w="4731" w:type="dxa"/>
            <w:tcBorders>
              <w:top w:val="single" w:sz="8" w:space="0" w:color="000000"/>
              <w:left w:val="single" w:sz="8" w:space="0" w:color="000000"/>
              <w:bottom w:val="single" w:sz="8" w:space="0" w:color="000000"/>
              <w:right w:val="single" w:sz="8" w:space="0" w:color="000000"/>
            </w:tcBorders>
          </w:tcPr>
          <w:p w:rsidR="00345178" w:rsidRPr="000C490A"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指定导入文件名</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--model</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指定获取数据模式，默认</w:t>
            </w:r>
            <w:r>
              <w:rPr>
                <w:rFonts w:ascii="Microsoft JhengHei" w:hAnsi="Microsoft JhengHei" w:cs="Microsoft JhengHei" w:hint="eastAsia"/>
                <w:sz w:val="14"/>
                <w:szCs w:val="14"/>
                <w:lang w:eastAsia="zh-CN"/>
              </w:rPr>
              <w:t xml:space="preserve"> io </w:t>
            </w:r>
            <w:r>
              <w:rPr>
                <w:rFonts w:ascii="Microsoft JhengHei" w:hAnsi="Microsoft JhengHei" w:cs="Microsoft JhengHei" w:hint="eastAsia"/>
                <w:sz w:val="14"/>
                <w:szCs w:val="14"/>
                <w:lang w:eastAsia="zh-CN"/>
              </w:rPr>
              <w:t>，模式可以是</w:t>
            </w:r>
            <w:r>
              <w:rPr>
                <w:rFonts w:ascii="Microsoft JhengHei" w:hAnsi="Microsoft JhengHei" w:cs="Microsoft JhengHei" w:hint="eastAsia"/>
                <w:sz w:val="14"/>
                <w:szCs w:val="14"/>
                <w:lang w:eastAsia="zh-CN"/>
              </w:rPr>
              <w:t xml:space="preserve"> io </w:t>
            </w:r>
            <w:r>
              <w:rPr>
                <w:rFonts w:ascii="Microsoft JhengHei" w:hAnsi="Microsoft JhengHei" w:cs="Microsoft JhengHei" w:hint="eastAsia"/>
                <w:sz w:val="14"/>
                <w:szCs w:val="14"/>
                <w:lang w:eastAsia="zh-CN"/>
              </w:rPr>
              <w:t>或</w:t>
            </w:r>
            <w:r>
              <w:rPr>
                <w:rFonts w:ascii="Microsoft JhengHei" w:hAnsi="Microsoft JhengHei" w:cs="Microsoft JhengHei" w:hint="eastAsia"/>
                <w:sz w:val="14"/>
                <w:szCs w:val="14"/>
                <w:lang w:eastAsia="zh-CN"/>
              </w:rPr>
              <w:t xml:space="preserve"> hdfs</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--libpath</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指定加载库的路径，</w:t>
            </w:r>
            <w:r>
              <w:rPr>
                <w:rFonts w:ascii="Microsoft JhengHei" w:hAnsi="Microsoft JhengHei" w:cs="Microsoft JhengHei" w:hint="eastAsia"/>
                <w:sz w:val="14"/>
                <w:szCs w:val="14"/>
                <w:lang w:eastAsia="zh-CN"/>
              </w:rPr>
              <w:t>hdfs</w:t>
            </w:r>
            <w:r>
              <w:rPr>
                <w:rFonts w:ascii="Microsoft JhengHei" w:hAnsi="Microsoft JhengHei" w:cs="Microsoft JhengHei" w:hint="eastAsia"/>
                <w:sz w:val="14"/>
                <w:szCs w:val="14"/>
                <w:lang w:eastAsia="zh-CN"/>
              </w:rPr>
              <w:t>模式下有效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--sourcehost</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指定连接数据源服务端的主机名，</w:t>
            </w:r>
            <w:r>
              <w:rPr>
                <w:rFonts w:ascii="Microsoft JhengHei" w:hAnsi="Microsoft JhengHei" w:cs="Microsoft JhengHei" w:hint="eastAsia"/>
                <w:sz w:val="14"/>
                <w:szCs w:val="14"/>
                <w:lang w:eastAsia="zh-CN"/>
              </w:rPr>
              <w:t>hdfs</w:t>
            </w:r>
            <w:r>
              <w:rPr>
                <w:rFonts w:ascii="Microsoft JhengHei" w:hAnsi="Microsoft JhengHei" w:cs="Microsoft JhengHei" w:hint="eastAsia"/>
                <w:sz w:val="14"/>
                <w:szCs w:val="14"/>
                <w:lang w:eastAsia="zh-CN"/>
              </w:rPr>
              <w:t>模式有效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--sourceport</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指定连接数据源服务端的端口，</w:t>
            </w:r>
            <w:r>
              <w:rPr>
                <w:rFonts w:ascii="Microsoft JhengHei" w:hAnsi="Microsoft JhengHei" w:cs="Microsoft JhengHei" w:hint="eastAsia"/>
                <w:sz w:val="14"/>
                <w:szCs w:val="14"/>
                <w:lang w:eastAsia="zh-CN"/>
              </w:rPr>
              <w:t>hdfs</w:t>
            </w:r>
            <w:r>
              <w:rPr>
                <w:rFonts w:ascii="Microsoft JhengHei" w:hAnsi="Microsoft JhengHei" w:cs="Microsoft JhengHei" w:hint="eastAsia"/>
                <w:sz w:val="14"/>
                <w:szCs w:val="14"/>
                <w:lang w:eastAsia="zh-CN"/>
              </w:rPr>
              <w:t>模式有效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lastRenderedPageBreak/>
              <w:t>--sourceuser</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指定连接数据源服务端的用户名，</w:t>
            </w:r>
            <w:r>
              <w:rPr>
                <w:rFonts w:ascii="Microsoft JhengHei" w:hAnsi="Microsoft JhengHei" w:cs="Microsoft JhengHei" w:hint="eastAsia"/>
                <w:sz w:val="14"/>
                <w:szCs w:val="14"/>
                <w:lang w:eastAsia="zh-CN"/>
              </w:rPr>
              <w:t>hdfs</w:t>
            </w:r>
            <w:r>
              <w:rPr>
                <w:rFonts w:ascii="Microsoft JhengHei" w:hAnsi="Microsoft JhengHei" w:cs="Microsoft JhengHei" w:hint="eastAsia"/>
                <w:sz w:val="14"/>
                <w:szCs w:val="14"/>
                <w:lang w:eastAsia="zh-CN"/>
              </w:rPr>
              <w:t>模式有效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--type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指定导入数据的文件类型，默认</w:t>
            </w:r>
            <w:r>
              <w:rPr>
                <w:rFonts w:ascii="Microsoft JhengHei" w:hAnsi="Microsoft JhengHei" w:cs="Microsoft JhengHei" w:hint="eastAsia"/>
                <w:sz w:val="14"/>
                <w:szCs w:val="14"/>
                <w:lang w:eastAsia="zh-CN"/>
              </w:rPr>
              <w:t xml:space="preserve"> csv</w:t>
            </w:r>
            <w:r>
              <w:rPr>
                <w:rFonts w:ascii="Microsoft JhengHei" w:hAnsi="Microsoft JhengHei" w:cs="Microsoft JhengHei" w:hint="eastAsia"/>
                <w:sz w:val="14"/>
                <w:szCs w:val="14"/>
                <w:lang w:eastAsia="zh-CN"/>
              </w:rPr>
              <w:t>，类型可以是</w:t>
            </w:r>
            <w:r>
              <w:rPr>
                <w:rFonts w:ascii="Microsoft JhengHei" w:hAnsi="Microsoft JhengHei" w:cs="Microsoft JhengHei" w:hint="eastAsia"/>
                <w:sz w:val="14"/>
                <w:szCs w:val="14"/>
                <w:lang w:eastAsia="zh-CN"/>
              </w:rPr>
              <w:t xml:space="preserve"> json </w:t>
            </w:r>
            <w:r>
              <w:rPr>
                <w:rFonts w:ascii="Microsoft JhengHei" w:hAnsi="Microsoft JhengHei" w:cs="Microsoft JhengHei" w:hint="eastAsia"/>
                <w:sz w:val="14"/>
                <w:szCs w:val="14"/>
                <w:lang w:eastAsia="zh-CN"/>
              </w:rPr>
              <w:t>或</w:t>
            </w:r>
            <w:r>
              <w:rPr>
                <w:rFonts w:ascii="Microsoft JhengHei" w:hAnsi="Microsoft JhengHei" w:cs="Microsoft JhengHei" w:hint="eastAsia"/>
                <w:sz w:val="14"/>
                <w:szCs w:val="14"/>
                <w:lang w:eastAsia="zh-CN"/>
              </w:rPr>
              <w:t xml:space="preserve"> csv</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--fields</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指定导入数据的字段名，</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--headerline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指定导入数据首行是否作为字段名，默认</w:t>
            </w:r>
            <w:r>
              <w:rPr>
                <w:rFonts w:ascii="Microsoft JhengHei" w:hAnsi="Microsoft JhengHei" w:cs="Microsoft JhengHei" w:hint="eastAsia"/>
                <w:sz w:val="14"/>
                <w:szCs w:val="14"/>
                <w:lang w:eastAsia="zh-CN"/>
              </w:rPr>
              <w:t xml:space="preserve"> false</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--sparse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指定导入数据时，自动添加字段名，默认</w:t>
            </w:r>
            <w:r>
              <w:rPr>
                <w:rFonts w:ascii="Microsoft JhengHei" w:hAnsi="Microsoft JhengHei" w:cs="Microsoft JhengHei" w:hint="eastAsia"/>
                <w:sz w:val="14"/>
                <w:szCs w:val="14"/>
                <w:lang w:eastAsia="zh-CN"/>
              </w:rPr>
              <w:t xml:space="preserve"> true</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--extra</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指定导入数据时，自动添加值，默认</w:t>
            </w:r>
            <w:r>
              <w:rPr>
                <w:rFonts w:ascii="Microsoft JhengHei" w:hAnsi="Microsoft JhengHei" w:cs="Microsoft JhengHei" w:hint="eastAsia"/>
                <w:sz w:val="14"/>
                <w:szCs w:val="14"/>
                <w:lang w:eastAsia="zh-CN"/>
              </w:rPr>
              <w:t xml:space="preserve"> false</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890EED" w:rsidTr="00890EED">
        <w:trPr>
          <w:trHeight w:hRule="exact" w:val="710"/>
        </w:trPr>
        <w:tc>
          <w:tcPr>
            <w:tcW w:w="4741" w:type="dxa"/>
            <w:tcBorders>
              <w:top w:val="single" w:sz="8" w:space="0" w:color="000000"/>
              <w:left w:val="single" w:sz="8" w:space="0" w:color="000000"/>
              <w:bottom w:val="single" w:sz="8" w:space="0" w:color="000000"/>
              <w:right w:val="single" w:sz="8" w:space="0" w:color="000000"/>
            </w:tcBorders>
          </w:tcPr>
          <w:p w:rsidR="00890EED" w:rsidRDefault="00890EED" w:rsidP="00072619">
            <w:pPr>
              <w:pStyle w:val="TableParagraph"/>
              <w:spacing w:line="207" w:lineRule="exact"/>
              <w:ind w:left="40"/>
              <w:rPr>
                <w:rFonts w:ascii="Microsoft JhengHei" w:hAnsi="Microsoft JhengHei" w:cs="Microsoft JhengHei"/>
                <w:w w:val="90"/>
                <w:sz w:val="14"/>
                <w:szCs w:val="14"/>
                <w:lang w:eastAsia="zh-CN"/>
              </w:rPr>
            </w:pPr>
            <w:r w:rsidRPr="00890EED">
              <w:rPr>
                <w:rFonts w:ascii="Microsoft JhengHei" w:hAnsi="Microsoft JhengHei" w:cs="Microsoft JhengHei"/>
                <w:w w:val="90"/>
                <w:sz w:val="14"/>
                <w:szCs w:val="14"/>
                <w:lang w:eastAsia="zh-CN"/>
              </w:rPr>
              <w:t>--linepriority</w:t>
            </w:r>
          </w:p>
        </w:tc>
        <w:tc>
          <w:tcPr>
            <w:tcW w:w="4731" w:type="dxa"/>
            <w:tcBorders>
              <w:top w:val="single" w:sz="8" w:space="0" w:color="000000"/>
              <w:left w:val="single" w:sz="8" w:space="0" w:color="000000"/>
              <w:bottom w:val="single" w:sz="8" w:space="0" w:color="000000"/>
              <w:right w:val="single" w:sz="8" w:space="0" w:color="000000"/>
            </w:tcBorders>
          </w:tcPr>
          <w:p w:rsidR="00890EED" w:rsidRDefault="00890EED" w:rsidP="00895DE5">
            <w:pPr>
              <w:pStyle w:val="TableParagraph"/>
              <w:spacing w:line="207" w:lineRule="exact"/>
              <w:ind w:left="3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当前分隔符默认的优先级为：记录分隔符</w:t>
            </w:r>
            <w:r w:rsidR="00895DE5">
              <w:rPr>
                <w:rFonts w:ascii="Microsoft JhengHei" w:hAnsi="Microsoft JhengHei" w:cs="Microsoft JhengHei" w:hint="eastAsia"/>
                <w:sz w:val="14"/>
                <w:szCs w:val="14"/>
                <w:lang w:eastAsia="zh-CN"/>
              </w:rPr>
              <w:t>&gt;</w:t>
            </w:r>
            <w:r>
              <w:rPr>
                <w:rFonts w:ascii="Microsoft JhengHei" w:hAnsi="Microsoft JhengHei" w:cs="Microsoft JhengHei" w:hint="eastAsia"/>
                <w:sz w:val="14"/>
                <w:szCs w:val="14"/>
                <w:lang w:eastAsia="zh-CN"/>
              </w:rPr>
              <w:t>字符分隔符</w:t>
            </w:r>
            <w:r w:rsidR="00895DE5">
              <w:rPr>
                <w:rFonts w:ascii="Microsoft JhengHei" w:hAnsi="Microsoft JhengHei" w:cs="Microsoft JhengHei" w:hint="eastAsia"/>
                <w:sz w:val="14"/>
                <w:szCs w:val="14"/>
                <w:lang w:eastAsia="zh-CN"/>
              </w:rPr>
              <w:t>&gt;</w:t>
            </w:r>
            <w:r>
              <w:rPr>
                <w:rFonts w:ascii="Microsoft JhengHei" w:hAnsi="Microsoft JhengHei" w:cs="Microsoft JhengHei" w:hint="eastAsia"/>
                <w:sz w:val="14"/>
                <w:szCs w:val="14"/>
                <w:lang w:eastAsia="zh-CN"/>
              </w:rPr>
              <w:t>字段分隔符，默认值是</w:t>
            </w:r>
            <w:r>
              <w:rPr>
                <w:rFonts w:ascii="Microsoft JhengHei" w:hAnsi="Microsoft JhengHei" w:cs="Microsoft JhengHei" w:hint="eastAsia"/>
                <w:sz w:val="14"/>
                <w:szCs w:val="14"/>
                <w:lang w:eastAsia="zh-CN"/>
              </w:rPr>
              <w:t xml:space="preserve"> true</w:t>
            </w:r>
            <w:r>
              <w:rPr>
                <w:rFonts w:ascii="Microsoft JhengHei" w:hAnsi="Microsoft JhengHei" w:cs="Microsoft JhengHei" w:hint="eastAsia"/>
                <w:sz w:val="14"/>
                <w:szCs w:val="14"/>
                <w:lang w:eastAsia="zh-CN"/>
              </w:rPr>
              <w:t>；如果设置为</w:t>
            </w:r>
            <w:r>
              <w:rPr>
                <w:rFonts w:ascii="Microsoft JhengHei" w:hAnsi="Microsoft JhengHei" w:cs="Microsoft JhengHei" w:hint="eastAsia"/>
                <w:sz w:val="14"/>
                <w:szCs w:val="14"/>
                <w:lang w:eastAsia="zh-CN"/>
              </w:rPr>
              <w:t xml:space="preserve"> false</w:t>
            </w:r>
            <w:r>
              <w:rPr>
                <w:rFonts w:ascii="Microsoft JhengHei" w:hAnsi="Microsoft JhengHei" w:cs="Microsoft JhengHei" w:hint="eastAsia"/>
                <w:sz w:val="14"/>
                <w:szCs w:val="14"/>
                <w:lang w:eastAsia="zh-CN"/>
              </w:rPr>
              <w:t>，那么分隔符的优先级为：字符分隔符</w:t>
            </w:r>
            <w:r w:rsidR="00895DE5">
              <w:rPr>
                <w:rFonts w:ascii="Microsoft JhengHei" w:hAnsi="Microsoft JhengHei" w:cs="Microsoft JhengHei" w:hint="eastAsia"/>
                <w:sz w:val="14"/>
                <w:szCs w:val="14"/>
                <w:lang w:eastAsia="zh-CN"/>
              </w:rPr>
              <w:t>&gt;</w:t>
            </w:r>
            <w:r>
              <w:rPr>
                <w:rFonts w:ascii="Microsoft JhengHei" w:hAnsi="Microsoft JhengHei" w:cs="Microsoft JhengHei" w:hint="eastAsia"/>
                <w:sz w:val="14"/>
                <w:szCs w:val="14"/>
                <w:lang w:eastAsia="zh-CN"/>
              </w:rPr>
              <w:t>记录分隔符</w:t>
            </w:r>
            <w:r w:rsidR="00895DE5">
              <w:rPr>
                <w:rFonts w:ascii="Microsoft JhengHei" w:hAnsi="Microsoft JhengHei" w:cs="Microsoft JhengHei" w:hint="eastAsia"/>
                <w:sz w:val="14"/>
                <w:szCs w:val="14"/>
                <w:lang w:eastAsia="zh-CN"/>
              </w:rPr>
              <w:t>&gt;</w:t>
            </w:r>
            <w:r>
              <w:rPr>
                <w:rFonts w:ascii="Microsoft JhengHei" w:hAnsi="Microsoft JhengHei" w:cs="Microsoft JhengHei" w:hint="eastAsia"/>
                <w:sz w:val="14"/>
                <w:szCs w:val="14"/>
                <w:lang w:eastAsia="zh-CN"/>
              </w:rPr>
              <w:t>字段分隔符。</w:t>
            </w:r>
          </w:p>
        </w:tc>
      </w:tr>
    </w:tbl>
    <w:p w:rsidR="00345178" w:rsidRDefault="00345178" w:rsidP="00345178">
      <w:pPr>
        <w:spacing w:before="3" w:line="200" w:lineRule="exact"/>
        <w:rPr>
          <w:sz w:val="20"/>
          <w:szCs w:val="20"/>
          <w:lang w:eastAsia="zh-CN"/>
        </w:rPr>
      </w:pPr>
    </w:p>
    <w:p w:rsidR="00895DE5" w:rsidRDefault="00F03D65" w:rsidP="00895DE5">
      <w:pPr>
        <w:pStyle w:val="BodyText"/>
        <w:spacing w:before="45" w:line="557" w:lineRule="exact"/>
        <w:ind w:left="0"/>
        <w:rPr>
          <w:lang w:eastAsia="zh-CN"/>
        </w:rPr>
      </w:pPr>
      <w:r>
        <w:rPr>
          <w:noProof/>
          <w:lang w:eastAsia="zh-CN"/>
        </w:rPr>
        <w:drawing>
          <wp:inline distT="0" distB="0" distL="0" distR="0">
            <wp:extent cx="307340" cy="307340"/>
            <wp:effectExtent l="19050" t="0" r="0" b="0"/>
            <wp:docPr id="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7"/>
                    <a:srcRect/>
                    <a:stretch>
                      <a:fillRect/>
                    </a:stretch>
                  </pic:blipFill>
                  <pic:spPr bwMode="auto">
                    <a:xfrm>
                      <a:off x="0" y="0"/>
                      <a:ext cx="307340" cy="307340"/>
                    </a:xfrm>
                    <a:prstGeom prst="rect">
                      <a:avLst/>
                    </a:prstGeom>
                    <a:noFill/>
                    <a:ln w="9525">
                      <a:noFill/>
                      <a:miter lim="800000"/>
                      <a:headEnd/>
                      <a:tailEnd/>
                    </a:ln>
                  </pic:spPr>
                </pic:pic>
              </a:graphicData>
            </a:graphic>
          </wp:inline>
        </w:drawing>
      </w:r>
      <w:r w:rsidR="00895DE5">
        <w:rPr>
          <w:rFonts w:ascii="Times New Roman" w:eastAsia="Times New Roman" w:hAnsi="Times New Roman" w:cs="Times New Roman"/>
          <w:lang w:eastAsia="zh-CN"/>
        </w:rPr>
        <w:t xml:space="preserve">   </w:t>
      </w:r>
      <w:r w:rsidR="00895DE5">
        <w:rPr>
          <w:w w:val="105"/>
          <w:lang w:eastAsia="zh-CN"/>
        </w:rPr>
        <w:t>注:</w:t>
      </w:r>
    </w:p>
    <w:p w:rsidR="00895DE5" w:rsidRDefault="00895DE5" w:rsidP="00895DE5">
      <w:pPr>
        <w:pStyle w:val="BodyText"/>
        <w:spacing w:line="147" w:lineRule="exact"/>
        <w:ind w:left="1037"/>
        <w:rPr>
          <w:rFonts w:eastAsiaTheme="minorEastAsia"/>
          <w:lang w:eastAsia="zh-CN"/>
        </w:rPr>
      </w:pPr>
      <w:r w:rsidRPr="00890EED">
        <w:rPr>
          <w:rFonts w:cs="Microsoft JhengHei"/>
          <w:w w:val="90"/>
          <w:sz w:val="14"/>
          <w:szCs w:val="14"/>
          <w:lang w:eastAsia="zh-CN"/>
        </w:rPr>
        <w:t>Linepriority</w:t>
      </w:r>
      <w:r>
        <w:rPr>
          <w:rFonts w:eastAsiaTheme="minorEastAsia" w:cs="Microsoft JhengHei" w:hint="eastAsia"/>
          <w:w w:val="90"/>
          <w:sz w:val="14"/>
          <w:szCs w:val="14"/>
          <w:lang w:eastAsia="zh-CN"/>
        </w:rPr>
        <w:t>参数需要被特别关注，如果设置不当，可能会导入数据失败</w:t>
      </w:r>
      <w:r>
        <w:rPr>
          <w:lang w:eastAsia="zh-CN"/>
        </w:rPr>
        <w:t>。</w:t>
      </w:r>
    </w:p>
    <w:p w:rsidR="00895DE5" w:rsidRPr="008C35E6" w:rsidRDefault="00895DE5" w:rsidP="00895DE5">
      <w:pPr>
        <w:pStyle w:val="BodyText"/>
        <w:spacing w:line="147" w:lineRule="exact"/>
        <w:ind w:left="1037"/>
        <w:rPr>
          <w:rFonts w:eastAsiaTheme="minorEastAsia"/>
          <w:lang w:eastAsia="zh-CN"/>
        </w:rPr>
      </w:pPr>
    </w:p>
    <w:p w:rsidR="00895DE5" w:rsidRPr="008C35E6" w:rsidRDefault="00895DE5" w:rsidP="00895DE5">
      <w:pPr>
        <w:pStyle w:val="BodyText"/>
        <w:spacing w:line="147" w:lineRule="exact"/>
        <w:ind w:left="1037"/>
        <w:rPr>
          <w:rFonts w:eastAsiaTheme="minorEastAsia" w:cs="Microsoft JhengHei"/>
          <w:w w:val="90"/>
          <w:sz w:val="14"/>
          <w:szCs w:val="14"/>
          <w:lang w:eastAsia="zh-CN"/>
        </w:rPr>
      </w:pPr>
      <w:r>
        <w:rPr>
          <w:rFonts w:eastAsiaTheme="minorEastAsia" w:hint="eastAsia"/>
          <w:lang w:eastAsia="zh-CN"/>
        </w:rPr>
        <w:t>当记录中包含</w:t>
      </w:r>
      <w:r w:rsidR="002C2FF0">
        <w:rPr>
          <w:rFonts w:eastAsiaTheme="minorEastAsia"/>
          <w:lang w:eastAsia="zh-CN"/>
        </w:rPr>
        <w:t>”</w:t>
      </w:r>
      <w:r>
        <w:rPr>
          <w:rFonts w:eastAsiaTheme="minorEastAsia" w:hint="eastAsia"/>
          <w:lang w:eastAsia="zh-CN"/>
        </w:rPr>
        <w:t>记录分隔符</w:t>
      </w:r>
      <w:r w:rsidR="002C2FF0">
        <w:rPr>
          <w:rFonts w:eastAsiaTheme="minorEastAsia"/>
          <w:lang w:eastAsia="zh-CN"/>
        </w:rPr>
        <w:t>”</w:t>
      </w:r>
      <w:r>
        <w:rPr>
          <w:rFonts w:eastAsiaTheme="minorEastAsia" w:hint="eastAsia"/>
          <w:lang w:eastAsia="zh-CN"/>
        </w:rPr>
        <w:t>并且</w:t>
      </w:r>
      <w:r w:rsidRPr="00890EED">
        <w:rPr>
          <w:rFonts w:cs="Microsoft JhengHei"/>
          <w:w w:val="90"/>
          <w:sz w:val="14"/>
          <w:szCs w:val="14"/>
          <w:lang w:eastAsia="zh-CN"/>
        </w:rPr>
        <w:t>linepriority</w:t>
      </w:r>
      <w:r>
        <w:rPr>
          <w:rFonts w:eastAsiaTheme="minorEastAsia" w:cs="Microsoft JhengHei" w:hint="eastAsia"/>
          <w:w w:val="90"/>
          <w:sz w:val="14"/>
          <w:szCs w:val="14"/>
          <w:lang w:eastAsia="zh-CN"/>
        </w:rPr>
        <w:t xml:space="preserve"> </w:t>
      </w:r>
      <w:r>
        <w:rPr>
          <w:rFonts w:eastAsiaTheme="minorEastAsia" w:cs="Microsoft JhengHei" w:hint="eastAsia"/>
          <w:w w:val="90"/>
          <w:sz w:val="14"/>
          <w:szCs w:val="14"/>
          <w:lang w:eastAsia="zh-CN"/>
        </w:rPr>
        <w:t>为</w:t>
      </w:r>
      <w:r>
        <w:rPr>
          <w:rFonts w:eastAsiaTheme="minorEastAsia" w:cs="Microsoft JhengHei" w:hint="eastAsia"/>
          <w:w w:val="90"/>
          <w:sz w:val="14"/>
          <w:szCs w:val="14"/>
          <w:lang w:eastAsia="zh-CN"/>
        </w:rPr>
        <w:t xml:space="preserve"> true</w:t>
      </w:r>
      <w:r>
        <w:rPr>
          <w:rFonts w:eastAsiaTheme="minorEastAsia" w:cs="Microsoft JhengHei" w:hint="eastAsia"/>
          <w:w w:val="90"/>
          <w:sz w:val="14"/>
          <w:szCs w:val="14"/>
          <w:lang w:eastAsia="zh-CN"/>
        </w:rPr>
        <w:t>时，工具会优先按照</w:t>
      </w:r>
      <w:r w:rsidR="002C2FF0">
        <w:rPr>
          <w:rFonts w:eastAsiaTheme="minorEastAsia" w:cs="Microsoft JhengHei"/>
          <w:w w:val="90"/>
          <w:sz w:val="14"/>
          <w:szCs w:val="14"/>
          <w:lang w:eastAsia="zh-CN"/>
        </w:rPr>
        <w:t>”</w:t>
      </w:r>
      <w:r>
        <w:rPr>
          <w:rFonts w:eastAsiaTheme="minorEastAsia" w:cs="Microsoft JhengHei" w:hint="eastAsia"/>
          <w:w w:val="90"/>
          <w:sz w:val="14"/>
          <w:szCs w:val="14"/>
          <w:lang w:eastAsia="zh-CN"/>
        </w:rPr>
        <w:t>记录分隔符</w:t>
      </w:r>
      <w:r w:rsidR="002C2FF0">
        <w:rPr>
          <w:rFonts w:eastAsiaTheme="minorEastAsia" w:cs="Microsoft JhengHei"/>
          <w:w w:val="90"/>
          <w:sz w:val="14"/>
          <w:szCs w:val="14"/>
          <w:lang w:eastAsia="zh-CN"/>
        </w:rPr>
        <w:t>”</w:t>
      </w:r>
      <w:r>
        <w:rPr>
          <w:rFonts w:eastAsiaTheme="minorEastAsia" w:cs="Microsoft JhengHei" w:hint="eastAsia"/>
          <w:w w:val="90"/>
          <w:sz w:val="14"/>
          <w:szCs w:val="14"/>
          <w:lang w:eastAsia="zh-CN"/>
        </w:rPr>
        <w:t>解析，而导致导入失败。比如：如果记录为</w:t>
      </w:r>
      <w:r>
        <w:rPr>
          <w:rFonts w:eastAsiaTheme="minorEastAsia" w:cs="Microsoft JhengHei" w:hint="eastAsia"/>
          <w:w w:val="90"/>
          <w:sz w:val="14"/>
          <w:szCs w:val="14"/>
          <w:lang w:eastAsia="zh-CN"/>
        </w:rPr>
        <w:t xml:space="preserve"> { </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name</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 xml:space="preserve">: </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Mike\n</w:t>
      </w:r>
      <w:r>
        <w:rPr>
          <w:rFonts w:eastAsiaTheme="minorEastAsia" w:cs="Microsoft JhengHei"/>
          <w:w w:val="90"/>
          <w:sz w:val="14"/>
          <w:szCs w:val="14"/>
          <w:lang w:eastAsia="zh-CN"/>
        </w:rPr>
        <w:t>”</w:t>
      </w:r>
      <w:r>
        <w:rPr>
          <w:rFonts w:eastAsiaTheme="minorEastAsia" w:cs="Microsoft JhengHei" w:hint="eastAsia"/>
          <w:w w:val="90"/>
          <w:sz w:val="14"/>
          <w:szCs w:val="14"/>
          <w:lang w:eastAsia="zh-CN"/>
        </w:rPr>
        <w:t>}</w:t>
      </w:r>
      <w:r>
        <w:rPr>
          <w:rFonts w:eastAsiaTheme="minorEastAsia" w:cs="Microsoft JhengHei" w:hint="eastAsia"/>
          <w:w w:val="90"/>
          <w:sz w:val="14"/>
          <w:szCs w:val="14"/>
          <w:lang w:eastAsia="zh-CN"/>
        </w:rPr>
        <w:t>，应当选择</w:t>
      </w:r>
      <w:r w:rsidRPr="00890EED">
        <w:rPr>
          <w:rFonts w:cs="Microsoft JhengHei"/>
          <w:w w:val="90"/>
          <w:sz w:val="14"/>
          <w:szCs w:val="14"/>
          <w:lang w:eastAsia="zh-CN"/>
        </w:rPr>
        <w:t>linepriority</w:t>
      </w:r>
      <w:r>
        <w:rPr>
          <w:rFonts w:eastAsiaTheme="minorEastAsia" w:cs="Microsoft JhengHei" w:hint="eastAsia"/>
          <w:w w:val="90"/>
          <w:sz w:val="14"/>
          <w:szCs w:val="14"/>
          <w:lang w:eastAsia="zh-CN"/>
        </w:rPr>
        <w:t xml:space="preserve"> </w:t>
      </w:r>
      <w:r>
        <w:rPr>
          <w:rFonts w:eastAsiaTheme="minorEastAsia" w:cs="Microsoft JhengHei" w:hint="eastAsia"/>
          <w:w w:val="90"/>
          <w:sz w:val="14"/>
          <w:szCs w:val="14"/>
          <w:lang w:eastAsia="zh-CN"/>
        </w:rPr>
        <w:t>为</w:t>
      </w:r>
      <w:r>
        <w:rPr>
          <w:rFonts w:eastAsiaTheme="minorEastAsia" w:cs="Microsoft JhengHei" w:hint="eastAsia"/>
          <w:w w:val="90"/>
          <w:sz w:val="14"/>
          <w:szCs w:val="14"/>
          <w:lang w:eastAsia="zh-CN"/>
        </w:rPr>
        <w:t xml:space="preserve"> false </w:t>
      </w:r>
      <w:r>
        <w:rPr>
          <w:rFonts w:eastAsiaTheme="minorEastAsia" w:cs="Microsoft JhengHei" w:hint="eastAsia"/>
          <w:w w:val="90"/>
          <w:sz w:val="14"/>
          <w:szCs w:val="14"/>
          <w:lang w:eastAsia="zh-CN"/>
        </w:rPr>
        <w:t>模式。</w:t>
      </w:r>
    </w:p>
    <w:p w:rsidR="00895DE5" w:rsidRDefault="00895DE5" w:rsidP="00345178">
      <w:pPr>
        <w:pStyle w:val="BodyText"/>
        <w:spacing w:line="310" w:lineRule="exact"/>
        <w:ind w:left="113"/>
        <w:rPr>
          <w:rFonts w:eastAsiaTheme="minorEastAsia"/>
          <w:lang w:eastAsia="zh-CN"/>
        </w:rPr>
      </w:pPr>
    </w:p>
    <w:p w:rsidR="00345178" w:rsidRDefault="00345178" w:rsidP="00345178">
      <w:pPr>
        <w:pStyle w:val="BodyText"/>
        <w:spacing w:line="310" w:lineRule="exact"/>
        <w:ind w:left="113"/>
        <w:rPr>
          <w:lang w:eastAsia="zh-CN"/>
        </w:rPr>
      </w:pPr>
      <w:r>
        <w:rPr>
          <w:lang w:eastAsia="zh-CN"/>
        </w:rPr>
        <w:t>用法</w:t>
      </w:r>
    </w:p>
    <w:p w:rsidR="00345178" w:rsidRDefault="00345178" w:rsidP="00345178">
      <w:pPr>
        <w:spacing w:before="5" w:line="100" w:lineRule="exact"/>
        <w:rPr>
          <w:sz w:val="10"/>
          <w:szCs w:val="10"/>
          <w:lang w:eastAsia="zh-CN"/>
        </w:rPr>
      </w:pPr>
    </w:p>
    <w:p w:rsidR="00345178" w:rsidRDefault="00345178" w:rsidP="00345178">
      <w:pPr>
        <w:pStyle w:val="BodyText"/>
        <w:spacing w:line="167" w:lineRule="auto"/>
        <w:ind w:left="113" w:right="1147"/>
        <w:rPr>
          <w:lang w:eastAsia="zh-CN"/>
        </w:rPr>
      </w:pPr>
      <w:r>
        <w:rPr>
          <w:lang w:eastAsia="zh-CN"/>
        </w:rPr>
        <w:t>在下面的例子，</w:t>
      </w:r>
      <w:r>
        <w:rPr>
          <w:spacing w:val="-12"/>
          <w:lang w:eastAsia="zh-CN"/>
        </w:rPr>
        <w:t xml:space="preserve"> </w:t>
      </w:r>
      <w:r>
        <w:rPr>
          <w:lang w:eastAsia="zh-CN"/>
        </w:rPr>
        <w:t>sdbload</w:t>
      </w:r>
      <w:r>
        <w:rPr>
          <w:spacing w:val="-12"/>
          <w:lang w:eastAsia="zh-CN"/>
        </w:rPr>
        <w:t xml:space="preserve"> </w:t>
      </w:r>
      <w:r>
        <w:rPr>
          <w:lang w:eastAsia="zh-CN"/>
        </w:rPr>
        <w:t>将数据导入到端口</w:t>
      </w:r>
      <w:r w:rsidR="00AB76F1" w:rsidRPr="00AB76F1">
        <w:rPr>
          <w:lang w:eastAsia="zh-CN"/>
        </w:rPr>
        <w:t>11810</w:t>
      </w:r>
      <w:r>
        <w:rPr>
          <w:lang w:eastAsia="zh-CN"/>
        </w:rPr>
        <w:t>中对应集合空间</w:t>
      </w:r>
      <w:r>
        <w:rPr>
          <w:spacing w:val="-12"/>
          <w:lang w:eastAsia="zh-CN"/>
        </w:rPr>
        <w:t xml:space="preserve"> </w:t>
      </w:r>
      <w:r>
        <w:rPr>
          <w:lang w:eastAsia="zh-CN"/>
        </w:rPr>
        <w:t>foo</w:t>
      </w:r>
      <w:r>
        <w:rPr>
          <w:spacing w:val="-12"/>
          <w:lang w:eastAsia="zh-CN"/>
        </w:rPr>
        <w:t xml:space="preserve"> </w:t>
      </w:r>
      <w:r>
        <w:rPr>
          <w:lang w:eastAsia="zh-CN"/>
        </w:rPr>
        <w:t>和集合</w:t>
      </w:r>
      <w:r>
        <w:rPr>
          <w:spacing w:val="-12"/>
          <w:lang w:eastAsia="zh-CN"/>
        </w:rPr>
        <w:t xml:space="preserve"> </w:t>
      </w:r>
      <w:r>
        <w:rPr>
          <w:lang w:eastAsia="zh-CN"/>
        </w:rPr>
        <w:t>bar</w:t>
      </w:r>
      <w:r>
        <w:rPr>
          <w:spacing w:val="-12"/>
          <w:lang w:eastAsia="zh-CN"/>
        </w:rPr>
        <w:t xml:space="preserve"> </w:t>
      </w:r>
      <w:r>
        <w:rPr>
          <w:lang w:eastAsia="zh-CN"/>
        </w:rPr>
        <w:t>，导入文件为 test.json。</w:t>
      </w:r>
    </w:p>
    <w:p w:rsidR="00345178" w:rsidRDefault="00B0609F" w:rsidP="00345178">
      <w:pPr>
        <w:pStyle w:val="BodyText"/>
        <w:spacing w:before="23"/>
        <w:ind w:left="113"/>
        <w:rPr>
          <w:rFonts w:ascii="仿宋" w:eastAsia="仿宋" w:hAnsi="仿宋" w:cs="仿宋"/>
          <w:lang w:eastAsia="zh-CN"/>
        </w:rPr>
      </w:pPr>
      <w:r w:rsidRPr="00B0609F">
        <w:pict>
          <v:group id="_x0000_s3861" style="position:absolute;left:0;text-align:left;margin-left:81.7pt;margin-top:5.6pt;width:473.6pt;height:10.6pt;z-index:-251298304;mso-position-horizontal-relative:page" coordorigin="1634,112" coordsize="9472,212">
            <v:shape id="_x0000_s3862" style="position:absolute;left:1634;top:112;width:9472;height:212" coordorigin="1634,112" coordsize="9472,212" path="m1634,112r9472,l11106,324r-9472,l1634,112xe" fillcolor="#efefef" stroked="f">
              <v:path arrowok="t"/>
            </v:shape>
            <w10:wrap anchorx="page"/>
          </v:group>
        </w:pict>
      </w:r>
      <w:r w:rsidR="00345178">
        <w:rPr>
          <w:rFonts w:ascii="仿宋" w:eastAsia="仿宋" w:hAnsi="仿宋" w:cs="仿宋"/>
        </w:rPr>
        <w:t xml:space="preserve">sdbload </w:t>
      </w:r>
      <w:r w:rsidR="00345178">
        <w:rPr>
          <w:rFonts w:ascii="仿宋" w:eastAsia="仿宋" w:hAnsi="仿宋" w:cs="仿宋"/>
          <w:lang w:eastAsia="zh-CN"/>
        </w:rPr>
        <w:t>–</w:t>
      </w:r>
      <w:r w:rsidR="00345178">
        <w:rPr>
          <w:rFonts w:ascii="仿宋" w:eastAsia="仿宋" w:hAnsi="仿宋" w:cs="仿宋" w:hint="eastAsia"/>
          <w:lang w:eastAsia="zh-CN"/>
        </w:rPr>
        <w:t>h localhost -s</w:t>
      </w:r>
      <w:r w:rsidR="00345178">
        <w:rPr>
          <w:rFonts w:ascii="仿宋" w:eastAsia="仿宋" w:hAnsi="仿宋" w:cs="仿宋"/>
        </w:rPr>
        <w:t xml:space="preserve"> </w:t>
      </w:r>
      <w:r w:rsidR="00AB76F1" w:rsidRPr="00AB76F1">
        <w:rPr>
          <w:rFonts w:ascii="仿宋" w:eastAsia="仿宋" w:hAnsi="仿宋" w:cs="仿宋"/>
        </w:rPr>
        <w:t>11810</w:t>
      </w:r>
      <w:r w:rsidR="00345178">
        <w:rPr>
          <w:rFonts w:ascii="仿宋" w:eastAsia="仿宋" w:hAnsi="仿宋" w:cs="仿宋" w:hint="eastAsia"/>
          <w:lang w:eastAsia="zh-CN"/>
        </w:rPr>
        <w:t>--file</w:t>
      </w:r>
      <w:r w:rsidR="00345178">
        <w:rPr>
          <w:rFonts w:ascii="仿宋" w:eastAsia="仿宋" w:hAnsi="仿宋" w:cs="仿宋"/>
        </w:rPr>
        <w:t xml:space="preserve"> test.json -c foo -l bar</w:t>
      </w:r>
      <w:r w:rsidR="00345178">
        <w:rPr>
          <w:rFonts w:ascii="仿宋" w:eastAsia="仿宋" w:hAnsi="仿宋" w:cs="仿宋" w:hint="eastAsia"/>
          <w:lang w:eastAsia="zh-CN"/>
        </w:rPr>
        <w:t xml:space="preserve"> </w:t>
      </w:r>
      <w:r w:rsidR="00345178">
        <w:rPr>
          <w:rFonts w:ascii="仿宋" w:eastAsia="仿宋" w:hAnsi="仿宋" w:cs="仿宋"/>
          <w:lang w:eastAsia="zh-CN"/>
        </w:rPr>
        <w:t>–</w:t>
      </w:r>
      <w:r w:rsidR="00345178">
        <w:rPr>
          <w:rFonts w:ascii="仿宋" w:eastAsia="仿宋" w:hAnsi="仿宋" w:cs="仿宋" w:hint="eastAsia"/>
          <w:lang w:eastAsia="zh-CN"/>
        </w:rPr>
        <w:t>type json</w:t>
      </w:r>
    </w:p>
    <w:p w:rsidR="00345178" w:rsidRDefault="00345178" w:rsidP="00345178">
      <w:pPr>
        <w:pStyle w:val="BodyText"/>
        <w:spacing w:before="85"/>
        <w:ind w:left="113"/>
        <w:rPr>
          <w:lang w:eastAsia="zh-CN"/>
        </w:rPr>
      </w:pPr>
      <w:r>
        <w:rPr>
          <w:w w:val="95"/>
          <w:lang w:eastAsia="zh-CN"/>
        </w:rPr>
        <w:t>数据迁移--导出</w:t>
      </w:r>
    </w:p>
    <w:p w:rsidR="00345178" w:rsidRDefault="00345178" w:rsidP="00345178">
      <w:pPr>
        <w:spacing w:before="6" w:line="190" w:lineRule="exact"/>
        <w:rPr>
          <w:sz w:val="19"/>
          <w:szCs w:val="19"/>
          <w:lang w:eastAsia="zh-CN"/>
        </w:rPr>
      </w:pPr>
    </w:p>
    <w:p w:rsidR="00345178" w:rsidRDefault="00345178" w:rsidP="00345178">
      <w:pPr>
        <w:pStyle w:val="BodyText"/>
        <w:spacing w:line="251" w:lineRule="auto"/>
        <w:ind w:left="113" w:right="369"/>
        <w:rPr>
          <w:lang w:eastAsia="zh-CN"/>
        </w:rPr>
      </w:pPr>
      <w:r>
        <w:rPr>
          <w:w w:val="95"/>
          <w:lang w:eastAsia="zh-CN"/>
        </w:rPr>
        <w:t>sdbexprt</w:t>
      </w:r>
      <w:r>
        <w:rPr>
          <w:w w:val="96"/>
          <w:lang w:eastAsia="zh-CN"/>
        </w:rPr>
        <w:t xml:space="preserve"> </w:t>
      </w:r>
      <w:r>
        <w:rPr>
          <w:w w:val="95"/>
          <w:lang w:eastAsia="zh-CN"/>
        </w:rPr>
        <w:t>sdbexprt是一个实用的工具。它可以从SequoiaDB数据库导出一个JSON格式或者CSV格式的数据存储文件。</w:t>
      </w:r>
    </w:p>
    <w:p w:rsidR="00345178" w:rsidRDefault="00345178" w:rsidP="00345178">
      <w:pPr>
        <w:spacing w:before="4" w:line="180" w:lineRule="exact"/>
        <w:rPr>
          <w:sz w:val="18"/>
          <w:szCs w:val="18"/>
          <w:lang w:eastAsia="zh-CN"/>
        </w:rPr>
      </w:pPr>
    </w:p>
    <w:p w:rsidR="00345178" w:rsidRDefault="00345178" w:rsidP="00345178">
      <w:pPr>
        <w:pStyle w:val="BodyText"/>
        <w:ind w:left="113"/>
      </w:pPr>
      <w:r>
        <w:t>选项</w:t>
      </w:r>
    </w:p>
    <w:p w:rsidR="00345178" w:rsidRDefault="00345178" w:rsidP="00345178">
      <w:pPr>
        <w:spacing w:before="7" w:line="20" w:lineRule="exact"/>
        <w:rPr>
          <w:sz w:val="4"/>
          <w:szCs w:val="4"/>
        </w:rPr>
      </w:pPr>
    </w:p>
    <w:tbl>
      <w:tblPr>
        <w:tblW w:w="0" w:type="auto"/>
        <w:tblInd w:w="103" w:type="dxa"/>
        <w:tblLayout w:type="fixed"/>
        <w:tblCellMar>
          <w:left w:w="0" w:type="dxa"/>
          <w:right w:w="0" w:type="dxa"/>
        </w:tblCellMar>
        <w:tblLook w:val="01E0"/>
      </w:tblPr>
      <w:tblGrid>
        <w:gridCol w:w="4741"/>
        <w:gridCol w:w="4731"/>
      </w:tblGrid>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345178" w:rsidTr="00072619">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--help</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返回基本帮助和用法文本</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w:t>
            </w:r>
          </w:p>
        </w:tc>
      </w:tr>
    </w:tbl>
    <w:p w:rsidR="00345178" w:rsidRDefault="00345178" w:rsidP="00345178">
      <w:pPr>
        <w:spacing w:line="217" w:lineRule="exact"/>
        <w:rPr>
          <w:rFonts w:ascii="Microsoft JhengHei" w:eastAsia="Microsoft JhengHei" w:hAnsi="Microsoft JhengHei" w:cs="Microsoft JhengHei"/>
          <w:sz w:val="14"/>
          <w:szCs w:val="14"/>
          <w:lang w:eastAsia="zh-CN"/>
        </w:rPr>
        <w:sectPr w:rsidR="00345178">
          <w:pgSz w:w="12240" w:h="15840"/>
          <w:pgMar w:top="900" w:right="680" w:bottom="280" w:left="1520" w:header="713" w:footer="0" w:gutter="0"/>
          <w:cols w:space="720"/>
        </w:sectPr>
      </w:pPr>
    </w:p>
    <w:p w:rsidR="00345178" w:rsidRDefault="00345178" w:rsidP="00345178">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4741"/>
        <w:gridCol w:w="4731"/>
      </w:tblGrid>
      <w:tr w:rsidR="00345178" w:rsidTr="00072619">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345178" w:rsidTr="00072619">
        <w:trPr>
          <w:trHeight w:hRule="exact" w:val="540"/>
        </w:trPr>
        <w:tc>
          <w:tcPr>
            <w:tcW w:w="4741" w:type="dxa"/>
            <w:tcBorders>
              <w:top w:val="single" w:sz="8" w:space="0" w:color="000000"/>
              <w:left w:val="single" w:sz="8" w:space="0" w:color="000000"/>
              <w:bottom w:val="single" w:sz="8" w:space="0" w:color="000000"/>
              <w:right w:val="single" w:sz="8" w:space="0" w:color="000000"/>
            </w:tcBorders>
          </w:tcPr>
          <w:p w:rsidR="00345178" w:rsidRPr="00DE492B"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--hostname,</w:t>
            </w:r>
            <w:r>
              <w:rPr>
                <w:rFonts w:ascii="Microsoft JhengHei" w:hAnsi="Microsoft JhengHei" w:cs="Microsoft JhengHei" w:hint="eastAsia"/>
                <w:w w:val="90"/>
                <w:sz w:val="14"/>
                <w:szCs w:val="14"/>
                <w:lang w:eastAsia="zh-CN"/>
              </w:rPr>
              <w:t>-h</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从指定主机名的</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SequoiaDB</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中导出数据。默认情况下</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sdbexprt</w:t>
            </w:r>
            <w:r>
              <w:rPr>
                <w:rFonts w:ascii="Microsoft JhengHei" w:eastAsia="Microsoft JhengHei" w:hAnsi="Microsoft JhengHei" w:cs="Microsoft JhengHei"/>
                <w:spacing w:val="-15"/>
                <w:sz w:val="14"/>
                <w:szCs w:val="14"/>
                <w:lang w:eastAsia="zh-CN"/>
              </w:rPr>
              <w:t xml:space="preserve"> </w:t>
            </w:r>
            <w:r>
              <w:rPr>
                <w:rFonts w:ascii="Microsoft JhengHei" w:eastAsia="Microsoft JhengHei" w:hAnsi="Microsoft JhengHei" w:cs="Microsoft JhengHei"/>
                <w:sz w:val="14"/>
                <w:szCs w:val="14"/>
                <w:lang w:eastAsia="zh-CN"/>
              </w:rPr>
              <w:t>尝试连接到</w:t>
            </w:r>
          </w:p>
          <w:p w:rsidR="00345178" w:rsidRDefault="00345178" w:rsidP="00072619">
            <w:pPr>
              <w:pStyle w:val="TableParagraph"/>
              <w:spacing w:line="240"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本地主机</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DE492B"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--svcname,</w:t>
            </w:r>
            <w:r>
              <w:rPr>
                <w:rFonts w:ascii="Microsoft JhengHei" w:hAnsi="Microsoft JhengHei" w:cs="Microsoft JhengHei" w:hint="eastAsia"/>
                <w:w w:val="90"/>
                <w:sz w:val="14"/>
                <w:szCs w:val="14"/>
                <w:lang w:eastAsia="zh-CN"/>
              </w:rPr>
              <w:t>-s</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指定的端口号。默认情况下</w:t>
            </w:r>
            <w:r>
              <w:rPr>
                <w:rFonts w:ascii="Microsoft JhengHei" w:eastAsia="Microsoft JhengHei" w:hAnsi="Microsoft JhengHei" w:cs="Microsoft JhengHei"/>
                <w:spacing w:val="-9"/>
                <w:sz w:val="14"/>
                <w:szCs w:val="14"/>
                <w:lang w:eastAsia="zh-CN"/>
              </w:rPr>
              <w:t xml:space="preserve"> </w:t>
            </w:r>
            <w:r>
              <w:rPr>
                <w:rFonts w:ascii="Microsoft JhengHei" w:eastAsia="Microsoft JhengHei" w:hAnsi="Microsoft JhengHei" w:cs="Microsoft JhengHei"/>
                <w:sz w:val="14"/>
                <w:szCs w:val="14"/>
                <w:lang w:eastAsia="zh-CN"/>
              </w:rPr>
              <w:t>sdbexprt</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尝试连接到端口号</w:t>
            </w:r>
            <w:r w:rsidR="00AB76F1" w:rsidRPr="00AB76F1">
              <w:rPr>
                <w:rFonts w:ascii="Microsoft JhengHei" w:eastAsia="Microsoft JhengHei" w:hAnsi="Microsoft JhengHei" w:cs="Microsoft JhengHei"/>
                <w:sz w:val="14"/>
                <w:szCs w:val="14"/>
                <w:lang w:eastAsia="zh-CN"/>
              </w:rPr>
              <w:t>11810</w:t>
            </w:r>
            <w:r>
              <w:rPr>
                <w:rFonts w:ascii="Microsoft JhengHei" w:eastAsia="Microsoft JhengHei" w:hAnsi="Microsoft JhengHei" w:cs="Microsoft JhengHei"/>
                <w:sz w:val="14"/>
                <w:szCs w:val="14"/>
                <w:lang w:eastAsia="zh-CN"/>
              </w:rPr>
              <w:t>的主机</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1E641E"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rPr>
              <w:t>--type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指定的导出数据格式。</w:t>
            </w:r>
            <w:r>
              <w:rPr>
                <w:rFonts w:ascii="Microsoft JhengHei" w:hAnsi="Microsoft JhengHei" w:cs="Microsoft JhengHei" w:hint="eastAsia"/>
                <w:sz w:val="14"/>
                <w:szCs w:val="14"/>
                <w:lang w:eastAsia="zh-CN"/>
              </w:rPr>
              <w:t>默认</w:t>
            </w:r>
            <w:r>
              <w:rPr>
                <w:rFonts w:ascii="Microsoft JhengHei" w:hAnsi="Microsoft JhengHei" w:cs="Microsoft JhengHei" w:hint="eastAsia"/>
                <w:sz w:val="14"/>
                <w:szCs w:val="14"/>
                <w:lang w:eastAsia="zh-CN"/>
              </w:rPr>
              <w:t xml:space="preserve"> csv</w:t>
            </w:r>
            <w:r>
              <w:rPr>
                <w:rFonts w:ascii="Microsoft JhengHei" w:hAnsi="Microsoft JhengHei" w:cs="Microsoft JhengHei" w:hint="eastAsia"/>
                <w:sz w:val="14"/>
                <w:szCs w:val="14"/>
                <w:lang w:eastAsia="zh-CN"/>
              </w:rPr>
              <w:t>，</w:t>
            </w:r>
            <w:r>
              <w:rPr>
                <w:rFonts w:ascii="Microsoft JhengHei" w:eastAsia="Microsoft JhengHei" w:hAnsi="Microsoft JhengHei" w:cs="Microsoft JhengHei"/>
                <w:sz w:val="14"/>
                <w:szCs w:val="14"/>
                <w:lang w:eastAsia="zh-CN"/>
              </w:rPr>
              <w:t>数据格式可以是</w:t>
            </w:r>
            <w:r>
              <w:rPr>
                <w:rFonts w:ascii="Microsoft JhengHei" w:eastAsia="Microsoft JhengHei" w:hAnsi="Microsoft JhengHei" w:cs="Microsoft JhengHei"/>
                <w:spacing w:val="-19"/>
                <w:sz w:val="14"/>
                <w:szCs w:val="14"/>
                <w:lang w:eastAsia="zh-CN"/>
              </w:rPr>
              <w:t xml:space="preserve"> </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或</w:t>
            </w:r>
            <w:r>
              <w:rPr>
                <w:rFonts w:ascii="Microsoft JhengHei" w:hAnsi="Microsoft JhengHei" w:cs="Microsoft JhengHei" w:hint="eastAsia"/>
                <w:sz w:val="14"/>
                <w:szCs w:val="14"/>
                <w:lang w:eastAsia="zh-CN"/>
              </w:rPr>
              <w:t>json</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1E641E"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hAnsi="Microsoft JhengHei" w:cs="Microsoft JhengHei" w:hint="eastAsia"/>
                <w:w w:val="90"/>
                <w:sz w:val="14"/>
                <w:szCs w:val="14"/>
                <w:lang w:eastAsia="zh-CN"/>
              </w:rPr>
              <w:t>--file</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指定要导出的文件名。</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1E641E" w:rsidRDefault="00345178" w:rsidP="00072619">
            <w:pPr>
              <w:pStyle w:val="TableParagraph"/>
              <w:spacing w:line="207" w:lineRule="exact"/>
              <w:ind w:left="40"/>
              <w:rPr>
                <w:rFonts w:ascii="Microsoft JhengHei" w:hAnsi="Microsoft JhengHei" w:cs="Microsoft JhengHei"/>
                <w:w w:val="90"/>
                <w:sz w:val="14"/>
                <w:szCs w:val="14"/>
                <w:lang w:eastAsia="zh-CN"/>
              </w:rPr>
            </w:pPr>
            <w:r>
              <w:rPr>
                <w:rFonts w:ascii="Microsoft JhengHei" w:hAnsi="Microsoft JhengHei" w:cs="Microsoft JhengHei" w:hint="eastAsia"/>
                <w:w w:val="90"/>
                <w:sz w:val="14"/>
                <w:szCs w:val="14"/>
                <w:lang w:eastAsia="zh-CN"/>
              </w:rPr>
              <w:t>--delchar</w:t>
            </w:r>
            <w:r>
              <w:rPr>
                <w:rFonts w:ascii="Microsoft JhengHei" w:hAnsi="Microsoft JhengHei" w:cs="Microsoft JhengHei" w:hint="eastAsia"/>
                <w:w w:val="90"/>
                <w:sz w:val="14"/>
                <w:szCs w:val="14"/>
                <w:lang w:eastAsia="zh-CN"/>
              </w:rPr>
              <w:t>，</w:t>
            </w:r>
            <w:r>
              <w:rPr>
                <w:rFonts w:ascii="Microsoft JhengHei" w:hAnsi="Microsoft JhengHei" w:cs="Microsoft JhengHei" w:hint="eastAsia"/>
                <w:w w:val="90"/>
                <w:sz w:val="14"/>
                <w:szCs w:val="14"/>
                <w:lang w:eastAsia="zh-CN"/>
              </w:rPr>
              <w:t>-a</w:t>
            </w:r>
          </w:p>
        </w:tc>
        <w:tc>
          <w:tcPr>
            <w:tcW w:w="4731" w:type="dxa"/>
            <w:tcBorders>
              <w:top w:val="single" w:sz="8" w:space="0" w:color="000000"/>
              <w:left w:val="single" w:sz="8" w:space="0" w:color="000000"/>
              <w:bottom w:val="single" w:sz="8" w:space="0" w:color="000000"/>
              <w:right w:val="single" w:sz="8" w:space="0" w:color="000000"/>
            </w:tcBorders>
          </w:tcPr>
          <w:p w:rsidR="00345178" w:rsidRPr="001E641E"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指定字符分隔符。默认是</w:t>
            </w:r>
            <w:r>
              <w:rPr>
                <w:rFonts w:ascii="Microsoft JhengHei" w:eastAsia="Microsoft JhengHei" w:hAnsi="Microsoft JhengHei" w:cs="Microsoft JhengHei"/>
                <w:spacing w:val="-16"/>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--delfield,-e</w:t>
            </w:r>
          </w:p>
        </w:tc>
        <w:tc>
          <w:tcPr>
            <w:tcW w:w="4731" w:type="dxa"/>
            <w:tcBorders>
              <w:top w:val="single" w:sz="8" w:space="0" w:color="000000"/>
              <w:left w:val="single" w:sz="8" w:space="0" w:color="000000"/>
              <w:bottom w:val="single" w:sz="8" w:space="0" w:color="000000"/>
              <w:right w:val="single" w:sz="8" w:space="0" w:color="000000"/>
            </w:tcBorders>
          </w:tcPr>
          <w:p w:rsidR="00345178" w:rsidRPr="001E641E" w:rsidRDefault="00345178" w:rsidP="00072619">
            <w:pPr>
              <w:pStyle w:val="TableParagraph"/>
              <w:spacing w:line="207" w:lineRule="exact"/>
              <w:ind w:left="35"/>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指定字段分隔符。默认是</w:t>
            </w:r>
            <w:r>
              <w:rPr>
                <w:rFonts w:ascii="Microsoft JhengHei" w:eastAsia="Microsoft JhengHei" w:hAnsi="Microsoft JhengHei" w:cs="Microsoft JhengHei"/>
                <w:spacing w:val="-12"/>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eastAsia="Microsoft JhengHei" w:hAnsi="Microsoft JhengHei" w:cs="Microsoft JhengHei"/>
                <w:spacing w:val="-12"/>
                <w:sz w:val="14"/>
                <w:szCs w:val="14"/>
                <w:lang w:eastAsia="zh-CN"/>
              </w:rPr>
              <w:t xml:space="preserve"> </w:t>
            </w:r>
            <w:r>
              <w:rPr>
                <w:rFonts w:ascii="Microsoft JhengHei" w:eastAsia="Microsoft JhengHei" w:hAnsi="Microsoft JhengHei" w:cs="Microsoft JhengHei"/>
                <w:sz w:val="14"/>
                <w:szCs w:val="14"/>
                <w:lang w:eastAsia="zh-CN"/>
              </w:rPr>
              <w:t>'，</w:t>
            </w:r>
            <w:r>
              <w:rPr>
                <w:rFonts w:ascii="Microsoft JhengHei" w:eastAsia="Microsoft JhengHei" w:hAnsi="Microsoft JhengHei" w:cs="Microsoft JhengHei"/>
                <w:spacing w:val="-11"/>
                <w:sz w:val="14"/>
                <w:szCs w:val="14"/>
                <w:lang w:eastAsia="zh-CN"/>
              </w:rPr>
              <w:t xml:space="preserve"> </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0"/>
                <w:sz w:val="14"/>
                <w:szCs w:val="14"/>
                <w:lang w:eastAsia="zh-CN"/>
              </w:rPr>
              <w:t>--delrecord,-r</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105"/>
                <w:sz w:val="14"/>
                <w:szCs w:val="14"/>
                <w:lang w:eastAsia="zh-CN"/>
              </w:rPr>
              <w:t>指定记录分隔符。默认是'</w:t>
            </w:r>
            <w:r>
              <w:rPr>
                <w:rFonts w:ascii="Microsoft JhengHei" w:eastAsia="Microsoft JhengHei" w:hAnsi="Microsoft JhengHei" w:cs="Microsoft JhengHei"/>
                <w:spacing w:val="-12"/>
                <w:w w:val="105"/>
                <w:sz w:val="14"/>
                <w:szCs w:val="14"/>
                <w:lang w:eastAsia="zh-CN"/>
              </w:rPr>
              <w:t xml:space="preserve"> </w:t>
            </w:r>
            <w:r>
              <w:rPr>
                <w:rFonts w:ascii="Microsoft JhengHei" w:eastAsia="Microsoft JhengHei" w:hAnsi="Microsoft JhengHei" w:cs="Microsoft JhengHei"/>
                <w:w w:val="105"/>
                <w:sz w:val="14"/>
                <w:szCs w:val="14"/>
                <w:lang w:eastAsia="zh-CN"/>
              </w:rPr>
              <w:t>\n</w:t>
            </w:r>
            <w:r>
              <w:rPr>
                <w:rFonts w:ascii="Microsoft JhengHei" w:eastAsia="Microsoft JhengHei" w:hAnsi="Microsoft JhengHei" w:cs="Microsoft JhengHei"/>
                <w:spacing w:val="-11"/>
                <w:w w:val="105"/>
                <w:sz w:val="14"/>
                <w:szCs w:val="14"/>
                <w:lang w:eastAsia="zh-CN"/>
              </w:rPr>
              <w:t xml:space="preserve"> </w:t>
            </w:r>
            <w:r>
              <w:rPr>
                <w:rFonts w:ascii="Microsoft JhengHei" w:eastAsia="Microsoft JhengHei" w:hAnsi="Microsoft JhengHei" w:cs="Microsoft JhengHei"/>
                <w:w w:val="105"/>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E27405"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hAnsi="Microsoft JhengHei" w:cs="Microsoft JhengHei" w:hint="eastAsia"/>
                <w:w w:val="90"/>
                <w:sz w:val="14"/>
                <w:szCs w:val="14"/>
                <w:lang w:eastAsia="zh-CN"/>
              </w:rPr>
              <w:t>--fields</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指定一个或多个字段来导出数据，使用逗号分隔多个字段</w:t>
            </w:r>
            <w:r>
              <w:rPr>
                <w:rFonts w:ascii="Microsoft JhengHei" w:hAnsi="Microsoft JhengHei" w:cs="Microsoft JhengHei" w:hint="eastAsia"/>
                <w:sz w:val="14"/>
                <w:szCs w:val="14"/>
                <w:lang w:eastAsia="zh-CN"/>
              </w:rPr>
              <w:t>，</w:t>
            </w:r>
            <w:r>
              <w:rPr>
                <w:rFonts w:ascii="Microsoft JhengHei" w:hAnsi="Microsoft JhengHei" w:cs="Microsoft JhengHei" w:hint="eastAsia"/>
                <w:sz w:val="14"/>
                <w:szCs w:val="14"/>
                <w:lang w:eastAsia="zh-CN"/>
              </w:rPr>
              <w:t>csv</w:t>
            </w:r>
            <w:r>
              <w:rPr>
                <w:rFonts w:ascii="Microsoft JhengHei" w:hAnsi="Microsoft JhengHei" w:cs="Microsoft JhengHei" w:hint="eastAsia"/>
                <w:sz w:val="14"/>
                <w:szCs w:val="14"/>
                <w:lang w:eastAsia="zh-CN"/>
              </w:rPr>
              <w:t>格式有效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Pr="00E27405" w:rsidRDefault="00345178" w:rsidP="00072619">
            <w:pPr>
              <w:pStyle w:val="TableParagraph"/>
              <w:spacing w:line="20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0"/>
                <w:sz w:val="14"/>
                <w:szCs w:val="14"/>
                <w:lang w:eastAsia="zh-CN"/>
              </w:rPr>
              <w:t>--fieldincluded</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指定是否导出字段名，</w:t>
            </w:r>
            <w:r>
              <w:rPr>
                <w:rFonts w:ascii="Microsoft JhengHei" w:hAnsi="Microsoft JhengHei" w:cs="Microsoft JhengHei" w:hint="eastAsia"/>
                <w:sz w:val="14"/>
                <w:szCs w:val="14"/>
                <w:lang w:eastAsia="zh-CN"/>
              </w:rPr>
              <w:t>csv</w:t>
            </w:r>
            <w:r>
              <w:rPr>
                <w:rFonts w:ascii="Microsoft JhengHei" w:eastAsia="Microsoft JhengHei" w:hAnsi="Microsoft JhengHei" w:cs="Microsoft JhengHei"/>
                <w:sz w:val="14"/>
                <w:szCs w:val="14"/>
                <w:lang w:eastAsia="zh-CN"/>
              </w:rPr>
              <w:t>格式</w:t>
            </w:r>
            <w:r>
              <w:rPr>
                <w:rFonts w:ascii="Microsoft JhengHei" w:hAnsi="Microsoft JhengHei" w:cs="Microsoft JhengHei" w:hint="eastAsia"/>
                <w:sz w:val="14"/>
                <w:szCs w:val="14"/>
                <w:lang w:eastAsia="zh-CN"/>
              </w:rPr>
              <w:t>有效</w:t>
            </w:r>
            <w:r>
              <w:rPr>
                <w:rFonts w:ascii="Microsoft JhengHei" w:eastAsia="Microsoft JhengHei" w:hAnsi="Microsoft JhengHei" w:cs="Microsoft JhengHei"/>
                <w:sz w:val="14"/>
                <w:szCs w:val="14"/>
                <w:lang w:eastAsia="zh-CN"/>
              </w:rPr>
              <w:t>。</w:t>
            </w:r>
          </w:p>
        </w:tc>
      </w:tr>
      <w:tr w:rsidR="00345178" w:rsidTr="00072619">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lang w:eastAsia="zh-CN"/>
              </w:rPr>
              <w:t>--csname,</w:t>
            </w:r>
            <w:r>
              <w:rPr>
                <w:rFonts w:ascii="Microsoft JhengHei" w:eastAsia="Microsoft JhengHei" w:hAnsi="Microsoft JhengHei" w:cs="Microsoft JhengHei"/>
                <w:w w:val="90"/>
                <w:sz w:val="14"/>
                <w:szCs w:val="14"/>
              </w:rPr>
              <w:t>-c</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指定导出数据的集合空间名。</w:t>
            </w:r>
          </w:p>
        </w:tc>
      </w:tr>
      <w:tr w:rsidR="00345178" w:rsidTr="00072619">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--clname,-l</w:t>
            </w:r>
          </w:p>
        </w:tc>
        <w:tc>
          <w:tcPr>
            <w:tcW w:w="4731" w:type="dxa"/>
            <w:tcBorders>
              <w:top w:val="single" w:sz="8" w:space="0" w:color="000000"/>
              <w:left w:val="single" w:sz="8" w:space="0" w:color="000000"/>
              <w:bottom w:val="single" w:sz="8" w:space="0" w:color="000000"/>
              <w:right w:val="single" w:sz="8" w:space="0" w:color="000000"/>
            </w:tcBorders>
          </w:tcPr>
          <w:p w:rsidR="00345178" w:rsidRDefault="00345178" w:rsidP="00072619">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指定导出数的的集合名。</w:t>
            </w:r>
          </w:p>
        </w:tc>
      </w:tr>
    </w:tbl>
    <w:p w:rsidR="00345178" w:rsidRDefault="00345178" w:rsidP="00345178">
      <w:pPr>
        <w:spacing w:before="3" w:line="200" w:lineRule="exact"/>
        <w:rPr>
          <w:sz w:val="20"/>
          <w:szCs w:val="20"/>
          <w:lang w:eastAsia="zh-CN"/>
        </w:rPr>
      </w:pPr>
    </w:p>
    <w:p w:rsidR="00345178" w:rsidRDefault="00345178" w:rsidP="00345178">
      <w:pPr>
        <w:pStyle w:val="BodyText"/>
        <w:spacing w:line="310" w:lineRule="exact"/>
      </w:pPr>
      <w:r>
        <w:t>用法</w:t>
      </w:r>
    </w:p>
    <w:p w:rsidR="00345178" w:rsidRDefault="00345178" w:rsidP="00345178">
      <w:pPr>
        <w:spacing w:before="5" w:line="100" w:lineRule="exact"/>
        <w:rPr>
          <w:sz w:val="10"/>
          <w:szCs w:val="10"/>
        </w:rPr>
      </w:pPr>
    </w:p>
    <w:p w:rsidR="00345178" w:rsidRDefault="00345178" w:rsidP="00345178">
      <w:pPr>
        <w:pStyle w:val="BodyText"/>
        <w:spacing w:line="167" w:lineRule="auto"/>
        <w:ind w:right="362"/>
      </w:pPr>
      <w:r>
        <w:rPr>
          <w:w w:val="95"/>
        </w:rPr>
        <w:t>在下面的例子，sdbexprt从本地数据库端口</w:t>
      </w:r>
      <w:r w:rsidR="00AB76F1" w:rsidRPr="00AB76F1">
        <w:rPr>
          <w:w w:val="95"/>
        </w:rPr>
        <w:t>11810</w:t>
      </w:r>
      <w:r>
        <w:rPr>
          <w:w w:val="95"/>
        </w:rPr>
        <w:t>中导出集合空间foo的集合bar的数据，导出类型是</w:t>
      </w:r>
      <w:r>
        <w:t xml:space="preserve"> </w:t>
      </w:r>
      <w:r>
        <w:rPr>
          <w:w w:val="95"/>
        </w:rPr>
        <w:t xml:space="preserve">csv，导出文件为contact，导出字段是  </w:t>
      </w:r>
      <w:r>
        <w:rPr>
          <w:spacing w:val="39"/>
          <w:w w:val="95"/>
        </w:rPr>
        <w:t xml:space="preserve"> </w:t>
      </w:r>
      <w:r>
        <w:rPr>
          <w:w w:val="95"/>
        </w:rPr>
        <w:t>field1和field2。</w:t>
      </w:r>
    </w:p>
    <w:p w:rsidR="00345178" w:rsidRDefault="00B0609F" w:rsidP="00345178">
      <w:pPr>
        <w:pStyle w:val="BodyText"/>
        <w:spacing w:before="23"/>
        <w:rPr>
          <w:rFonts w:ascii="仿宋" w:eastAsia="仿宋" w:hAnsi="仿宋" w:cs="仿宋"/>
        </w:rPr>
      </w:pPr>
      <w:r w:rsidRPr="00B0609F">
        <w:pict>
          <v:group id="_x0000_s3863" style="position:absolute;left:0;text-align:left;margin-left:81.7pt;margin-top:5.6pt;width:473.6pt;height:10.6pt;z-index:-251297280;mso-position-horizontal-relative:page" coordorigin="1634,112" coordsize="9472,212">
            <v:shape id="_x0000_s3864" style="position:absolute;left:1634;top:112;width:9472;height:212" coordorigin="1634,112" coordsize="9472,212" path="m1634,112r9472,l11106,324r-9472,l1634,112xe" fillcolor="#efefef" stroked="f">
              <v:path arrowok="t"/>
            </v:shape>
            <w10:wrap anchorx="page"/>
          </v:group>
        </w:pict>
      </w:r>
      <w:r w:rsidR="00345178">
        <w:rPr>
          <w:rFonts w:ascii="仿宋" w:eastAsia="仿宋" w:hAnsi="仿宋" w:cs="仿宋"/>
        </w:rPr>
        <w:t xml:space="preserve">sdbexprt </w:t>
      </w:r>
      <w:r w:rsidR="00345178">
        <w:rPr>
          <w:rFonts w:ascii="仿宋" w:eastAsia="仿宋" w:hAnsi="仿宋" w:cs="仿宋" w:hint="eastAsia"/>
          <w:lang w:eastAsia="zh-CN"/>
        </w:rPr>
        <w:t>-h</w:t>
      </w:r>
      <w:r w:rsidR="00345178">
        <w:rPr>
          <w:rFonts w:ascii="仿宋" w:eastAsia="仿宋" w:hAnsi="仿宋" w:cs="仿宋"/>
        </w:rPr>
        <w:t xml:space="preserve"> localhost </w:t>
      </w:r>
      <w:r w:rsidR="00345178">
        <w:rPr>
          <w:rFonts w:ascii="仿宋" w:eastAsia="仿宋" w:hAnsi="仿宋" w:cs="仿宋" w:hint="eastAsia"/>
          <w:lang w:eastAsia="zh-CN"/>
        </w:rPr>
        <w:t>-s</w:t>
      </w:r>
      <w:r w:rsidR="00345178">
        <w:rPr>
          <w:rFonts w:ascii="仿宋" w:eastAsia="仿宋" w:hAnsi="仿宋" w:cs="仿宋"/>
        </w:rPr>
        <w:t xml:space="preserve"> </w:t>
      </w:r>
      <w:r w:rsidR="00AB76F1" w:rsidRPr="00AB76F1">
        <w:rPr>
          <w:rFonts w:ascii="仿宋" w:eastAsia="仿宋" w:hAnsi="仿宋" w:cs="仿宋"/>
        </w:rPr>
        <w:t>11810</w:t>
      </w:r>
      <w:r w:rsidR="00345178">
        <w:rPr>
          <w:rFonts w:ascii="仿宋" w:eastAsia="仿宋" w:hAnsi="仿宋" w:cs="仿宋" w:hint="eastAsia"/>
          <w:lang w:eastAsia="zh-CN"/>
        </w:rPr>
        <w:t>--type</w:t>
      </w:r>
      <w:r w:rsidR="00345178">
        <w:rPr>
          <w:rFonts w:ascii="仿宋" w:eastAsia="仿宋" w:hAnsi="仿宋" w:cs="仿宋"/>
        </w:rPr>
        <w:t xml:space="preserve"> csv </w:t>
      </w:r>
      <w:r w:rsidR="00345178">
        <w:rPr>
          <w:rFonts w:ascii="仿宋" w:eastAsia="仿宋" w:hAnsi="仿宋" w:cs="仿宋" w:hint="eastAsia"/>
          <w:lang w:eastAsia="zh-CN"/>
        </w:rPr>
        <w:t>--file</w:t>
      </w:r>
      <w:r w:rsidR="00345178">
        <w:rPr>
          <w:rFonts w:ascii="仿宋" w:eastAsia="仿宋" w:hAnsi="仿宋" w:cs="仿宋"/>
        </w:rPr>
        <w:t xml:space="preserve"> contace </w:t>
      </w:r>
      <w:r w:rsidR="00345178">
        <w:rPr>
          <w:rFonts w:ascii="仿宋" w:eastAsia="仿宋" w:hAnsi="仿宋" w:cs="仿宋" w:hint="eastAsia"/>
          <w:lang w:eastAsia="zh-CN"/>
        </w:rPr>
        <w:t>--fields</w:t>
      </w:r>
      <w:r w:rsidR="00345178">
        <w:rPr>
          <w:rFonts w:ascii="仿宋" w:eastAsia="仿宋" w:hAnsi="仿宋" w:cs="仿宋"/>
        </w:rPr>
        <w:t xml:space="preserve"> field1,field2 -c foo -l bar</w:t>
      </w:r>
    </w:p>
    <w:p w:rsidR="0020037C" w:rsidRDefault="004474D3">
      <w:pPr>
        <w:pStyle w:val="BodyText"/>
        <w:spacing w:before="85" w:line="251" w:lineRule="auto"/>
        <w:ind w:right="43"/>
        <w:rPr>
          <w:lang w:eastAsia="zh-CN"/>
        </w:rPr>
      </w:pPr>
      <w:bookmarkStart w:id="191" w:name="数据迁移--导出"/>
      <w:bookmarkStart w:id="192" w:name="_bookmark89"/>
      <w:bookmarkStart w:id="193" w:name="数据库检测工具_—_sdbinspt"/>
      <w:bookmarkStart w:id="194" w:name="_bookmark90"/>
      <w:bookmarkEnd w:id="191"/>
      <w:bookmarkEnd w:id="192"/>
      <w:bookmarkEnd w:id="193"/>
      <w:bookmarkEnd w:id="194"/>
      <w:r>
        <w:rPr>
          <w:w w:val="95"/>
          <w:lang w:eastAsia="zh-CN"/>
        </w:rPr>
        <w:t>数据库检测工具</w:t>
      </w:r>
      <w:r>
        <w:rPr>
          <w:spacing w:val="36"/>
          <w:w w:val="95"/>
          <w:lang w:eastAsia="zh-CN"/>
        </w:rPr>
        <w:t xml:space="preserve"> </w:t>
      </w:r>
      <w:r>
        <w:rPr>
          <w:w w:val="95"/>
          <w:lang w:eastAsia="zh-CN"/>
        </w:rPr>
        <w:t>—</w:t>
      </w:r>
      <w:r>
        <w:rPr>
          <w:spacing w:val="36"/>
          <w:w w:val="95"/>
          <w:lang w:eastAsia="zh-CN"/>
        </w:rPr>
        <w:t xml:space="preserve"> </w:t>
      </w:r>
      <w:r>
        <w:rPr>
          <w:w w:val="95"/>
          <w:lang w:eastAsia="zh-CN"/>
        </w:rPr>
        <w:t>sdbinspt sdbinspt是一个SequoiaDB数据库的数据文件检测工具。它可以检查数据库文件结构的正确性，并且给出结</w:t>
      </w:r>
    </w:p>
    <w:p w:rsidR="0020037C" w:rsidRDefault="004474D3">
      <w:pPr>
        <w:pStyle w:val="BodyText"/>
        <w:spacing w:line="227" w:lineRule="exact"/>
        <w:rPr>
          <w:lang w:eastAsia="zh-CN"/>
        </w:rPr>
      </w:pPr>
      <w:r>
        <w:rPr>
          <w:lang w:eastAsia="zh-CN"/>
        </w:rPr>
        <w:t>果报告。</w:t>
      </w:r>
    </w:p>
    <w:p w:rsidR="0020037C" w:rsidRDefault="0020037C">
      <w:pPr>
        <w:spacing w:before="6" w:line="190" w:lineRule="exact"/>
        <w:rPr>
          <w:sz w:val="19"/>
          <w:szCs w:val="19"/>
          <w:lang w:eastAsia="zh-CN"/>
        </w:rPr>
      </w:pPr>
    </w:p>
    <w:p w:rsidR="0020037C" w:rsidRDefault="004474D3">
      <w:pPr>
        <w:pStyle w:val="BodyText"/>
        <w:spacing w:line="251" w:lineRule="auto"/>
        <w:ind w:right="2910"/>
        <w:rPr>
          <w:lang w:eastAsia="zh-CN"/>
        </w:rPr>
      </w:pPr>
      <w:r>
        <w:rPr>
          <w:lang w:eastAsia="zh-CN"/>
        </w:rPr>
        <w:t xml:space="preserve">权限需求 </w:t>
      </w:r>
      <w:r>
        <w:rPr>
          <w:w w:val="95"/>
          <w:lang w:eastAsia="zh-CN"/>
        </w:rPr>
        <w:t>运行sdbinspt命令的用户必须对数据库的数据与索引文件拥有读权限。</w:t>
      </w:r>
    </w:p>
    <w:p w:rsidR="0020037C" w:rsidRDefault="0020037C">
      <w:pPr>
        <w:spacing w:before="4" w:line="180" w:lineRule="exact"/>
        <w:rPr>
          <w:sz w:val="18"/>
          <w:szCs w:val="18"/>
          <w:lang w:eastAsia="zh-CN"/>
        </w:rPr>
      </w:pPr>
    </w:p>
    <w:p w:rsidR="0020037C" w:rsidRDefault="004474D3">
      <w:pPr>
        <w:pStyle w:val="BodyText"/>
        <w:spacing w:line="251" w:lineRule="auto"/>
        <w:ind w:right="6140"/>
        <w:rPr>
          <w:lang w:eastAsia="zh-CN"/>
        </w:rPr>
      </w:pPr>
      <w:r>
        <w:rPr>
          <w:lang w:eastAsia="zh-CN"/>
        </w:rPr>
        <w:t xml:space="preserve">连接需求 </w:t>
      </w:r>
      <w:r>
        <w:rPr>
          <w:w w:val="95"/>
          <w:lang w:eastAsia="zh-CN"/>
        </w:rPr>
        <w:t>sdbinspt不需要与数据库连接。</w:t>
      </w:r>
    </w:p>
    <w:p w:rsidR="0020037C" w:rsidRDefault="0020037C">
      <w:pPr>
        <w:spacing w:before="4" w:line="180" w:lineRule="exact"/>
        <w:rPr>
          <w:sz w:val="18"/>
          <w:szCs w:val="18"/>
          <w:lang w:eastAsia="zh-CN"/>
        </w:rPr>
      </w:pPr>
    </w:p>
    <w:p w:rsidR="0020037C" w:rsidRDefault="004474D3">
      <w:pPr>
        <w:pStyle w:val="BodyText"/>
      </w:pPr>
      <w:r>
        <w:t>选项</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--help, -h</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返回基本帮助和用法文本</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 xml:space="preserve">--dbpath, </w:t>
            </w:r>
            <w:r>
              <w:rPr>
                <w:rFonts w:ascii="Microsoft JhengHei" w:eastAsia="Microsoft JhengHei" w:hAnsi="Microsoft JhengHei" w:cs="Microsoft JhengHei"/>
                <w:spacing w:val="6"/>
                <w:w w:val="85"/>
                <w:sz w:val="14"/>
                <w:szCs w:val="14"/>
              </w:rPr>
              <w:t xml:space="preserve"> </w:t>
            </w:r>
            <w:r>
              <w:rPr>
                <w:rFonts w:ascii="Microsoft JhengHei" w:eastAsia="Microsoft JhengHei" w:hAnsi="Microsoft JhengHei" w:cs="Microsoft JhengHei"/>
                <w:w w:val="85"/>
                <w:sz w:val="14"/>
                <w:szCs w:val="14"/>
              </w:rPr>
              <w:t>-d</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指定数据库文件所在目录，默认为当前目录</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 xml:space="preserve">--output, </w:t>
            </w:r>
            <w:r>
              <w:rPr>
                <w:rFonts w:ascii="Microsoft JhengHei" w:eastAsia="Microsoft JhengHei" w:hAnsi="Microsoft JhengHei" w:cs="Microsoft JhengHei"/>
                <w:spacing w:val="5"/>
                <w:w w:val="85"/>
                <w:sz w:val="14"/>
                <w:szCs w:val="14"/>
              </w:rPr>
              <w:t xml:space="preserve"> </w:t>
            </w:r>
            <w:r>
              <w:rPr>
                <w:rFonts w:ascii="Microsoft JhengHei" w:eastAsia="Microsoft JhengHei" w:hAnsi="Microsoft JhengHei" w:cs="Microsoft JhengHei"/>
                <w:w w:val="85"/>
                <w:sz w:val="14"/>
                <w:szCs w:val="14"/>
              </w:rPr>
              <w:t>-o</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指定输出文件，默认为屏幕输出</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--verbose,</w:t>
            </w:r>
            <w:r>
              <w:rPr>
                <w:rFonts w:ascii="Microsoft JhengHei" w:eastAsia="Microsoft JhengHei" w:hAnsi="Microsoft JhengHei" w:cs="Microsoft JhengHei"/>
                <w:spacing w:val="10"/>
                <w:w w:val="90"/>
                <w:sz w:val="14"/>
                <w:szCs w:val="14"/>
              </w:rPr>
              <w:t xml:space="preserve"> </w:t>
            </w:r>
            <w:r>
              <w:rPr>
                <w:rFonts w:ascii="Microsoft JhengHei" w:eastAsia="Microsoft JhengHei" w:hAnsi="Microsoft JhengHei" w:cs="Microsoft JhengHei"/>
                <w:w w:val="90"/>
                <w:sz w:val="14"/>
                <w:szCs w:val="14"/>
              </w:rPr>
              <w:t>-v</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是否进行</w:t>
            </w:r>
            <w:r>
              <w:rPr>
                <w:rFonts w:ascii="Microsoft JhengHei" w:eastAsia="Microsoft JhengHei" w:hAnsi="Microsoft JhengHei" w:cs="Microsoft JhengHei"/>
                <w:spacing w:val="-9"/>
                <w:sz w:val="14"/>
                <w:szCs w:val="14"/>
              </w:rPr>
              <w:t xml:space="preserve"> </w:t>
            </w:r>
            <w:r>
              <w:rPr>
                <w:rFonts w:ascii="Microsoft JhengHei" w:eastAsia="Microsoft JhengHei" w:hAnsi="Microsoft JhengHei" w:cs="Microsoft JhengHei"/>
                <w:sz w:val="14"/>
                <w:szCs w:val="14"/>
              </w:rPr>
              <w:t>ASCII</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文本输出（</w:t>
            </w:r>
            <w:r>
              <w:rPr>
                <w:rFonts w:ascii="Microsoft JhengHei" w:eastAsia="Microsoft JhengHei" w:hAnsi="Microsoft JhengHei" w:cs="Microsoft JhengHei"/>
                <w:spacing w:val="-9"/>
                <w:sz w:val="14"/>
                <w:szCs w:val="14"/>
              </w:rPr>
              <w:t xml:space="preserve"> </w:t>
            </w:r>
            <w:r>
              <w:rPr>
                <w:rFonts w:ascii="Microsoft JhengHei" w:eastAsia="Microsoft JhengHei" w:hAnsi="Microsoft JhengHei" w:cs="Microsoft JhengHei"/>
                <w:sz w:val="14"/>
                <w:szCs w:val="14"/>
              </w:rPr>
              <w:t>true/false</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），默认为</w:t>
            </w:r>
            <w:r>
              <w:rPr>
                <w:rFonts w:ascii="Microsoft JhengHei" w:eastAsia="Microsoft JhengHei" w:hAnsi="Microsoft JhengHei" w:cs="Microsoft JhengHei"/>
                <w:spacing w:val="-9"/>
                <w:sz w:val="14"/>
                <w:szCs w:val="14"/>
              </w:rPr>
              <w:t xml:space="preserve"> </w:t>
            </w:r>
            <w:r>
              <w:rPr>
                <w:rFonts w:ascii="Microsoft JhengHei" w:eastAsia="Microsoft JhengHei" w:hAnsi="Microsoft JhengHei" w:cs="Microsoft JhengHei"/>
                <w:sz w:val="14"/>
                <w:szCs w:val="14"/>
              </w:rPr>
              <w:t>true</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--csname,</w:t>
            </w:r>
            <w:r>
              <w:rPr>
                <w:rFonts w:ascii="Microsoft JhengHei" w:eastAsia="Microsoft JhengHei" w:hAnsi="Microsoft JhengHei" w:cs="Microsoft JhengHei"/>
                <w:spacing w:val="9"/>
                <w:w w:val="90"/>
                <w:sz w:val="14"/>
                <w:szCs w:val="14"/>
              </w:rPr>
              <w:t xml:space="preserve"> </w:t>
            </w:r>
            <w:r>
              <w:rPr>
                <w:rFonts w:ascii="Microsoft JhengHei" w:eastAsia="Microsoft JhengHei" w:hAnsi="Microsoft JhengHei" w:cs="Microsoft JhengHei"/>
                <w:w w:val="90"/>
                <w:sz w:val="14"/>
                <w:szCs w:val="14"/>
              </w:rPr>
              <w:t>-c</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指定集合空间名，如果未指定则为全部集合空间</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--clname,</w:t>
            </w:r>
            <w:r>
              <w:rPr>
                <w:rFonts w:ascii="Microsoft JhengHei" w:eastAsia="Microsoft JhengHei" w:hAnsi="Microsoft JhengHei" w:cs="Microsoft JhengHei"/>
                <w:spacing w:val="10"/>
                <w:w w:val="90"/>
                <w:sz w:val="14"/>
                <w:szCs w:val="14"/>
              </w:rPr>
              <w:t xml:space="preserve"> </w:t>
            </w:r>
            <w:r>
              <w:rPr>
                <w:rFonts w:ascii="Microsoft JhengHei" w:eastAsia="Microsoft JhengHei" w:hAnsi="Microsoft JhengHei" w:cs="Microsoft JhengHei"/>
                <w:w w:val="90"/>
                <w:sz w:val="14"/>
                <w:szCs w:val="14"/>
              </w:rPr>
              <w:t>-l</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指定集合名，如果未指定则为全部集合</w:t>
            </w:r>
          </w:p>
        </w:tc>
      </w:tr>
      <w:tr w:rsidR="0020037C">
        <w:trPr>
          <w:trHeight w:hRule="exact" w:val="124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--action,</w:t>
            </w:r>
            <w:r>
              <w:rPr>
                <w:rFonts w:ascii="Microsoft JhengHei" w:eastAsia="Microsoft JhengHei" w:hAnsi="Microsoft JhengHei" w:cs="Microsoft JhengHei"/>
                <w:spacing w:val="4"/>
                <w:w w:val="90"/>
                <w:sz w:val="14"/>
                <w:szCs w:val="14"/>
              </w:rPr>
              <w:t xml:space="preserve"> </w:t>
            </w:r>
            <w:r>
              <w:rPr>
                <w:rFonts w:ascii="Microsoft JhengHei" w:eastAsia="Microsoft JhengHei" w:hAnsi="Microsoft JhengHei" w:cs="Microsoft JhengHei"/>
                <w:w w:val="90"/>
                <w:sz w:val="14"/>
                <w:szCs w:val="14"/>
              </w:rPr>
              <w:t>-a</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指定操作，为（inspect/dump/all）之一，必须指定</w:t>
            </w:r>
          </w:p>
          <w:p w:rsidR="0020037C" w:rsidRDefault="004474D3">
            <w:pPr>
              <w:pStyle w:val="TableParagraph"/>
              <w:spacing w:before="83" w:line="323" w:lineRule="auto"/>
              <w:ind w:left="35" w:right="25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inspect：检测并报告任何数据损坏</w:t>
            </w:r>
            <w:r>
              <w:rPr>
                <w:rFonts w:ascii="Microsoft JhengHei" w:eastAsia="Microsoft JhengHei" w:hAnsi="Microsoft JhengHei" w:cs="Microsoft JhengHei"/>
                <w:sz w:val="14"/>
                <w:szCs w:val="14"/>
              </w:rPr>
              <w:t xml:space="preserve"> dump：将数据页格式化并输出</w:t>
            </w:r>
          </w:p>
          <w:p w:rsidR="0020037C" w:rsidRDefault="004474D3">
            <w:pPr>
              <w:pStyle w:val="TableParagraph"/>
              <w:spacing w:line="23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all</w:t>
            </w:r>
            <w:r>
              <w:rPr>
                <w:rFonts w:ascii="Microsoft JhengHei" w:eastAsia="Microsoft JhengHei" w:hAnsi="Microsoft JhengHei" w:cs="Microsoft JhengHei"/>
                <w:spacing w:val="-2"/>
                <w:sz w:val="14"/>
                <w:szCs w:val="14"/>
              </w:rPr>
              <w:t xml:space="preserve"> </w:t>
            </w:r>
            <w:r>
              <w:rPr>
                <w:rFonts w:ascii="Microsoft JhengHei" w:eastAsia="Microsoft JhengHei" w:hAnsi="Microsoft JhengHei" w:cs="Microsoft JhengHei"/>
                <w:sz w:val="14"/>
                <w:szCs w:val="14"/>
              </w:rPr>
              <w:t>：检测数据页损坏，并格式化输出数据页</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--dumpdata</w:t>
            </w:r>
            <w:r>
              <w:rPr>
                <w:rFonts w:ascii="Microsoft JhengHei" w:eastAsia="Microsoft JhengHei" w:hAnsi="Microsoft JhengHei" w:cs="Microsoft JhengHei"/>
                <w:spacing w:val="3"/>
                <w:w w:val="90"/>
                <w:sz w:val="14"/>
                <w:szCs w:val="14"/>
              </w:rPr>
              <w:t xml:space="preserve"> </w:t>
            </w:r>
            <w:r>
              <w:rPr>
                <w:rFonts w:ascii="Microsoft JhengHei" w:eastAsia="Microsoft JhengHei" w:hAnsi="Microsoft JhengHei" w:cs="Microsoft JhengHei"/>
                <w:w w:val="90"/>
                <w:sz w:val="14"/>
                <w:szCs w:val="14"/>
              </w:rPr>
              <w:t>-t</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指定是否需要格式化输出数据（</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ture/false</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），默认为</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false</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--dumpindex,</w:t>
            </w:r>
            <w:r>
              <w:rPr>
                <w:rFonts w:ascii="Microsoft JhengHei" w:eastAsia="Microsoft JhengHei" w:hAnsi="Microsoft JhengHei" w:cs="Microsoft JhengHei"/>
                <w:spacing w:val="24"/>
                <w:w w:val="90"/>
                <w:sz w:val="14"/>
                <w:szCs w:val="14"/>
              </w:rPr>
              <w:t xml:space="preserve"> </w:t>
            </w:r>
            <w:r>
              <w:rPr>
                <w:rFonts w:ascii="Microsoft JhengHei" w:eastAsia="Microsoft JhengHei" w:hAnsi="Microsoft JhengHei" w:cs="Microsoft JhengHei"/>
                <w:w w:val="90"/>
                <w:sz w:val="14"/>
                <w:szCs w:val="14"/>
              </w:rPr>
              <w:t>-i</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指定是否需要格式化输出索引（</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true/false</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），默认为</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false</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--pagestart,</w:t>
            </w:r>
            <w:r>
              <w:rPr>
                <w:rFonts w:ascii="Microsoft JhengHei" w:eastAsia="Microsoft JhengHei" w:hAnsi="Microsoft JhengHei" w:cs="Microsoft JhengHei"/>
                <w:spacing w:val="8"/>
                <w:w w:val="90"/>
                <w:sz w:val="14"/>
                <w:szCs w:val="14"/>
              </w:rPr>
              <w:t xml:space="preserve"> </w:t>
            </w:r>
            <w:r>
              <w:rPr>
                <w:rFonts w:ascii="Microsoft JhengHei" w:eastAsia="Microsoft JhengHei" w:hAnsi="Microsoft JhengHei" w:cs="Microsoft JhengHei"/>
                <w:w w:val="90"/>
                <w:sz w:val="14"/>
                <w:szCs w:val="14"/>
              </w:rPr>
              <w:t>-s</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指定起始数据页，默认为  </w:t>
            </w:r>
            <w:r>
              <w:rPr>
                <w:rFonts w:ascii="Microsoft JhengHei" w:eastAsia="Microsoft JhengHei" w:hAnsi="Microsoft JhengHei" w:cs="Microsoft JhengHei"/>
                <w:spacing w:val="12"/>
                <w:w w:val="95"/>
                <w:sz w:val="14"/>
                <w:szCs w:val="14"/>
                <w:lang w:eastAsia="zh-CN"/>
              </w:rPr>
              <w:t xml:space="preserve"> </w:t>
            </w:r>
            <w:r>
              <w:rPr>
                <w:rFonts w:ascii="Microsoft JhengHei" w:eastAsia="Microsoft JhengHei" w:hAnsi="Microsoft JhengHei" w:cs="Microsoft JhengHei"/>
                <w:w w:val="95"/>
                <w:sz w:val="14"/>
                <w:szCs w:val="14"/>
                <w:lang w:eastAsia="zh-CN"/>
              </w:rPr>
              <w:t>0</w:t>
            </w:r>
          </w:p>
        </w:tc>
      </w:tr>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--numpage,</w:t>
            </w:r>
            <w:r>
              <w:rPr>
                <w:rFonts w:ascii="Microsoft JhengHei" w:eastAsia="Microsoft JhengHei" w:hAnsi="Microsoft JhengHei" w:cs="Microsoft JhengHei"/>
                <w:spacing w:val="8"/>
                <w:w w:val="90"/>
                <w:sz w:val="14"/>
                <w:szCs w:val="14"/>
              </w:rPr>
              <w:t xml:space="preserve"> </w:t>
            </w:r>
            <w:r>
              <w:rPr>
                <w:rFonts w:ascii="Microsoft JhengHei" w:eastAsia="Microsoft JhengHei" w:hAnsi="Microsoft JhengHei" w:cs="Microsoft JhengHei"/>
                <w:w w:val="90"/>
                <w:sz w:val="14"/>
                <w:szCs w:val="14"/>
              </w:rPr>
              <w:t>-n</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指定需要检测或格式化的数据页数量，默认为全部</w:t>
            </w:r>
          </w:p>
        </w:tc>
      </w:tr>
    </w:tbl>
    <w:p w:rsidR="0020037C" w:rsidRDefault="0020037C">
      <w:pPr>
        <w:spacing w:line="207" w:lineRule="exact"/>
        <w:rPr>
          <w:rFonts w:ascii="Microsoft JhengHei" w:eastAsia="Microsoft JhengHei" w:hAnsi="Microsoft JhengHei" w:cs="Microsoft JhengHei"/>
          <w:sz w:val="14"/>
          <w:szCs w:val="14"/>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613"/>
        <w:rPr>
          <w:lang w:eastAsia="zh-CN"/>
        </w:rPr>
      </w:pPr>
      <w:r>
        <w:rPr>
          <w:lang w:eastAsia="zh-CN"/>
        </w:rPr>
        <w:t>用法</w:t>
      </w:r>
    </w:p>
    <w:p w:rsidR="0020037C" w:rsidRDefault="0020037C">
      <w:pPr>
        <w:spacing w:before="5" w:line="100" w:lineRule="exact"/>
        <w:rPr>
          <w:sz w:val="10"/>
          <w:szCs w:val="10"/>
          <w:lang w:eastAsia="zh-CN"/>
        </w:rPr>
      </w:pPr>
    </w:p>
    <w:p w:rsidR="0020037C" w:rsidRDefault="004474D3">
      <w:pPr>
        <w:pStyle w:val="BodyText"/>
        <w:spacing w:line="167" w:lineRule="auto"/>
        <w:ind w:left="613" w:right="663"/>
        <w:rPr>
          <w:lang w:eastAsia="zh-CN"/>
        </w:rPr>
      </w:pPr>
      <w:r>
        <w:rPr>
          <w:w w:val="95"/>
          <w:lang w:eastAsia="zh-CN"/>
        </w:rPr>
        <w:t>在下面的例子，sdbinspt在当前目录下检测并格式化输出所有集合空间与集合的数据与索引至output.txt文</w:t>
      </w:r>
      <w:r>
        <w:rPr>
          <w:lang w:eastAsia="zh-CN"/>
        </w:rPr>
        <w:t xml:space="preserve"> 件。</w:t>
      </w:r>
    </w:p>
    <w:p w:rsidR="0020037C" w:rsidRDefault="00B0609F">
      <w:pPr>
        <w:pStyle w:val="BodyText"/>
        <w:spacing w:before="23"/>
        <w:ind w:left="613"/>
        <w:rPr>
          <w:rFonts w:ascii="仿宋" w:eastAsia="仿宋" w:hAnsi="仿宋" w:cs="仿宋"/>
        </w:rPr>
      </w:pPr>
      <w:r w:rsidRPr="00B0609F">
        <w:pict>
          <v:group id="_x0000_s3106" style="position:absolute;left:0;text-align:left;margin-left:81.7pt;margin-top:5.6pt;width:473.6pt;height:10.6pt;z-index:-251836928;mso-position-horizontal-relative:page" coordorigin="1634,112" coordsize="9472,212">
            <v:shape id="_x0000_s3107" style="position:absolute;left:1634;top:112;width:9472;height:212" coordorigin="1634,112" coordsize="9472,212" path="m1634,112r9472,l11106,324r-9472,l1634,112xe" fillcolor="#efefef" stroked="f">
              <v:path arrowok="t"/>
            </v:shape>
            <w10:wrap anchorx="page"/>
          </v:group>
        </w:pict>
      </w:r>
      <w:r w:rsidR="004474D3">
        <w:rPr>
          <w:rFonts w:ascii="仿宋" w:eastAsia="仿宋" w:hAnsi="仿宋" w:cs="仿宋"/>
        </w:rPr>
        <w:t>sdbinspt -d . -o output.txt -v true -a all -t true -i true</w:t>
      </w:r>
    </w:p>
    <w:p w:rsidR="0020037C" w:rsidRDefault="0020037C">
      <w:pPr>
        <w:spacing w:line="200" w:lineRule="exact"/>
        <w:rPr>
          <w:sz w:val="20"/>
          <w:szCs w:val="20"/>
        </w:rPr>
      </w:pPr>
    </w:p>
    <w:p w:rsidR="0020037C" w:rsidRDefault="0020037C">
      <w:pPr>
        <w:spacing w:before="4" w:line="200" w:lineRule="exact"/>
        <w:rPr>
          <w:sz w:val="20"/>
          <w:szCs w:val="20"/>
        </w:rPr>
      </w:pPr>
    </w:p>
    <w:p w:rsidR="0020037C" w:rsidRDefault="004474D3">
      <w:pPr>
        <w:pStyle w:val="Heading2"/>
        <w:spacing w:line="394" w:lineRule="exact"/>
        <w:ind w:left="113"/>
        <w:rPr>
          <w:lang w:eastAsia="zh-CN"/>
        </w:rPr>
      </w:pPr>
      <w:bookmarkStart w:id="195" w:name="集群管理"/>
      <w:bookmarkStart w:id="196" w:name="_bookmark91"/>
      <w:bookmarkEnd w:id="195"/>
      <w:bookmarkEnd w:id="196"/>
      <w:r>
        <w:rPr>
          <w:lang w:eastAsia="zh-CN"/>
        </w:rPr>
        <w:t>集群管理</w:t>
      </w:r>
      <w:r w:rsidR="004F3277">
        <w:rPr>
          <w:rFonts w:asciiTheme="minorEastAsia" w:eastAsiaTheme="minorEastAsia" w:hAnsiTheme="minorEastAsia" w:hint="eastAsia"/>
          <w:lang w:eastAsia="zh-CN"/>
        </w:rPr>
        <w:t>(李建华)</w:t>
      </w:r>
    </w:p>
    <w:p w:rsidR="0020037C" w:rsidRDefault="00B0609F">
      <w:pPr>
        <w:pStyle w:val="BodyText"/>
        <w:spacing w:before="42" w:line="251" w:lineRule="auto"/>
        <w:ind w:left="613" w:right="463"/>
        <w:rPr>
          <w:lang w:eastAsia="zh-CN"/>
        </w:rPr>
      </w:pPr>
      <w:r>
        <w:pict>
          <v:group id="_x0000_s3104" style="position:absolute;left:0;text-align:left;margin-left:56.7pt;margin-top:1.65pt;width:498.6pt;height:.1pt;z-index:-251835904;mso-position-horizontal-relative:page" coordorigin="1134,33" coordsize="9972,2">
            <v:shape id="_x0000_s3105" style="position:absolute;left:1134;top:33;width:9972;height:2" coordorigin="1134,33" coordsize="9972,0" path="m1134,33r9972,e" filled="f" strokeweight="1pt">
              <v:path arrowok="t"/>
            </v:shape>
            <w10:wrap anchorx="page"/>
          </v:group>
        </w:pict>
      </w:r>
      <w:r w:rsidR="004474D3">
        <w:rPr>
          <w:w w:val="95"/>
          <w:lang w:eastAsia="zh-CN"/>
        </w:rPr>
        <w:t>本章描述了集群的一些管理概念和操作，包括编目/数据</w:t>
      </w:r>
      <w:r w:rsidR="00423ADE">
        <w:rPr>
          <w:w w:val="95"/>
          <w:lang w:eastAsia="zh-CN"/>
        </w:rPr>
        <w:t>分区</w:t>
      </w:r>
      <w:r w:rsidR="004474D3">
        <w:rPr>
          <w:w w:val="95"/>
          <w:lang w:eastAsia="zh-CN"/>
        </w:rPr>
        <w:t>组的创建/删除、协调节点的增加。</w:t>
      </w:r>
      <w:r w:rsidR="004474D3">
        <w:rPr>
          <w:lang w:eastAsia="zh-CN"/>
        </w:rPr>
        <w:t xml:space="preserve"> 通过理解这些概念和操作方法，更好地实现集群规模的扩展或调整。</w:t>
      </w:r>
    </w:p>
    <w:p w:rsidR="0020037C" w:rsidRDefault="004474D3">
      <w:pPr>
        <w:pStyle w:val="BodyText"/>
        <w:spacing w:before="3" w:line="251" w:lineRule="auto"/>
        <w:ind w:left="613" w:right="8347"/>
        <w:rPr>
          <w:lang w:eastAsia="zh-CN"/>
        </w:rPr>
      </w:pPr>
      <w:r>
        <w:rPr>
          <w:lang w:eastAsia="zh-CN"/>
        </w:rPr>
        <w:t xml:space="preserve">目录： </w:t>
      </w:r>
      <w:hyperlink w:anchor="_bookmark92" w:history="1">
        <w:r>
          <w:rPr>
            <w:color w:val="0000FF"/>
            <w:lang w:eastAsia="zh-CN"/>
          </w:rPr>
          <w:t>集群中新增主机</w:t>
        </w:r>
      </w:hyperlink>
      <w:r>
        <w:rPr>
          <w:color w:val="0000FF"/>
          <w:lang w:eastAsia="zh-CN"/>
        </w:rPr>
        <w:t xml:space="preserve"> </w:t>
      </w:r>
      <w:hyperlink w:anchor="_bookmark93" w:history="1">
        <w:r>
          <w:rPr>
            <w:color w:val="0000FF"/>
            <w:lang w:eastAsia="zh-CN"/>
          </w:rPr>
          <w:t>编目</w:t>
        </w:r>
        <w:r w:rsidR="00423ADE">
          <w:rPr>
            <w:color w:val="0000FF"/>
            <w:lang w:eastAsia="zh-CN"/>
          </w:rPr>
          <w:t>分区</w:t>
        </w:r>
        <w:r>
          <w:rPr>
            <w:color w:val="0000FF"/>
            <w:lang w:eastAsia="zh-CN"/>
          </w:rPr>
          <w:t>组管理</w:t>
        </w:r>
      </w:hyperlink>
      <w:r>
        <w:rPr>
          <w:color w:val="0000FF"/>
          <w:lang w:eastAsia="zh-CN"/>
        </w:rPr>
        <w:t xml:space="preserve"> </w:t>
      </w:r>
      <w:hyperlink w:anchor="_bookmark96" w:history="1">
        <w:r>
          <w:rPr>
            <w:color w:val="0000FF"/>
            <w:lang w:eastAsia="zh-CN"/>
          </w:rPr>
          <w:t>数据</w:t>
        </w:r>
        <w:r w:rsidR="00423ADE">
          <w:rPr>
            <w:color w:val="0000FF"/>
            <w:lang w:eastAsia="zh-CN"/>
          </w:rPr>
          <w:t>分区</w:t>
        </w:r>
        <w:r>
          <w:rPr>
            <w:color w:val="0000FF"/>
            <w:lang w:eastAsia="zh-CN"/>
          </w:rPr>
          <w:t>组管理</w:t>
        </w:r>
      </w:hyperlink>
      <w:r>
        <w:rPr>
          <w:color w:val="0000FF"/>
          <w:lang w:eastAsia="zh-CN"/>
        </w:rPr>
        <w:t xml:space="preserve"> </w:t>
      </w:r>
      <w:hyperlink w:anchor="_bookmark99" w:history="1">
        <w:r>
          <w:rPr>
            <w:color w:val="0000FF"/>
            <w:lang w:eastAsia="zh-CN"/>
          </w:rPr>
          <w:t>协调</w:t>
        </w:r>
        <w:r w:rsidR="00423ADE">
          <w:rPr>
            <w:color w:val="0000FF"/>
            <w:lang w:eastAsia="zh-CN"/>
          </w:rPr>
          <w:t>分区</w:t>
        </w:r>
        <w:r>
          <w:rPr>
            <w:color w:val="0000FF"/>
            <w:lang w:eastAsia="zh-CN"/>
          </w:rPr>
          <w:t>管理</w:t>
        </w:r>
      </w:hyperlink>
      <w:r>
        <w:rPr>
          <w:color w:val="0000FF"/>
          <w:lang w:eastAsia="zh-CN"/>
        </w:rPr>
        <w:t xml:space="preserve"> </w:t>
      </w:r>
      <w:hyperlink w:anchor="_bookmark100" w:history="1">
        <w:r>
          <w:rPr>
            <w:color w:val="0000FF"/>
            <w:lang w:eastAsia="zh-CN"/>
          </w:rPr>
          <w:t>案例</w:t>
        </w:r>
      </w:hyperlink>
    </w:p>
    <w:p w:rsidR="0020037C" w:rsidRDefault="004474D3">
      <w:pPr>
        <w:pStyle w:val="Heading3"/>
        <w:spacing w:before="99"/>
        <w:ind w:left="113"/>
        <w:rPr>
          <w:lang w:eastAsia="zh-CN"/>
        </w:rPr>
      </w:pPr>
      <w:bookmarkStart w:id="197" w:name="集群中新增主机"/>
      <w:bookmarkStart w:id="198" w:name="_bookmark92"/>
      <w:bookmarkEnd w:id="197"/>
      <w:bookmarkEnd w:id="198"/>
      <w:r>
        <w:rPr>
          <w:lang w:eastAsia="zh-CN"/>
        </w:rPr>
        <w:t>集群中新增主机</w:t>
      </w:r>
    </w:p>
    <w:p w:rsidR="0020037C" w:rsidRDefault="0020037C">
      <w:pPr>
        <w:spacing w:before="8" w:line="100" w:lineRule="exact"/>
        <w:rPr>
          <w:sz w:val="10"/>
          <w:szCs w:val="10"/>
          <w:lang w:eastAsia="zh-CN"/>
        </w:rPr>
      </w:pPr>
    </w:p>
    <w:p w:rsidR="0020037C" w:rsidRDefault="004474D3">
      <w:pPr>
        <w:pStyle w:val="BodyText"/>
        <w:spacing w:line="167" w:lineRule="auto"/>
        <w:ind w:left="613" w:right="463"/>
        <w:rPr>
          <w:lang w:eastAsia="zh-CN"/>
        </w:rPr>
      </w:pPr>
      <w:r>
        <w:rPr>
          <w:lang w:eastAsia="zh-CN"/>
        </w:rPr>
        <w:t>如果需要在数据库集群中新增一台主机（物理机或者虚拟机），用于部署编目节点或者数据节点，则必须需 要按照如下步骤配置好主机系统：</w:t>
      </w:r>
    </w:p>
    <w:p w:rsidR="0020037C" w:rsidRDefault="004474D3">
      <w:pPr>
        <w:pStyle w:val="BodyText"/>
        <w:spacing w:before="31"/>
        <w:ind w:left="613"/>
        <w:rPr>
          <w:lang w:eastAsia="zh-CN"/>
        </w:rPr>
      </w:pPr>
      <w:r>
        <w:rPr>
          <w:lang w:eastAsia="zh-CN"/>
        </w:rPr>
        <w:t>1．</w:t>
      </w:r>
      <w:r>
        <w:rPr>
          <w:spacing w:val="1"/>
          <w:lang w:eastAsia="zh-CN"/>
        </w:rPr>
        <w:t xml:space="preserve"> </w:t>
      </w:r>
      <w:r>
        <w:rPr>
          <w:lang w:eastAsia="zh-CN"/>
        </w:rPr>
        <w:t>安装好与其他主机相同的操作系统，并配置好IP地址；</w:t>
      </w:r>
    </w:p>
    <w:p w:rsidR="0020037C" w:rsidRDefault="004474D3">
      <w:pPr>
        <w:pStyle w:val="BodyText"/>
        <w:spacing w:before="16"/>
        <w:ind w:left="613"/>
        <w:rPr>
          <w:lang w:eastAsia="zh-CN"/>
        </w:rPr>
      </w:pPr>
      <w:r>
        <w:rPr>
          <w:w w:val="95"/>
          <w:lang w:eastAsia="zh-CN"/>
        </w:rPr>
        <w:t xml:space="preserve">2．        </w:t>
      </w:r>
      <w:r>
        <w:rPr>
          <w:spacing w:val="23"/>
          <w:w w:val="95"/>
          <w:lang w:eastAsia="zh-CN"/>
        </w:rPr>
        <w:t xml:space="preserve"> </w:t>
      </w:r>
      <w:r>
        <w:rPr>
          <w:w w:val="95"/>
          <w:lang w:eastAsia="zh-CN"/>
        </w:rPr>
        <w:t>按照系统配置需求一节配置好主机名/内核参数，并将其他的主机名和IP对应关系加入到/etc/hosts中；</w:t>
      </w:r>
    </w:p>
    <w:p w:rsidR="0020037C" w:rsidRDefault="004474D3">
      <w:pPr>
        <w:pStyle w:val="BodyText"/>
        <w:spacing w:before="16"/>
        <w:ind w:left="613"/>
      </w:pPr>
      <w:r>
        <w:rPr>
          <w:w w:val="95"/>
        </w:rPr>
        <w:t xml:space="preserve">3．       </w:t>
      </w:r>
      <w:r>
        <w:rPr>
          <w:spacing w:val="16"/>
          <w:w w:val="95"/>
        </w:rPr>
        <w:t xml:space="preserve"> </w:t>
      </w:r>
      <w:r>
        <w:rPr>
          <w:w w:val="95"/>
        </w:rPr>
        <w:t>修改每台集群主机上/etc/hosts文件，将新增的主机IP地址与主机对应关系加入到/etc/hosts文件中；</w:t>
      </w:r>
    </w:p>
    <w:p w:rsidR="0020037C" w:rsidRDefault="004474D3">
      <w:pPr>
        <w:pStyle w:val="BodyText"/>
        <w:spacing w:before="16"/>
        <w:ind w:left="613"/>
        <w:rPr>
          <w:lang w:eastAsia="zh-CN"/>
        </w:rPr>
      </w:pPr>
      <w:r>
        <w:rPr>
          <w:lang w:eastAsia="zh-CN"/>
        </w:rPr>
        <w:t>4．</w:t>
      </w:r>
      <w:r>
        <w:rPr>
          <w:spacing w:val="-5"/>
          <w:lang w:eastAsia="zh-CN"/>
        </w:rPr>
        <w:t xml:space="preserve"> </w:t>
      </w:r>
      <w:r>
        <w:rPr>
          <w:lang w:eastAsia="zh-CN"/>
        </w:rPr>
        <w:t>按照</w:t>
      </w:r>
      <w:hyperlink w:anchor="_bookmark40" w:history="1">
        <w:r>
          <w:rPr>
            <w:color w:val="0000FF"/>
            <w:lang w:eastAsia="zh-CN"/>
          </w:rPr>
          <w:t>系统配置需求</w:t>
        </w:r>
      </w:hyperlink>
      <w:r>
        <w:rPr>
          <w:color w:val="000000"/>
          <w:lang w:eastAsia="zh-CN"/>
        </w:rPr>
        <w:t>一节验证配置的正确性。</w:t>
      </w:r>
    </w:p>
    <w:p w:rsidR="0020037C" w:rsidRDefault="0020037C">
      <w:pPr>
        <w:spacing w:before="5" w:line="100" w:lineRule="exact"/>
        <w:rPr>
          <w:sz w:val="10"/>
          <w:szCs w:val="10"/>
          <w:lang w:eastAsia="zh-CN"/>
        </w:rPr>
      </w:pPr>
    </w:p>
    <w:p w:rsidR="0020037C" w:rsidRDefault="004474D3">
      <w:pPr>
        <w:pStyle w:val="BodyText"/>
        <w:spacing w:line="167" w:lineRule="auto"/>
        <w:ind w:left="613"/>
        <w:rPr>
          <w:lang w:eastAsia="zh-CN"/>
        </w:rPr>
      </w:pPr>
      <w:r>
        <w:rPr>
          <w:w w:val="95"/>
        </w:rPr>
        <w:t xml:space="preserve">5．       </w:t>
      </w:r>
      <w:r>
        <w:rPr>
          <w:spacing w:val="10"/>
          <w:w w:val="95"/>
        </w:rPr>
        <w:t xml:space="preserve"> </w:t>
      </w:r>
      <w:r>
        <w:rPr>
          <w:w w:val="95"/>
        </w:rPr>
        <w:t>按照</w:t>
      </w:r>
      <w:hyperlink w:anchor="_bookmark43" w:history="1">
        <w:r>
          <w:rPr>
            <w:color w:val="0000FF"/>
            <w:w w:val="95"/>
          </w:rPr>
          <w:t>SequoiaDB服务器安装</w:t>
        </w:r>
      </w:hyperlink>
      <w:r>
        <w:rPr>
          <w:color w:val="000000"/>
          <w:w w:val="95"/>
        </w:rPr>
        <w:t>一节，安装SequoiaDB软件。</w:t>
      </w:r>
      <w:r>
        <w:rPr>
          <w:color w:val="000000"/>
          <w:w w:val="95"/>
          <w:lang w:eastAsia="zh-CN"/>
        </w:rPr>
        <w:t>安装时，注意配置管理服务端口与现有系统的</w:t>
      </w:r>
      <w:r>
        <w:rPr>
          <w:color w:val="000000"/>
          <w:lang w:eastAsia="zh-CN"/>
        </w:rPr>
        <w:t xml:space="preserve"> 端口保持一致。</w:t>
      </w:r>
    </w:p>
    <w:p w:rsidR="0020037C" w:rsidRDefault="0020037C">
      <w:pPr>
        <w:spacing w:before="7" w:line="120" w:lineRule="exact"/>
        <w:rPr>
          <w:sz w:val="12"/>
          <w:szCs w:val="12"/>
          <w:lang w:eastAsia="zh-CN"/>
        </w:rPr>
      </w:pPr>
    </w:p>
    <w:p w:rsidR="0020037C" w:rsidRDefault="004474D3">
      <w:pPr>
        <w:spacing w:line="251" w:lineRule="auto"/>
        <w:ind w:left="613" w:right="5266" w:hanging="500"/>
        <w:rPr>
          <w:rFonts w:ascii="Microsoft JhengHei" w:eastAsia="Microsoft JhengHei" w:hAnsi="Microsoft JhengHei" w:cs="Microsoft JhengHei"/>
          <w:sz w:val="20"/>
          <w:szCs w:val="20"/>
          <w:lang w:eastAsia="zh-CN"/>
        </w:rPr>
      </w:pPr>
      <w:bookmarkStart w:id="199" w:name="编目分区组管理"/>
      <w:bookmarkStart w:id="200" w:name="_bookmark93"/>
      <w:bookmarkEnd w:id="199"/>
      <w:bookmarkEnd w:id="200"/>
      <w:r>
        <w:rPr>
          <w:rFonts w:ascii="Microsoft JhengHei" w:eastAsia="Microsoft JhengHei" w:hAnsi="Microsoft JhengHei" w:cs="Microsoft JhengHei"/>
          <w:sz w:val="24"/>
          <w:szCs w:val="24"/>
          <w:lang w:eastAsia="zh-CN"/>
        </w:rPr>
        <w:t>编目</w:t>
      </w:r>
      <w:r w:rsidR="00423ADE">
        <w:rPr>
          <w:rFonts w:ascii="Microsoft JhengHei" w:eastAsia="Microsoft JhengHei" w:hAnsi="Microsoft JhengHei" w:cs="Microsoft JhengHei"/>
          <w:sz w:val="24"/>
          <w:szCs w:val="24"/>
          <w:lang w:eastAsia="zh-CN"/>
        </w:rPr>
        <w:t>分区</w:t>
      </w:r>
      <w:r>
        <w:rPr>
          <w:rFonts w:ascii="Microsoft JhengHei" w:eastAsia="Microsoft JhengHei" w:hAnsi="Microsoft JhengHei" w:cs="Microsoft JhengHei"/>
          <w:sz w:val="24"/>
          <w:szCs w:val="24"/>
          <w:lang w:eastAsia="zh-CN"/>
        </w:rPr>
        <w:t xml:space="preserve">组管理 </w:t>
      </w:r>
      <w:r>
        <w:rPr>
          <w:rFonts w:ascii="Microsoft JhengHei" w:eastAsia="Microsoft JhengHei" w:hAnsi="Microsoft JhengHei" w:cs="Microsoft JhengHei"/>
          <w:sz w:val="20"/>
          <w:szCs w:val="20"/>
          <w:lang w:eastAsia="zh-CN"/>
        </w:rPr>
        <w:t>本小结介绍在编目</w:t>
      </w:r>
      <w:r w:rsidR="00423ADE">
        <w:rPr>
          <w:rFonts w:ascii="Microsoft JhengHei" w:eastAsia="Microsoft JhengHei" w:hAnsi="Microsoft JhengHei" w:cs="Microsoft JhengHei"/>
          <w:sz w:val="20"/>
          <w:szCs w:val="20"/>
          <w:lang w:eastAsia="zh-CN"/>
        </w:rPr>
        <w:t>分区</w:t>
      </w:r>
      <w:r>
        <w:rPr>
          <w:rFonts w:ascii="Microsoft JhengHei" w:eastAsia="Microsoft JhengHei" w:hAnsi="Microsoft JhengHei" w:cs="Microsoft JhengHei"/>
          <w:sz w:val="20"/>
          <w:szCs w:val="20"/>
          <w:lang w:eastAsia="zh-CN"/>
        </w:rPr>
        <w:t>中新增</w:t>
      </w:r>
      <w:r w:rsidR="00423ADE">
        <w:rPr>
          <w:rFonts w:ascii="Microsoft JhengHei" w:eastAsia="Microsoft JhengHei" w:hAnsi="Microsoft JhengHei" w:cs="Microsoft JhengHei"/>
          <w:sz w:val="20"/>
          <w:szCs w:val="20"/>
          <w:lang w:eastAsia="zh-CN"/>
        </w:rPr>
        <w:t>分区</w:t>
      </w:r>
      <w:r>
        <w:rPr>
          <w:rFonts w:ascii="Microsoft JhengHei" w:eastAsia="Microsoft JhengHei" w:hAnsi="Microsoft JhengHei" w:cs="Microsoft JhengHei"/>
          <w:sz w:val="20"/>
          <w:szCs w:val="20"/>
          <w:lang w:eastAsia="zh-CN"/>
        </w:rPr>
        <w:t>组和新增节点。 目录：</w:t>
      </w:r>
    </w:p>
    <w:p w:rsidR="0020037C" w:rsidRDefault="00B0609F">
      <w:pPr>
        <w:pStyle w:val="BodyText"/>
        <w:spacing w:before="3" w:line="251" w:lineRule="auto"/>
        <w:ind w:left="613" w:right="7163"/>
        <w:rPr>
          <w:lang w:eastAsia="zh-CN"/>
        </w:rPr>
      </w:pPr>
      <w:hyperlink w:anchor="_bookmark94" w:history="1">
        <w:r w:rsidR="004474D3">
          <w:rPr>
            <w:color w:val="0000FF"/>
            <w:lang w:eastAsia="zh-CN"/>
          </w:rPr>
          <w:t>新建编目</w:t>
        </w:r>
        <w:r w:rsidR="00423ADE">
          <w:rPr>
            <w:color w:val="0000FF"/>
            <w:lang w:eastAsia="zh-CN"/>
          </w:rPr>
          <w:t>分区</w:t>
        </w:r>
        <w:r w:rsidR="004474D3">
          <w:rPr>
            <w:color w:val="0000FF"/>
            <w:lang w:eastAsia="zh-CN"/>
          </w:rPr>
          <w:t>组</w:t>
        </w:r>
      </w:hyperlink>
      <w:r w:rsidR="004474D3">
        <w:rPr>
          <w:color w:val="0000FF"/>
          <w:lang w:eastAsia="zh-CN"/>
        </w:rPr>
        <w:t xml:space="preserve"> </w:t>
      </w:r>
      <w:hyperlink w:anchor="_bookmark95" w:history="1">
        <w:r w:rsidR="004474D3">
          <w:rPr>
            <w:color w:val="0000FF"/>
            <w:lang w:eastAsia="zh-CN"/>
          </w:rPr>
          <w:t>编目</w:t>
        </w:r>
        <w:r w:rsidR="00423ADE">
          <w:rPr>
            <w:color w:val="0000FF"/>
            <w:lang w:eastAsia="zh-CN"/>
          </w:rPr>
          <w:t>分区</w:t>
        </w:r>
        <w:r w:rsidR="004474D3">
          <w:rPr>
            <w:color w:val="0000FF"/>
            <w:lang w:eastAsia="zh-CN"/>
          </w:rPr>
          <w:t>组中新增节点</w:t>
        </w:r>
      </w:hyperlink>
    </w:p>
    <w:p w:rsidR="0020037C" w:rsidRDefault="004474D3">
      <w:pPr>
        <w:pStyle w:val="BodyText"/>
        <w:spacing w:before="83"/>
        <w:ind w:left="613"/>
        <w:rPr>
          <w:lang w:eastAsia="zh-CN"/>
        </w:rPr>
      </w:pPr>
      <w:bookmarkStart w:id="201" w:name="新建编目分区组"/>
      <w:bookmarkStart w:id="202" w:name="_bookmark94"/>
      <w:bookmarkEnd w:id="201"/>
      <w:bookmarkEnd w:id="202"/>
      <w:r>
        <w:rPr>
          <w:lang w:eastAsia="zh-CN"/>
        </w:rPr>
        <w:t>新建编目</w:t>
      </w:r>
      <w:r w:rsidR="00423ADE">
        <w:rPr>
          <w:lang w:eastAsia="zh-CN"/>
        </w:rPr>
        <w:t>分区</w:t>
      </w:r>
      <w:r>
        <w:rPr>
          <w:lang w:eastAsia="zh-CN"/>
        </w:rPr>
        <w:t>组</w:t>
      </w:r>
    </w:p>
    <w:p w:rsidR="0020037C" w:rsidRDefault="0020037C">
      <w:pPr>
        <w:spacing w:before="5" w:line="100" w:lineRule="exact"/>
        <w:rPr>
          <w:sz w:val="10"/>
          <w:szCs w:val="10"/>
          <w:lang w:eastAsia="zh-CN"/>
        </w:rPr>
      </w:pPr>
    </w:p>
    <w:p w:rsidR="0020037C" w:rsidRDefault="00B0609F">
      <w:pPr>
        <w:pStyle w:val="BodyText"/>
        <w:spacing w:line="167" w:lineRule="auto"/>
        <w:ind w:left="1253" w:right="427"/>
        <w:rPr>
          <w:lang w:eastAsia="zh-CN"/>
        </w:rPr>
      </w:pPr>
      <w:r>
        <w:pict>
          <v:shape id="_x0000_s3103" type="#_x0000_t75" style="position:absolute;left:0;text-align:left;margin-left:81.7pt;margin-top:2.6pt;width:24pt;height:24pt;z-index:-251834880;mso-position-horizontal-relative:page">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如果新增节点涉及到新增主机，则请首先按照在</w:t>
      </w:r>
      <w:hyperlink w:anchor="_bookmark92" w:history="1">
        <w:r w:rsidR="004474D3">
          <w:rPr>
            <w:color w:val="0000FF"/>
            <w:lang w:eastAsia="zh-CN"/>
          </w:rPr>
          <w:t>集群中新增主机</w:t>
        </w:r>
      </w:hyperlink>
      <w:r w:rsidR="004474D3">
        <w:rPr>
          <w:color w:val="000000"/>
          <w:lang w:eastAsia="zh-CN"/>
        </w:rPr>
        <w:t>一节完成主机的主机名和参数配 置。</w:t>
      </w:r>
    </w:p>
    <w:p w:rsidR="0020037C" w:rsidRDefault="0020037C">
      <w:pPr>
        <w:spacing w:before="8" w:line="200" w:lineRule="exact"/>
        <w:rPr>
          <w:sz w:val="20"/>
          <w:szCs w:val="20"/>
          <w:lang w:eastAsia="zh-CN"/>
        </w:rPr>
      </w:pPr>
    </w:p>
    <w:p w:rsidR="0020037C" w:rsidRDefault="004474D3">
      <w:pPr>
        <w:pStyle w:val="BodyText"/>
        <w:spacing w:line="167" w:lineRule="auto"/>
        <w:ind w:left="613" w:right="463"/>
        <w:rPr>
          <w:lang w:eastAsia="zh-CN"/>
        </w:rPr>
      </w:pPr>
      <w:r>
        <w:rPr>
          <w:lang w:eastAsia="zh-CN"/>
        </w:rPr>
        <w:t>一个数据库集群必须有且仅有一个编目</w:t>
      </w:r>
      <w:r w:rsidR="00423ADE">
        <w:rPr>
          <w:lang w:eastAsia="zh-CN"/>
        </w:rPr>
        <w:t>分区</w:t>
      </w:r>
      <w:r>
        <w:rPr>
          <w:lang w:eastAsia="zh-CN"/>
        </w:rPr>
        <w:t>组，所以新建</w:t>
      </w:r>
      <w:r w:rsidR="00423ADE">
        <w:rPr>
          <w:lang w:eastAsia="zh-CN"/>
        </w:rPr>
        <w:t>分区</w:t>
      </w:r>
      <w:r>
        <w:rPr>
          <w:lang w:eastAsia="zh-CN"/>
        </w:rPr>
        <w:t>组往往在安装时就已经完成，不需要在安装后 执行新建</w:t>
      </w:r>
      <w:r w:rsidR="00423ADE">
        <w:rPr>
          <w:lang w:eastAsia="zh-CN"/>
        </w:rPr>
        <w:t>分区</w:t>
      </w:r>
      <w:r>
        <w:rPr>
          <w:lang w:eastAsia="zh-CN"/>
        </w:rPr>
        <w:t>组操作。实例见安装指南集群模式的配置与启动一节。</w:t>
      </w:r>
    </w:p>
    <w:p w:rsidR="0020037C" w:rsidRDefault="004474D3">
      <w:pPr>
        <w:pStyle w:val="BodyText"/>
        <w:spacing w:before="31"/>
        <w:ind w:left="613"/>
      </w:pPr>
      <w:r>
        <w:t>操作方法：</w:t>
      </w:r>
    </w:p>
    <w:p w:rsidR="0020037C" w:rsidRDefault="00B0609F">
      <w:pPr>
        <w:pStyle w:val="BodyText"/>
        <w:spacing w:before="8" w:line="264" w:lineRule="auto"/>
        <w:ind w:left="613" w:right="3826"/>
      </w:pPr>
      <w:r>
        <w:pict>
          <v:group id="_x0000_s3101" style="position:absolute;left:0;text-align:left;margin-left:81.7pt;margin-top:4.85pt;width:473.6pt;height:10.6pt;z-index:-251833856;mso-position-horizontal-relative:page" coordorigin="1634,97" coordsize="9472,212">
            <v:shape id="_x0000_s3102"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&gt;db.</w:t>
      </w:r>
      <w:r w:rsidR="00E57A03">
        <w:rPr>
          <w:rFonts w:ascii="仿宋" w:eastAsia="仿宋" w:hAnsi="仿宋" w:cs="仿宋" w:hint="eastAsia"/>
          <w:lang w:eastAsia="zh-CN"/>
        </w:rPr>
        <w:t>createReplicaCataGroup</w:t>
      </w:r>
      <w:r w:rsidR="004474D3">
        <w:rPr>
          <w:rFonts w:ascii="仿宋" w:eastAsia="仿宋" w:hAnsi="仿宋" w:cs="仿宋"/>
        </w:rPr>
        <w:t xml:space="preserve">(&lt;host&gt;,&lt;service&gt;,&lt;dbpath&gt;,[config]) </w:t>
      </w:r>
      <w:r w:rsidR="004474D3">
        <w:t>该命令用于创建编目</w:t>
      </w:r>
      <w:r w:rsidR="00423ADE">
        <w:t>分区</w:t>
      </w:r>
      <w:r w:rsidR="004474D3">
        <w:t>组，同时创建并启动一个编目节点，其中： host</w:t>
      </w:r>
      <w:r w:rsidR="004474D3">
        <w:rPr>
          <w:spacing w:val="33"/>
        </w:rPr>
        <w:t xml:space="preserve"> </w:t>
      </w:r>
      <w:r w:rsidR="004474D3">
        <w:t>：指定编目节点的主机名；</w:t>
      </w:r>
    </w:p>
    <w:p w:rsidR="0020037C" w:rsidRDefault="0020037C">
      <w:pPr>
        <w:spacing w:line="264" w:lineRule="auto"/>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rPr>
          <w:lang w:eastAsia="zh-CN"/>
        </w:rPr>
      </w:pPr>
      <w:r>
        <w:rPr>
          <w:lang w:eastAsia="zh-CN"/>
        </w:rPr>
        <w:t>service</w:t>
      </w:r>
      <w:r>
        <w:rPr>
          <w:spacing w:val="-31"/>
          <w:lang w:eastAsia="zh-CN"/>
        </w:rPr>
        <w:t xml:space="preserve"> </w:t>
      </w:r>
      <w:r>
        <w:rPr>
          <w:lang w:eastAsia="zh-CN"/>
        </w:rPr>
        <w:t xml:space="preserve">：指定编目节点的服务端口，请确保该端口号，以及往后延续的3个端口号未被占用；如设置 </w:t>
      </w:r>
      <w:r>
        <w:rPr>
          <w:w w:val="95"/>
          <w:lang w:eastAsia="zh-CN"/>
        </w:rPr>
        <w:t>为</w:t>
      </w:r>
      <w:r w:rsidR="00AB76F1" w:rsidRPr="00AB76F1">
        <w:rPr>
          <w:w w:val="95"/>
          <w:lang w:eastAsia="zh-CN"/>
        </w:rPr>
        <w:t>11800</w:t>
      </w:r>
      <w:r>
        <w:rPr>
          <w:w w:val="95"/>
          <w:lang w:eastAsia="zh-CN"/>
        </w:rPr>
        <w:t>，请确保</w:t>
      </w:r>
      <w:r w:rsidR="00AB76F1" w:rsidRPr="00AB76F1">
        <w:rPr>
          <w:w w:val="95"/>
          <w:lang w:eastAsia="zh-CN"/>
        </w:rPr>
        <w:t>11800</w:t>
      </w:r>
      <w:r>
        <w:rPr>
          <w:w w:val="95"/>
          <w:lang w:eastAsia="zh-CN"/>
        </w:rPr>
        <w:t>/</w:t>
      </w:r>
      <w:r w:rsidR="00AB76F1">
        <w:rPr>
          <w:w w:val="95"/>
          <w:lang w:eastAsia="zh-CN"/>
        </w:rPr>
        <w:t>1180</w:t>
      </w:r>
      <w:r w:rsidR="00AB76F1">
        <w:rPr>
          <w:rFonts w:eastAsiaTheme="minorEastAsia" w:hint="eastAsia"/>
          <w:w w:val="95"/>
          <w:lang w:eastAsia="zh-CN"/>
        </w:rPr>
        <w:t>1</w:t>
      </w:r>
      <w:r>
        <w:rPr>
          <w:w w:val="95"/>
          <w:lang w:eastAsia="zh-CN"/>
        </w:rPr>
        <w:t>/</w:t>
      </w:r>
      <w:r w:rsidR="00AB76F1">
        <w:rPr>
          <w:w w:val="95"/>
          <w:lang w:eastAsia="zh-CN"/>
        </w:rPr>
        <w:t>1180</w:t>
      </w:r>
      <w:r w:rsidR="00AB76F1">
        <w:rPr>
          <w:rFonts w:eastAsiaTheme="minorEastAsia" w:hint="eastAsia"/>
          <w:w w:val="95"/>
          <w:lang w:eastAsia="zh-CN"/>
        </w:rPr>
        <w:t>2</w:t>
      </w:r>
      <w:r>
        <w:rPr>
          <w:w w:val="95"/>
          <w:lang w:eastAsia="zh-CN"/>
        </w:rPr>
        <w:t>/</w:t>
      </w:r>
      <w:r w:rsidR="00AB76F1">
        <w:rPr>
          <w:w w:val="95"/>
          <w:lang w:eastAsia="zh-CN"/>
        </w:rPr>
        <w:t>1180</w:t>
      </w:r>
      <w:r w:rsidR="00AB76F1">
        <w:rPr>
          <w:rFonts w:eastAsiaTheme="minorEastAsia" w:hint="eastAsia"/>
          <w:w w:val="95"/>
          <w:lang w:eastAsia="zh-CN"/>
        </w:rPr>
        <w:t>3</w:t>
      </w:r>
      <w:r>
        <w:rPr>
          <w:w w:val="95"/>
          <w:lang w:eastAsia="zh-CN"/>
        </w:rPr>
        <w:t>端口都未被占用；</w:t>
      </w:r>
    </w:p>
    <w:p w:rsidR="0020037C" w:rsidRDefault="0020037C">
      <w:pPr>
        <w:spacing w:before="10" w:line="110" w:lineRule="exact"/>
        <w:rPr>
          <w:sz w:val="11"/>
          <w:szCs w:val="11"/>
          <w:lang w:eastAsia="zh-CN"/>
        </w:rPr>
      </w:pPr>
    </w:p>
    <w:p w:rsidR="0020037C" w:rsidRDefault="004474D3">
      <w:pPr>
        <w:pStyle w:val="BodyText"/>
        <w:spacing w:line="167" w:lineRule="auto"/>
        <w:rPr>
          <w:lang w:eastAsia="zh-CN"/>
        </w:rPr>
      </w:pPr>
      <w:r>
        <w:rPr>
          <w:w w:val="95"/>
          <w:lang w:eastAsia="zh-CN"/>
        </w:rPr>
        <w:t xml:space="preserve">dbpath        </w:t>
      </w:r>
      <w:r>
        <w:rPr>
          <w:spacing w:val="9"/>
          <w:w w:val="95"/>
          <w:lang w:eastAsia="zh-CN"/>
        </w:rPr>
        <w:t xml:space="preserve"> </w:t>
      </w:r>
      <w:r>
        <w:rPr>
          <w:w w:val="95"/>
          <w:lang w:eastAsia="zh-CN"/>
        </w:rPr>
        <w:t>：数据文件路径，用于存放编目数据文件，请确保数据管理员（安装时创建，默认为sdbadmin）用</w:t>
      </w:r>
      <w:r>
        <w:rPr>
          <w:lang w:eastAsia="zh-CN"/>
        </w:rPr>
        <w:t xml:space="preserve"> 户有写权限；</w:t>
      </w:r>
    </w:p>
    <w:p w:rsidR="0020037C" w:rsidRDefault="0020037C">
      <w:pPr>
        <w:spacing w:before="10" w:line="110" w:lineRule="exact"/>
        <w:rPr>
          <w:sz w:val="11"/>
          <w:szCs w:val="11"/>
          <w:lang w:eastAsia="zh-CN"/>
        </w:rPr>
      </w:pPr>
    </w:p>
    <w:p w:rsidR="0020037C" w:rsidRDefault="004474D3">
      <w:pPr>
        <w:pStyle w:val="BodyText"/>
        <w:spacing w:line="167" w:lineRule="auto"/>
        <w:rPr>
          <w:lang w:eastAsia="zh-CN"/>
        </w:rPr>
      </w:pPr>
      <w:r>
        <w:rPr>
          <w:lang w:eastAsia="zh-CN"/>
        </w:rPr>
        <w:t>config</w:t>
      </w:r>
      <w:r>
        <w:rPr>
          <w:spacing w:val="-14"/>
          <w:lang w:eastAsia="zh-CN"/>
        </w:rPr>
        <w:t xml:space="preserve"> </w:t>
      </w:r>
      <w:r>
        <w:rPr>
          <w:lang w:eastAsia="zh-CN"/>
        </w:rPr>
        <w:t>：</w:t>
      </w:r>
      <w:r>
        <w:rPr>
          <w:spacing w:val="-14"/>
          <w:lang w:eastAsia="zh-CN"/>
        </w:rPr>
        <w:t xml:space="preserve"> </w:t>
      </w:r>
      <w:r>
        <w:rPr>
          <w:lang w:eastAsia="zh-CN"/>
        </w:rPr>
        <w:t>该参数为可选参数，用于配置更多细节参数，格式必须为</w:t>
      </w:r>
      <w:r>
        <w:rPr>
          <w:spacing w:val="-14"/>
          <w:lang w:eastAsia="zh-CN"/>
        </w:rPr>
        <w:t xml:space="preserve"> </w:t>
      </w:r>
      <w:r>
        <w:rPr>
          <w:lang w:eastAsia="zh-CN"/>
        </w:rPr>
        <w:t>json格式，参数参见</w:t>
      </w:r>
      <w:hyperlink w:anchor="_bookmark51" w:history="1">
        <w:r>
          <w:rPr>
            <w:color w:val="0000FF"/>
            <w:lang w:eastAsia="zh-CN"/>
          </w:rPr>
          <w:t>数据库配置</w:t>
        </w:r>
        <w:r>
          <w:rPr>
            <w:color w:val="0000FF"/>
            <w:spacing w:val="-14"/>
            <w:lang w:eastAsia="zh-CN"/>
          </w:rPr>
          <w:t xml:space="preserve"> </w:t>
        </w:r>
      </w:hyperlink>
      <w:r>
        <w:rPr>
          <w:color w:val="000000"/>
          <w:lang w:eastAsia="zh-CN"/>
        </w:rPr>
        <w:t xml:space="preserve">一 </w:t>
      </w:r>
      <w:r>
        <w:rPr>
          <w:color w:val="000000"/>
          <w:w w:val="95"/>
          <w:lang w:eastAsia="zh-CN"/>
        </w:rPr>
        <w:t xml:space="preserve">节；如需要配置日志大小参数   </w:t>
      </w:r>
      <w:r>
        <w:rPr>
          <w:color w:val="000000"/>
          <w:spacing w:val="13"/>
          <w:w w:val="95"/>
          <w:lang w:eastAsia="zh-CN"/>
        </w:rPr>
        <w:t xml:space="preserve"> </w:t>
      </w:r>
      <w:r>
        <w:rPr>
          <w:color w:val="000000"/>
          <w:w w:val="95"/>
          <w:lang w:eastAsia="zh-CN"/>
        </w:rPr>
        <w:t>{logfilesz:64}。</w:t>
      </w:r>
    </w:p>
    <w:p w:rsidR="0020037C" w:rsidRDefault="0020037C">
      <w:pPr>
        <w:spacing w:before="1" w:line="110" w:lineRule="exact"/>
        <w:rPr>
          <w:sz w:val="11"/>
          <w:szCs w:val="11"/>
          <w:lang w:eastAsia="zh-CN"/>
        </w:rPr>
      </w:pPr>
    </w:p>
    <w:p w:rsidR="0020037C" w:rsidRDefault="004474D3">
      <w:pPr>
        <w:pStyle w:val="BodyText"/>
        <w:rPr>
          <w:lang w:eastAsia="zh-CN"/>
        </w:rPr>
      </w:pPr>
      <w:bookmarkStart w:id="203" w:name="编目分区组中新增节点"/>
      <w:bookmarkStart w:id="204" w:name="_bookmark95"/>
      <w:bookmarkEnd w:id="203"/>
      <w:bookmarkEnd w:id="204"/>
      <w:r>
        <w:rPr>
          <w:lang w:eastAsia="zh-CN"/>
        </w:rPr>
        <w:t>编目</w:t>
      </w:r>
      <w:r w:rsidR="00423ADE">
        <w:rPr>
          <w:lang w:eastAsia="zh-CN"/>
        </w:rPr>
        <w:t>分区</w:t>
      </w:r>
      <w:r>
        <w:rPr>
          <w:lang w:eastAsia="zh-CN"/>
        </w:rPr>
        <w:t>组中新增节点</w:t>
      </w:r>
    </w:p>
    <w:p w:rsidR="0020037C" w:rsidRDefault="0020037C">
      <w:pPr>
        <w:spacing w:before="5" w:line="100" w:lineRule="exact"/>
        <w:rPr>
          <w:sz w:val="10"/>
          <w:szCs w:val="10"/>
          <w:lang w:eastAsia="zh-CN"/>
        </w:rPr>
      </w:pPr>
    </w:p>
    <w:p w:rsidR="0020037C" w:rsidRDefault="00B0609F">
      <w:pPr>
        <w:pStyle w:val="BodyText"/>
        <w:spacing w:line="167" w:lineRule="auto"/>
        <w:ind w:left="1573"/>
        <w:rPr>
          <w:lang w:eastAsia="zh-CN"/>
        </w:rPr>
      </w:pPr>
      <w:r>
        <w:pict>
          <v:shape id="_x0000_s3100" type="#_x0000_t75" style="position:absolute;left:0;text-align:left;margin-left:81.7pt;margin-top:2.6pt;width:24pt;height:24pt;z-index:-251832832;mso-position-horizontal-relative:page">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如果新增节点涉及到新增主机，则请首先按照在</w:t>
      </w:r>
      <w:hyperlink w:anchor="_bookmark92" w:history="1">
        <w:r w:rsidR="004474D3">
          <w:rPr>
            <w:color w:val="0000FF"/>
            <w:lang w:eastAsia="zh-CN"/>
          </w:rPr>
          <w:t>集群中新增主机</w:t>
        </w:r>
      </w:hyperlink>
      <w:r w:rsidR="004474D3">
        <w:rPr>
          <w:color w:val="000000"/>
          <w:lang w:eastAsia="zh-CN"/>
        </w:rPr>
        <w:t>一节完成主机的主机名和参数配 置。</w:t>
      </w:r>
    </w:p>
    <w:p w:rsidR="0020037C" w:rsidRDefault="0020037C">
      <w:pPr>
        <w:spacing w:before="9" w:line="110" w:lineRule="exact"/>
        <w:rPr>
          <w:sz w:val="11"/>
          <w:szCs w:val="11"/>
          <w:lang w:eastAsia="zh-CN"/>
        </w:rPr>
      </w:pPr>
    </w:p>
    <w:p w:rsidR="0020037C" w:rsidRDefault="004474D3">
      <w:pPr>
        <w:pStyle w:val="BodyText"/>
        <w:spacing w:line="251" w:lineRule="auto"/>
        <w:ind w:right="667"/>
      </w:pPr>
      <w:r>
        <w:rPr>
          <w:lang w:eastAsia="zh-CN"/>
        </w:rPr>
        <w:t xml:space="preserve">随着整个集群中的物理设备的扩展，可以通过增加更多的编目节点来提高编目服务的可靠性。 </w:t>
      </w:r>
      <w:r>
        <w:t>操作方法：</w:t>
      </w:r>
    </w:p>
    <w:p w:rsidR="0020037C" w:rsidRDefault="00B0609F">
      <w:pPr>
        <w:pStyle w:val="BodyText"/>
        <w:spacing w:line="290" w:lineRule="exact"/>
        <w:rPr>
          <w:rFonts w:ascii="仿宋" w:eastAsia="仿宋" w:hAnsi="仿宋" w:cs="仿宋"/>
        </w:rPr>
      </w:pPr>
      <w:r w:rsidRPr="00B0609F">
        <w:pict>
          <v:group id="_x0000_s3098" style="position:absolute;left:0;text-align:left;margin-left:81.7pt;margin-top:4.2pt;width:473.6pt;height:31.8pt;z-index:-251831808;mso-position-horizontal-relative:page" coordorigin="1634,84" coordsize="9472,636">
            <v:shape id="_x0000_s3099" style="position:absolute;left:1634;top:84;width:9472;height:636" coordorigin="1634,84" coordsize="9472,636" path="m1634,84r9472,l11106,720r-9472,l1634,84xe" fillcolor="#efefef" stroked="f">
              <v:path arrowok="t"/>
            </v:shape>
            <w10:wrap anchorx="page"/>
          </v:group>
        </w:pict>
      </w:r>
      <w:r w:rsidR="004474D3">
        <w:rPr>
          <w:rFonts w:ascii="仿宋" w:eastAsia="仿宋" w:hAnsi="仿宋" w:cs="仿宋"/>
        </w:rPr>
        <w:t>&gt;var cata</w:t>
      </w:r>
      <w:r w:rsidR="00851357">
        <w:rPr>
          <w:rFonts w:ascii="仿宋" w:eastAsia="仿宋" w:hAnsi="仿宋" w:cs="仿宋" w:hint="eastAsia"/>
          <w:lang w:eastAsia="zh-CN"/>
        </w:rPr>
        <w:t>RG</w:t>
      </w:r>
      <w:r w:rsidR="004474D3">
        <w:rPr>
          <w:rFonts w:ascii="仿宋" w:eastAsia="仿宋" w:hAnsi="仿宋" w:cs="仿宋"/>
        </w:rPr>
        <w:t xml:space="preserve"> = db.get</w:t>
      </w:r>
      <w:r w:rsidR="00851357">
        <w:rPr>
          <w:rFonts w:ascii="仿宋" w:eastAsia="仿宋" w:hAnsi="仿宋" w:cs="仿宋" w:hint="eastAsia"/>
          <w:lang w:eastAsia="zh-CN"/>
        </w:rPr>
        <w:t>RG</w:t>
      </w:r>
      <w:r w:rsidR="004474D3">
        <w:rPr>
          <w:rFonts w:ascii="仿宋" w:eastAsia="仿宋" w:hAnsi="仿宋" w:cs="仿宋"/>
        </w:rPr>
        <w:t>("SYSCatalog");</w:t>
      </w:r>
    </w:p>
    <w:p w:rsidR="0020037C" w:rsidRDefault="004474D3">
      <w:pPr>
        <w:pStyle w:val="BodyText"/>
        <w:spacing w:line="212" w:lineRule="exact"/>
        <w:rPr>
          <w:rFonts w:ascii="仿宋" w:eastAsia="仿宋" w:hAnsi="仿宋" w:cs="仿宋"/>
        </w:rPr>
      </w:pPr>
      <w:r>
        <w:rPr>
          <w:rFonts w:ascii="仿宋" w:eastAsia="仿宋" w:hAnsi="仿宋" w:cs="仿宋"/>
        </w:rPr>
        <w:t>&gt;var node1 = cata</w:t>
      </w:r>
      <w:r w:rsidR="00851357">
        <w:rPr>
          <w:rFonts w:ascii="仿宋" w:eastAsia="仿宋" w:hAnsi="仿宋" w:cs="仿宋" w:hint="eastAsia"/>
          <w:lang w:eastAsia="zh-CN"/>
        </w:rPr>
        <w:t>RG</w:t>
      </w:r>
      <w:r>
        <w:rPr>
          <w:rFonts w:ascii="仿宋" w:eastAsia="仿宋" w:hAnsi="仿宋" w:cs="仿宋"/>
        </w:rPr>
        <w:t>.createNode(&lt;host&gt;,&lt;service&gt;,&lt;dbpath&gt;,[config]);</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&gt;node1.start()</w:t>
      </w:r>
    </w:p>
    <w:p w:rsidR="0020037C" w:rsidRDefault="004474D3">
      <w:pPr>
        <w:pStyle w:val="BodyText"/>
        <w:spacing w:before="45" w:line="251" w:lineRule="auto"/>
        <w:rPr>
          <w:lang w:eastAsia="zh-CN"/>
        </w:rPr>
      </w:pPr>
      <w:r>
        <w:rPr>
          <w:w w:val="95"/>
          <w:lang w:eastAsia="zh-CN"/>
        </w:rPr>
        <w:t>第一条命令用于获取编目</w:t>
      </w:r>
      <w:r w:rsidR="00423ADE">
        <w:rPr>
          <w:w w:val="95"/>
          <w:lang w:eastAsia="zh-CN"/>
        </w:rPr>
        <w:t>分区</w:t>
      </w:r>
      <w:r>
        <w:rPr>
          <w:w w:val="95"/>
          <w:lang w:eastAsia="zh-CN"/>
        </w:rPr>
        <w:t>组，"SYSCatalogGroup"为编目</w:t>
      </w:r>
      <w:r w:rsidR="00423ADE">
        <w:rPr>
          <w:w w:val="95"/>
          <w:lang w:eastAsia="zh-CN"/>
        </w:rPr>
        <w:t>分区</w:t>
      </w:r>
      <w:r>
        <w:rPr>
          <w:w w:val="95"/>
          <w:lang w:eastAsia="zh-CN"/>
        </w:rPr>
        <w:t>组组名；</w:t>
      </w:r>
      <w:r>
        <w:rPr>
          <w:lang w:eastAsia="zh-CN"/>
        </w:rPr>
        <w:t xml:space="preserve"> 第二条命令用于创建一个新的编目节点，其中：</w:t>
      </w:r>
    </w:p>
    <w:p w:rsidR="0020037C" w:rsidRDefault="004474D3">
      <w:pPr>
        <w:pStyle w:val="BodyText"/>
        <w:spacing w:before="3"/>
        <w:rPr>
          <w:lang w:eastAsia="zh-CN"/>
        </w:rPr>
      </w:pPr>
      <w:r>
        <w:rPr>
          <w:lang w:eastAsia="zh-CN"/>
        </w:rPr>
        <w:t>参数：</w:t>
      </w:r>
    </w:p>
    <w:p w:rsidR="0020037C" w:rsidRDefault="004474D3">
      <w:pPr>
        <w:pStyle w:val="BodyText"/>
        <w:spacing w:before="16"/>
        <w:rPr>
          <w:lang w:eastAsia="zh-CN"/>
        </w:rPr>
      </w:pPr>
      <w:r>
        <w:rPr>
          <w:lang w:eastAsia="zh-CN"/>
        </w:rPr>
        <w:t>host</w:t>
      </w:r>
      <w:r>
        <w:rPr>
          <w:spacing w:val="-9"/>
          <w:lang w:eastAsia="zh-CN"/>
        </w:rPr>
        <w:t xml:space="preserve"> </w:t>
      </w:r>
      <w:r>
        <w:rPr>
          <w:lang w:eastAsia="zh-CN"/>
        </w:rPr>
        <w:t>：</w:t>
      </w:r>
      <w:r>
        <w:rPr>
          <w:spacing w:val="-8"/>
          <w:lang w:eastAsia="zh-CN"/>
        </w:rPr>
        <w:t xml:space="preserve"> </w:t>
      </w:r>
      <w:r>
        <w:rPr>
          <w:lang w:eastAsia="zh-CN"/>
        </w:rPr>
        <w:t>指定编目节点的主机名；</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lang w:eastAsia="zh-CN"/>
        </w:rPr>
        <w:t>service</w:t>
      </w:r>
      <w:r>
        <w:rPr>
          <w:spacing w:val="-31"/>
          <w:lang w:eastAsia="zh-CN"/>
        </w:rPr>
        <w:t xml:space="preserve"> </w:t>
      </w:r>
      <w:r>
        <w:rPr>
          <w:lang w:eastAsia="zh-CN"/>
        </w:rPr>
        <w:t xml:space="preserve">：指定编目节点的服务端口，请确保该端口号，以及往后延续的3个端口号未被占用；如设置 </w:t>
      </w:r>
      <w:r>
        <w:rPr>
          <w:w w:val="95"/>
          <w:lang w:eastAsia="zh-CN"/>
        </w:rPr>
        <w:t>为</w:t>
      </w:r>
      <w:r w:rsidR="00AB76F1" w:rsidRPr="00AB76F1">
        <w:rPr>
          <w:w w:val="95"/>
          <w:lang w:eastAsia="zh-CN"/>
        </w:rPr>
        <w:t>11800</w:t>
      </w:r>
      <w:r>
        <w:rPr>
          <w:w w:val="95"/>
          <w:lang w:eastAsia="zh-CN"/>
        </w:rPr>
        <w:t>，请确保</w:t>
      </w:r>
      <w:r w:rsidR="00AB76F1" w:rsidRPr="00AB76F1">
        <w:rPr>
          <w:w w:val="95"/>
          <w:lang w:eastAsia="zh-CN"/>
        </w:rPr>
        <w:t>11800</w:t>
      </w:r>
      <w:r>
        <w:rPr>
          <w:w w:val="95"/>
          <w:lang w:eastAsia="zh-CN"/>
        </w:rPr>
        <w:t>/</w:t>
      </w:r>
      <w:r w:rsidR="00AB76F1">
        <w:rPr>
          <w:w w:val="95"/>
          <w:lang w:eastAsia="zh-CN"/>
        </w:rPr>
        <w:t>1180</w:t>
      </w:r>
      <w:r w:rsidR="00AB76F1">
        <w:rPr>
          <w:rFonts w:eastAsiaTheme="minorEastAsia" w:hint="eastAsia"/>
          <w:w w:val="95"/>
          <w:lang w:eastAsia="zh-CN"/>
        </w:rPr>
        <w:t>1</w:t>
      </w:r>
      <w:r>
        <w:rPr>
          <w:w w:val="95"/>
          <w:lang w:eastAsia="zh-CN"/>
        </w:rPr>
        <w:t>/</w:t>
      </w:r>
      <w:r w:rsidR="00AB76F1">
        <w:rPr>
          <w:w w:val="95"/>
          <w:lang w:eastAsia="zh-CN"/>
        </w:rPr>
        <w:t>1180</w:t>
      </w:r>
      <w:r w:rsidR="00AB76F1">
        <w:rPr>
          <w:rFonts w:eastAsiaTheme="minorEastAsia" w:hint="eastAsia"/>
          <w:w w:val="95"/>
          <w:lang w:eastAsia="zh-CN"/>
        </w:rPr>
        <w:t>2</w:t>
      </w:r>
      <w:r>
        <w:rPr>
          <w:w w:val="95"/>
          <w:lang w:eastAsia="zh-CN"/>
        </w:rPr>
        <w:t>/</w:t>
      </w:r>
      <w:r w:rsidR="00AB76F1">
        <w:rPr>
          <w:w w:val="95"/>
          <w:lang w:eastAsia="zh-CN"/>
        </w:rPr>
        <w:t>1180</w:t>
      </w:r>
      <w:r w:rsidR="00AB76F1">
        <w:rPr>
          <w:rFonts w:eastAsiaTheme="minorEastAsia" w:hint="eastAsia"/>
          <w:w w:val="95"/>
          <w:lang w:eastAsia="zh-CN"/>
        </w:rPr>
        <w:t>3</w:t>
      </w:r>
      <w:r>
        <w:rPr>
          <w:w w:val="95"/>
          <w:lang w:eastAsia="zh-CN"/>
        </w:rPr>
        <w:t>端口都未被占用；</w:t>
      </w:r>
    </w:p>
    <w:p w:rsidR="0020037C" w:rsidRDefault="0020037C">
      <w:pPr>
        <w:spacing w:before="10" w:line="110" w:lineRule="exact"/>
        <w:rPr>
          <w:sz w:val="11"/>
          <w:szCs w:val="11"/>
          <w:lang w:eastAsia="zh-CN"/>
        </w:rPr>
      </w:pPr>
    </w:p>
    <w:p w:rsidR="0020037C" w:rsidRDefault="004474D3">
      <w:pPr>
        <w:pStyle w:val="BodyText"/>
        <w:spacing w:line="167" w:lineRule="auto"/>
        <w:rPr>
          <w:lang w:eastAsia="zh-CN"/>
        </w:rPr>
      </w:pPr>
      <w:r>
        <w:rPr>
          <w:w w:val="95"/>
          <w:lang w:eastAsia="zh-CN"/>
        </w:rPr>
        <w:t xml:space="preserve">dbpath        </w:t>
      </w:r>
      <w:r>
        <w:rPr>
          <w:spacing w:val="9"/>
          <w:w w:val="95"/>
          <w:lang w:eastAsia="zh-CN"/>
        </w:rPr>
        <w:t xml:space="preserve"> </w:t>
      </w:r>
      <w:r>
        <w:rPr>
          <w:w w:val="95"/>
          <w:lang w:eastAsia="zh-CN"/>
        </w:rPr>
        <w:t>：数据文件路径，用于存放编目数据文件，请确保数据管理员（安装时创建，默认为sdbadmin）用</w:t>
      </w:r>
      <w:r>
        <w:rPr>
          <w:lang w:eastAsia="zh-CN"/>
        </w:rPr>
        <w:t xml:space="preserve"> 户有写权限；</w:t>
      </w:r>
    </w:p>
    <w:p w:rsidR="0020037C" w:rsidRDefault="0020037C">
      <w:pPr>
        <w:spacing w:before="10" w:line="110" w:lineRule="exact"/>
        <w:rPr>
          <w:sz w:val="11"/>
          <w:szCs w:val="11"/>
          <w:lang w:eastAsia="zh-CN"/>
        </w:rPr>
      </w:pPr>
    </w:p>
    <w:p w:rsidR="0020037C" w:rsidRDefault="004474D3">
      <w:pPr>
        <w:pStyle w:val="BodyText"/>
        <w:spacing w:line="167" w:lineRule="auto"/>
        <w:rPr>
          <w:lang w:eastAsia="zh-CN"/>
        </w:rPr>
      </w:pPr>
      <w:r>
        <w:rPr>
          <w:lang w:eastAsia="zh-CN"/>
        </w:rPr>
        <w:t>config</w:t>
      </w:r>
      <w:r>
        <w:rPr>
          <w:spacing w:val="-14"/>
          <w:lang w:eastAsia="zh-CN"/>
        </w:rPr>
        <w:t xml:space="preserve"> </w:t>
      </w:r>
      <w:r>
        <w:rPr>
          <w:lang w:eastAsia="zh-CN"/>
        </w:rPr>
        <w:t>：</w:t>
      </w:r>
      <w:r>
        <w:rPr>
          <w:spacing w:val="-14"/>
          <w:lang w:eastAsia="zh-CN"/>
        </w:rPr>
        <w:t xml:space="preserve"> </w:t>
      </w:r>
      <w:r>
        <w:rPr>
          <w:lang w:eastAsia="zh-CN"/>
        </w:rPr>
        <w:t>该参数为可选参数，用于配置更多细节参数，格式必须为</w:t>
      </w:r>
      <w:r>
        <w:rPr>
          <w:spacing w:val="-14"/>
          <w:lang w:eastAsia="zh-CN"/>
        </w:rPr>
        <w:t xml:space="preserve"> </w:t>
      </w:r>
      <w:r>
        <w:rPr>
          <w:lang w:eastAsia="zh-CN"/>
        </w:rPr>
        <w:t>json格式，参数参见</w:t>
      </w:r>
      <w:hyperlink w:anchor="_bookmark51" w:history="1">
        <w:r>
          <w:rPr>
            <w:color w:val="0000FF"/>
            <w:lang w:eastAsia="zh-CN"/>
          </w:rPr>
          <w:t>数据库配置</w:t>
        </w:r>
        <w:r>
          <w:rPr>
            <w:color w:val="0000FF"/>
            <w:spacing w:val="-14"/>
            <w:lang w:eastAsia="zh-CN"/>
          </w:rPr>
          <w:t xml:space="preserve"> </w:t>
        </w:r>
      </w:hyperlink>
      <w:r>
        <w:rPr>
          <w:color w:val="000000"/>
          <w:lang w:eastAsia="zh-CN"/>
        </w:rPr>
        <w:t xml:space="preserve">一 </w:t>
      </w:r>
      <w:r>
        <w:rPr>
          <w:color w:val="000000"/>
          <w:w w:val="95"/>
          <w:lang w:eastAsia="zh-CN"/>
        </w:rPr>
        <w:t xml:space="preserve">节；如需要配置日志大小参数   </w:t>
      </w:r>
      <w:r>
        <w:rPr>
          <w:color w:val="000000"/>
          <w:spacing w:val="13"/>
          <w:w w:val="95"/>
          <w:lang w:eastAsia="zh-CN"/>
        </w:rPr>
        <w:t xml:space="preserve"> </w:t>
      </w:r>
      <w:r>
        <w:rPr>
          <w:color w:val="000000"/>
          <w:w w:val="95"/>
          <w:lang w:eastAsia="zh-CN"/>
        </w:rPr>
        <w:t>{logfilesz:64}。</w:t>
      </w:r>
    </w:p>
    <w:p w:rsidR="0020037C" w:rsidRDefault="004474D3">
      <w:pPr>
        <w:pStyle w:val="BodyText"/>
        <w:spacing w:before="31"/>
        <w:rPr>
          <w:lang w:eastAsia="zh-CN"/>
        </w:rPr>
      </w:pPr>
      <w:r>
        <w:rPr>
          <w:lang w:eastAsia="zh-CN"/>
        </w:rPr>
        <w:t>第三条命令用于启动新增的编目节点；</w:t>
      </w:r>
    </w:p>
    <w:p w:rsidR="0020037C" w:rsidRDefault="0020037C">
      <w:pPr>
        <w:spacing w:before="2" w:line="110" w:lineRule="exact"/>
        <w:rPr>
          <w:sz w:val="11"/>
          <w:szCs w:val="11"/>
          <w:lang w:eastAsia="zh-CN"/>
        </w:rPr>
      </w:pPr>
    </w:p>
    <w:p w:rsidR="0020037C" w:rsidRDefault="004474D3">
      <w:pPr>
        <w:spacing w:line="251" w:lineRule="auto"/>
        <w:ind w:left="933" w:right="4843" w:hanging="500"/>
        <w:rPr>
          <w:rFonts w:ascii="Microsoft JhengHei" w:eastAsia="Microsoft JhengHei" w:hAnsi="Microsoft JhengHei" w:cs="Microsoft JhengHei"/>
          <w:sz w:val="20"/>
          <w:szCs w:val="20"/>
          <w:lang w:eastAsia="zh-CN"/>
        </w:rPr>
      </w:pPr>
      <w:bookmarkStart w:id="205" w:name="数据分区组管理"/>
      <w:bookmarkStart w:id="206" w:name="_bookmark96"/>
      <w:bookmarkEnd w:id="205"/>
      <w:bookmarkEnd w:id="206"/>
      <w:r>
        <w:rPr>
          <w:rFonts w:ascii="Microsoft JhengHei" w:eastAsia="Microsoft JhengHei" w:hAnsi="Microsoft JhengHei" w:cs="Microsoft JhengHei"/>
          <w:sz w:val="24"/>
          <w:szCs w:val="24"/>
          <w:lang w:eastAsia="zh-CN"/>
        </w:rPr>
        <w:t>数据</w:t>
      </w:r>
      <w:r w:rsidR="00423ADE">
        <w:rPr>
          <w:rFonts w:ascii="Microsoft JhengHei" w:eastAsia="Microsoft JhengHei" w:hAnsi="Microsoft JhengHei" w:cs="Microsoft JhengHei"/>
          <w:sz w:val="24"/>
          <w:szCs w:val="24"/>
          <w:lang w:eastAsia="zh-CN"/>
        </w:rPr>
        <w:t>分区</w:t>
      </w:r>
      <w:r>
        <w:rPr>
          <w:rFonts w:ascii="Microsoft JhengHei" w:eastAsia="Microsoft JhengHei" w:hAnsi="Microsoft JhengHei" w:cs="Microsoft JhengHei"/>
          <w:sz w:val="24"/>
          <w:szCs w:val="24"/>
          <w:lang w:eastAsia="zh-CN"/>
        </w:rPr>
        <w:t xml:space="preserve">组管理 </w:t>
      </w:r>
      <w:r>
        <w:rPr>
          <w:rFonts w:ascii="Microsoft JhengHei" w:eastAsia="Microsoft JhengHei" w:hAnsi="Microsoft JhengHei" w:cs="Microsoft JhengHei"/>
          <w:sz w:val="20"/>
          <w:szCs w:val="20"/>
          <w:lang w:eastAsia="zh-CN"/>
        </w:rPr>
        <w:t>本小结介绍在数据</w:t>
      </w:r>
      <w:r w:rsidR="00423ADE">
        <w:rPr>
          <w:rFonts w:ascii="Microsoft JhengHei" w:eastAsia="Microsoft JhengHei" w:hAnsi="Microsoft JhengHei" w:cs="Microsoft JhengHei"/>
          <w:sz w:val="20"/>
          <w:szCs w:val="20"/>
          <w:lang w:eastAsia="zh-CN"/>
        </w:rPr>
        <w:t>分区</w:t>
      </w:r>
      <w:r>
        <w:rPr>
          <w:rFonts w:ascii="Microsoft JhengHei" w:eastAsia="Microsoft JhengHei" w:hAnsi="Microsoft JhengHei" w:cs="Microsoft JhengHei"/>
          <w:sz w:val="20"/>
          <w:szCs w:val="20"/>
          <w:lang w:eastAsia="zh-CN"/>
        </w:rPr>
        <w:t>中新增</w:t>
      </w:r>
      <w:r w:rsidR="00423ADE">
        <w:rPr>
          <w:rFonts w:ascii="Microsoft JhengHei" w:eastAsia="Microsoft JhengHei" w:hAnsi="Microsoft JhengHei" w:cs="Microsoft JhengHei"/>
          <w:sz w:val="20"/>
          <w:szCs w:val="20"/>
          <w:lang w:eastAsia="zh-CN"/>
        </w:rPr>
        <w:t>分区</w:t>
      </w:r>
      <w:r>
        <w:rPr>
          <w:rFonts w:ascii="Microsoft JhengHei" w:eastAsia="Microsoft JhengHei" w:hAnsi="Microsoft JhengHei" w:cs="Microsoft JhengHei"/>
          <w:sz w:val="20"/>
          <w:szCs w:val="20"/>
          <w:lang w:eastAsia="zh-CN"/>
        </w:rPr>
        <w:t>组和新增节点。 目录：</w:t>
      </w:r>
    </w:p>
    <w:p w:rsidR="0020037C" w:rsidRDefault="00B0609F">
      <w:pPr>
        <w:pStyle w:val="BodyText"/>
        <w:spacing w:before="3" w:line="251" w:lineRule="auto"/>
        <w:ind w:right="6527"/>
        <w:rPr>
          <w:lang w:eastAsia="zh-CN"/>
        </w:rPr>
      </w:pPr>
      <w:hyperlink w:anchor="_bookmark97" w:history="1">
        <w:r w:rsidR="004474D3">
          <w:rPr>
            <w:color w:val="0000FF"/>
            <w:lang w:eastAsia="zh-CN"/>
          </w:rPr>
          <w:t>新增数据</w:t>
        </w:r>
        <w:r w:rsidR="00423ADE">
          <w:rPr>
            <w:color w:val="0000FF"/>
            <w:lang w:eastAsia="zh-CN"/>
          </w:rPr>
          <w:t>分区</w:t>
        </w:r>
        <w:r w:rsidR="004474D3">
          <w:rPr>
            <w:color w:val="0000FF"/>
            <w:lang w:eastAsia="zh-CN"/>
          </w:rPr>
          <w:t>组</w:t>
        </w:r>
      </w:hyperlink>
      <w:r w:rsidR="004474D3">
        <w:rPr>
          <w:color w:val="0000FF"/>
          <w:lang w:eastAsia="zh-CN"/>
        </w:rPr>
        <w:t xml:space="preserve"> </w:t>
      </w:r>
      <w:hyperlink w:anchor="_bookmark98" w:history="1">
        <w:r w:rsidR="00423ADE">
          <w:rPr>
            <w:color w:val="0000FF"/>
            <w:lang w:eastAsia="zh-CN"/>
          </w:rPr>
          <w:t>分区</w:t>
        </w:r>
        <w:r w:rsidR="004474D3">
          <w:rPr>
            <w:color w:val="0000FF"/>
            <w:lang w:eastAsia="zh-CN"/>
          </w:rPr>
          <w:t>组中新增节点</w:t>
        </w:r>
      </w:hyperlink>
    </w:p>
    <w:p w:rsidR="0020037C" w:rsidRDefault="004474D3">
      <w:pPr>
        <w:pStyle w:val="BodyText"/>
        <w:spacing w:before="83"/>
        <w:rPr>
          <w:lang w:eastAsia="zh-CN"/>
        </w:rPr>
      </w:pPr>
      <w:bookmarkStart w:id="207" w:name="新增数据分区组"/>
      <w:bookmarkStart w:id="208" w:name="_bookmark97"/>
      <w:bookmarkEnd w:id="207"/>
      <w:bookmarkEnd w:id="208"/>
      <w:r>
        <w:rPr>
          <w:lang w:eastAsia="zh-CN"/>
        </w:rPr>
        <w:t>新增数据</w:t>
      </w:r>
      <w:r w:rsidR="00423ADE">
        <w:rPr>
          <w:lang w:eastAsia="zh-CN"/>
        </w:rPr>
        <w:t>分区</w:t>
      </w:r>
      <w:r>
        <w:rPr>
          <w:lang w:eastAsia="zh-CN"/>
        </w:rPr>
        <w:t>组</w:t>
      </w:r>
    </w:p>
    <w:p w:rsidR="0020037C" w:rsidRDefault="0020037C">
      <w:pPr>
        <w:spacing w:before="5" w:line="100" w:lineRule="exact"/>
        <w:rPr>
          <w:sz w:val="10"/>
          <w:szCs w:val="10"/>
          <w:lang w:eastAsia="zh-CN"/>
        </w:rPr>
      </w:pPr>
    </w:p>
    <w:p w:rsidR="0020037C" w:rsidRDefault="00B0609F">
      <w:pPr>
        <w:pStyle w:val="BodyText"/>
        <w:spacing w:line="167" w:lineRule="auto"/>
        <w:ind w:left="1573"/>
        <w:rPr>
          <w:lang w:eastAsia="zh-CN"/>
        </w:rPr>
      </w:pPr>
      <w:r>
        <w:pict>
          <v:shape id="_x0000_s3097" type="#_x0000_t75" style="position:absolute;left:0;text-align:left;margin-left:81.7pt;margin-top:2.6pt;width:24pt;height:24pt;z-index:-251830784;mso-position-horizontal-relative:page">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如果新增节点涉及到新增主机，则请首先按照在</w:t>
      </w:r>
      <w:hyperlink w:anchor="_bookmark92" w:history="1">
        <w:r w:rsidR="004474D3">
          <w:rPr>
            <w:color w:val="0000FF"/>
            <w:lang w:eastAsia="zh-CN"/>
          </w:rPr>
          <w:t>集群中新增主机</w:t>
        </w:r>
      </w:hyperlink>
      <w:r w:rsidR="004474D3">
        <w:rPr>
          <w:color w:val="000000"/>
          <w:lang w:eastAsia="zh-CN"/>
        </w:rPr>
        <w:t>一节完成主机的主机名和参数配 置。</w:t>
      </w:r>
    </w:p>
    <w:p w:rsidR="0020037C" w:rsidRDefault="0020037C">
      <w:pPr>
        <w:spacing w:before="8" w:line="200" w:lineRule="exact"/>
        <w:rPr>
          <w:sz w:val="20"/>
          <w:szCs w:val="20"/>
          <w:lang w:eastAsia="zh-CN"/>
        </w:rPr>
      </w:pPr>
    </w:p>
    <w:p w:rsidR="0020037C" w:rsidRDefault="004474D3">
      <w:pPr>
        <w:pStyle w:val="BodyText"/>
        <w:spacing w:line="167" w:lineRule="auto"/>
        <w:rPr>
          <w:lang w:eastAsia="zh-CN"/>
        </w:rPr>
      </w:pPr>
      <w:r>
        <w:rPr>
          <w:w w:val="95"/>
          <w:lang w:eastAsia="zh-CN"/>
        </w:rPr>
        <w:t>一个集群中可以配置多个</w:t>
      </w:r>
      <w:r w:rsidR="00423ADE">
        <w:rPr>
          <w:w w:val="95"/>
          <w:lang w:eastAsia="zh-CN"/>
        </w:rPr>
        <w:t>分区</w:t>
      </w:r>
      <w:r>
        <w:rPr>
          <w:w w:val="95"/>
          <w:lang w:eastAsia="zh-CN"/>
        </w:rPr>
        <w:t>组，最大可配置60,000个</w:t>
      </w:r>
      <w:r w:rsidR="00423ADE">
        <w:rPr>
          <w:w w:val="95"/>
          <w:lang w:eastAsia="zh-CN"/>
        </w:rPr>
        <w:t>分区</w:t>
      </w:r>
      <w:r>
        <w:rPr>
          <w:w w:val="95"/>
          <w:lang w:eastAsia="zh-CN"/>
        </w:rPr>
        <w:t>组。通过增加</w:t>
      </w:r>
      <w:r w:rsidR="00423ADE">
        <w:rPr>
          <w:w w:val="95"/>
          <w:lang w:eastAsia="zh-CN"/>
        </w:rPr>
        <w:t>分区</w:t>
      </w:r>
      <w:r>
        <w:rPr>
          <w:w w:val="95"/>
          <w:lang w:eastAsia="zh-CN"/>
        </w:rPr>
        <w:t>组，可以充分利用物理设备进</w:t>
      </w:r>
      <w:r>
        <w:rPr>
          <w:lang w:eastAsia="zh-CN"/>
        </w:rPr>
        <w:t xml:space="preserve"> 行水平扩展，理论上SequoiaDB可以做到线性的水平扩展能力。</w:t>
      </w:r>
    </w:p>
    <w:p w:rsidR="0020037C" w:rsidRDefault="004474D3">
      <w:pPr>
        <w:pStyle w:val="BodyText"/>
        <w:spacing w:before="31"/>
      </w:pPr>
      <w:r>
        <w:t>操作方法：</w:t>
      </w:r>
    </w:p>
    <w:p w:rsidR="0020037C" w:rsidRDefault="00B0609F">
      <w:pPr>
        <w:pStyle w:val="BodyText"/>
        <w:spacing w:before="8"/>
        <w:rPr>
          <w:rFonts w:ascii="仿宋" w:eastAsia="仿宋" w:hAnsi="仿宋" w:cs="仿宋"/>
        </w:rPr>
      </w:pPr>
      <w:r w:rsidRPr="00B0609F">
        <w:pict>
          <v:group id="_x0000_s3095" style="position:absolute;left:0;text-align:left;margin-left:81.7pt;margin-top:4.85pt;width:473.6pt;height:31.8pt;z-index:-251829760;mso-position-horizontal-relative:page" coordorigin="1634,97" coordsize="9472,636">
            <v:shape id="_x0000_s3096" style="position:absolute;left:1634;top:97;width:9472;height:636" coordorigin="1634,97" coordsize="9472,636" path="m1634,97r9472,l11106,733r-9472,l1634,97xe" fillcolor="#efefef" stroked="f">
              <v:path arrowok="t"/>
            </v:shape>
            <w10:wrap anchorx="page"/>
          </v:group>
        </w:pict>
      </w:r>
      <w:r w:rsidR="004474D3">
        <w:rPr>
          <w:rFonts w:ascii="仿宋" w:eastAsia="仿宋" w:hAnsi="仿宋" w:cs="仿宋"/>
        </w:rPr>
        <w:t>&gt;var data</w:t>
      </w:r>
      <w:r w:rsidR="00851357">
        <w:rPr>
          <w:rFonts w:ascii="仿宋" w:eastAsia="仿宋" w:hAnsi="仿宋" w:cs="仿宋" w:hint="eastAsia"/>
          <w:lang w:eastAsia="zh-CN"/>
        </w:rPr>
        <w:t>RG</w:t>
      </w:r>
      <w:r w:rsidR="004474D3">
        <w:rPr>
          <w:rFonts w:ascii="仿宋" w:eastAsia="仿宋" w:hAnsi="仿宋" w:cs="仿宋"/>
        </w:rPr>
        <w:t xml:space="preserve"> = db.create</w:t>
      </w:r>
      <w:r w:rsidR="00851357">
        <w:rPr>
          <w:rFonts w:ascii="仿宋" w:eastAsia="仿宋" w:hAnsi="仿宋" w:cs="仿宋" w:hint="eastAsia"/>
          <w:lang w:eastAsia="zh-CN"/>
        </w:rPr>
        <w:t>RG</w:t>
      </w:r>
      <w:r w:rsidR="004474D3">
        <w:rPr>
          <w:rFonts w:ascii="仿宋" w:eastAsia="仿宋" w:hAnsi="仿宋" w:cs="仿宋"/>
        </w:rPr>
        <w:t>("data</w:t>
      </w:r>
      <w:ins w:id="209" w:author="tanzhaobo" w:date="2014-03-06T09:17:00Z">
        <w:r w:rsidR="00891A78">
          <w:rPr>
            <w:rFonts w:ascii="仿宋" w:eastAsia="仿宋" w:hAnsi="仿宋" w:cs="仿宋" w:hint="eastAsia"/>
            <w:lang w:eastAsia="zh-CN"/>
          </w:rPr>
          <w:t>group</w:t>
        </w:r>
      </w:ins>
      <w:del w:id="210" w:author="tanzhaobo" w:date="2014-03-06T09:17:00Z">
        <w:r w:rsidR="00AB6EAB" w:rsidDel="00891A78">
          <w:rPr>
            <w:rFonts w:ascii="仿宋" w:eastAsia="仿宋" w:hAnsi="仿宋" w:cs="仿宋" w:hint="eastAsia"/>
            <w:lang w:eastAsia="zh-CN"/>
          </w:rPr>
          <w:delText>shard</w:delText>
        </w:r>
      </w:del>
      <w:r w:rsidR="004474D3">
        <w:rPr>
          <w:rFonts w:ascii="仿宋" w:eastAsia="仿宋" w:hAnsi="仿宋" w:cs="仿宋"/>
        </w:rPr>
        <w:t>1")</w:t>
      </w:r>
    </w:p>
    <w:p w:rsidR="0020037C" w:rsidRDefault="004474D3">
      <w:pPr>
        <w:pStyle w:val="BodyText"/>
        <w:spacing w:line="212" w:lineRule="exact"/>
        <w:rPr>
          <w:rFonts w:ascii="仿宋" w:eastAsia="仿宋" w:hAnsi="仿宋" w:cs="仿宋"/>
        </w:rPr>
      </w:pPr>
      <w:r>
        <w:rPr>
          <w:rFonts w:ascii="仿宋" w:eastAsia="仿宋" w:hAnsi="仿宋" w:cs="仿宋"/>
        </w:rPr>
        <w:t>&gt;data</w:t>
      </w:r>
      <w:r w:rsidR="00851357">
        <w:rPr>
          <w:rFonts w:ascii="仿宋" w:eastAsia="仿宋" w:hAnsi="仿宋" w:cs="仿宋" w:hint="eastAsia"/>
          <w:lang w:eastAsia="zh-CN"/>
        </w:rPr>
        <w:t>RG</w:t>
      </w:r>
      <w:r>
        <w:rPr>
          <w:rFonts w:ascii="仿宋" w:eastAsia="仿宋" w:hAnsi="仿宋" w:cs="仿宋"/>
        </w:rPr>
        <w:t xml:space="preserve">.createNode("sdbserver1", </w:t>
      </w:r>
      <w:r w:rsidR="00AB76F1" w:rsidRPr="00AB76F1">
        <w:rPr>
          <w:rFonts w:ascii="仿宋" w:eastAsia="仿宋" w:hAnsi="仿宋" w:cs="仿宋"/>
        </w:rPr>
        <w:t>11820</w:t>
      </w:r>
      <w:r>
        <w:rPr>
          <w:rFonts w:ascii="仿宋" w:eastAsia="仿宋" w:hAnsi="仿宋" w:cs="仿宋"/>
        </w:rPr>
        <w:t>, "/opt/sequoiadb/database/data/</w:t>
      </w:r>
      <w:r w:rsidR="00AB76F1" w:rsidRPr="00AB76F1">
        <w:rPr>
          <w:rFonts w:ascii="仿宋" w:eastAsia="仿宋" w:hAnsi="仿宋" w:cs="仿宋"/>
        </w:rPr>
        <w:t>11820</w:t>
      </w:r>
      <w:r>
        <w:rPr>
          <w:rFonts w:ascii="仿宋" w:eastAsia="仿宋" w:hAnsi="仿宋" w:cs="仿宋"/>
        </w:rPr>
        <w:t>")</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&gt;data</w:t>
      </w:r>
      <w:r w:rsidR="00851357">
        <w:rPr>
          <w:rFonts w:ascii="仿宋" w:eastAsia="仿宋" w:hAnsi="仿宋" w:cs="仿宋" w:hint="eastAsia"/>
          <w:lang w:eastAsia="zh-CN"/>
        </w:rPr>
        <w:t>RG</w:t>
      </w:r>
      <w:r>
        <w:rPr>
          <w:rFonts w:ascii="仿宋" w:eastAsia="仿宋" w:hAnsi="仿宋" w:cs="仿宋"/>
          <w:lang w:eastAsia="zh-CN"/>
        </w:rPr>
        <w:t>.start()</w:t>
      </w:r>
    </w:p>
    <w:p w:rsidR="0020037C" w:rsidRDefault="0020037C">
      <w:pPr>
        <w:spacing w:before="4" w:line="130" w:lineRule="exact"/>
        <w:rPr>
          <w:sz w:val="13"/>
          <w:szCs w:val="13"/>
          <w:lang w:eastAsia="zh-CN"/>
        </w:rPr>
      </w:pPr>
    </w:p>
    <w:p w:rsidR="0020037C" w:rsidRDefault="004474D3">
      <w:pPr>
        <w:pStyle w:val="BodyText"/>
        <w:spacing w:line="167" w:lineRule="auto"/>
        <w:rPr>
          <w:lang w:eastAsia="zh-CN"/>
        </w:rPr>
      </w:pPr>
      <w:r>
        <w:rPr>
          <w:lang w:eastAsia="zh-CN"/>
        </w:rPr>
        <w:t>第一条命令用于创建数据</w:t>
      </w:r>
      <w:r w:rsidR="00423ADE">
        <w:rPr>
          <w:lang w:eastAsia="zh-CN"/>
        </w:rPr>
        <w:t>分区</w:t>
      </w:r>
      <w:r>
        <w:rPr>
          <w:lang w:eastAsia="zh-CN"/>
        </w:rPr>
        <w:t>组，与编目</w:t>
      </w:r>
      <w:r w:rsidR="00423ADE">
        <w:rPr>
          <w:lang w:eastAsia="zh-CN"/>
        </w:rPr>
        <w:t>分区</w:t>
      </w:r>
      <w:r>
        <w:rPr>
          <w:lang w:eastAsia="zh-CN"/>
        </w:rPr>
        <w:t>组不同的是，该操作不会创建任何数据节点，其中参数为数据 组名；</w:t>
      </w:r>
    </w:p>
    <w:p w:rsidR="0020037C" w:rsidRDefault="0020037C">
      <w:pPr>
        <w:spacing w:line="167" w:lineRule="auto"/>
        <w:rPr>
          <w:lang w:eastAsia="zh-CN"/>
        </w:rPr>
        <w:sectPr w:rsidR="0020037C">
          <w:pgSz w:w="12240" w:h="15840"/>
          <w:pgMar w:top="900" w:right="110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613"/>
        <w:rPr>
          <w:lang w:eastAsia="zh-CN"/>
        </w:rPr>
      </w:pPr>
      <w:r>
        <w:rPr>
          <w:lang w:eastAsia="zh-CN"/>
        </w:rPr>
        <w:t>第二条命令用户在数据组中新增一个数据节点，可以根据需要多次执行该命令来创建多个数据节点。</w:t>
      </w:r>
    </w:p>
    <w:p w:rsidR="0020037C" w:rsidRDefault="004474D3">
      <w:pPr>
        <w:pStyle w:val="BodyText"/>
        <w:spacing w:before="16"/>
        <w:ind w:left="613"/>
        <w:rPr>
          <w:lang w:eastAsia="zh-CN"/>
        </w:rPr>
      </w:pPr>
      <w:r>
        <w:rPr>
          <w:lang w:eastAsia="zh-CN"/>
        </w:rPr>
        <w:t>其中：</w:t>
      </w:r>
    </w:p>
    <w:p w:rsidR="0020037C" w:rsidRDefault="004474D3">
      <w:pPr>
        <w:pStyle w:val="BodyText"/>
        <w:spacing w:before="16"/>
        <w:ind w:left="613"/>
        <w:rPr>
          <w:lang w:eastAsia="zh-CN"/>
        </w:rPr>
      </w:pPr>
      <w:r>
        <w:rPr>
          <w:lang w:eastAsia="zh-CN"/>
        </w:rPr>
        <w:t>host</w:t>
      </w:r>
      <w:r>
        <w:rPr>
          <w:spacing w:val="-9"/>
          <w:lang w:eastAsia="zh-CN"/>
        </w:rPr>
        <w:t xml:space="preserve"> </w:t>
      </w:r>
      <w:r>
        <w:rPr>
          <w:lang w:eastAsia="zh-CN"/>
        </w:rPr>
        <w:t>：</w:t>
      </w:r>
      <w:r>
        <w:rPr>
          <w:spacing w:val="-8"/>
          <w:lang w:eastAsia="zh-CN"/>
        </w:rPr>
        <w:t xml:space="preserve"> </w:t>
      </w:r>
      <w:r>
        <w:rPr>
          <w:lang w:eastAsia="zh-CN"/>
        </w:rPr>
        <w:t>指定数据节点的主机名；</w:t>
      </w:r>
    </w:p>
    <w:p w:rsidR="0020037C" w:rsidRDefault="0020037C">
      <w:pPr>
        <w:spacing w:before="5" w:line="100" w:lineRule="exact"/>
        <w:rPr>
          <w:sz w:val="10"/>
          <w:szCs w:val="10"/>
          <w:lang w:eastAsia="zh-CN"/>
        </w:rPr>
      </w:pPr>
    </w:p>
    <w:p w:rsidR="0020037C" w:rsidRDefault="004474D3">
      <w:pPr>
        <w:pStyle w:val="BodyText"/>
        <w:spacing w:line="167" w:lineRule="auto"/>
        <w:ind w:left="613" w:right="428"/>
        <w:rPr>
          <w:lang w:eastAsia="zh-CN"/>
        </w:rPr>
      </w:pPr>
      <w:r>
        <w:rPr>
          <w:lang w:eastAsia="zh-CN"/>
        </w:rPr>
        <w:t>service</w:t>
      </w:r>
      <w:r>
        <w:rPr>
          <w:spacing w:val="-31"/>
          <w:lang w:eastAsia="zh-CN"/>
        </w:rPr>
        <w:t xml:space="preserve"> </w:t>
      </w:r>
      <w:r>
        <w:rPr>
          <w:lang w:eastAsia="zh-CN"/>
        </w:rPr>
        <w:t xml:space="preserve">：指定数据节点的服务端口，请确保该端口号，以及往后延续的3个端口号未被占用；如设置 </w:t>
      </w:r>
      <w:r>
        <w:rPr>
          <w:w w:val="95"/>
          <w:lang w:eastAsia="zh-CN"/>
        </w:rPr>
        <w:t>为</w:t>
      </w:r>
      <w:r w:rsidR="00AB76F1" w:rsidRPr="00AB76F1">
        <w:rPr>
          <w:w w:val="95"/>
          <w:lang w:eastAsia="zh-CN"/>
        </w:rPr>
        <w:t>11820</w:t>
      </w:r>
      <w:r>
        <w:rPr>
          <w:w w:val="95"/>
          <w:lang w:eastAsia="zh-CN"/>
        </w:rPr>
        <w:t>，请确保</w:t>
      </w:r>
      <w:r w:rsidR="00AB76F1" w:rsidRPr="00AB76F1">
        <w:rPr>
          <w:w w:val="95"/>
          <w:lang w:eastAsia="zh-CN"/>
        </w:rPr>
        <w:t>11820</w:t>
      </w:r>
      <w:r>
        <w:rPr>
          <w:w w:val="95"/>
          <w:lang w:eastAsia="zh-CN"/>
        </w:rPr>
        <w:t>/</w:t>
      </w:r>
      <w:r w:rsidR="00AB76F1">
        <w:rPr>
          <w:w w:val="95"/>
          <w:lang w:eastAsia="zh-CN"/>
        </w:rPr>
        <w:t>1182</w:t>
      </w:r>
      <w:r w:rsidR="00AB76F1">
        <w:rPr>
          <w:rFonts w:eastAsiaTheme="minorEastAsia" w:hint="eastAsia"/>
          <w:w w:val="95"/>
          <w:lang w:eastAsia="zh-CN"/>
        </w:rPr>
        <w:t>1</w:t>
      </w:r>
      <w:r>
        <w:rPr>
          <w:w w:val="95"/>
          <w:lang w:eastAsia="zh-CN"/>
        </w:rPr>
        <w:t>/</w:t>
      </w:r>
      <w:r w:rsidR="00AB76F1">
        <w:rPr>
          <w:w w:val="95"/>
          <w:lang w:eastAsia="zh-CN"/>
        </w:rPr>
        <w:t>1182</w:t>
      </w:r>
      <w:r w:rsidR="00AB76F1">
        <w:rPr>
          <w:rFonts w:eastAsiaTheme="minorEastAsia" w:hint="eastAsia"/>
          <w:w w:val="95"/>
          <w:lang w:eastAsia="zh-CN"/>
        </w:rPr>
        <w:t>2</w:t>
      </w:r>
      <w:r>
        <w:rPr>
          <w:w w:val="95"/>
          <w:lang w:eastAsia="zh-CN"/>
        </w:rPr>
        <w:t>/</w:t>
      </w:r>
      <w:r w:rsidR="00AB76F1">
        <w:rPr>
          <w:w w:val="95"/>
          <w:lang w:eastAsia="zh-CN"/>
        </w:rPr>
        <w:t>1182</w:t>
      </w:r>
      <w:r w:rsidR="00AB76F1">
        <w:rPr>
          <w:rFonts w:eastAsiaTheme="minorEastAsia" w:hint="eastAsia"/>
          <w:w w:val="95"/>
          <w:lang w:eastAsia="zh-CN"/>
        </w:rPr>
        <w:t>3</w:t>
      </w:r>
      <w:r>
        <w:rPr>
          <w:w w:val="95"/>
          <w:lang w:eastAsia="zh-CN"/>
        </w:rPr>
        <w:t>端口都未被占用；</w:t>
      </w:r>
    </w:p>
    <w:p w:rsidR="0020037C" w:rsidRDefault="0020037C">
      <w:pPr>
        <w:spacing w:before="10" w:line="110" w:lineRule="exact"/>
        <w:rPr>
          <w:sz w:val="11"/>
          <w:szCs w:val="11"/>
          <w:lang w:eastAsia="zh-CN"/>
        </w:rPr>
      </w:pPr>
    </w:p>
    <w:p w:rsidR="0020037C" w:rsidRDefault="004474D3">
      <w:pPr>
        <w:pStyle w:val="BodyText"/>
        <w:spacing w:line="167" w:lineRule="auto"/>
        <w:ind w:left="613" w:right="463"/>
        <w:rPr>
          <w:lang w:eastAsia="zh-CN"/>
        </w:rPr>
      </w:pPr>
      <w:r>
        <w:rPr>
          <w:w w:val="95"/>
          <w:lang w:eastAsia="zh-CN"/>
        </w:rPr>
        <w:t xml:space="preserve">dbpath        </w:t>
      </w:r>
      <w:r>
        <w:rPr>
          <w:spacing w:val="7"/>
          <w:w w:val="95"/>
          <w:lang w:eastAsia="zh-CN"/>
        </w:rPr>
        <w:t xml:space="preserve"> </w:t>
      </w:r>
      <w:r>
        <w:rPr>
          <w:w w:val="95"/>
          <w:lang w:eastAsia="zh-CN"/>
        </w:rPr>
        <w:t>：数据文件路径，用于存放数据节点的数据文件，请确保数据管理员（安装时创建，默认</w:t>
      </w:r>
      <w:r>
        <w:rPr>
          <w:lang w:eastAsia="zh-CN"/>
        </w:rPr>
        <w:t xml:space="preserve"> 为sdbadmin）用户有写权限；</w:t>
      </w:r>
    </w:p>
    <w:p w:rsidR="0020037C" w:rsidRDefault="0020037C">
      <w:pPr>
        <w:spacing w:before="10" w:line="110" w:lineRule="exact"/>
        <w:rPr>
          <w:sz w:val="11"/>
          <w:szCs w:val="11"/>
          <w:lang w:eastAsia="zh-CN"/>
        </w:rPr>
      </w:pPr>
    </w:p>
    <w:p w:rsidR="0020037C" w:rsidRDefault="004474D3">
      <w:pPr>
        <w:pStyle w:val="BodyText"/>
        <w:spacing w:line="167" w:lineRule="auto"/>
        <w:ind w:left="613" w:right="427"/>
        <w:rPr>
          <w:lang w:eastAsia="zh-CN"/>
        </w:rPr>
      </w:pPr>
      <w:r>
        <w:rPr>
          <w:lang w:eastAsia="zh-CN"/>
        </w:rPr>
        <w:t>config</w:t>
      </w:r>
      <w:r>
        <w:rPr>
          <w:spacing w:val="-14"/>
          <w:lang w:eastAsia="zh-CN"/>
        </w:rPr>
        <w:t xml:space="preserve"> </w:t>
      </w:r>
      <w:r>
        <w:rPr>
          <w:lang w:eastAsia="zh-CN"/>
        </w:rPr>
        <w:t>：</w:t>
      </w:r>
      <w:r>
        <w:rPr>
          <w:spacing w:val="-14"/>
          <w:lang w:eastAsia="zh-CN"/>
        </w:rPr>
        <w:t xml:space="preserve"> </w:t>
      </w:r>
      <w:r>
        <w:rPr>
          <w:lang w:eastAsia="zh-CN"/>
        </w:rPr>
        <w:t>该参数为可选参数，用于配置更多细节参数，格式必须为</w:t>
      </w:r>
      <w:r>
        <w:rPr>
          <w:spacing w:val="-14"/>
          <w:lang w:eastAsia="zh-CN"/>
        </w:rPr>
        <w:t xml:space="preserve"> </w:t>
      </w:r>
      <w:r>
        <w:rPr>
          <w:lang w:eastAsia="zh-CN"/>
        </w:rPr>
        <w:t>json格式，参数参见</w:t>
      </w:r>
      <w:hyperlink w:anchor="_bookmark51" w:history="1">
        <w:r>
          <w:rPr>
            <w:color w:val="0000FF"/>
            <w:lang w:eastAsia="zh-CN"/>
          </w:rPr>
          <w:t>数据库配置</w:t>
        </w:r>
        <w:r>
          <w:rPr>
            <w:color w:val="0000FF"/>
            <w:spacing w:val="-14"/>
            <w:lang w:eastAsia="zh-CN"/>
          </w:rPr>
          <w:t xml:space="preserve"> </w:t>
        </w:r>
      </w:hyperlink>
      <w:r>
        <w:rPr>
          <w:color w:val="000000"/>
          <w:lang w:eastAsia="zh-CN"/>
        </w:rPr>
        <w:t xml:space="preserve">一 </w:t>
      </w:r>
      <w:r>
        <w:rPr>
          <w:color w:val="000000"/>
          <w:w w:val="95"/>
          <w:lang w:eastAsia="zh-CN"/>
        </w:rPr>
        <w:t xml:space="preserve">节；如需要配置日志大小参数   </w:t>
      </w:r>
      <w:r>
        <w:rPr>
          <w:color w:val="000000"/>
          <w:spacing w:val="13"/>
          <w:w w:val="95"/>
          <w:lang w:eastAsia="zh-CN"/>
        </w:rPr>
        <w:t xml:space="preserve"> </w:t>
      </w:r>
      <w:r>
        <w:rPr>
          <w:color w:val="000000"/>
          <w:w w:val="95"/>
          <w:lang w:eastAsia="zh-CN"/>
        </w:rPr>
        <w:t>{logfilesz:64}。</w:t>
      </w:r>
    </w:p>
    <w:p w:rsidR="0020037C" w:rsidRDefault="004474D3">
      <w:pPr>
        <w:pStyle w:val="BodyText"/>
        <w:spacing w:before="31" w:line="306" w:lineRule="auto"/>
        <w:ind w:left="613" w:right="2747"/>
        <w:rPr>
          <w:lang w:eastAsia="zh-CN"/>
        </w:rPr>
      </w:pPr>
      <w:r>
        <w:rPr>
          <w:lang w:eastAsia="zh-CN"/>
        </w:rPr>
        <w:t>第三条命令用于启动数据</w:t>
      </w:r>
      <w:r w:rsidR="00423ADE">
        <w:rPr>
          <w:lang w:eastAsia="zh-CN"/>
        </w:rPr>
        <w:t>分区</w:t>
      </w:r>
      <w:r>
        <w:rPr>
          <w:lang w:eastAsia="zh-CN"/>
        </w:rPr>
        <w:t xml:space="preserve">组，该命令将该组的所有节点启动，并提供服务。 </w:t>
      </w:r>
      <w:bookmarkStart w:id="211" w:name="分区组中新增节点"/>
      <w:bookmarkStart w:id="212" w:name="_bookmark98"/>
      <w:bookmarkEnd w:id="211"/>
      <w:bookmarkEnd w:id="212"/>
      <w:r w:rsidR="00423ADE">
        <w:rPr>
          <w:lang w:eastAsia="zh-CN"/>
        </w:rPr>
        <w:t>分区</w:t>
      </w:r>
      <w:r>
        <w:rPr>
          <w:lang w:eastAsia="zh-CN"/>
        </w:rPr>
        <w:t>组中新增节点</w:t>
      </w:r>
    </w:p>
    <w:p w:rsidR="0020037C" w:rsidRDefault="00B0609F">
      <w:pPr>
        <w:pStyle w:val="BodyText"/>
        <w:spacing w:before="30" w:line="167" w:lineRule="auto"/>
        <w:ind w:left="1253" w:right="427"/>
        <w:rPr>
          <w:lang w:eastAsia="zh-CN"/>
        </w:rPr>
      </w:pPr>
      <w:r>
        <w:pict>
          <v:shape id="_x0000_s3094" type="#_x0000_t75" style="position:absolute;left:0;text-align:left;margin-left:81.7pt;margin-top:4.1pt;width:24pt;height:24pt;z-index:-251828736;mso-position-horizontal-relative:page">
            <v:imagedata r:id="rId21" o:title=""/>
            <w10:wrap anchorx="page"/>
          </v:shape>
        </w:pict>
      </w:r>
      <w:r w:rsidR="004474D3">
        <w:rPr>
          <w:lang w:eastAsia="zh-CN"/>
        </w:rPr>
        <w:t xml:space="preserve">注: </w:t>
      </w:r>
      <w:r w:rsidR="004474D3">
        <w:rPr>
          <w:spacing w:val="11"/>
          <w:lang w:eastAsia="zh-CN"/>
        </w:rPr>
        <w:t xml:space="preserve"> </w:t>
      </w:r>
      <w:r w:rsidR="004474D3">
        <w:rPr>
          <w:lang w:eastAsia="zh-CN"/>
        </w:rPr>
        <w:t>如果新增节点涉及到新增主机，则请首先按照在</w:t>
      </w:r>
      <w:hyperlink w:anchor="_bookmark92" w:history="1">
        <w:r w:rsidR="004474D3">
          <w:rPr>
            <w:color w:val="0000FF"/>
            <w:lang w:eastAsia="zh-CN"/>
          </w:rPr>
          <w:t>集群中新增主机</w:t>
        </w:r>
      </w:hyperlink>
      <w:r w:rsidR="004474D3">
        <w:rPr>
          <w:color w:val="000000"/>
          <w:lang w:eastAsia="zh-CN"/>
        </w:rPr>
        <w:t>一节完成主机的主机名和参数配 置。</w:t>
      </w:r>
    </w:p>
    <w:p w:rsidR="0020037C" w:rsidRDefault="0020037C">
      <w:pPr>
        <w:spacing w:before="8" w:line="200" w:lineRule="exact"/>
        <w:rPr>
          <w:sz w:val="20"/>
          <w:szCs w:val="20"/>
          <w:lang w:eastAsia="zh-CN"/>
        </w:rPr>
      </w:pPr>
    </w:p>
    <w:p w:rsidR="0020037C" w:rsidRDefault="004474D3">
      <w:pPr>
        <w:pStyle w:val="BodyText"/>
        <w:spacing w:line="167" w:lineRule="auto"/>
        <w:ind w:left="613" w:right="463"/>
        <w:rPr>
          <w:lang w:eastAsia="zh-CN"/>
        </w:rPr>
      </w:pPr>
      <w:r>
        <w:rPr>
          <w:lang w:eastAsia="zh-CN"/>
        </w:rPr>
        <w:t>某些</w:t>
      </w:r>
      <w:r w:rsidR="00423ADE">
        <w:rPr>
          <w:lang w:eastAsia="zh-CN"/>
        </w:rPr>
        <w:t>分区</w:t>
      </w:r>
      <w:r>
        <w:rPr>
          <w:lang w:eastAsia="zh-CN"/>
        </w:rPr>
        <w:t>组可能在创建时设定的副本数较少，随着物理设备的增加，可能需要增加副本数以提高</w:t>
      </w:r>
      <w:r w:rsidR="00423ADE">
        <w:rPr>
          <w:lang w:eastAsia="zh-CN"/>
        </w:rPr>
        <w:t>分区</w:t>
      </w:r>
      <w:r>
        <w:rPr>
          <w:lang w:eastAsia="zh-CN"/>
        </w:rPr>
        <w:t>组数据 可靠性。</w:t>
      </w:r>
    </w:p>
    <w:p w:rsidR="0020037C" w:rsidRDefault="004474D3">
      <w:pPr>
        <w:pStyle w:val="BodyText"/>
        <w:spacing w:before="31"/>
        <w:ind w:left="613"/>
      </w:pPr>
      <w:r>
        <w:t>操作方法：</w:t>
      </w:r>
    </w:p>
    <w:p w:rsidR="0020037C" w:rsidRDefault="00B0609F">
      <w:pPr>
        <w:pStyle w:val="BodyText"/>
        <w:spacing w:before="8"/>
        <w:ind w:left="613"/>
        <w:rPr>
          <w:rFonts w:ascii="仿宋" w:eastAsia="仿宋" w:hAnsi="仿宋" w:cs="仿宋"/>
        </w:rPr>
      </w:pPr>
      <w:r w:rsidRPr="00B0609F">
        <w:pict>
          <v:group id="_x0000_s3092" style="position:absolute;left:0;text-align:left;margin-left:81.7pt;margin-top:4.85pt;width:473.6pt;height:31.8pt;z-index:-251827712;mso-position-horizontal-relative:page" coordorigin="1634,97" coordsize="9472,636">
            <v:shape id="_x0000_s3093" style="position:absolute;left:1634;top:97;width:9472;height:636" coordorigin="1634,97" coordsize="9472,636" path="m1634,97r9472,l11106,733r-9472,l1634,97xe" fillcolor="#efefef" stroked="f">
              <v:path arrowok="t"/>
            </v:shape>
            <w10:wrap anchorx="page"/>
          </v:group>
        </w:pict>
      </w:r>
      <w:r w:rsidR="004474D3">
        <w:rPr>
          <w:rFonts w:ascii="仿宋" w:eastAsia="仿宋" w:hAnsi="仿宋" w:cs="仿宋"/>
        </w:rPr>
        <w:t>&gt;var data</w:t>
      </w:r>
      <w:r w:rsidR="00851357">
        <w:rPr>
          <w:rFonts w:ascii="仿宋" w:eastAsia="仿宋" w:hAnsi="仿宋" w:cs="仿宋" w:hint="eastAsia"/>
          <w:lang w:eastAsia="zh-CN"/>
        </w:rPr>
        <w:t>RG</w:t>
      </w:r>
      <w:r w:rsidR="004474D3">
        <w:rPr>
          <w:rFonts w:ascii="仿宋" w:eastAsia="仿宋" w:hAnsi="仿宋" w:cs="仿宋"/>
        </w:rPr>
        <w:t xml:space="preserve"> = db.get</w:t>
      </w:r>
      <w:r w:rsidR="00851357">
        <w:rPr>
          <w:rFonts w:ascii="仿宋" w:eastAsia="仿宋" w:hAnsi="仿宋" w:cs="仿宋" w:hint="eastAsia"/>
          <w:lang w:eastAsia="zh-CN"/>
        </w:rPr>
        <w:t>RG</w:t>
      </w:r>
      <w:r w:rsidR="004474D3">
        <w:rPr>
          <w:rFonts w:ascii="仿宋" w:eastAsia="仿宋" w:hAnsi="仿宋" w:cs="仿宋"/>
        </w:rPr>
        <w:t>(&lt;</w:t>
      </w:r>
      <w:ins w:id="213" w:author="tanzhaobo" w:date="2014-03-06T09:17:00Z">
        <w:r w:rsidR="0057413E">
          <w:rPr>
            <w:rFonts w:ascii="仿宋" w:eastAsia="仿宋" w:hAnsi="仿宋" w:cs="仿宋" w:hint="eastAsia"/>
            <w:lang w:eastAsia="zh-CN"/>
          </w:rPr>
          <w:t>group</w:t>
        </w:r>
      </w:ins>
      <w:del w:id="214" w:author="tanzhaobo" w:date="2014-03-06T09:17:00Z">
        <w:r w:rsidR="0036330B" w:rsidDel="0057413E">
          <w:rPr>
            <w:rFonts w:ascii="仿宋" w:eastAsia="仿宋" w:hAnsi="仿宋" w:cs="仿宋" w:hint="eastAsia"/>
            <w:lang w:eastAsia="zh-CN"/>
          </w:rPr>
          <w:delText>shard</w:delText>
        </w:r>
      </w:del>
      <w:r w:rsidR="004474D3">
        <w:rPr>
          <w:rFonts w:ascii="仿宋" w:eastAsia="仿宋" w:hAnsi="仿宋" w:cs="仿宋"/>
        </w:rPr>
        <w:t>name&gt;);</w:t>
      </w:r>
    </w:p>
    <w:p w:rsidR="0020037C" w:rsidRDefault="004474D3">
      <w:pPr>
        <w:pStyle w:val="BodyText"/>
        <w:spacing w:line="212" w:lineRule="exact"/>
        <w:ind w:left="613"/>
        <w:rPr>
          <w:rFonts w:ascii="仿宋" w:eastAsia="仿宋" w:hAnsi="仿宋" w:cs="仿宋"/>
        </w:rPr>
      </w:pPr>
      <w:r>
        <w:rPr>
          <w:rFonts w:ascii="仿宋" w:eastAsia="仿宋" w:hAnsi="仿宋" w:cs="仿宋"/>
        </w:rPr>
        <w:t>&gt;var node1 = data</w:t>
      </w:r>
      <w:r w:rsidR="00851357">
        <w:rPr>
          <w:rFonts w:ascii="仿宋" w:eastAsia="仿宋" w:hAnsi="仿宋" w:cs="仿宋" w:hint="eastAsia"/>
          <w:lang w:eastAsia="zh-CN"/>
        </w:rPr>
        <w:t>RG</w:t>
      </w:r>
      <w:r>
        <w:rPr>
          <w:rFonts w:ascii="仿宋" w:eastAsia="仿宋" w:hAnsi="仿宋" w:cs="仿宋"/>
        </w:rPr>
        <w:t>.createNode(&lt;host&gt;,&lt;service&gt;,&lt;dbpath&gt;,[config]);</w:t>
      </w:r>
    </w:p>
    <w:p w:rsidR="0020037C" w:rsidRDefault="004474D3">
      <w:pPr>
        <w:pStyle w:val="BodyText"/>
        <w:spacing w:line="212" w:lineRule="exact"/>
        <w:ind w:left="613"/>
        <w:rPr>
          <w:rFonts w:ascii="仿宋" w:eastAsia="仿宋" w:hAnsi="仿宋" w:cs="仿宋"/>
          <w:lang w:eastAsia="zh-CN"/>
        </w:rPr>
      </w:pPr>
      <w:r>
        <w:rPr>
          <w:rFonts w:ascii="仿宋" w:eastAsia="仿宋" w:hAnsi="仿宋" w:cs="仿宋"/>
          <w:lang w:eastAsia="zh-CN"/>
        </w:rPr>
        <w:t>&gt;node1.start();</w:t>
      </w:r>
    </w:p>
    <w:p w:rsidR="0020037C" w:rsidRDefault="004474D3">
      <w:pPr>
        <w:pStyle w:val="BodyText"/>
        <w:spacing w:before="45" w:line="251" w:lineRule="auto"/>
        <w:ind w:left="613" w:right="463"/>
        <w:rPr>
          <w:lang w:eastAsia="zh-CN"/>
        </w:rPr>
      </w:pPr>
      <w:r>
        <w:rPr>
          <w:w w:val="95"/>
          <w:lang w:eastAsia="zh-CN"/>
        </w:rPr>
        <w:t>第一条命令用于获取数据</w:t>
      </w:r>
      <w:r w:rsidR="00423ADE">
        <w:rPr>
          <w:w w:val="95"/>
          <w:lang w:eastAsia="zh-CN"/>
        </w:rPr>
        <w:t>分区</w:t>
      </w:r>
      <w:r>
        <w:rPr>
          <w:w w:val="95"/>
          <w:lang w:eastAsia="zh-CN"/>
        </w:rPr>
        <w:t>组，参数</w:t>
      </w:r>
      <w:ins w:id="215" w:author="tanzhaobo" w:date="2014-03-06T09:17:00Z">
        <w:r w:rsidR="0057413E">
          <w:rPr>
            <w:rFonts w:eastAsiaTheme="minorEastAsia" w:hint="eastAsia"/>
            <w:w w:val="95"/>
            <w:lang w:eastAsia="zh-CN"/>
          </w:rPr>
          <w:t>group</w:t>
        </w:r>
      </w:ins>
      <w:del w:id="216" w:author="tanzhaobo" w:date="2014-03-06T09:17:00Z">
        <w:r w:rsidR="0036330B" w:rsidDel="0057413E">
          <w:rPr>
            <w:rFonts w:eastAsiaTheme="minorEastAsia" w:hint="eastAsia"/>
            <w:w w:val="95"/>
            <w:lang w:eastAsia="zh-CN"/>
          </w:rPr>
          <w:delText>shard</w:delText>
        </w:r>
      </w:del>
      <w:r>
        <w:rPr>
          <w:w w:val="95"/>
          <w:lang w:eastAsia="zh-CN"/>
        </w:rPr>
        <w:t xml:space="preserve">name     </w:t>
      </w:r>
      <w:r>
        <w:rPr>
          <w:spacing w:val="15"/>
          <w:w w:val="95"/>
          <w:lang w:eastAsia="zh-CN"/>
        </w:rPr>
        <w:t xml:space="preserve"> </w:t>
      </w:r>
      <w:r>
        <w:rPr>
          <w:w w:val="95"/>
          <w:lang w:eastAsia="zh-CN"/>
        </w:rPr>
        <w:t>为数据</w:t>
      </w:r>
      <w:r w:rsidR="00423ADE">
        <w:rPr>
          <w:w w:val="95"/>
          <w:lang w:eastAsia="zh-CN"/>
        </w:rPr>
        <w:t>分区</w:t>
      </w:r>
      <w:r>
        <w:rPr>
          <w:w w:val="95"/>
          <w:lang w:eastAsia="zh-CN"/>
        </w:rPr>
        <w:t>组组名；</w:t>
      </w:r>
      <w:r>
        <w:rPr>
          <w:lang w:eastAsia="zh-CN"/>
        </w:rPr>
        <w:t xml:space="preserve"> 第二条命令用于创建一个新的数据节点，参数与</w:t>
      </w:r>
      <w:hyperlink w:anchor="_bookmark95" w:history="1">
        <w:r>
          <w:rPr>
            <w:color w:val="0000FF"/>
            <w:lang w:eastAsia="zh-CN"/>
          </w:rPr>
          <w:t>新增编目</w:t>
        </w:r>
        <w:r w:rsidR="00423ADE">
          <w:rPr>
            <w:color w:val="0000FF"/>
            <w:lang w:eastAsia="zh-CN"/>
          </w:rPr>
          <w:t>分区</w:t>
        </w:r>
        <w:r>
          <w:rPr>
            <w:color w:val="0000FF"/>
            <w:lang w:eastAsia="zh-CN"/>
          </w:rPr>
          <w:t>组中的创建节点</w:t>
        </w:r>
      </w:hyperlink>
      <w:r>
        <w:rPr>
          <w:color w:val="000000"/>
          <w:lang w:eastAsia="zh-CN"/>
        </w:rPr>
        <w:t>参数相同； 第三条命令用于启动新增的数据节点；</w:t>
      </w:r>
    </w:p>
    <w:p w:rsidR="0020037C" w:rsidRDefault="004474D3">
      <w:pPr>
        <w:pStyle w:val="Heading3"/>
        <w:spacing w:before="99"/>
        <w:ind w:left="94" w:right="8966"/>
        <w:jc w:val="center"/>
        <w:rPr>
          <w:lang w:eastAsia="zh-CN"/>
        </w:rPr>
      </w:pPr>
      <w:bookmarkStart w:id="217" w:name="新增协调节点"/>
      <w:bookmarkStart w:id="218" w:name="_bookmark99"/>
      <w:bookmarkEnd w:id="217"/>
      <w:bookmarkEnd w:id="218"/>
      <w:r>
        <w:rPr>
          <w:lang w:eastAsia="zh-CN"/>
        </w:rPr>
        <w:t>新增协调节点</w:t>
      </w:r>
    </w:p>
    <w:p w:rsidR="0020037C" w:rsidRDefault="0020037C">
      <w:pPr>
        <w:spacing w:before="8" w:line="100" w:lineRule="exact"/>
        <w:rPr>
          <w:sz w:val="10"/>
          <w:szCs w:val="10"/>
          <w:lang w:eastAsia="zh-CN"/>
        </w:rPr>
      </w:pPr>
    </w:p>
    <w:p w:rsidR="0020037C" w:rsidRDefault="004474D3">
      <w:pPr>
        <w:pStyle w:val="BodyText"/>
        <w:spacing w:line="167" w:lineRule="auto"/>
        <w:ind w:left="613" w:right="463"/>
        <w:rPr>
          <w:lang w:eastAsia="zh-CN"/>
        </w:rPr>
      </w:pPr>
      <w:r>
        <w:rPr>
          <w:lang w:eastAsia="zh-CN"/>
        </w:rPr>
        <w:t>当集群规模扩大时，协调节点也需要随着规模的增加而进行增加。建议匹配时，一台物理节点，配置一个协 调节点。</w:t>
      </w:r>
    </w:p>
    <w:p w:rsidR="0020037C" w:rsidRDefault="004474D3">
      <w:pPr>
        <w:pStyle w:val="BodyText"/>
        <w:spacing w:before="31"/>
        <w:ind w:left="613"/>
        <w:rPr>
          <w:lang w:eastAsia="zh-CN"/>
        </w:rPr>
      </w:pPr>
      <w:r>
        <w:rPr>
          <w:lang w:eastAsia="zh-CN"/>
        </w:rPr>
        <w:t>1.</w:t>
      </w:r>
      <w:r>
        <w:rPr>
          <w:spacing w:val="3"/>
          <w:lang w:eastAsia="zh-CN"/>
        </w:rPr>
        <w:t xml:space="preserve"> </w:t>
      </w:r>
      <w:r>
        <w:rPr>
          <w:lang w:eastAsia="zh-CN"/>
        </w:rPr>
        <w:t>创建协调节点配置目录；</w:t>
      </w:r>
    </w:p>
    <w:p w:rsidR="0020037C" w:rsidRDefault="00B0609F">
      <w:pPr>
        <w:pStyle w:val="BodyText"/>
        <w:spacing w:before="8" w:line="264" w:lineRule="auto"/>
        <w:ind w:left="613" w:right="5414"/>
      </w:pPr>
      <w:r>
        <w:pict>
          <v:group id="_x0000_s3090" style="position:absolute;left:0;text-align:left;margin-left:81.7pt;margin-top:4.85pt;width:473.6pt;height:10.6pt;z-index:-251826688;mso-position-horizontal-relative:page" coordorigin="1634,97" coordsize="9472,212">
            <v:shape id="_x0000_s3091"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mkdir -p /opt/sequoiadb/conf/local/</w:t>
      </w:r>
      <w:r w:rsidR="00AB76F1" w:rsidRPr="00AB76F1">
        <w:rPr>
          <w:rFonts w:ascii="仿宋" w:eastAsia="仿宋" w:hAnsi="仿宋" w:cs="仿宋"/>
        </w:rPr>
        <w:t>11810</w:t>
      </w:r>
      <w:r w:rsidR="004474D3">
        <w:rPr>
          <w:rFonts w:ascii="仿宋" w:eastAsia="仿宋" w:hAnsi="仿宋" w:cs="仿宋"/>
        </w:rPr>
        <w:t xml:space="preserve"> ； </w:t>
      </w:r>
      <w:r w:rsidR="004474D3">
        <w:rPr>
          <w:w w:val="95"/>
        </w:rPr>
        <w:t>其中</w:t>
      </w:r>
      <w:r w:rsidR="00AB76F1" w:rsidRPr="00AB76F1">
        <w:rPr>
          <w:w w:val="95"/>
        </w:rPr>
        <w:t>11810</w:t>
      </w:r>
      <w:r w:rsidR="004474D3">
        <w:rPr>
          <w:w w:val="95"/>
        </w:rPr>
        <w:t>为协调节点的服务端口，可根据需要配置</w:t>
      </w:r>
      <w:r w:rsidR="004474D3">
        <w:t xml:space="preserve"> 2.</w:t>
      </w:r>
      <w:r w:rsidR="004474D3">
        <w:rPr>
          <w:spacing w:val="3"/>
        </w:rPr>
        <w:t xml:space="preserve"> </w:t>
      </w:r>
      <w:r w:rsidR="004474D3">
        <w:t>拷贝协调节点样例配置文件；</w:t>
      </w:r>
    </w:p>
    <w:p w:rsidR="0020037C" w:rsidRDefault="004474D3">
      <w:pPr>
        <w:pStyle w:val="BodyText"/>
        <w:spacing w:line="333" w:lineRule="exact"/>
        <w:ind w:left="613"/>
      </w:pPr>
      <w:r>
        <w:t>3.</w:t>
      </w:r>
      <w:r>
        <w:rPr>
          <w:spacing w:val="3"/>
        </w:rPr>
        <w:t xml:space="preserve"> </w:t>
      </w:r>
      <w:r>
        <w:t>修改配置文件；</w:t>
      </w:r>
    </w:p>
    <w:p w:rsidR="0020037C" w:rsidRDefault="00B0609F">
      <w:pPr>
        <w:pStyle w:val="BodyText"/>
        <w:tabs>
          <w:tab w:val="left" w:pos="5613"/>
        </w:tabs>
        <w:spacing w:before="83" w:line="172" w:lineRule="auto"/>
        <w:ind w:left="613" w:right="926"/>
        <w:rPr>
          <w:rFonts w:ascii="仿宋" w:eastAsia="仿宋" w:hAnsi="仿宋" w:cs="仿宋"/>
        </w:rPr>
      </w:pPr>
      <w:r w:rsidRPr="00B0609F">
        <w:pict>
          <v:group id="_x0000_s3088" style="position:absolute;left:0;text-align:left;margin-left:81.7pt;margin-top:4.85pt;width:473.6pt;height:127.2pt;z-index:-251825664;mso-position-horizontal-relative:page" coordorigin="1634,97" coordsize="9472,2544">
            <v:shape id="_x0000_s3089" style="position:absolute;left:1634;top:97;width:9472;height:2544" coordorigin="1634,97" coordsize="9472,2544" path="m1634,97r9472,l11106,2641r-9472,l1634,97xe" fillcolor="#efefef" stroked="f">
              <v:path arrowok="t"/>
            </v:shape>
            <w10:wrap anchorx="page"/>
          </v:group>
        </w:pict>
      </w:r>
      <w:r w:rsidR="004474D3">
        <w:rPr>
          <w:rFonts w:ascii="仿宋" w:eastAsia="仿宋" w:hAnsi="仿宋" w:cs="仿宋"/>
        </w:rPr>
        <w:t>cp /opt/sequoiadb/conf/samples/sdb.conf.coord</w:t>
      </w:r>
      <w:r w:rsidR="004474D3">
        <w:rPr>
          <w:rFonts w:ascii="仿宋" w:eastAsia="仿宋" w:hAnsi="仿宋" w:cs="仿宋"/>
        </w:rPr>
        <w:tab/>
        <w:t>/opt/sequoiadb/conf/local/</w:t>
      </w:r>
      <w:r w:rsidR="00AB76F1" w:rsidRPr="00AB76F1">
        <w:rPr>
          <w:rFonts w:ascii="仿宋" w:eastAsia="仿宋" w:hAnsi="仿宋" w:cs="仿宋"/>
        </w:rPr>
        <w:t>11810</w:t>
      </w:r>
      <w:r w:rsidR="004474D3">
        <w:rPr>
          <w:rFonts w:ascii="仿宋" w:eastAsia="仿宋" w:hAnsi="仿宋" w:cs="仿宋"/>
        </w:rPr>
        <w:t>/sdb.conf vi /opt/sequoiadb/conf/local/</w:t>
      </w:r>
      <w:r w:rsidR="00AB76F1" w:rsidRPr="00AB76F1">
        <w:rPr>
          <w:rFonts w:ascii="仿宋" w:eastAsia="仿宋" w:hAnsi="仿宋" w:cs="仿宋"/>
        </w:rPr>
        <w:t>11810</w:t>
      </w:r>
      <w:r w:rsidR="004474D3">
        <w:rPr>
          <w:rFonts w:ascii="仿宋" w:eastAsia="仿宋" w:hAnsi="仿宋" w:cs="仿宋"/>
        </w:rPr>
        <w:t>/sdb.conf</w:t>
      </w:r>
    </w:p>
    <w:p w:rsidR="0020037C" w:rsidRDefault="004474D3">
      <w:pPr>
        <w:pStyle w:val="BodyText"/>
        <w:spacing w:line="220" w:lineRule="exact"/>
        <w:ind w:left="613"/>
        <w:rPr>
          <w:rFonts w:ascii="仿宋" w:eastAsia="仿宋" w:hAnsi="仿宋" w:cs="仿宋"/>
        </w:rPr>
      </w:pPr>
      <w:r>
        <w:rPr>
          <w:rFonts w:ascii="仿宋" w:eastAsia="仿宋" w:hAnsi="仿宋" w:cs="仿宋"/>
        </w:rPr>
        <w:t>修改内容</w:t>
      </w:r>
    </w:p>
    <w:p w:rsidR="0020037C" w:rsidRDefault="004474D3">
      <w:pPr>
        <w:pStyle w:val="BodyText"/>
        <w:spacing w:line="212" w:lineRule="exact"/>
        <w:ind w:left="813"/>
        <w:rPr>
          <w:rFonts w:ascii="仿宋" w:eastAsia="仿宋" w:hAnsi="仿宋" w:cs="仿宋"/>
        </w:rPr>
      </w:pPr>
      <w:r>
        <w:rPr>
          <w:rFonts w:ascii="仿宋" w:eastAsia="仿宋" w:hAnsi="仿宋" w:cs="仿宋"/>
        </w:rPr>
        <w:t># database path dbpath=/opt/sequoiadb/database/coord ；</w:t>
      </w:r>
    </w:p>
    <w:p w:rsidR="0020037C" w:rsidRDefault="004474D3">
      <w:pPr>
        <w:pStyle w:val="BodyText"/>
        <w:spacing w:line="212" w:lineRule="exact"/>
        <w:ind w:left="813"/>
        <w:rPr>
          <w:rFonts w:ascii="仿宋" w:eastAsia="仿宋" w:hAnsi="仿宋" w:cs="仿宋"/>
        </w:rPr>
      </w:pPr>
      <w:r>
        <w:rPr>
          <w:rFonts w:ascii="仿宋" w:eastAsia="仿宋" w:hAnsi="仿宋" w:cs="仿宋"/>
        </w:rPr>
        <w:t>该参数为数据库放置路径，可根据需要修改，请确保路径已经存在（不存在请手工创建）</w:t>
      </w:r>
    </w:p>
    <w:p w:rsidR="0020037C" w:rsidRDefault="004474D3">
      <w:pPr>
        <w:pStyle w:val="BodyText"/>
        <w:spacing w:line="212" w:lineRule="exact"/>
        <w:ind w:left="613"/>
        <w:rPr>
          <w:rFonts w:ascii="仿宋" w:eastAsia="仿宋" w:hAnsi="仿宋" w:cs="仿宋"/>
        </w:rPr>
      </w:pPr>
      <w:r>
        <w:rPr>
          <w:rFonts w:ascii="仿宋" w:eastAsia="仿宋" w:hAnsi="仿宋" w:cs="仿宋"/>
        </w:rPr>
        <w:t>将如下行：</w:t>
      </w:r>
    </w:p>
    <w:p w:rsidR="0020037C" w:rsidRDefault="004474D3">
      <w:pPr>
        <w:pStyle w:val="BodyText"/>
        <w:spacing w:line="212" w:lineRule="exact"/>
        <w:ind w:left="813"/>
        <w:rPr>
          <w:rFonts w:ascii="仿宋" w:eastAsia="仿宋" w:hAnsi="仿宋" w:cs="仿宋"/>
        </w:rPr>
      </w:pPr>
      <w:r>
        <w:rPr>
          <w:rFonts w:ascii="仿宋" w:eastAsia="仿宋" w:hAnsi="仿宋" w:cs="仿宋"/>
        </w:rPr>
        <w:t># catalog addr(hostname1:servicename1,hostname2:servicename2,...)</w:t>
      </w:r>
    </w:p>
    <w:p w:rsidR="0020037C" w:rsidRDefault="004474D3">
      <w:pPr>
        <w:pStyle w:val="BodyText"/>
        <w:spacing w:line="212" w:lineRule="exact"/>
        <w:ind w:left="813"/>
        <w:rPr>
          <w:rFonts w:ascii="仿宋" w:eastAsia="仿宋" w:hAnsi="仿宋" w:cs="仿宋"/>
        </w:rPr>
      </w:pPr>
      <w:r>
        <w:rPr>
          <w:rFonts w:ascii="仿宋" w:eastAsia="仿宋" w:hAnsi="仿宋" w:cs="仿宋"/>
        </w:rPr>
        <w:t># catalogaddr=</w:t>
      </w:r>
    </w:p>
    <w:p w:rsidR="0020037C" w:rsidRDefault="004474D3">
      <w:pPr>
        <w:pStyle w:val="BodyText"/>
        <w:spacing w:line="212" w:lineRule="exact"/>
        <w:ind w:left="613"/>
        <w:rPr>
          <w:rFonts w:ascii="仿宋" w:eastAsia="仿宋" w:hAnsi="仿宋" w:cs="仿宋"/>
        </w:rPr>
      </w:pPr>
      <w:r>
        <w:rPr>
          <w:rFonts w:ascii="仿宋" w:eastAsia="仿宋" w:hAnsi="仿宋" w:cs="仿宋"/>
        </w:rPr>
        <w:t>修改</w:t>
      </w:r>
    </w:p>
    <w:p w:rsidR="0020037C" w:rsidRDefault="004474D3">
      <w:pPr>
        <w:pStyle w:val="BodyText"/>
        <w:spacing w:line="212" w:lineRule="exact"/>
        <w:ind w:left="813"/>
        <w:rPr>
          <w:rFonts w:ascii="仿宋" w:eastAsia="仿宋" w:hAnsi="仿宋" w:cs="仿宋"/>
        </w:rPr>
      </w:pPr>
      <w:r>
        <w:rPr>
          <w:rFonts w:ascii="仿宋" w:eastAsia="仿宋" w:hAnsi="仿宋" w:cs="仿宋"/>
        </w:rPr>
        <w:t># catalog addr(hostname1:servicename1,hostname2:servicename2,...)</w:t>
      </w:r>
    </w:p>
    <w:p w:rsidR="0020037C" w:rsidRDefault="004474D3">
      <w:pPr>
        <w:pStyle w:val="BodyText"/>
        <w:spacing w:line="212" w:lineRule="exact"/>
        <w:ind w:left="813"/>
        <w:rPr>
          <w:rFonts w:ascii="仿宋" w:eastAsia="仿宋" w:hAnsi="仿宋" w:cs="仿宋"/>
        </w:rPr>
      </w:pPr>
      <w:r>
        <w:rPr>
          <w:rFonts w:ascii="仿宋" w:eastAsia="仿宋" w:hAnsi="仿宋" w:cs="仿宋"/>
        </w:rPr>
        <w:t>catalogaddr=sdbserver1:</w:t>
      </w:r>
      <w:r w:rsidR="00AB76F1" w:rsidRPr="00AB76F1">
        <w:t xml:space="preserve"> </w:t>
      </w:r>
      <w:r w:rsidR="00AB76F1">
        <w:rPr>
          <w:rFonts w:ascii="仿宋" w:eastAsia="仿宋" w:hAnsi="仿宋" w:cs="仿宋"/>
        </w:rPr>
        <w:t>1180</w:t>
      </w:r>
      <w:r w:rsidR="00AB76F1">
        <w:rPr>
          <w:rFonts w:ascii="仿宋" w:eastAsia="仿宋" w:hAnsi="仿宋" w:cs="仿宋" w:hint="eastAsia"/>
          <w:lang w:eastAsia="zh-CN"/>
        </w:rPr>
        <w:t>3</w:t>
      </w:r>
      <w:r>
        <w:rPr>
          <w:rFonts w:ascii="仿宋" w:eastAsia="仿宋" w:hAnsi="仿宋" w:cs="仿宋"/>
        </w:rPr>
        <w:t>,sdbserver2:</w:t>
      </w:r>
      <w:r w:rsidR="00AB76F1" w:rsidRPr="00AB76F1">
        <w:t xml:space="preserve"> </w:t>
      </w:r>
      <w:r w:rsidR="00AB76F1">
        <w:rPr>
          <w:rFonts w:ascii="仿宋" w:eastAsia="仿宋" w:hAnsi="仿宋" w:cs="仿宋"/>
        </w:rPr>
        <w:t>1180</w:t>
      </w:r>
      <w:r w:rsidR="00AB76F1">
        <w:rPr>
          <w:rFonts w:ascii="仿宋" w:eastAsia="仿宋" w:hAnsi="仿宋" w:cs="仿宋" w:hint="eastAsia"/>
          <w:lang w:eastAsia="zh-CN"/>
        </w:rPr>
        <w:t>3</w:t>
      </w:r>
      <w:r>
        <w:rPr>
          <w:rFonts w:ascii="仿宋" w:eastAsia="仿宋" w:hAnsi="仿宋" w:cs="仿宋"/>
        </w:rPr>
        <w:t>,sdbserver3:</w:t>
      </w:r>
      <w:r w:rsidR="00AB76F1" w:rsidRPr="00AB76F1">
        <w:t xml:space="preserve"> </w:t>
      </w:r>
      <w:r w:rsidR="00AB76F1">
        <w:rPr>
          <w:rFonts w:ascii="仿宋" w:eastAsia="仿宋" w:hAnsi="仿宋" w:cs="仿宋"/>
        </w:rPr>
        <w:t>1180</w:t>
      </w:r>
      <w:r w:rsidR="00AB76F1">
        <w:rPr>
          <w:rFonts w:ascii="仿宋" w:eastAsia="仿宋" w:hAnsi="仿宋" w:cs="仿宋" w:hint="eastAsia"/>
          <w:lang w:eastAsia="zh-CN"/>
        </w:rPr>
        <w:t>3</w:t>
      </w:r>
      <w:r>
        <w:rPr>
          <w:rFonts w:ascii="仿宋" w:eastAsia="仿宋" w:hAnsi="仿宋" w:cs="仿宋"/>
        </w:rPr>
        <w:t>；</w:t>
      </w:r>
    </w:p>
    <w:p w:rsidR="0020037C" w:rsidRDefault="004474D3">
      <w:pPr>
        <w:pStyle w:val="BodyText"/>
        <w:spacing w:line="212" w:lineRule="exact"/>
        <w:ind w:left="813"/>
        <w:rPr>
          <w:rFonts w:ascii="仿宋" w:eastAsia="仿宋" w:hAnsi="仿宋" w:cs="仿宋"/>
        </w:rPr>
      </w:pPr>
      <w:r>
        <w:rPr>
          <w:rFonts w:ascii="仿宋" w:eastAsia="仿宋" w:hAnsi="仿宋" w:cs="仿宋"/>
        </w:rPr>
        <w:t>该参数为Catalog服务地址和端口；</w:t>
      </w:r>
    </w:p>
    <w:p w:rsidR="0020037C" w:rsidRDefault="004474D3">
      <w:pPr>
        <w:pStyle w:val="BodyText"/>
        <w:spacing w:before="45"/>
        <w:ind w:left="613"/>
      </w:pPr>
      <w:r>
        <w:t>4.</w:t>
      </w:r>
      <w:r>
        <w:rPr>
          <w:spacing w:val="-15"/>
        </w:rPr>
        <w:t xml:space="preserve"> </w:t>
      </w:r>
      <w:r>
        <w:t>按:wq，保存退出vi；</w:t>
      </w:r>
    </w:p>
    <w:p w:rsidR="0020037C" w:rsidRDefault="0020037C">
      <w:pPr>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pPr>
      <w:r>
        <w:t>5.</w:t>
      </w:r>
      <w:r>
        <w:rPr>
          <w:spacing w:val="3"/>
        </w:rPr>
        <w:t xml:space="preserve"> </w:t>
      </w:r>
      <w:r>
        <w:t>创建数据文件存放路径；</w:t>
      </w:r>
    </w:p>
    <w:p w:rsidR="0020037C" w:rsidRDefault="00B0609F">
      <w:pPr>
        <w:pStyle w:val="BodyText"/>
        <w:spacing w:before="8"/>
        <w:rPr>
          <w:rFonts w:ascii="仿宋" w:eastAsia="仿宋" w:hAnsi="仿宋" w:cs="仿宋"/>
        </w:rPr>
      </w:pPr>
      <w:r w:rsidRPr="00B0609F">
        <w:pict>
          <v:group id="_x0000_s3086" style="position:absolute;left:0;text-align:left;margin-left:81.7pt;margin-top:4.85pt;width:473.6pt;height:10.6pt;z-index:-251824640;mso-position-horizontal-relative:page" coordorigin="1634,97" coordsize="9472,212">
            <v:shape id="_x0000_s3087"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mkdir -p /opt/sequoiadb/database/coord ；</w:t>
      </w:r>
    </w:p>
    <w:p w:rsidR="0020037C" w:rsidRDefault="004474D3">
      <w:pPr>
        <w:pStyle w:val="BodyText"/>
        <w:spacing w:before="45" w:line="251" w:lineRule="auto"/>
        <w:ind w:right="7045"/>
        <w:rPr>
          <w:lang w:eastAsia="zh-CN"/>
        </w:rPr>
      </w:pPr>
      <w:r>
        <w:rPr>
          <w:lang w:eastAsia="zh-CN"/>
        </w:rPr>
        <w:t>路径为上一步骤配置的路径 6.</w:t>
      </w:r>
      <w:r>
        <w:rPr>
          <w:spacing w:val="3"/>
          <w:lang w:eastAsia="zh-CN"/>
        </w:rPr>
        <w:t xml:space="preserve"> </w:t>
      </w:r>
      <w:r>
        <w:rPr>
          <w:lang w:eastAsia="zh-CN"/>
        </w:rPr>
        <w:t>启动协调节点进程；</w:t>
      </w:r>
    </w:p>
    <w:p w:rsidR="0020037C" w:rsidRDefault="00B0609F">
      <w:pPr>
        <w:pStyle w:val="BodyText"/>
        <w:spacing w:before="35"/>
        <w:rPr>
          <w:rFonts w:ascii="仿宋" w:eastAsia="仿宋" w:hAnsi="仿宋" w:cs="仿宋"/>
        </w:rPr>
      </w:pPr>
      <w:r w:rsidRPr="00B0609F">
        <w:pict>
          <v:group id="_x0000_s3084" style="position:absolute;left:0;text-align:left;margin-left:81.7pt;margin-top:6.2pt;width:473.6pt;height:10.6pt;z-index:-251823616;mso-position-horizontal-relative:page" coordorigin="1634,124" coordsize="9472,212">
            <v:shape id="_x0000_s3085" style="position:absolute;left:1634;top:124;width:9472;height:212" coordorigin="1634,124" coordsize="9472,212" path="m1634,124r9472,l11106,336r-9472,l1634,124xe" fillcolor="#efefef" stroked="f">
              <v:path arrowok="t"/>
            </v:shape>
            <w10:wrap anchorx="page"/>
          </v:group>
        </w:pict>
      </w:r>
      <w:r w:rsidR="004474D3">
        <w:rPr>
          <w:rFonts w:ascii="仿宋" w:eastAsia="仿宋" w:hAnsi="仿宋" w:cs="仿宋"/>
        </w:rPr>
        <w:t>/opt/sequoiadb/bin/sdbstart -c /opt/sequoiadb/conf/local/</w:t>
      </w:r>
      <w:r w:rsidR="00AB76F1" w:rsidRPr="00AB76F1">
        <w:rPr>
          <w:rFonts w:ascii="仿宋" w:eastAsia="仿宋" w:hAnsi="仿宋" w:cs="仿宋"/>
        </w:rPr>
        <w:t>11810</w:t>
      </w:r>
      <w:r w:rsidR="004474D3">
        <w:rPr>
          <w:rFonts w:ascii="仿宋" w:eastAsia="仿宋" w:hAnsi="仿宋" w:cs="仿宋"/>
        </w:rPr>
        <w:t>/</w:t>
      </w:r>
    </w:p>
    <w:p w:rsidR="0020037C" w:rsidRDefault="0020037C">
      <w:pPr>
        <w:spacing w:before="1" w:line="160" w:lineRule="exact"/>
        <w:rPr>
          <w:sz w:val="16"/>
          <w:szCs w:val="16"/>
        </w:rPr>
      </w:pPr>
    </w:p>
    <w:p w:rsidR="0020037C" w:rsidRDefault="004474D3">
      <w:pPr>
        <w:pStyle w:val="Heading3"/>
        <w:spacing w:line="352" w:lineRule="exact"/>
        <w:rPr>
          <w:lang w:eastAsia="zh-CN"/>
        </w:rPr>
      </w:pPr>
      <w:bookmarkStart w:id="219" w:name="案例"/>
      <w:bookmarkStart w:id="220" w:name="_bookmark100"/>
      <w:bookmarkEnd w:id="219"/>
      <w:bookmarkEnd w:id="220"/>
      <w:r>
        <w:rPr>
          <w:lang w:eastAsia="zh-CN"/>
        </w:rPr>
        <w:t>案例</w:t>
      </w:r>
    </w:p>
    <w:p w:rsidR="0020037C" w:rsidRDefault="0020037C">
      <w:pPr>
        <w:spacing w:before="13" w:line="220" w:lineRule="exact"/>
        <w:rPr>
          <w:lang w:eastAsia="zh-CN"/>
        </w:rPr>
      </w:pPr>
    </w:p>
    <w:p w:rsidR="0020037C" w:rsidRDefault="004474D3">
      <w:pPr>
        <w:pStyle w:val="BodyText"/>
        <w:spacing w:line="310" w:lineRule="exact"/>
        <w:rPr>
          <w:lang w:eastAsia="zh-CN"/>
        </w:rPr>
      </w:pPr>
      <w:r>
        <w:rPr>
          <w:lang w:eastAsia="zh-CN"/>
        </w:rPr>
        <w:t>案例一：新增主机，在当前数据</w:t>
      </w:r>
      <w:r w:rsidR="00423ADE">
        <w:rPr>
          <w:lang w:eastAsia="zh-CN"/>
        </w:rPr>
        <w:t>分区</w:t>
      </w:r>
      <w:r>
        <w:rPr>
          <w:lang w:eastAsia="zh-CN"/>
        </w:rPr>
        <w:t>中新增一个数据副本节点</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当前环境：</w:t>
      </w:r>
    </w:p>
    <w:p w:rsidR="0020037C" w:rsidRDefault="0020037C">
      <w:pPr>
        <w:spacing w:before="9" w:line="180" w:lineRule="exact"/>
        <w:rPr>
          <w:sz w:val="18"/>
          <w:szCs w:val="18"/>
        </w:rPr>
      </w:pPr>
    </w:p>
    <w:tbl>
      <w:tblPr>
        <w:tblW w:w="0" w:type="auto"/>
        <w:tblInd w:w="1207" w:type="dxa"/>
        <w:tblLayout w:type="fixed"/>
        <w:tblCellMar>
          <w:left w:w="0" w:type="dxa"/>
          <w:right w:w="0" w:type="dxa"/>
        </w:tblCellMar>
        <w:tblLook w:val="01E0"/>
      </w:tblPr>
      <w:tblGrid>
        <w:gridCol w:w="4589"/>
        <w:gridCol w:w="4599"/>
      </w:tblGrid>
      <w:tr w:rsidR="0020037C">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配置项</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配置情况</w:t>
            </w:r>
          </w:p>
        </w:tc>
      </w:tr>
      <w:tr w:rsidR="0020037C">
        <w:trPr>
          <w:trHeight w:hRule="exact" w:val="968"/>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主机</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包含一台主机：</w:t>
            </w:r>
          </w:p>
          <w:p w:rsidR="0020037C" w:rsidRDefault="004474D3">
            <w:pPr>
              <w:pStyle w:val="TableParagraph"/>
              <w:spacing w:before="96" w:line="240" w:lineRule="exact"/>
              <w:ind w:left="45" w:right="101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主机一：OS为suse</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11</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SP2</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64位，</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主机名为vmsvr1-suse-</w:t>
            </w:r>
            <w:r>
              <w:rPr>
                <w:rFonts w:ascii="Microsoft JhengHei" w:eastAsia="Microsoft JhengHei" w:hAnsi="Microsoft JhengHei" w:cs="Microsoft JhengHei"/>
                <w:w w:val="93"/>
                <w:sz w:val="14"/>
                <w:szCs w:val="14"/>
              </w:rPr>
              <w:t xml:space="preserve"> </w:t>
            </w:r>
            <w:r>
              <w:rPr>
                <w:rFonts w:ascii="Microsoft JhengHei" w:eastAsia="Microsoft JhengHei" w:hAnsi="Microsoft JhengHei" w:cs="Microsoft JhengHei"/>
                <w:w w:val="95"/>
                <w:sz w:val="14"/>
                <w:szCs w:val="14"/>
              </w:rPr>
              <w:t>x64，IP为192.168.1.10</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4599" w:type="dxa"/>
            <w:tcBorders>
              <w:top w:val="single" w:sz="8" w:space="0" w:color="000000"/>
              <w:left w:val="single" w:sz="8" w:space="0" w:color="000000"/>
              <w:bottom w:val="single" w:sz="8" w:space="0" w:color="000000"/>
              <w:right w:val="single" w:sz="8" w:space="0" w:color="000000"/>
            </w:tcBorders>
          </w:tcPr>
          <w:p w:rsidR="0020037C" w:rsidRPr="00233161" w:rsidRDefault="00423ADE">
            <w:pPr>
              <w:pStyle w:val="TableParagraph"/>
              <w:spacing w:line="217" w:lineRule="exact"/>
              <w:ind w:left="45"/>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组包含一个编目节点，服务端口为</w:t>
            </w:r>
            <w:r w:rsidR="00AB76F1" w:rsidRPr="00AB76F1">
              <w:rPr>
                <w:rFonts w:ascii="Microsoft JhengHei" w:eastAsia="Microsoft JhengHei" w:hAnsi="Microsoft JhengHei" w:cs="Microsoft JhengHei"/>
                <w:sz w:val="14"/>
                <w:szCs w:val="14"/>
                <w:lang w:eastAsia="zh-CN"/>
              </w:rPr>
              <w:t>11800</w:t>
            </w:r>
          </w:p>
        </w:tc>
      </w:tr>
      <w:tr w:rsidR="0020037C">
        <w:trPr>
          <w:trHeight w:hRule="exact" w:val="733"/>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4599" w:type="dxa"/>
            <w:tcBorders>
              <w:top w:val="single" w:sz="8" w:space="0" w:color="000000"/>
              <w:left w:val="single" w:sz="8" w:space="0" w:color="000000"/>
              <w:bottom w:val="single" w:sz="8" w:space="0" w:color="000000"/>
              <w:right w:val="single" w:sz="8" w:space="0" w:color="000000"/>
            </w:tcBorders>
          </w:tcPr>
          <w:p w:rsidR="0020037C" w:rsidRPr="00112659" w:rsidRDefault="004474D3">
            <w:pPr>
              <w:pStyle w:val="TableParagraph"/>
              <w:spacing w:before="40" w:line="323" w:lineRule="auto"/>
              <w:ind w:left="45"/>
              <w:rPr>
                <w:rFonts w:ascii="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一个数据</w:t>
            </w:r>
            <w:r w:rsidR="00423ADE">
              <w:rPr>
                <w:rFonts w:ascii="Microsoft JhengHei" w:eastAsia="Microsoft JhengHei" w:hAnsi="Microsoft JhengHei" w:cs="Microsoft JhengHei"/>
                <w:w w:val="95"/>
                <w:sz w:val="14"/>
                <w:szCs w:val="14"/>
                <w:lang w:eastAsia="zh-CN"/>
              </w:rPr>
              <w:t>分区</w:t>
            </w:r>
            <w:r>
              <w:rPr>
                <w:rFonts w:ascii="Microsoft JhengHei" w:eastAsia="Microsoft JhengHei" w:hAnsi="Microsoft JhengHei" w:cs="Microsoft JhengHei"/>
                <w:w w:val="95"/>
                <w:sz w:val="14"/>
                <w:szCs w:val="14"/>
                <w:lang w:eastAsia="zh-CN"/>
              </w:rPr>
              <w:t>组，组名为data</w:t>
            </w:r>
            <w:r w:rsidR="00851357">
              <w:rPr>
                <w:rFonts w:ascii="Microsoft JhengHei" w:hAnsi="Microsoft JhengHei" w:cs="Microsoft JhengHei" w:hint="eastAsia"/>
                <w:w w:val="95"/>
                <w:sz w:val="14"/>
                <w:szCs w:val="14"/>
                <w:lang w:eastAsia="zh-CN"/>
              </w:rPr>
              <w:t>group1</w:t>
            </w:r>
            <w:r>
              <w:rPr>
                <w:rFonts w:ascii="Microsoft JhengHei" w:eastAsia="Microsoft JhengHei" w:hAnsi="Microsoft JhengHei" w:cs="Microsoft JhengHei"/>
                <w:w w:val="95"/>
                <w:sz w:val="14"/>
                <w:szCs w:val="14"/>
                <w:lang w:eastAsia="zh-CN"/>
              </w:rPr>
              <w:t xml:space="preserve">，    </w:t>
            </w:r>
            <w:r>
              <w:rPr>
                <w:rFonts w:ascii="Microsoft JhengHei" w:eastAsia="Microsoft JhengHei" w:hAnsi="Microsoft JhengHei" w:cs="Microsoft JhengHei"/>
                <w:spacing w:val="14"/>
                <w:w w:val="95"/>
                <w:sz w:val="14"/>
                <w:szCs w:val="14"/>
                <w:lang w:eastAsia="zh-CN"/>
              </w:rPr>
              <w:t xml:space="preserve"> </w:t>
            </w:r>
            <w:r>
              <w:rPr>
                <w:rFonts w:ascii="Microsoft JhengHei" w:eastAsia="Microsoft JhengHei" w:hAnsi="Microsoft JhengHei" w:cs="Microsoft JhengHei"/>
                <w:w w:val="95"/>
                <w:sz w:val="14"/>
                <w:szCs w:val="14"/>
                <w:lang w:eastAsia="zh-CN"/>
              </w:rPr>
              <w:t>其中包含一个数据节点：</w:t>
            </w:r>
            <w:r>
              <w:rPr>
                <w:rFonts w:ascii="Microsoft JhengHei" w:eastAsia="Microsoft JhengHei" w:hAnsi="Microsoft JhengHei" w:cs="Microsoft JhengHei"/>
                <w:sz w:val="14"/>
                <w:szCs w:val="14"/>
                <w:lang w:eastAsia="zh-CN"/>
              </w:rPr>
              <w:t xml:space="preserve"> </w:t>
            </w:r>
            <w:r>
              <w:rPr>
                <w:rFonts w:ascii="Microsoft JhengHei" w:eastAsia="Microsoft JhengHei" w:hAnsi="Microsoft JhengHei" w:cs="Microsoft JhengHei"/>
                <w:w w:val="95"/>
                <w:sz w:val="14"/>
                <w:szCs w:val="14"/>
                <w:lang w:eastAsia="zh-CN"/>
              </w:rPr>
              <w:t xml:space="preserve">数据节点一：服务主机名为vmsvr1-suse-x64，   </w:t>
            </w:r>
            <w:r>
              <w:rPr>
                <w:rFonts w:ascii="Microsoft JhengHei" w:eastAsia="Microsoft JhengHei" w:hAnsi="Microsoft JhengHei" w:cs="Microsoft JhengHei"/>
                <w:spacing w:val="3"/>
                <w:w w:val="95"/>
                <w:sz w:val="14"/>
                <w:szCs w:val="14"/>
                <w:lang w:eastAsia="zh-CN"/>
              </w:rPr>
              <w:t xml:space="preserve"> </w:t>
            </w:r>
            <w:r>
              <w:rPr>
                <w:rFonts w:ascii="Microsoft JhengHei" w:eastAsia="Microsoft JhengHei" w:hAnsi="Microsoft JhengHei" w:cs="Microsoft JhengHei"/>
                <w:w w:val="95"/>
                <w:sz w:val="14"/>
                <w:szCs w:val="14"/>
                <w:lang w:eastAsia="zh-CN"/>
              </w:rPr>
              <w:t>端口为</w:t>
            </w:r>
            <w:r w:rsidR="00AB76F1" w:rsidRPr="00AB76F1">
              <w:rPr>
                <w:rFonts w:ascii="Microsoft JhengHei" w:eastAsia="Microsoft JhengHei" w:hAnsi="Microsoft JhengHei" w:cs="Microsoft JhengHei"/>
                <w:w w:val="95"/>
                <w:sz w:val="14"/>
                <w:szCs w:val="14"/>
                <w:lang w:eastAsia="zh-CN"/>
              </w:rPr>
              <w:t>11820</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协调节点</w:t>
            </w:r>
          </w:p>
        </w:tc>
        <w:tc>
          <w:tcPr>
            <w:tcW w:w="4599" w:type="dxa"/>
            <w:tcBorders>
              <w:top w:val="single" w:sz="8" w:space="0" w:color="000000"/>
              <w:left w:val="single" w:sz="8" w:space="0" w:color="000000"/>
              <w:bottom w:val="single" w:sz="8" w:space="0" w:color="000000"/>
              <w:right w:val="single" w:sz="8" w:space="0" w:color="000000"/>
            </w:tcBorders>
          </w:tcPr>
          <w:p w:rsidR="0020037C" w:rsidRPr="00112659" w:rsidRDefault="004474D3">
            <w:pPr>
              <w:pStyle w:val="TableParagraph"/>
              <w:spacing w:line="212" w:lineRule="exact"/>
              <w:ind w:left="45"/>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一个协调节点，端口为</w:t>
            </w:r>
            <w:r w:rsidR="00AB76F1" w:rsidRPr="00AB76F1">
              <w:rPr>
                <w:rFonts w:ascii="Microsoft JhengHei" w:eastAsia="Microsoft JhengHei" w:hAnsi="Microsoft JhengHei" w:cs="Microsoft JhengHei"/>
                <w:sz w:val="14"/>
                <w:szCs w:val="14"/>
                <w:lang w:eastAsia="zh-CN"/>
              </w:rPr>
              <w:t>11810</w:t>
            </w:r>
          </w:p>
        </w:tc>
      </w:tr>
    </w:tbl>
    <w:p w:rsidR="0020037C" w:rsidRDefault="004474D3">
      <w:pPr>
        <w:pStyle w:val="BodyText"/>
        <w:tabs>
          <w:tab w:val="left" w:pos="1217"/>
        </w:tabs>
        <w:spacing w:before="15"/>
      </w:pPr>
      <w:r>
        <w:rPr>
          <w:rFonts w:ascii="Times New Roman" w:eastAsia="Times New Roman" w:hAnsi="Times New Roman" w:cs="Times New Roman"/>
        </w:rPr>
        <w:t>•</w:t>
      </w:r>
      <w:r>
        <w:rPr>
          <w:rFonts w:ascii="Times New Roman" w:eastAsia="Times New Roman" w:hAnsi="Times New Roman" w:cs="Times New Roman"/>
        </w:rPr>
        <w:tab/>
      </w:r>
      <w:r>
        <w:rPr>
          <w:position w:val="1"/>
        </w:rPr>
        <w:t>调整后的预期结果</w:t>
      </w:r>
    </w:p>
    <w:p w:rsidR="0020037C" w:rsidRDefault="0020037C">
      <w:pPr>
        <w:spacing w:before="9" w:line="180" w:lineRule="exact"/>
        <w:rPr>
          <w:sz w:val="18"/>
          <w:szCs w:val="18"/>
        </w:rPr>
      </w:pPr>
    </w:p>
    <w:tbl>
      <w:tblPr>
        <w:tblW w:w="0" w:type="auto"/>
        <w:tblInd w:w="1207" w:type="dxa"/>
        <w:tblLayout w:type="fixed"/>
        <w:tblCellMar>
          <w:left w:w="0" w:type="dxa"/>
          <w:right w:w="0" w:type="dxa"/>
        </w:tblCellMar>
        <w:tblLook w:val="01E0"/>
      </w:tblPr>
      <w:tblGrid>
        <w:gridCol w:w="4589"/>
        <w:gridCol w:w="4599"/>
      </w:tblGrid>
      <w:tr w:rsidR="0020037C">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配置项</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配置情况</w:t>
            </w:r>
          </w:p>
        </w:tc>
      </w:tr>
      <w:tr w:rsidR="0020037C">
        <w:trPr>
          <w:trHeight w:hRule="exact" w:val="366"/>
        </w:trPr>
        <w:tc>
          <w:tcPr>
            <w:tcW w:w="4589"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主机</w:t>
            </w:r>
          </w:p>
        </w:tc>
        <w:tc>
          <w:tcPr>
            <w:tcW w:w="4599" w:type="dxa"/>
            <w:tcBorders>
              <w:top w:val="single" w:sz="8" w:space="0" w:color="000000"/>
              <w:left w:val="single" w:sz="8" w:space="0" w:color="000000"/>
              <w:bottom w:val="nil"/>
              <w:right w:val="single" w:sz="8" w:space="0" w:color="000000"/>
            </w:tcBorders>
          </w:tcPr>
          <w:p w:rsidR="0020037C" w:rsidRDefault="004474D3">
            <w:pPr>
              <w:pStyle w:val="TableParagraph"/>
              <w:spacing w:before="30"/>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包含两台主机：</w:t>
            </w:r>
          </w:p>
        </w:tc>
      </w:tr>
      <w:tr w:rsidR="0020037C">
        <w:trPr>
          <w:trHeight w:hRule="exact" w:val="282"/>
        </w:trPr>
        <w:tc>
          <w:tcPr>
            <w:tcW w:w="4589" w:type="dxa"/>
            <w:tcBorders>
              <w:top w:val="nil"/>
              <w:left w:val="single" w:sz="8" w:space="0" w:color="000000"/>
              <w:bottom w:val="nil"/>
              <w:right w:val="single" w:sz="8" w:space="0" w:color="000000"/>
            </w:tcBorders>
          </w:tcPr>
          <w:p w:rsidR="0020037C" w:rsidRDefault="0020037C"/>
        </w:tc>
        <w:tc>
          <w:tcPr>
            <w:tcW w:w="4599"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主机一：OS为suse</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11</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SP2</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64位，</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主机名为vmsvr1-suse-</w:t>
            </w:r>
          </w:p>
        </w:tc>
      </w:tr>
      <w:tr w:rsidR="0020037C">
        <w:trPr>
          <w:trHeight w:hRule="exact" w:val="282"/>
        </w:trPr>
        <w:tc>
          <w:tcPr>
            <w:tcW w:w="4589" w:type="dxa"/>
            <w:tcBorders>
              <w:top w:val="nil"/>
              <w:left w:val="single" w:sz="8" w:space="0" w:color="000000"/>
              <w:bottom w:val="nil"/>
              <w:right w:val="single" w:sz="8" w:space="0" w:color="000000"/>
            </w:tcBorders>
          </w:tcPr>
          <w:p w:rsidR="0020037C" w:rsidRDefault="0020037C"/>
        </w:tc>
        <w:tc>
          <w:tcPr>
            <w:tcW w:w="4599"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x64，IP为192.168.1.10</w:t>
            </w:r>
          </w:p>
        </w:tc>
      </w:tr>
      <w:tr w:rsidR="0020037C">
        <w:trPr>
          <w:trHeight w:hRule="exact" w:val="282"/>
        </w:trPr>
        <w:tc>
          <w:tcPr>
            <w:tcW w:w="4589" w:type="dxa"/>
            <w:tcBorders>
              <w:top w:val="nil"/>
              <w:left w:val="single" w:sz="8" w:space="0" w:color="000000"/>
              <w:bottom w:val="nil"/>
              <w:right w:val="single" w:sz="8" w:space="0" w:color="000000"/>
            </w:tcBorders>
          </w:tcPr>
          <w:p w:rsidR="0020037C" w:rsidRDefault="0020037C"/>
        </w:tc>
        <w:tc>
          <w:tcPr>
            <w:tcW w:w="4599" w:type="dxa"/>
            <w:tcBorders>
              <w:top w:val="nil"/>
              <w:left w:val="single" w:sz="8" w:space="0" w:color="000000"/>
              <w:bottom w:val="nil"/>
              <w:right w:val="single" w:sz="8" w:space="0" w:color="000000"/>
            </w:tcBorders>
          </w:tcPr>
          <w:p w:rsidR="0020037C" w:rsidRDefault="004474D3">
            <w:pPr>
              <w:pStyle w:val="TableParagraph"/>
              <w:spacing w:line="23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主机二：OS为suse</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11</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SP2</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64位，</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主机名为vmsvr2-suse-</w:t>
            </w:r>
          </w:p>
        </w:tc>
      </w:tr>
      <w:tr w:rsidR="0020037C">
        <w:trPr>
          <w:trHeight w:hRule="exact" w:val="290"/>
        </w:trPr>
        <w:tc>
          <w:tcPr>
            <w:tcW w:w="4589" w:type="dxa"/>
            <w:tcBorders>
              <w:top w:val="nil"/>
              <w:left w:val="single" w:sz="8" w:space="0" w:color="000000"/>
              <w:bottom w:val="nil"/>
              <w:right w:val="single" w:sz="8" w:space="0" w:color="000000"/>
            </w:tcBorders>
          </w:tcPr>
          <w:p w:rsidR="0020037C" w:rsidRDefault="0020037C"/>
        </w:tc>
        <w:tc>
          <w:tcPr>
            <w:tcW w:w="4599" w:type="dxa"/>
            <w:tcBorders>
              <w:top w:val="nil"/>
              <w:left w:val="single" w:sz="8" w:space="0" w:color="000000"/>
              <w:bottom w:val="nil"/>
              <w:right w:val="single" w:sz="8" w:space="0" w:color="000000"/>
            </w:tcBorders>
          </w:tcPr>
          <w:p w:rsidR="0020037C" w:rsidRDefault="004474D3">
            <w:pPr>
              <w:pStyle w:val="TableParagraph"/>
              <w:spacing w:line="19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x64，IP为192.168.1.11</w:t>
            </w:r>
          </w:p>
        </w:tc>
      </w:tr>
      <w:tr w:rsidR="0020037C">
        <w:trPr>
          <w:trHeight w:hRule="exact" w:val="320"/>
        </w:trPr>
        <w:tc>
          <w:tcPr>
            <w:tcW w:w="4589" w:type="dxa"/>
            <w:tcBorders>
              <w:top w:val="nil"/>
              <w:left w:val="single" w:sz="8" w:space="0" w:color="000000"/>
              <w:bottom w:val="single" w:sz="8" w:space="0" w:color="000000"/>
              <w:right w:val="single" w:sz="8" w:space="0" w:color="000000"/>
            </w:tcBorders>
          </w:tcPr>
          <w:p w:rsidR="0020037C" w:rsidRDefault="004474D3">
            <w:pPr>
              <w:pStyle w:val="TableParagraph"/>
              <w:spacing w:before="6"/>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4599" w:type="dxa"/>
            <w:tcBorders>
              <w:top w:val="nil"/>
              <w:left w:val="single" w:sz="8" w:space="0" w:color="000000"/>
              <w:bottom w:val="single" w:sz="8" w:space="0" w:color="000000"/>
              <w:right w:val="single" w:sz="8" w:space="0" w:color="000000"/>
            </w:tcBorders>
          </w:tcPr>
          <w:p w:rsidR="0020037C" w:rsidRPr="00112659" w:rsidRDefault="00423ADE">
            <w:pPr>
              <w:pStyle w:val="TableParagraph"/>
              <w:spacing w:before="6"/>
              <w:ind w:left="45"/>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组包含一个编目节点，服务端口为</w:t>
            </w:r>
            <w:r w:rsidR="00AB76F1" w:rsidRPr="00AB76F1">
              <w:rPr>
                <w:rFonts w:ascii="Microsoft JhengHei" w:eastAsia="Microsoft JhengHei" w:hAnsi="Microsoft JhengHei" w:cs="Microsoft JhengHei"/>
                <w:sz w:val="14"/>
                <w:szCs w:val="14"/>
                <w:lang w:eastAsia="zh-CN"/>
              </w:rPr>
              <w:t>11800</w:t>
            </w:r>
          </w:p>
        </w:tc>
      </w:tr>
      <w:tr w:rsidR="0020037C">
        <w:trPr>
          <w:trHeight w:hRule="exact" w:val="1057"/>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4599" w:type="dxa"/>
            <w:tcBorders>
              <w:top w:val="single" w:sz="8" w:space="0" w:color="000000"/>
              <w:left w:val="single" w:sz="8" w:space="0" w:color="000000"/>
              <w:bottom w:val="single" w:sz="8" w:space="0" w:color="000000"/>
              <w:right w:val="single" w:sz="8" w:space="0" w:color="000000"/>
            </w:tcBorders>
          </w:tcPr>
          <w:p w:rsidR="0020037C" w:rsidRPr="00112659" w:rsidRDefault="004474D3">
            <w:pPr>
              <w:pStyle w:val="TableParagraph"/>
              <w:spacing w:before="40" w:line="323" w:lineRule="auto"/>
              <w:ind w:left="45"/>
              <w:rPr>
                <w:rFonts w:ascii="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一个数据</w:t>
            </w:r>
            <w:r w:rsidR="00423ADE">
              <w:rPr>
                <w:rFonts w:ascii="Microsoft JhengHei" w:eastAsia="Microsoft JhengHei" w:hAnsi="Microsoft JhengHei" w:cs="Microsoft JhengHei"/>
                <w:w w:val="95"/>
                <w:sz w:val="14"/>
                <w:szCs w:val="14"/>
                <w:lang w:eastAsia="zh-CN"/>
              </w:rPr>
              <w:t>分区</w:t>
            </w:r>
            <w:r>
              <w:rPr>
                <w:rFonts w:ascii="Microsoft JhengHei" w:eastAsia="Microsoft JhengHei" w:hAnsi="Microsoft JhengHei" w:cs="Microsoft JhengHei"/>
                <w:w w:val="95"/>
                <w:sz w:val="14"/>
                <w:szCs w:val="14"/>
                <w:lang w:eastAsia="zh-CN"/>
              </w:rPr>
              <w:t>组，组名为data</w:t>
            </w:r>
            <w:r w:rsidR="00851357">
              <w:rPr>
                <w:rFonts w:ascii="Microsoft JhengHei" w:hAnsi="Microsoft JhengHei" w:cs="Microsoft JhengHei" w:hint="eastAsia"/>
                <w:w w:val="95"/>
                <w:sz w:val="14"/>
                <w:szCs w:val="14"/>
                <w:lang w:eastAsia="zh-CN"/>
              </w:rPr>
              <w:t>group1</w:t>
            </w:r>
            <w:r>
              <w:rPr>
                <w:rFonts w:ascii="Microsoft JhengHei" w:eastAsia="Microsoft JhengHei" w:hAnsi="Microsoft JhengHei" w:cs="Microsoft JhengHei"/>
                <w:w w:val="95"/>
                <w:sz w:val="14"/>
                <w:szCs w:val="14"/>
                <w:lang w:eastAsia="zh-CN"/>
              </w:rPr>
              <w:t xml:space="preserve">，    </w:t>
            </w:r>
            <w:r>
              <w:rPr>
                <w:rFonts w:ascii="Microsoft JhengHei" w:eastAsia="Microsoft JhengHei" w:hAnsi="Microsoft JhengHei" w:cs="Microsoft JhengHei"/>
                <w:spacing w:val="14"/>
                <w:w w:val="95"/>
                <w:sz w:val="14"/>
                <w:szCs w:val="14"/>
                <w:lang w:eastAsia="zh-CN"/>
              </w:rPr>
              <w:t xml:space="preserve"> </w:t>
            </w:r>
            <w:r>
              <w:rPr>
                <w:rFonts w:ascii="Microsoft JhengHei" w:eastAsia="Microsoft JhengHei" w:hAnsi="Microsoft JhengHei" w:cs="Microsoft JhengHei"/>
                <w:w w:val="95"/>
                <w:sz w:val="14"/>
                <w:szCs w:val="14"/>
                <w:lang w:eastAsia="zh-CN"/>
              </w:rPr>
              <w:t>其中包含两个数据节点：</w:t>
            </w:r>
            <w:r>
              <w:rPr>
                <w:rFonts w:ascii="Microsoft JhengHei" w:eastAsia="Microsoft JhengHei" w:hAnsi="Microsoft JhengHei" w:cs="Microsoft JhengHei"/>
                <w:sz w:val="14"/>
                <w:szCs w:val="14"/>
                <w:lang w:eastAsia="zh-CN"/>
              </w:rPr>
              <w:t xml:space="preserve"> </w:t>
            </w:r>
            <w:r>
              <w:rPr>
                <w:rFonts w:ascii="Microsoft JhengHei" w:eastAsia="Microsoft JhengHei" w:hAnsi="Microsoft JhengHei" w:cs="Microsoft JhengHei"/>
                <w:w w:val="95"/>
                <w:sz w:val="14"/>
                <w:szCs w:val="14"/>
                <w:lang w:eastAsia="zh-CN"/>
              </w:rPr>
              <w:t xml:space="preserve">数据节点一：服务主机名为vmsvr1-suse-x64，   </w:t>
            </w:r>
            <w:r>
              <w:rPr>
                <w:rFonts w:ascii="Microsoft JhengHei" w:eastAsia="Microsoft JhengHei" w:hAnsi="Microsoft JhengHei" w:cs="Microsoft JhengHei"/>
                <w:spacing w:val="3"/>
                <w:w w:val="95"/>
                <w:sz w:val="14"/>
                <w:szCs w:val="14"/>
                <w:lang w:eastAsia="zh-CN"/>
              </w:rPr>
              <w:t xml:space="preserve"> </w:t>
            </w:r>
            <w:r>
              <w:rPr>
                <w:rFonts w:ascii="Microsoft JhengHei" w:eastAsia="Microsoft JhengHei" w:hAnsi="Microsoft JhengHei" w:cs="Microsoft JhengHei"/>
                <w:w w:val="95"/>
                <w:sz w:val="14"/>
                <w:szCs w:val="14"/>
                <w:lang w:eastAsia="zh-CN"/>
              </w:rPr>
              <w:t>端口为</w:t>
            </w:r>
            <w:r w:rsidR="00AB76F1" w:rsidRPr="00AB76F1">
              <w:rPr>
                <w:rFonts w:ascii="Microsoft JhengHei" w:eastAsia="Microsoft JhengHei" w:hAnsi="Microsoft JhengHei" w:cs="Microsoft JhengHei"/>
                <w:w w:val="95"/>
                <w:sz w:val="14"/>
                <w:szCs w:val="14"/>
                <w:lang w:eastAsia="zh-CN"/>
              </w:rPr>
              <w:t>11820</w:t>
            </w:r>
            <w:r>
              <w:rPr>
                <w:rFonts w:ascii="Microsoft JhengHei" w:eastAsia="Microsoft JhengHei" w:hAnsi="Microsoft JhengHei" w:cs="Microsoft JhengHei"/>
                <w:w w:val="95"/>
                <w:sz w:val="14"/>
                <w:szCs w:val="14"/>
                <w:lang w:eastAsia="zh-CN"/>
              </w:rPr>
              <w:t xml:space="preserve">数据节点二：服务主机名为vmsvr2-suse-x64，   </w:t>
            </w:r>
            <w:r>
              <w:rPr>
                <w:rFonts w:ascii="Microsoft JhengHei" w:eastAsia="Microsoft JhengHei" w:hAnsi="Microsoft JhengHei" w:cs="Microsoft JhengHei"/>
                <w:spacing w:val="3"/>
                <w:w w:val="95"/>
                <w:sz w:val="14"/>
                <w:szCs w:val="14"/>
                <w:lang w:eastAsia="zh-CN"/>
              </w:rPr>
              <w:t xml:space="preserve"> </w:t>
            </w:r>
            <w:r>
              <w:rPr>
                <w:rFonts w:ascii="Microsoft JhengHei" w:eastAsia="Microsoft JhengHei" w:hAnsi="Microsoft JhengHei" w:cs="Microsoft JhengHei"/>
                <w:w w:val="95"/>
                <w:sz w:val="14"/>
                <w:szCs w:val="14"/>
                <w:lang w:eastAsia="zh-CN"/>
              </w:rPr>
              <w:t>端口为</w:t>
            </w:r>
            <w:r w:rsidR="00AB76F1" w:rsidRPr="00AB76F1">
              <w:rPr>
                <w:rFonts w:ascii="Microsoft JhengHei" w:eastAsia="Microsoft JhengHei" w:hAnsi="Microsoft JhengHei" w:cs="Microsoft JhengHei"/>
                <w:w w:val="95"/>
                <w:sz w:val="14"/>
                <w:szCs w:val="14"/>
                <w:lang w:eastAsia="zh-CN"/>
              </w:rPr>
              <w:t>11820</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协调节点</w:t>
            </w:r>
          </w:p>
        </w:tc>
        <w:tc>
          <w:tcPr>
            <w:tcW w:w="4599" w:type="dxa"/>
            <w:tcBorders>
              <w:top w:val="single" w:sz="8" w:space="0" w:color="000000"/>
              <w:left w:val="single" w:sz="8" w:space="0" w:color="000000"/>
              <w:bottom w:val="single" w:sz="8" w:space="0" w:color="000000"/>
              <w:right w:val="single" w:sz="8" w:space="0" w:color="000000"/>
            </w:tcBorders>
          </w:tcPr>
          <w:p w:rsidR="0020037C" w:rsidRPr="00112659" w:rsidRDefault="004474D3">
            <w:pPr>
              <w:pStyle w:val="TableParagraph"/>
              <w:spacing w:line="212" w:lineRule="exact"/>
              <w:ind w:left="45"/>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一个协调节点，端口为</w:t>
            </w:r>
            <w:r w:rsidR="00AB76F1" w:rsidRPr="00AB76F1">
              <w:rPr>
                <w:rFonts w:ascii="Microsoft JhengHei" w:eastAsia="Microsoft JhengHei" w:hAnsi="Microsoft JhengHei" w:cs="Microsoft JhengHei"/>
                <w:sz w:val="14"/>
                <w:szCs w:val="14"/>
                <w:lang w:eastAsia="zh-CN"/>
              </w:rPr>
              <w:t>11810</w:t>
            </w:r>
          </w:p>
        </w:tc>
      </w:tr>
    </w:tbl>
    <w:p w:rsidR="0020037C" w:rsidRDefault="0020037C">
      <w:pPr>
        <w:spacing w:before="3" w:line="200" w:lineRule="exact"/>
        <w:rPr>
          <w:sz w:val="20"/>
          <w:szCs w:val="20"/>
          <w:lang w:eastAsia="zh-CN"/>
        </w:rPr>
      </w:pPr>
    </w:p>
    <w:p w:rsidR="0020037C" w:rsidRDefault="004474D3">
      <w:pPr>
        <w:pStyle w:val="BodyText"/>
        <w:spacing w:line="310" w:lineRule="exact"/>
        <w:rPr>
          <w:lang w:eastAsia="zh-CN"/>
        </w:rPr>
      </w:pPr>
      <w:r>
        <w:rPr>
          <w:lang w:eastAsia="zh-CN"/>
        </w:rPr>
        <w:t>操作步骤</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步骤一：配置新增的主机</w:t>
      </w:r>
    </w:p>
    <w:p w:rsidR="0020037C" w:rsidRDefault="004474D3">
      <w:pPr>
        <w:pStyle w:val="BodyText"/>
        <w:spacing w:before="18"/>
        <w:ind w:left="1217"/>
        <w:rPr>
          <w:lang w:eastAsia="zh-CN"/>
        </w:rPr>
      </w:pPr>
      <w:r>
        <w:rPr>
          <w:w w:val="95"/>
          <w:lang w:eastAsia="zh-CN"/>
        </w:rPr>
        <w:t>1.</w:t>
      </w:r>
      <w:r>
        <w:rPr>
          <w:spacing w:val="38"/>
          <w:w w:val="95"/>
          <w:lang w:eastAsia="zh-CN"/>
        </w:rPr>
        <w:t xml:space="preserve"> </w:t>
      </w:r>
      <w:r>
        <w:rPr>
          <w:w w:val="95"/>
          <w:lang w:eastAsia="zh-CN"/>
        </w:rPr>
        <w:t>安装操作系统</w:t>
      </w:r>
      <w:r>
        <w:rPr>
          <w:spacing w:val="38"/>
          <w:w w:val="95"/>
          <w:lang w:eastAsia="zh-CN"/>
        </w:rPr>
        <w:t xml:space="preserve"> </w:t>
      </w:r>
      <w:r>
        <w:rPr>
          <w:w w:val="95"/>
          <w:lang w:eastAsia="zh-CN"/>
        </w:rPr>
        <w:t>SUSE</w:t>
      </w:r>
      <w:r>
        <w:rPr>
          <w:spacing w:val="38"/>
          <w:w w:val="95"/>
          <w:lang w:eastAsia="zh-CN"/>
        </w:rPr>
        <w:t xml:space="preserve"> </w:t>
      </w:r>
      <w:r>
        <w:rPr>
          <w:w w:val="95"/>
          <w:lang w:eastAsia="zh-CN"/>
        </w:rPr>
        <w:t>11</w:t>
      </w:r>
      <w:r>
        <w:rPr>
          <w:spacing w:val="38"/>
          <w:w w:val="95"/>
          <w:lang w:eastAsia="zh-CN"/>
        </w:rPr>
        <w:t xml:space="preserve"> </w:t>
      </w:r>
      <w:r>
        <w:rPr>
          <w:w w:val="95"/>
          <w:lang w:eastAsia="zh-CN"/>
        </w:rPr>
        <w:t>SP2</w:t>
      </w:r>
      <w:r>
        <w:rPr>
          <w:spacing w:val="38"/>
          <w:w w:val="95"/>
          <w:lang w:eastAsia="zh-CN"/>
        </w:rPr>
        <w:t xml:space="preserve"> </w:t>
      </w:r>
      <w:r>
        <w:rPr>
          <w:w w:val="95"/>
          <w:lang w:eastAsia="zh-CN"/>
        </w:rPr>
        <w:t>64位（保持与原系统一致）；</w:t>
      </w:r>
    </w:p>
    <w:p w:rsidR="0020037C" w:rsidRDefault="004474D3">
      <w:pPr>
        <w:pStyle w:val="BodyText"/>
        <w:spacing w:before="16"/>
        <w:ind w:left="1217"/>
        <w:rPr>
          <w:lang w:eastAsia="zh-CN"/>
        </w:rPr>
      </w:pPr>
      <w:r>
        <w:rPr>
          <w:lang w:eastAsia="zh-CN"/>
        </w:rPr>
        <w:t>2.</w:t>
      </w:r>
      <w:r>
        <w:rPr>
          <w:spacing w:val="-21"/>
          <w:lang w:eastAsia="zh-CN"/>
        </w:rPr>
        <w:t xml:space="preserve"> </w:t>
      </w:r>
      <w:r>
        <w:rPr>
          <w:lang w:eastAsia="zh-CN"/>
        </w:rPr>
        <w:t>使用root用户登录系统；</w:t>
      </w:r>
    </w:p>
    <w:p w:rsidR="0020037C" w:rsidRDefault="004474D3">
      <w:pPr>
        <w:pStyle w:val="BodyText"/>
        <w:spacing w:before="16"/>
        <w:ind w:left="1217"/>
      </w:pPr>
      <w:r>
        <w:t>3.</w:t>
      </w:r>
      <w:r>
        <w:rPr>
          <w:spacing w:val="-16"/>
        </w:rPr>
        <w:t xml:space="preserve"> </w:t>
      </w:r>
      <w:r>
        <w:t>配置IP地址为</w:t>
      </w:r>
      <w:r>
        <w:rPr>
          <w:spacing w:val="-15"/>
        </w:rPr>
        <w:t xml:space="preserve"> </w:t>
      </w:r>
      <w:r>
        <w:t>192.168.1.11；</w:t>
      </w:r>
    </w:p>
    <w:p w:rsidR="0020037C" w:rsidRDefault="004474D3">
      <w:pPr>
        <w:pStyle w:val="BodyText"/>
        <w:spacing w:before="16"/>
        <w:ind w:left="1217"/>
      </w:pPr>
      <w:r>
        <w:rPr>
          <w:w w:val="95"/>
        </w:rPr>
        <w:t xml:space="preserve">4. </w:t>
      </w:r>
      <w:r>
        <w:rPr>
          <w:spacing w:val="26"/>
          <w:w w:val="95"/>
        </w:rPr>
        <w:t xml:space="preserve"> </w:t>
      </w:r>
      <w:r>
        <w:rPr>
          <w:w w:val="95"/>
        </w:rPr>
        <w:t xml:space="preserve">执行如下命令，配置主机名为 </w:t>
      </w:r>
      <w:r>
        <w:rPr>
          <w:spacing w:val="27"/>
          <w:w w:val="95"/>
        </w:rPr>
        <w:t xml:space="preserve"> </w:t>
      </w:r>
      <w:r>
        <w:rPr>
          <w:w w:val="95"/>
        </w:rPr>
        <w:t>vmsvr2-suse-x64：</w:t>
      </w:r>
    </w:p>
    <w:p w:rsidR="0020037C" w:rsidRDefault="00B0609F">
      <w:pPr>
        <w:pStyle w:val="BodyText"/>
        <w:spacing w:before="8"/>
        <w:ind w:left="1217"/>
        <w:rPr>
          <w:rFonts w:ascii="仿宋" w:eastAsia="仿宋" w:hAnsi="仿宋" w:cs="仿宋"/>
        </w:rPr>
      </w:pPr>
      <w:r w:rsidRPr="00B0609F">
        <w:pict>
          <v:group id="_x0000_s3082" style="position:absolute;left:0;text-align:left;margin-left:95.85pt;margin-top:4.85pt;width:459.45pt;height:10.6pt;z-index:-251822592;mso-position-horizontal-relative:page" coordorigin="1917,97" coordsize="9189,212">
            <v:shape id="_x0000_s3083"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hostname vmsvr2-suse-x64</w:t>
      </w:r>
    </w:p>
    <w:p w:rsidR="0020037C" w:rsidRDefault="004474D3">
      <w:pPr>
        <w:pStyle w:val="BodyText"/>
        <w:spacing w:before="45"/>
        <w:ind w:left="1217"/>
      </w:pPr>
      <w:r>
        <w:rPr>
          <w:w w:val="95"/>
        </w:rPr>
        <w:t xml:space="preserve">修改 </w:t>
      </w:r>
      <w:r>
        <w:rPr>
          <w:spacing w:val="47"/>
          <w:w w:val="95"/>
        </w:rPr>
        <w:t xml:space="preserve"> </w:t>
      </w:r>
      <w:r>
        <w:rPr>
          <w:w w:val="95"/>
        </w:rPr>
        <w:t>/etc/hosts文件，新增两行：</w:t>
      </w:r>
    </w:p>
    <w:p w:rsidR="0020037C" w:rsidRDefault="00B0609F">
      <w:pPr>
        <w:pStyle w:val="BodyText"/>
        <w:numPr>
          <w:ilvl w:val="3"/>
          <w:numId w:val="9"/>
        </w:numPr>
        <w:tabs>
          <w:tab w:val="left" w:pos="2517"/>
        </w:tabs>
        <w:spacing w:before="8"/>
        <w:ind w:left="2517"/>
        <w:rPr>
          <w:rFonts w:ascii="仿宋" w:eastAsia="仿宋" w:hAnsi="仿宋" w:cs="仿宋"/>
        </w:rPr>
      </w:pPr>
      <w:r w:rsidRPr="00B0609F">
        <w:pict>
          <v:group id="_x0000_s3080" style="position:absolute;left:0;text-align:left;margin-left:95.85pt;margin-top:4.85pt;width:459.45pt;height:21.2pt;z-index:-251821568;mso-position-horizontal-relative:page" coordorigin="1917,97" coordsize="9189,424">
            <v:shape id="_x0000_s3081" style="position:absolute;left:1917;top:97;width:9189;height:424" coordorigin="1917,97" coordsize="9189,424" path="m1917,97r9189,l11106,521r-9189,l1917,97xe" fillcolor="#efefef" stroked="f">
              <v:path arrowok="t"/>
            </v:shape>
            <w10:wrap anchorx="page"/>
          </v:group>
        </w:pict>
      </w:r>
      <w:r w:rsidR="004474D3">
        <w:rPr>
          <w:rFonts w:ascii="仿宋" w:eastAsia="仿宋" w:hAnsi="仿宋" w:cs="仿宋"/>
        </w:rPr>
        <w:t>vmsvr1-suse-x64</w:t>
      </w:r>
    </w:p>
    <w:p w:rsidR="0020037C" w:rsidRDefault="004474D3">
      <w:pPr>
        <w:pStyle w:val="BodyText"/>
        <w:numPr>
          <w:ilvl w:val="3"/>
          <w:numId w:val="9"/>
        </w:numPr>
        <w:tabs>
          <w:tab w:val="left" w:pos="2517"/>
        </w:tabs>
        <w:spacing w:line="212" w:lineRule="exact"/>
        <w:ind w:left="2517"/>
        <w:rPr>
          <w:rFonts w:ascii="仿宋" w:eastAsia="仿宋" w:hAnsi="仿宋" w:cs="仿宋"/>
        </w:rPr>
      </w:pPr>
      <w:r>
        <w:rPr>
          <w:rFonts w:ascii="仿宋" w:eastAsia="仿宋" w:hAnsi="仿宋" w:cs="仿宋"/>
        </w:rPr>
        <w:t>vmsvr2-suse-x64</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397"/>
      </w:pPr>
      <w:r>
        <w:t>按:wq保存退出；</w:t>
      </w:r>
    </w:p>
    <w:p w:rsidR="0020037C" w:rsidRDefault="004474D3">
      <w:pPr>
        <w:pStyle w:val="BodyText"/>
        <w:spacing w:before="16"/>
        <w:ind w:left="397"/>
        <w:rPr>
          <w:lang w:eastAsia="zh-CN"/>
        </w:rPr>
      </w:pPr>
      <w:r>
        <w:rPr>
          <w:lang w:eastAsia="zh-CN"/>
        </w:rPr>
        <w:t>5.执行如下命令，检查主机配置是否生效：</w:t>
      </w:r>
    </w:p>
    <w:p w:rsidR="0020037C" w:rsidRDefault="00B0609F">
      <w:pPr>
        <w:pStyle w:val="BodyText"/>
        <w:tabs>
          <w:tab w:val="left" w:pos="2697"/>
        </w:tabs>
        <w:spacing w:before="83" w:line="172" w:lineRule="auto"/>
        <w:ind w:left="397" w:right="5442"/>
        <w:rPr>
          <w:rFonts w:ascii="仿宋" w:eastAsia="仿宋" w:hAnsi="仿宋" w:cs="仿宋"/>
        </w:rPr>
      </w:pPr>
      <w:r w:rsidRPr="00B0609F">
        <w:pict>
          <v:group id="_x0000_s3078" style="position:absolute;left:0;text-align:left;margin-left:95.85pt;margin-top:4.85pt;width:459.45pt;height:21.2pt;z-index:-251820544;mso-position-horizontal-relative:page" coordorigin="1917,97" coordsize="9189,424">
            <v:shape id="_x0000_s3079" style="position:absolute;left:1917;top:97;width:9189;height:424" coordorigin="1917,97" coordsize="9189,424" path="m1917,97r9189,l11106,521r-9189,l1917,97xe" fillcolor="#efefef" stroked="f">
              <v:path arrowok="t"/>
            </v:shape>
            <w10:wrap anchorx="page"/>
          </v:group>
        </w:pict>
      </w:r>
      <w:r w:rsidR="004474D3">
        <w:rPr>
          <w:rFonts w:ascii="仿宋" w:eastAsia="仿宋" w:hAnsi="仿宋" w:cs="仿宋"/>
        </w:rPr>
        <w:t>ping vmsvr1-suse-x64</w:t>
      </w:r>
      <w:r w:rsidR="004474D3">
        <w:rPr>
          <w:rFonts w:ascii="仿宋" w:eastAsia="仿宋" w:hAnsi="仿宋" w:cs="仿宋"/>
        </w:rPr>
        <w:tab/>
        <w:t>//检查是否ping通； ping vmsvr2-suse-x64</w:t>
      </w:r>
      <w:r w:rsidR="004474D3">
        <w:rPr>
          <w:rFonts w:ascii="仿宋" w:eastAsia="仿宋" w:hAnsi="仿宋" w:cs="仿宋"/>
        </w:rPr>
        <w:tab/>
        <w:t>//检查是否ping 通；</w:t>
      </w:r>
    </w:p>
    <w:p w:rsidR="0020037C" w:rsidRDefault="00B0609F">
      <w:pPr>
        <w:pStyle w:val="BodyText"/>
        <w:spacing w:before="53" w:line="262" w:lineRule="auto"/>
        <w:ind w:left="397" w:right="4825"/>
        <w:rPr>
          <w:rFonts w:ascii="仿宋" w:eastAsia="仿宋" w:hAnsi="仿宋" w:cs="仿宋"/>
        </w:rPr>
      </w:pPr>
      <w:r w:rsidRPr="00B0609F">
        <w:pict>
          <v:group id="_x0000_s3076" style="position:absolute;left:0;text-align:left;margin-left:95.85pt;margin-top:44.7pt;width:459.45pt;height:63.6pt;z-index:-251819520;mso-position-horizontal-relative:page" coordorigin="1917,894" coordsize="9189,1272">
            <v:shape id="_x0000_s3077" style="position:absolute;left:1917;top:894;width:9189;height:1272" coordorigin="1917,894" coordsize="9189,1272" path="m1917,894r9189,l11106,2166r-9189,l1917,894xe" fillcolor="#efefef" stroked="f">
              <v:path arrowok="t"/>
            </v:shape>
            <w10:wrap anchorx="page"/>
          </v:group>
        </w:pict>
      </w:r>
      <w:r w:rsidR="004474D3">
        <w:t xml:space="preserve">6.配置系统内核参数： </w:t>
      </w:r>
      <w:r w:rsidR="004474D3">
        <w:rPr>
          <w:w w:val="95"/>
        </w:rPr>
        <w:t>打开/etc/profile文件，在该文件末尾增加如下行：</w:t>
      </w:r>
      <w:r w:rsidR="004474D3">
        <w:t xml:space="preserve"> </w:t>
      </w:r>
      <w:r w:rsidR="004474D3">
        <w:rPr>
          <w:rFonts w:ascii="仿宋" w:eastAsia="仿宋" w:hAnsi="仿宋" w:cs="仿宋"/>
        </w:rPr>
        <w:t>ulimit -Sf unlimited  //文件大小限制</w:t>
      </w:r>
    </w:p>
    <w:p w:rsidR="0020037C" w:rsidRDefault="004474D3">
      <w:pPr>
        <w:pStyle w:val="BodyText"/>
        <w:spacing w:line="193" w:lineRule="exact"/>
        <w:ind w:left="397"/>
        <w:rPr>
          <w:rFonts w:ascii="仿宋" w:eastAsia="仿宋" w:hAnsi="仿宋" w:cs="仿宋"/>
        </w:rPr>
      </w:pPr>
      <w:r>
        <w:rPr>
          <w:rFonts w:ascii="仿宋" w:eastAsia="仿宋" w:hAnsi="仿宋" w:cs="仿宋"/>
        </w:rPr>
        <w:t>ulimit -St unlimited  //CPU时间限制</w:t>
      </w:r>
    </w:p>
    <w:p w:rsidR="0020037C" w:rsidRDefault="004474D3">
      <w:pPr>
        <w:pStyle w:val="BodyText"/>
        <w:spacing w:line="212" w:lineRule="exact"/>
        <w:ind w:left="397"/>
        <w:rPr>
          <w:rFonts w:ascii="仿宋" w:eastAsia="仿宋" w:hAnsi="仿宋" w:cs="仿宋"/>
        </w:rPr>
      </w:pPr>
      <w:r>
        <w:rPr>
          <w:rFonts w:ascii="仿宋" w:eastAsia="仿宋" w:hAnsi="仿宋" w:cs="仿宋"/>
        </w:rPr>
        <w:t>ulimit -Sv unlimited  //虚拟内存限制</w:t>
      </w:r>
    </w:p>
    <w:p w:rsidR="0020037C" w:rsidRDefault="004474D3">
      <w:pPr>
        <w:pStyle w:val="BodyText"/>
        <w:tabs>
          <w:tab w:val="left" w:pos="2597"/>
        </w:tabs>
        <w:spacing w:line="212" w:lineRule="exact"/>
        <w:ind w:left="397"/>
        <w:rPr>
          <w:rFonts w:ascii="仿宋" w:eastAsia="仿宋" w:hAnsi="仿宋" w:cs="仿宋"/>
        </w:rPr>
      </w:pPr>
      <w:r>
        <w:rPr>
          <w:rFonts w:ascii="仿宋" w:eastAsia="仿宋" w:hAnsi="仿宋" w:cs="仿宋"/>
        </w:rPr>
        <w:t>ulimit -Sn 64000</w:t>
      </w:r>
      <w:r>
        <w:rPr>
          <w:rFonts w:ascii="仿宋" w:eastAsia="仿宋" w:hAnsi="仿宋" w:cs="仿宋"/>
        </w:rPr>
        <w:tab/>
        <w:t>//文件个数限制</w:t>
      </w:r>
    </w:p>
    <w:p w:rsidR="0020037C" w:rsidRDefault="004474D3">
      <w:pPr>
        <w:pStyle w:val="BodyText"/>
        <w:spacing w:line="212" w:lineRule="exact"/>
        <w:ind w:left="397"/>
        <w:rPr>
          <w:rFonts w:ascii="仿宋" w:eastAsia="仿宋" w:hAnsi="仿宋" w:cs="仿宋"/>
        </w:rPr>
      </w:pPr>
      <w:r>
        <w:rPr>
          <w:rFonts w:ascii="仿宋" w:eastAsia="仿宋" w:hAnsi="仿宋" w:cs="仿宋"/>
        </w:rPr>
        <w:t>ulimit -Sm unlimited  //内存大小限制</w:t>
      </w:r>
    </w:p>
    <w:p w:rsidR="0020037C" w:rsidRDefault="004474D3">
      <w:pPr>
        <w:pStyle w:val="BodyText"/>
        <w:tabs>
          <w:tab w:val="left" w:pos="2597"/>
        </w:tabs>
        <w:spacing w:line="212" w:lineRule="exact"/>
        <w:ind w:left="397"/>
        <w:rPr>
          <w:rFonts w:ascii="仿宋" w:eastAsia="仿宋" w:hAnsi="仿宋" w:cs="仿宋"/>
        </w:rPr>
      </w:pPr>
      <w:r>
        <w:rPr>
          <w:rFonts w:ascii="仿宋" w:eastAsia="仿宋" w:hAnsi="仿宋" w:cs="仿宋"/>
        </w:rPr>
        <w:t>ulimit -Su 32000</w:t>
      </w:r>
      <w:r>
        <w:rPr>
          <w:rFonts w:ascii="仿宋" w:eastAsia="仿宋" w:hAnsi="仿宋" w:cs="仿宋"/>
        </w:rPr>
        <w:tab/>
        <w:t>//线程个数限制</w:t>
      </w:r>
    </w:p>
    <w:p w:rsidR="0020037C" w:rsidRDefault="004474D3">
      <w:pPr>
        <w:pStyle w:val="BodyText"/>
        <w:spacing w:before="45"/>
        <w:ind w:left="397"/>
      </w:pPr>
      <w:r>
        <w:t>按:wq保存退出；</w:t>
      </w:r>
    </w:p>
    <w:p w:rsidR="0020037C" w:rsidRDefault="00B0609F">
      <w:pPr>
        <w:pStyle w:val="BodyText"/>
        <w:spacing w:before="16" w:line="248" w:lineRule="auto"/>
        <w:ind w:left="397" w:right="4796"/>
        <w:rPr>
          <w:rFonts w:ascii="仿宋" w:eastAsia="仿宋" w:hAnsi="仿宋" w:cs="仿宋"/>
        </w:rPr>
      </w:pPr>
      <w:r w:rsidRPr="00B0609F">
        <w:pict>
          <v:group id="_x0000_s3074" style="position:absolute;left:0;text-align:left;margin-left:95.85pt;margin-top:40.85pt;width:459.45pt;height:10.6pt;z-index:-251818496;mso-position-horizontal-relative:page" coordorigin="1917,817" coordsize="9189,212">
            <v:shape id="_x0000_s3075" style="position:absolute;left:1917;top:817;width:9189;height:212" coordorigin="1917,817" coordsize="9189,212" path="m1917,817r9189,l11106,1029r-9189,l1917,817xe" fillcolor="#efefef" stroked="f">
              <v:path arrowok="t"/>
            </v:shape>
            <w10:wrap anchorx="page"/>
          </v:group>
        </w:pict>
      </w:r>
      <w:r w:rsidR="004474D3">
        <w:rPr>
          <w:w w:val="95"/>
        </w:rPr>
        <w:t xml:space="preserve">执行source  </w:t>
      </w:r>
      <w:r w:rsidR="004474D3">
        <w:rPr>
          <w:spacing w:val="5"/>
          <w:w w:val="95"/>
        </w:rPr>
        <w:t xml:space="preserve"> </w:t>
      </w:r>
      <w:r w:rsidR="004474D3">
        <w:rPr>
          <w:w w:val="95"/>
        </w:rPr>
        <w:t>/etc/profile，使得配置生效；</w:t>
      </w:r>
      <w:r w:rsidR="004474D3">
        <w:t xml:space="preserve"> 7.执行如下命令，检查系统内核参数配置是否生效： </w:t>
      </w:r>
      <w:r w:rsidR="004474D3">
        <w:rPr>
          <w:rFonts w:ascii="仿宋" w:eastAsia="仿宋" w:hAnsi="仿宋" w:cs="仿宋"/>
        </w:rPr>
        <w:t>ulimit -a; 查看配置是否正确；</w:t>
      </w:r>
    </w:p>
    <w:p w:rsidR="0020037C" w:rsidRDefault="004474D3">
      <w:pPr>
        <w:pStyle w:val="BodyText"/>
        <w:tabs>
          <w:tab w:val="left" w:pos="397"/>
        </w:tabs>
        <w:spacing w:line="250"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步骤二：配置原集群的主机</w:t>
      </w:r>
    </w:p>
    <w:p w:rsidR="0020037C" w:rsidRDefault="004474D3">
      <w:pPr>
        <w:pStyle w:val="BodyText"/>
        <w:spacing w:before="18"/>
        <w:ind w:left="397"/>
      </w:pPr>
      <w:r>
        <w:t>修改原主机vmsvr1-suse-x64的/etc/hosts配置文件，在配置文件中新增一行：</w:t>
      </w:r>
    </w:p>
    <w:p w:rsidR="0020037C" w:rsidRDefault="00B0609F">
      <w:pPr>
        <w:pStyle w:val="BodyText"/>
        <w:tabs>
          <w:tab w:val="left" w:pos="1897"/>
        </w:tabs>
        <w:spacing w:before="8"/>
        <w:ind w:left="397"/>
        <w:rPr>
          <w:rFonts w:ascii="仿宋" w:eastAsia="仿宋" w:hAnsi="仿宋" w:cs="仿宋"/>
        </w:rPr>
      </w:pPr>
      <w:r w:rsidRPr="00B0609F">
        <w:pict>
          <v:group id="_x0000_s3072" style="position:absolute;left:0;text-align:left;margin-left:95.85pt;margin-top:4.85pt;width:459.45pt;height:10.6pt;z-index:-251817472;mso-position-horizontal-relative:page" coordorigin="1917,97" coordsize="9189,212">
            <v:shape id="_x0000_s3073"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192.168.1.11</w:t>
      </w:r>
      <w:r w:rsidR="004474D3">
        <w:rPr>
          <w:rFonts w:ascii="仿宋" w:eastAsia="仿宋" w:hAnsi="仿宋" w:cs="仿宋"/>
        </w:rPr>
        <w:tab/>
        <w:t>vmsvr2-suse-x64</w:t>
      </w:r>
    </w:p>
    <w:p w:rsidR="0020037C" w:rsidRDefault="004474D3">
      <w:pPr>
        <w:pStyle w:val="BodyText"/>
        <w:spacing w:before="45"/>
        <w:ind w:left="397"/>
      </w:pPr>
      <w:r>
        <w:t>按:wq保存退出；</w:t>
      </w:r>
    </w:p>
    <w:p w:rsidR="0020037C" w:rsidRDefault="004474D3">
      <w:pPr>
        <w:pStyle w:val="BodyText"/>
        <w:tabs>
          <w:tab w:val="left" w:pos="283"/>
        </w:tabs>
        <w:spacing w:line="268" w:lineRule="exact"/>
        <w:ind w:left="0" w:right="5749"/>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步骤三：在新增主机上安装SequoiaDB软件</w:t>
      </w:r>
    </w:p>
    <w:p w:rsidR="0020037C" w:rsidRDefault="004474D3">
      <w:pPr>
        <w:pStyle w:val="BodyText"/>
        <w:spacing w:before="18"/>
        <w:ind w:left="397"/>
        <w:rPr>
          <w:lang w:eastAsia="zh-CN"/>
        </w:rPr>
      </w:pPr>
      <w:r>
        <w:rPr>
          <w:lang w:eastAsia="zh-CN"/>
        </w:rPr>
        <w:t>参考</w:t>
      </w:r>
      <w:hyperlink w:anchor="_bookmark43" w:history="1">
        <w:r>
          <w:rPr>
            <w:color w:val="0000FF"/>
            <w:lang w:eastAsia="zh-CN"/>
          </w:rPr>
          <w:t>SequoiaDB服务器安装</w:t>
        </w:r>
      </w:hyperlink>
      <w:r>
        <w:rPr>
          <w:color w:val="000000"/>
          <w:lang w:eastAsia="zh-CN"/>
        </w:rPr>
        <w:t>一节进行软件安装。</w:t>
      </w:r>
    </w:p>
    <w:p w:rsidR="0020037C" w:rsidRDefault="004474D3">
      <w:pPr>
        <w:pStyle w:val="BodyText"/>
        <w:tabs>
          <w:tab w:val="left" w:pos="397"/>
        </w:tabs>
        <w:spacing w:line="268"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步骤四：在当前</w:t>
      </w:r>
      <w:r w:rsidR="00423ADE">
        <w:rPr>
          <w:position w:val="1"/>
          <w:lang w:eastAsia="zh-CN"/>
        </w:rPr>
        <w:t>分区</w:t>
      </w:r>
      <w:r>
        <w:rPr>
          <w:position w:val="1"/>
          <w:lang w:eastAsia="zh-CN"/>
        </w:rPr>
        <w:t>中新增数据节点</w:t>
      </w:r>
    </w:p>
    <w:p w:rsidR="0020037C" w:rsidRDefault="004474D3">
      <w:pPr>
        <w:pStyle w:val="BodyText"/>
        <w:numPr>
          <w:ilvl w:val="0"/>
          <w:numId w:val="8"/>
        </w:numPr>
        <w:tabs>
          <w:tab w:val="left" w:pos="613"/>
        </w:tabs>
        <w:spacing w:before="18"/>
        <w:ind w:left="613"/>
      </w:pPr>
      <w:r>
        <w:rPr>
          <w:w w:val="95"/>
        </w:rPr>
        <w:t xml:space="preserve">在vmsvr2-suse-x64上执行如下命令，启动sequoaidb </w:t>
      </w:r>
      <w:r>
        <w:rPr>
          <w:spacing w:val="23"/>
          <w:w w:val="95"/>
        </w:rPr>
        <w:t xml:space="preserve"> </w:t>
      </w:r>
      <w:r>
        <w:rPr>
          <w:w w:val="95"/>
        </w:rPr>
        <w:t xml:space="preserve">shell </w:t>
      </w:r>
      <w:r>
        <w:rPr>
          <w:spacing w:val="23"/>
          <w:w w:val="95"/>
        </w:rPr>
        <w:t xml:space="preserve"> </w:t>
      </w:r>
      <w:r>
        <w:rPr>
          <w:w w:val="95"/>
        </w:rPr>
        <w:t>命令行：</w:t>
      </w:r>
    </w:p>
    <w:p w:rsidR="0020037C" w:rsidRDefault="00B0609F">
      <w:pPr>
        <w:pStyle w:val="BodyText"/>
        <w:spacing w:before="8"/>
        <w:ind w:left="397"/>
        <w:rPr>
          <w:rFonts w:ascii="仿宋" w:eastAsia="仿宋" w:hAnsi="仿宋" w:cs="仿宋"/>
        </w:rPr>
      </w:pPr>
      <w:r w:rsidRPr="00B0609F">
        <w:pict>
          <v:group id="_x0000_s3070" style="position:absolute;left:0;text-align:left;margin-left:95.85pt;margin-top:4.85pt;width:459.45pt;height:10.6pt;z-index:-251816448;mso-position-horizontal-relative:page" coordorigin="1917,97" coordsize="9189,212">
            <v:shape id="_x0000_s307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/opt/sequoiadb/bin/sdb</w:t>
      </w:r>
    </w:p>
    <w:p w:rsidR="0020037C" w:rsidRDefault="004474D3">
      <w:pPr>
        <w:pStyle w:val="BodyText"/>
        <w:spacing w:before="45"/>
        <w:ind w:left="397"/>
        <w:rPr>
          <w:lang w:eastAsia="zh-CN"/>
        </w:rPr>
      </w:pPr>
      <w:r>
        <w:rPr>
          <w:w w:val="95"/>
          <w:lang w:eastAsia="zh-CN"/>
        </w:rPr>
        <w:t xml:space="preserve">2.   </w:t>
      </w:r>
      <w:r>
        <w:rPr>
          <w:spacing w:val="1"/>
          <w:w w:val="95"/>
          <w:lang w:eastAsia="zh-CN"/>
        </w:rPr>
        <w:t xml:space="preserve"> </w:t>
      </w:r>
      <w:r>
        <w:rPr>
          <w:w w:val="95"/>
          <w:lang w:eastAsia="zh-CN"/>
        </w:rPr>
        <w:t xml:space="preserve">在Sequoiadb   </w:t>
      </w:r>
      <w:r>
        <w:rPr>
          <w:spacing w:val="1"/>
          <w:w w:val="95"/>
          <w:lang w:eastAsia="zh-CN"/>
        </w:rPr>
        <w:t xml:space="preserve"> </w:t>
      </w:r>
      <w:r>
        <w:rPr>
          <w:w w:val="95"/>
          <w:lang w:eastAsia="zh-CN"/>
        </w:rPr>
        <w:t>shell命令行中，执行如下命令在当前数据</w:t>
      </w:r>
      <w:r w:rsidR="00423ADE">
        <w:rPr>
          <w:w w:val="95"/>
          <w:lang w:eastAsia="zh-CN"/>
        </w:rPr>
        <w:t>分区</w:t>
      </w:r>
      <w:r>
        <w:rPr>
          <w:w w:val="95"/>
          <w:lang w:eastAsia="zh-CN"/>
        </w:rPr>
        <w:t>组新增一副本节点：</w:t>
      </w:r>
    </w:p>
    <w:p w:rsidR="0020037C" w:rsidRDefault="00B0609F">
      <w:pPr>
        <w:pStyle w:val="BodyText"/>
        <w:spacing w:before="8"/>
        <w:ind w:left="397"/>
        <w:rPr>
          <w:rFonts w:ascii="仿宋" w:eastAsia="仿宋" w:hAnsi="仿宋" w:cs="仿宋"/>
        </w:rPr>
      </w:pPr>
      <w:r w:rsidRPr="00B0609F">
        <w:pict>
          <v:group id="_x0000_s3068" style="position:absolute;left:0;text-align:left;margin-left:95.85pt;margin-top:4.85pt;width:459.45pt;height:42.4pt;z-index:-251815424;mso-position-horizontal-relative:page" coordorigin="1917,97" coordsize="9189,848">
            <v:shape id="_x0000_s3069" style="position:absolute;left:1917;top:97;width:9189;height:848" coordorigin="1917,97" coordsize="9189,848" path="m1917,97r9189,l11106,945r-9189,l1917,97xe" fillcolor="#efefef" stroked="f">
              <v:path arrowok="t"/>
            </v:shape>
            <w10:wrap anchorx="page"/>
          </v:group>
        </w:pict>
      </w:r>
      <w:r w:rsidR="004474D3">
        <w:rPr>
          <w:rFonts w:ascii="仿宋" w:eastAsia="仿宋" w:hAnsi="仿宋" w:cs="仿宋"/>
        </w:rPr>
        <w:t>&gt; var db = new Sdb("localhost",</w:t>
      </w:r>
      <w:r w:rsidR="00AB76F1" w:rsidRPr="00AB76F1">
        <w:rPr>
          <w:rFonts w:ascii="仿宋" w:eastAsia="仿宋" w:hAnsi="仿宋" w:cs="仿宋"/>
        </w:rPr>
        <w:t>11810</w:t>
      </w:r>
      <w:r w:rsidR="004474D3">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&gt; var data</w:t>
      </w:r>
      <w:r w:rsidR="00851357">
        <w:rPr>
          <w:rFonts w:ascii="仿宋" w:eastAsia="仿宋" w:hAnsi="仿宋" w:cs="仿宋" w:hint="eastAsia"/>
          <w:lang w:eastAsia="zh-CN"/>
        </w:rPr>
        <w:t>rg</w:t>
      </w:r>
      <w:r>
        <w:rPr>
          <w:rFonts w:ascii="仿宋" w:eastAsia="仿宋" w:hAnsi="仿宋" w:cs="仿宋"/>
        </w:rPr>
        <w:t xml:space="preserve"> = db.get</w:t>
      </w:r>
      <w:r w:rsidR="00851357">
        <w:rPr>
          <w:rFonts w:ascii="仿宋" w:eastAsia="仿宋" w:hAnsi="仿宋" w:cs="仿宋" w:hint="eastAsia"/>
          <w:lang w:eastAsia="zh-CN"/>
        </w:rPr>
        <w:t>RG</w:t>
      </w:r>
      <w:r>
        <w:rPr>
          <w:rFonts w:ascii="仿宋" w:eastAsia="仿宋" w:hAnsi="仿宋" w:cs="仿宋"/>
        </w:rPr>
        <w:t>("</w:t>
      </w:r>
      <w:r w:rsidR="0036330B">
        <w:rPr>
          <w:rFonts w:ascii="仿宋" w:eastAsia="仿宋" w:hAnsi="仿宋" w:cs="仿宋"/>
        </w:rPr>
        <w:t>data</w:t>
      </w:r>
      <w:r w:rsidR="00851357">
        <w:rPr>
          <w:rFonts w:ascii="仿宋" w:eastAsia="仿宋" w:hAnsi="仿宋" w:cs="仿宋" w:hint="eastAsia"/>
          <w:lang w:eastAsia="zh-CN"/>
        </w:rPr>
        <w:t>group1</w:t>
      </w: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&gt;node=</w:t>
      </w:r>
      <w:ins w:id="221" w:author="tanzhaobo" w:date="2014-03-06T09:18:00Z">
        <w:r w:rsidR="0057413E">
          <w:rPr>
            <w:rFonts w:ascii="仿宋" w:eastAsia="仿宋" w:hAnsi="仿宋" w:cs="仿宋" w:hint="eastAsia"/>
            <w:lang w:eastAsia="zh-CN"/>
          </w:rPr>
          <w:t>rg</w:t>
        </w:r>
      </w:ins>
      <w:del w:id="222" w:author="tanzhaobo" w:date="2014-03-06T09:18:00Z">
        <w:r w:rsidR="0036330B" w:rsidDel="0057413E">
          <w:rPr>
            <w:rFonts w:ascii="仿宋" w:eastAsia="仿宋" w:hAnsi="仿宋" w:cs="仿宋" w:hint="eastAsia"/>
            <w:lang w:eastAsia="zh-CN"/>
          </w:rPr>
          <w:delText>shard</w:delText>
        </w:r>
      </w:del>
      <w:r>
        <w:rPr>
          <w:rFonts w:ascii="仿宋" w:eastAsia="仿宋" w:hAnsi="仿宋" w:cs="仿宋"/>
        </w:rPr>
        <w:t>.createNode("vmsvr2-suse-x64",</w:t>
      </w:r>
      <w:r w:rsidR="00AB76F1" w:rsidRPr="00AB76F1">
        <w:rPr>
          <w:rFonts w:ascii="仿宋" w:eastAsia="仿宋" w:hAnsi="仿宋" w:cs="仿宋"/>
        </w:rPr>
        <w:t>11820</w:t>
      </w:r>
      <w:r>
        <w:rPr>
          <w:rFonts w:ascii="仿宋" w:eastAsia="仿宋" w:hAnsi="仿宋" w:cs="仿宋"/>
        </w:rPr>
        <w:t>,"/opt/sequoiadb /database/data/</w:t>
      </w:r>
      <w:r w:rsidR="00AB76F1" w:rsidRPr="00AB76F1">
        <w:rPr>
          <w:rFonts w:ascii="仿宋" w:eastAsia="仿宋" w:hAnsi="仿宋" w:cs="仿宋"/>
        </w:rPr>
        <w:t>11820</w:t>
      </w:r>
      <w:r>
        <w:rPr>
          <w:rFonts w:ascii="仿宋" w:eastAsia="仿宋" w:hAnsi="仿宋" w:cs="仿宋"/>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&gt; node.start()</w:t>
      </w:r>
    </w:p>
    <w:p w:rsidR="0020037C" w:rsidRDefault="0020037C">
      <w:pPr>
        <w:spacing w:before="4" w:line="130" w:lineRule="exact"/>
        <w:rPr>
          <w:sz w:val="13"/>
          <w:szCs w:val="13"/>
          <w:lang w:eastAsia="zh-CN"/>
        </w:rPr>
      </w:pPr>
    </w:p>
    <w:p w:rsidR="0020037C" w:rsidRDefault="004474D3">
      <w:pPr>
        <w:pStyle w:val="BodyText"/>
        <w:spacing w:line="167" w:lineRule="auto"/>
        <w:ind w:left="397" w:right="459"/>
        <w:rPr>
          <w:lang w:eastAsia="zh-CN"/>
        </w:rPr>
      </w:pPr>
      <w:r>
        <w:rPr>
          <w:w w:val="95"/>
          <w:lang w:eastAsia="zh-CN"/>
        </w:rPr>
        <w:t xml:space="preserve">3．在Sequoiadb       </w:t>
      </w:r>
      <w:r>
        <w:rPr>
          <w:spacing w:val="31"/>
          <w:w w:val="95"/>
          <w:lang w:eastAsia="zh-CN"/>
        </w:rPr>
        <w:t xml:space="preserve"> </w:t>
      </w:r>
      <w:r>
        <w:rPr>
          <w:w w:val="95"/>
          <w:lang w:eastAsia="zh-CN"/>
        </w:rPr>
        <w:t>Shell命令行中，执行如下命令检查</w:t>
      </w:r>
      <w:r w:rsidR="00423ADE">
        <w:rPr>
          <w:w w:val="95"/>
          <w:lang w:eastAsia="zh-CN"/>
        </w:rPr>
        <w:t>分区</w:t>
      </w:r>
      <w:r>
        <w:rPr>
          <w:w w:val="95"/>
          <w:lang w:eastAsia="zh-CN"/>
        </w:rPr>
        <w:t>组配置情况，可以看到数据组新增了一个数据节</w:t>
      </w:r>
      <w:r>
        <w:rPr>
          <w:lang w:eastAsia="zh-CN"/>
        </w:rPr>
        <w:t xml:space="preserve"> 点：</w:t>
      </w:r>
    </w:p>
    <w:p w:rsidR="0020037C" w:rsidRDefault="00B0609F">
      <w:pPr>
        <w:pStyle w:val="BodyText"/>
        <w:spacing w:before="23"/>
        <w:ind w:left="397"/>
        <w:rPr>
          <w:rFonts w:ascii="仿宋" w:eastAsia="仿宋" w:hAnsi="仿宋" w:cs="仿宋"/>
        </w:rPr>
      </w:pPr>
      <w:r w:rsidRPr="00B0609F">
        <w:pict>
          <v:group id="_x0000_s3066" style="position:absolute;left:0;text-align:left;margin-left:95.85pt;margin-top:5.6pt;width:459.45pt;height:190.8pt;z-index:-251814400;mso-position-horizontal-relative:page" coordorigin="1917,112" coordsize="9189,3816">
            <v:shape id="_x0000_s3067" style="position:absolute;left:1917;top:112;width:9189;height:3816" coordorigin="1917,112" coordsize="9189,3816" path="m1917,112r9189,l11106,3928r-9189,l1917,112xe" fillcolor="#efefef" stroked="f">
              <v:path arrowok="t"/>
            </v:shape>
            <w10:wrap anchorx="page"/>
          </v:group>
        </w:pict>
      </w:r>
      <w:r w:rsidR="004474D3">
        <w:rPr>
          <w:rFonts w:ascii="仿宋" w:eastAsia="仿宋" w:hAnsi="仿宋" w:cs="仿宋"/>
        </w:rPr>
        <w:t>&gt;db.</w:t>
      </w:r>
      <w:r w:rsidR="00FC3021">
        <w:rPr>
          <w:rFonts w:ascii="仿宋" w:eastAsia="仿宋" w:hAnsi="仿宋" w:cs="仿宋"/>
        </w:rPr>
        <w:t>list</w:t>
      </w:r>
      <w:r w:rsidR="00851357">
        <w:rPr>
          <w:rFonts w:ascii="仿宋" w:eastAsia="仿宋" w:hAnsi="仿宋" w:cs="仿宋" w:hint="eastAsia"/>
          <w:lang w:eastAsia="zh-CN"/>
        </w:rPr>
        <w:t>ReplicaGroups</w:t>
      </w:r>
      <w:r w:rsidR="004474D3">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"Group": [</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"dbpath": "/opt/sequoiadb/database/data/</w:t>
      </w:r>
      <w:r w:rsidR="00AB76F1" w:rsidRPr="00AB76F1">
        <w:rPr>
          <w:rFonts w:ascii="仿宋" w:eastAsia="仿宋" w:hAnsi="仿宋" w:cs="仿宋"/>
        </w:rPr>
        <w:t>11820</w:t>
      </w: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"HostName": " vmsvr1-suse-x64",</w:t>
      </w:r>
    </w:p>
    <w:p w:rsidR="0020037C" w:rsidRDefault="004474D3">
      <w:pPr>
        <w:pStyle w:val="BodyText"/>
        <w:spacing w:line="212" w:lineRule="exact"/>
        <w:ind w:left="997"/>
        <w:rPr>
          <w:rFonts w:ascii="仿宋" w:eastAsia="仿宋" w:hAnsi="仿宋" w:cs="仿宋"/>
        </w:rPr>
      </w:pPr>
      <w:r>
        <w:rPr>
          <w:rFonts w:ascii="仿宋" w:eastAsia="仿宋" w:hAnsi="仿宋" w:cs="仿宋"/>
        </w:rPr>
        <w:t>"Service": [</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0,</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1,</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AB76F1">
        <w:rPr>
          <w:rFonts w:ascii="仿宋" w:eastAsia="仿宋" w:hAnsi="仿宋" w:cs="仿宋"/>
        </w:rPr>
        <w:t>1182</w:t>
      </w:r>
      <w:r w:rsidR="00AB76F1">
        <w:rPr>
          <w:rFonts w:ascii="仿宋" w:eastAsia="仿宋" w:hAnsi="仿宋" w:cs="仿宋" w:hint="eastAsia"/>
          <w:lang w:eastAsia="zh-CN"/>
        </w:rPr>
        <w:t>1</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2,</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AB76F1">
        <w:rPr>
          <w:rFonts w:ascii="仿宋" w:eastAsia="仿宋" w:hAnsi="仿宋" w:cs="仿宋"/>
        </w:rPr>
        <w:t>1182</w:t>
      </w:r>
      <w:r w:rsidR="00AB76F1">
        <w:rPr>
          <w:rFonts w:ascii="仿宋" w:eastAsia="仿宋" w:hAnsi="仿宋" w:cs="仿宋" w:hint="eastAsia"/>
          <w:lang w:eastAsia="zh-CN"/>
        </w:rPr>
        <w:t>2</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B0609F">
      <w:pPr>
        <w:spacing w:before="7" w:line="120" w:lineRule="exact"/>
        <w:rPr>
          <w:sz w:val="12"/>
          <w:szCs w:val="12"/>
        </w:rPr>
      </w:pPr>
      <w:r w:rsidRPr="00B0609F">
        <w:lastRenderedPageBreak/>
        <w:pict>
          <v:group id="_x0000_s3064" style="position:absolute;margin-left:95.85pt;margin-top:56.7pt;width:459.45pt;height:434.6pt;z-index:-251813376;mso-position-horizontal-relative:page;mso-position-vertical-relative:page" coordorigin="1917,1134" coordsize="9189,8692">
            <v:shape id="_x0000_s3065" style="position:absolute;left:1917;top:1134;width:9189;height:8692" coordorigin="1917,1134" coordsize="9189,8692" path="m1917,1134r9189,l11106,9826r-9189,l1917,1134xe" fillcolor="#efefef" stroked="f">
              <v:path arrowok="t"/>
            </v:shape>
            <w10:wrap anchorx="page" anchory="page"/>
          </v:group>
        </w:pict>
      </w:r>
      <w:r w:rsidRPr="00B0609F">
        <w:pict>
          <v:group id="_x0000_s3062" style="position:absolute;margin-left:56.7pt;margin-top:532.6pt;width:498.6pt;height:.1pt;z-index:-251812352;mso-position-horizontal-relative:page;mso-position-vertical-relative:page" coordorigin="1134,10652" coordsize="9972,2">
            <v:shape id="_x0000_s3063" style="position:absolute;left:1134;top:10652;width:9972;height:2" coordorigin="1134,10652" coordsize="9972,0" path="m1134,10652r9972,e" filled="f" strokeweight="1pt">
              <v:path arrowok="t"/>
            </v:shape>
            <w10:wrap anchorx="page" anchory="page"/>
          </v:group>
        </w:pict>
      </w:r>
    </w:p>
    <w:p w:rsidR="0020037C" w:rsidRDefault="004474D3">
      <w:pPr>
        <w:pStyle w:val="BodyText"/>
        <w:spacing w:before="5"/>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3,</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AB76F1">
        <w:rPr>
          <w:rFonts w:ascii="仿宋" w:eastAsia="仿宋" w:hAnsi="仿宋" w:cs="仿宋"/>
        </w:rPr>
        <w:t>1182</w:t>
      </w:r>
      <w:r w:rsidR="00AB76F1">
        <w:rPr>
          <w:rFonts w:ascii="仿宋" w:eastAsia="仿宋" w:hAnsi="仿宋" w:cs="仿宋" w:hint="eastAsia"/>
          <w:lang w:eastAsia="zh-CN"/>
        </w:rPr>
        <w:t>3</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"NodeID": 1000</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"dbpath": "/opt/sequoiadb/database/data/</w:t>
      </w:r>
      <w:r w:rsidR="00AB76F1" w:rsidRPr="00AB76F1">
        <w:rPr>
          <w:rFonts w:ascii="仿宋" w:eastAsia="仿宋" w:hAnsi="仿宋" w:cs="仿宋"/>
        </w:rPr>
        <w:t>11820</w:t>
      </w: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"HostName": " vmsvr2-suse-x64",</w:t>
      </w:r>
    </w:p>
    <w:p w:rsidR="0020037C" w:rsidRDefault="004474D3">
      <w:pPr>
        <w:pStyle w:val="BodyText"/>
        <w:spacing w:line="212" w:lineRule="exact"/>
        <w:ind w:left="1817"/>
        <w:rPr>
          <w:rFonts w:ascii="仿宋" w:eastAsia="仿宋" w:hAnsi="仿宋" w:cs="仿宋"/>
        </w:rPr>
      </w:pPr>
      <w:r>
        <w:rPr>
          <w:rFonts w:ascii="仿宋" w:eastAsia="仿宋" w:hAnsi="仿宋" w:cs="仿宋"/>
        </w:rPr>
        <w:t>"Service": [</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0,</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AB76F1" w:rsidRPr="00AB76F1">
        <w:rPr>
          <w:rFonts w:ascii="仿宋" w:eastAsia="仿宋" w:hAnsi="仿宋" w:cs="仿宋"/>
        </w:rPr>
        <w:t>11820</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1,</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AB76F1">
        <w:rPr>
          <w:rFonts w:ascii="仿宋" w:eastAsia="仿宋" w:hAnsi="仿宋" w:cs="仿宋"/>
        </w:rPr>
        <w:t>1182</w:t>
      </w:r>
      <w:r w:rsidR="00AB76F1">
        <w:rPr>
          <w:rFonts w:ascii="仿宋" w:eastAsia="仿宋" w:hAnsi="仿宋" w:cs="仿宋" w:hint="eastAsia"/>
          <w:lang w:eastAsia="zh-CN"/>
        </w:rPr>
        <w:t>1</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2,</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AB76F1">
        <w:rPr>
          <w:rFonts w:ascii="仿宋" w:eastAsia="仿宋" w:hAnsi="仿宋" w:cs="仿宋"/>
        </w:rPr>
        <w:t>1182</w:t>
      </w:r>
      <w:r w:rsidR="00AB76F1">
        <w:rPr>
          <w:rFonts w:ascii="仿宋" w:eastAsia="仿宋" w:hAnsi="仿宋" w:cs="仿宋" w:hint="eastAsia"/>
          <w:lang w:eastAsia="zh-CN"/>
        </w:rPr>
        <w:t>2</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3,</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AB76F1">
        <w:rPr>
          <w:rFonts w:ascii="仿宋" w:eastAsia="仿宋" w:hAnsi="仿宋" w:cs="仿宋"/>
        </w:rPr>
        <w:t>1182</w:t>
      </w:r>
      <w:r w:rsidR="00AB76F1">
        <w:rPr>
          <w:rFonts w:ascii="仿宋" w:eastAsia="仿宋" w:hAnsi="仿宋" w:cs="仿宋" w:hint="eastAsia"/>
          <w:lang w:eastAsia="zh-CN"/>
        </w:rPr>
        <w:t>3</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"NodeID": 1001</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"GroupID": 1000,</w:t>
      </w:r>
    </w:p>
    <w:p w:rsidR="0020037C" w:rsidRDefault="004474D3">
      <w:pPr>
        <w:pStyle w:val="BodyText"/>
        <w:spacing w:line="212" w:lineRule="exact"/>
        <w:ind w:left="1417"/>
        <w:rPr>
          <w:rFonts w:ascii="仿宋" w:eastAsia="仿宋" w:hAnsi="仿宋" w:cs="仿宋"/>
        </w:rPr>
      </w:pPr>
      <w:r>
        <w:rPr>
          <w:rFonts w:ascii="仿宋" w:eastAsia="仿宋" w:hAnsi="仿宋" w:cs="仿宋"/>
        </w:rPr>
        <w:t>"GroupName": "datagroup1",</w:t>
      </w:r>
    </w:p>
    <w:p w:rsidR="0020037C" w:rsidRDefault="004474D3">
      <w:pPr>
        <w:pStyle w:val="BodyText"/>
        <w:spacing w:line="212" w:lineRule="exact"/>
        <w:ind w:left="1417"/>
        <w:rPr>
          <w:rFonts w:ascii="仿宋" w:eastAsia="仿宋" w:hAnsi="仿宋" w:cs="仿宋"/>
        </w:rPr>
      </w:pPr>
      <w:r>
        <w:rPr>
          <w:rFonts w:ascii="仿宋" w:eastAsia="仿宋" w:hAnsi="仿宋" w:cs="仿宋"/>
        </w:rPr>
        <w:t>"PrimaryNode": 1000,</w:t>
      </w:r>
    </w:p>
    <w:p w:rsidR="0020037C" w:rsidRDefault="004474D3">
      <w:pPr>
        <w:pStyle w:val="BodyText"/>
        <w:spacing w:line="212" w:lineRule="exact"/>
        <w:ind w:left="1417"/>
        <w:rPr>
          <w:rFonts w:ascii="仿宋" w:eastAsia="仿宋" w:hAnsi="仿宋" w:cs="仿宋"/>
        </w:rPr>
      </w:pPr>
      <w:r>
        <w:rPr>
          <w:rFonts w:ascii="仿宋" w:eastAsia="仿宋" w:hAnsi="仿宋" w:cs="仿宋"/>
        </w:rPr>
        <w:t>"Role": 0,</w:t>
      </w:r>
    </w:p>
    <w:p w:rsidR="0020037C" w:rsidRDefault="004474D3">
      <w:pPr>
        <w:pStyle w:val="BodyText"/>
        <w:spacing w:line="212" w:lineRule="exact"/>
        <w:ind w:left="1417"/>
        <w:rPr>
          <w:rFonts w:ascii="仿宋" w:eastAsia="仿宋" w:hAnsi="仿宋" w:cs="仿宋"/>
        </w:rPr>
      </w:pPr>
      <w:r>
        <w:rPr>
          <w:rFonts w:ascii="仿宋" w:eastAsia="仿宋" w:hAnsi="仿宋" w:cs="仿宋"/>
        </w:rPr>
        <w:t>"Status": 1,</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"Version": 3,</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"_id": {</w:t>
      </w:r>
    </w:p>
    <w:p w:rsidR="0020037C" w:rsidRDefault="004474D3">
      <w:pPr>
        <w:pStyle w:val="BodyText"/>
        <w:spacing w:line="212" w:lineRule="exact"/>
        <w:ind w:left="1617"/>
        <w:rPr>
          <w:rFonts w:ascii="仿宋" w:eastAsia="仿宋" w:hAnsi="仿宋" w:cs="仿宋"/>
          <w:lang w:eastAsia="zh-CN"/>
        </w:rPr>
      </w:pPr>
      <w:r>
        <w:rPr>
          <w:rFonts w:ascii="仿宋" w:eastAsia="仿宋" w:hAnsi="仿宋" w:cs="仿宋"/>
          <w:lang w:eastAsia="zh-CN"/>
        </w:rPr>
        <w:t>"$oid": "51d673c1fde96799fbac6aad"</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20037C" w:rsidRDefault="0020037C">
      <w:pPr>
        <w:spacing w:line="200" w:lineRule="exact"/>
        <w:rPr>
          <w:sz w:val="20"/>
          <w:szCs w:val="20"/>
          <w:lang w:eastAsia="zh-CN"/>
        </w:rPr>
      </w:pPr>
    </w:p>
    <w:p w:rsidR="0020037C" w:rsidRDefault="0020037C">
      <w:pPr>
        <w:spacing w:before="4" w:line="200" w:lineRule="exact"/>
        <w:rPr>
          <w:sz w:val="20"/>
          <w:szCs w:val="20"/>
          <w:lang w:eastAsia="zh-CN"/>
        </w:rPr>
      </w:pPr>
    </w:p>
    <w:p w:rsidR="0020037C" w:rsidRDefault="004474D3">
      <w:pPr>
        <w:pStyle w:val="Heading2"/>
        <w:spacing w:line="394" w:lineRule="exact"/>
        <w:rPr>
          <w:lang w:eastAsia="zh-CN"/>
        </w:rPr>
      </w:pPr>
      <w:bookmarkStart w:id="223" w:name="运维"/>
      <w:bookmarkStart w:id="224" w:name="_bookmark101"/>
      <w:bookmarkEnd w:id="223"/>
      <w:bookmarkEnd w:id="224"/>
      <w:r>
        <w:rPr>
          <w:lang w:eastAsia="zh-CN"/>
        </w:rPr>
        <w:t>运维</w:t>
      </w:r>
      <w:ins w:id="225" w:author="qiushanggao" w:date="2013-11-06T16:02:00Z">
        <w:r w:rsidR="00FA7D90">
          <w:rPr>
            <w:rFonts w:asciiTheme="minorEastAsia" w:eastAsiaTheme="minorEastAsia" w:hAnsiTheme="minorEastAsia" w:hint="eastAsia"/>
            <w:lang w:eastAsia="zh-CN"/>
          </w:rPr>
          <w:t>(许建辉)</w:t>
        </w:r>
      </w:ins>
    </w:p>
    <w:p w:rsidR="0020037C" w:rsidRDefault="004474D3">
      <w:pPr>
        <w:pStyle w:val="BodyText"/>
        <w:spacing w:before="42" w:line="251" w:lineRule="auto"/>
        <w:ind w:right="7707"/>
        <w:rPr>
          <w:lang w:eastAsia="zh-CN"/>
        </w:rPr>
      </w:pPr>
      <w:r>
        <w:rPr>
          <w:lang w:eastAsia="zh-CN"/>
        </w:rPr>
        <w:t xml:space="preserve">目录： </w:t>
      </w:r>
      <w:hyperlink w:anchor="_bookmark102" w:history="1">
        <w:r>
          <w:rPr>
            <w:color w:val="0000FF"/>
            <w:lang w:eastAsia="zh-CN"/>
          </w:rPr>
          <w:t>集群启停</w:t>
        </w:r>
      </w:hyperlink>
      <w:r>
        <w:rPr>
          <w:color w:val="0000FF"/>
          <w:lang w:eastAsia="zh-CN"/>
        </w:rPr>
        <w:t xml:space="preserve"> </w:t>
      </w:r>
      <w:hyperlink w:anchor="_bookmark105" w:history="1">
        <w:r>
          <w:rPr>
            <w:color w:val="0000FF"/>
            <w:lang w:eastAsia="zh-CN"/>
          </w:rPr>
          <w:t>数据备份</w:t>
        </w:r>
      </w:hyperlink>
      <w:r>
        <w:rPr>
          <w:color w:val="0000FF"/>
          <w:lang w:eastAsia="zh-CN"/>
        </w:rPr>
        <w:t xml:space="preserve"> </w:t>
      </w:r>
      <w:hyperlink w:anchor="_bookmark106" w:history="1">
        <w:r>
          <w:rPr>
            <w:color w:val="0000FF"/>
            <w:lang w:eastAsia="zh-CN"/>
          </w:rPr>
          <w:t>数据恢复</w:t>
        </w:r>
      </w:hyperlink>
      <w:r>
        <w:rPr>
          <w:color w:val="0000FF"/>
          <w:lang w:eastAsia="zh-CN"/>
        </w:rPr>
        <w:t xml:space="preserve"> </w:t>
      </w:r>
      <w:hyperlink w:anchor="_bookmark107" w:history="1">
        <w:r>
          <w:rPr>
            <w:color w:val="0000FF"/>
            <w:lang w:eastAsia="zh-CN"/>
          </w:rPr>
          <w:t>故障恢复</w:t>
        </w:r>
      </w:hyperlink>
      <w:r>
        <w:rPr>
          <w:color w:val="0000FF"/>
          <w:lang w:eastAsia="zh-CN"/>
        </w:rPr>
        <w:t xml:space="preserve"> </w:t>
      </w:r>
      <w:hyperlink w:anchor="_bookmark111" w:history="1">
        <w:r>
          <w:rPr>
            <w:color w:val="0000FF"/>
            <w:lang w:eastAsia="zh-CN"/>
          </w:rPr>
          <w:t>监控</w:t>
        </w:r>
      </w:hyperlink>
    </w:p>
    <w:p w:rsidR="0020037C" w:rsidRDefault="004474D3">
      <w:pPr>
        <w:pStyle w:val="Heading3"/>
        <w:spacing w:before="99"/>
        <w:rPr>
          <w:lang w:eastAsia="zh-CN"/>
        </w:rPr>
      </w:pPr>
      <w:bookmarkStart w:id="226" w:name="集群启停"/>
      <w:bookmarkStart w:id="227" w:name="_bookmark102"/>
      <w:bookmarkEnd w:id="226"/>
      <w:bookmarkEnd w:id="227"/>
      <w:r>
        <w:rPr>
          <w:lang w:eastAsia="zh-CN"/>
        </w:rPr>
        <w:t>集群启停</w:t>
      </w:r>
    </w:p>
    <w:p w:rsidR="0020037C" w:rsidRDefault="004474D3">
      <w:pPr>
        <w:pStyle w:val="BodyText"/>
        <w:spacing w:before="19"/>
        <w:rPr>
          <w:lang w:eastAsia="zh-CN"/>
        </w:rPr>
      </w:pPr>
      <w:r>
        <w:rPr>
          <w:lang w:eastAsia="zh-CN"/>
        </w:rPr>
        <w:t>本节介绍集群的启动和停止。</w:t>
      </w:r>
    </w:p>
    <w:p w:rsidR="0020037C" w:rsidRDefault="00B0609F">
      <w:pPr>
        <w:pStyle w:val="BodyText"/>
        <w:spacing w:before="16" w:line="251" w:lineRule="auto"/>
        <w:ind w:right="7307"/>
        <w:rPr>
          <w:lang w:eastAsia="zh-CN"/>
        </w:rPr>
      </w:pPr>
      <w:hyperlink w:anchor="_bookmark103" w:history="1">
        <w:r w:rsidR="004474D3">
          <w:rPr>
            <w:color w:val="0000FF"/>
            <w:lang w:eastAsia="zh-CN"/>
          </w:rPr>
          <w:t>集群启动</w:t>
        </w:r>
      </w:hyperlink>
      <w:r w:rsidR="004474D3">
        <w:rPr>
          <w:color w:val="0000FF"/>
          <w:lang w:eastAsia="zh-CN"/>
        </w:rPr>
        <w:t xml:space="preserve"> </w:t>
      </w:r>
      <w:hyperlink w:anchor="_bookmark104" w:history="1">
        <w:r w:rsidR="004474D3">
          <w:rPr>
            <w:color w:val="0000FF"/>
            <w:lang w:eastAsia="zh-CN"/>
          </w:rPr>
          <w:t>集群停止</w:t>
        </w:r>
      </w:hyperlink>
    </w:p>
    <w:p w:rsidR="0020037C" w:rsidRDefault="0020037C">
      <w:pPr>
        <w:spacing w:line="251" w:lineRule="auto"/>
        <w:rPr>
          <w:lang w:eastAsia="zh-CN"/>
        </w:rPr>
        <w:sectPr w:rsidR="0020037C">
          <w:pgSz w:w="12240" w:h="15840"/>
          <w:pgMar w:top="900" w:right="1720" w:bottom="280" w:left="700" w:header="713" w:footer="0" w:gutter="0"/>
          <w:cols w:space="720"/>
        </w:sectPr>
      </w:pPr>
    </w:p>
    <w:p w:rsidR="0020037C" w:rsidRDefault="0020037C">
      <w:pPr>
        <w:spacing w:before="4" w:line="130" w:lineRule="exact"/>
        <w:rPr>
          <w:sz w:val="13"/>
          <w:szCs w:val="13"/>
          <w:lang w:eastAsia="zh-CN"/>
        </w:rPr>
      </w:pPr>
    </w:p>
    <w:p w:rsidR="0020037C" w:rsidRDefault="0020037C">
      <w:pPr>
        <w:spacing w:line="200" w:lineRule="exact"/>
        <w:rPr>
          <w:sz w:val="20"/>
          <w:szCs w:val="20"/>
          <w:lang w:eastAsia="zh-CN"/>
        </w:rPr>
      </w:pPr>
    </w:p>
    <w:p w:rsidR="0020037C" w:rsidRDefault="004474D3">
      <w:pPr>
        <w:pStyle w:val="BodyText"/>
        <w:spacing w:line="310" w:lineRule="exact"/>
        <w:ind w:left="113"/>
        <w:rPr>
          <w:lang w:eastAsia="zh-CN"/>
        </w:rPr>
      </w:pPr>
      <w:bookmarkStart w:id="228" w:name="集群启动"/>
      <w:bookmarkStart w:id="229" w:name="_bookmark103"/>
      <w:bookmarkEnd w:id="228"/>
      <w:bookmarkEnd w:id="229"/>
      <w:r>
        <w:rPr>
          <w:lang w:eastAsia="zh-CN"/>
        </w:rPr>
        <w:t>集群启动</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操作系统重启动</w:t>
      </w:r>
    </w:p>
    <w:p w:rsidR="0020037C" w:rsidRDefault="0020037C">
      <w:pPr>
        <w:spacing w:before="5" w:line="100" w:lineRule="exact"/>
        <w:rPr>
          <w:sz w:val="10"/>
          <w:szCs w:val="10"/>
          <w:lang w:eastAsia="zh-CN"/>
        </w:rPr>
      </w:pPr>
    </w:p>
    <w:p w:rsidR="0020037C" w:rsidRDefault="004474D3">
      <w:pPr>
        <w:pStyle w:val="BodyText"/>
        <w:spacing w:line="167" w:lineRule="auto"/>
        <w:ind w:left="113" w:right="369"/>
        <w:rPr>
          <w:lang w:eastAsia="zh-CN"/>
        </w:rPr>
      </w:pPr>
      <w:r>
        <w:rPr>
          <w:w w:val="95"/>
        </w:rPr>
        <w:t xml:space="preserve">操作系统启动后会自动启动服务sdbcm（sequoiadb  </w:t>
      </w:r>
      <w:r>
        <w:rPr>
          <w:spacing w:val="13"/>
          <w:w w:val="95"/>
        </w:rPr>
        <w:t xml:space="preserve"> </w:t>
      </w:r>
      <w:r>
        <w:rPr>
          <w:w w:val="95"/>
        </w:rPr>
        <w:t xml:space="preserve">cluster  </w:t>
      </w:r>
      <w:r>
        <w:rPr>
          <w:spacing w:val="14"/>
          <w:w w:val="95"/>
        </w:rPr>
        <w:t xml:space="preserve"> </w:t>
      </w:r>
      <w:r>
        <w:rPr>
          <w:w w:val="95"/>
        </w:rPr>
        <w:t xml:space="preserve">manager）。  </w:t>
      </w:r>
      <w:r>
        <w:rPr>
          <w:spacing w:val="14"/>
          <w:w w:val="95"/>
        </w:rPr>
        <w:t xml:space="preserve"> </w:t>
      </w:r>
      <w:r>
        <w:rPr>
          <w:w w:val="95"/>
        </w:rPr>
        <w:t>该服务启动后会自动启动该物理</w:t>
      </w:r>
      <w:r>
        <w:t xml:space="preserve"> </w:t>
      </w:r>
      <w:r>
        <w:rPr>
          <w:w w:val="95"/>
        </w:rPr>
        <w:t xml:space="preserve">机中所有注册在/opt/sequoiadb/conf/local目录下的节点。 </w:t>
      </w:r>
      <w:r>
        <w:rPr>
          <w:spacing w:val="2"/>
          <w:w w:val="95"/>
        </w:rPr>
        <w:t xml:space="preserve"> </w:t>
      </w:r>
      <w:r>
        <w:rPr>
          <w:w w:val="95"/>
        </w:rPr>
        <w:t xml:space="preserve">使用命令ps </w:t>
      </w:r>
      <w:r>
        <w:rPr>
          <w:spacing w:val="3"/>
          <w:w w:val="95"/>
        </w:rPr>
        <w:t xml:space="preserve"> </w:t>
      </w:r>
      <w:r>
        <w:rPr>
          <w:w w:val="95"/>
        </w:rPr>
        <w:t xml:space="preserve">–elf </w:t>
      </w:r>
      <w:r>
        <w:rPr>
          <w:spacing w:val="2"/>
          <w:w w:val="95"/>
        </w:rPr>
        <w:t xml:space="preserve"> </w:t>
      </w:r>
      <w:r>
        <w:rPr>
          <w:w w:val="95"/>
        </w:rPr>
        <w:t xml:space="preserve">| </w:t>
      </w:r>
      <w:r>
        <w:rPr>
          <w:spacing w:val="3"/>
          <w:w w:val="95"/>
        </w:rPr>
        <w:t xml:space="preserve"> </w:t>
      </w:r>
      <w:r>
        <w:rPr>
          <w:w w:val="95"/>
        </w:rPr>
        <w:t xml:space="preserve">grep </w:t>
      </w:r>
      <w:r>
        <w:rPr>
          <w:spacing w:val="2"/>
          <w:w w:val="95"/>
        </w:rPr>
        <w:t xml:space="preserve"> </w:t>
      </w:r>
      <w:r>
        <w:rPr>
          <w:w w:val="95"/>
        </w:rPr>
        <w:t>sequoiadb能看到当前正</w:t>
      </w:r>
      <w:r>
        <w:t xml:space="preserve"> </w:t>
      </w:r>
      <w:r>
        <w:rPr>
          <w:w w:val="95"/>
        </w:rPr>
        <w:t>在启动的节点与启动完毕的节点。</w:t>
      </w:r>
      <w:r>
        <w:rPr>
          <w:w w:val="95"/>
          <w:lang w:eastAsia="zh-CN"/>
        </w:rPr>
        <w:t xml:space="preserve">启动完毕的进程名为：sequoiadb        </w:t>
      </w:r>
      <w:r>
        <w:rPr>
          <w:spacing w:val="34"/>
          <w:w w:val="95"/>
          <w:lang w:eastAsia="zh-CN"/>
        </w:rPr>
        <w:t xml:space="preserve"> </w:t>
      </w:r>
      <w:r>
        <w:rPr>
          <w:w w:val="95"/>
          <w:lang w:eastAsia="zh-CN"/>
        </w:rPr>
        <w:t>（服务名）正在启动的进程名一般为：</w:t>
      </w:r>
    </w:p>
    <w:p w:rsidR="0020037C" w:rsidRDefault="004474D3">
      <w:pPr>
        <w:pStyle w:val="BodyText"/>
        <w:spacing w:before="31"/>
        <w:ind w:left="113"/>
      </w:pPr>
      <w:r>
        <w:rPr>
          <w:w w:val="95"/>
        </w:rPr>
        <w:t>/opt/sequoiadb/bin/sequoiadb</w:t>
      </w:r>
      <w:r>
        <w:rPr>
          <w:spacing w:val="-22"/>
          <w:w w:val="95"/>
        </w:rPr>
        <w:t xml:space="preserve"> </w:t>
      </w:r>
      <w:r>
        <w:rPr>
          <w:w w:val="95"/>
        </w:rPr>
        <w:t>–c</w:t>
      </w:r>
      <w:r>
        <w:rPr>
          <w:spacing w:val="-21"/>
          <w:w w:val="95"/>
        </w:rPr>
        <w:t xml:space="preserve"> </w:t>
      </w:r>
      <w:r>
        <w:rPr>
          <w:w w:val="95"/>
        </w:rPr>
        <w:t>/opt/sequoiadb/conf/local/（服务名）</w:t>
      </w:r>
    </w:p>
    <w:p w:rsidR="0020037C" w:rsidRDefault="0020037C">
      <w:pPr>
        <w:spacing w:before="6" w:line="190" w:lineRule="exact"/>
        <w:rPr>
          <w:sz w:val="19"/>
          <w:szCs w:val="19"/>
        </w:rPr>
      </w:pPr>
    </w:p>
    <w:p w:rsidR="0020037C" w:rsidRDefault="004474D3">
      <w:pPr>
        <w:pStyle w:val="BodyText"/>
        <w:spacing w:line="251" w:lineRule="auto"/>
        <w:ind w:left="113" w:right="492"/>
      </w:pPr>
      <w:r>
        <w:t xml:space="preserve">手工启动特定节点 </w:t>
      </w:r>
      <w:r>
        <w:rPr>
          <w:w w:val="95"/>
        </w:rPr>
        <w:t>当集群中某个节点失效后，用户可以在sdb命令行使用如下步骤启动节点。假设sequoiaDB的安装路径为/</w:t>
      </w:r>
    </w:p>
    <w:p w:rsidR="0020037C" w:rsidRDefault="004474D3">
      <w:pPr>
        <w:pStyle w:val="BodyText"/>
        <w:spacing w:line="227" w:lineRule="exact"/>
        <w:ind w:left="113"/>
      </w:pPr>
      <w:r>
        <w:rPr>
          <w:w w:val="95"/>
        </w:rPr>
        <w:t>opt/sequoiadb</w:t>
      </w:r>
    </w:p>
    <w:p w:rsidR="0020037C" w:rsidRDefault="004474D3">
      <w:pPr>
        <w:pStyle w:val="BodyText"/>
        <w:spacing w:before="36"/>
        <w:ind w:left="113"/>
      </w:pPr>
      <w:r>
        <w:t xml:space="preserve">1. </w:t>
      </w:r>
      <w:r>
        <w:rPr>
          <w:spacing w:val="20"/>
        </w:rPr>
        <w:t xml:space="preserve"> </w:t>
      </w:r>
      <w:r>
        <w:t>连接到协调节点</w:t>
      </w:r>
    </w:p>
    <w:p w:rsidR="0020037C" w:rsidRDefault="00B0609F">
      <w:pPr>
        <w:pStyle w:val="BodyText"/>
        <w:spacing w:before="8"/>
        <w:ind w:left="397"/>
        <w:rPr>
          <w:rFonts w:ascii="仿宋" w:eastAsia="仿宋" w:hAnsi="仿宋" w:cs="仿宋"/>
        </w:rPr>
      </w:pPr>
      <w:r w:rsidRPr="00B0609F">
        <w:pict>
          <v:group id="_x0000_s3060" style="position:absolute;left:0;text-align:left;margin-left:95.85pt;margin-top:4.85pt;width:459.45pt;height:21.2pt;z-index:-251811328;mso-position-horizontal-relative:page" coordorigin="1917,97" coordsize="9189,424">
            <v:shape id="_x0000_s3061" style="position:absolute;left:1917;top:97;width:9189;height:424" coordorigin="1917,97" coordsize="9189,424" path="m1917,97r9189,l11106,521r-9189,l1917,97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397"/>
        <w:rPr>
          <w:rFonts w:ascii="仿宋" w:eastAsia="仿宋" w:hAnsi="仿宋" w:cs="仿宋"/>
        </w:rPr>
      </w:pPr>
      <w:r>
        <w:rPr>
          <w:rFonts w:ascii="仿宋" w:eastAsia="仿宋" w:hAnsi="仿宋" w:cs="仿宋"/>
        </w:rPr>
        <w:t xml:space="preserve">&gt; var db = new Sdb("localhost", </w:t>
      </w:r>
      <w:r w:rsidR="00AB76F1" w:rsidRPr="00AB76F1">
        <w:rPr>
          <w:rFonts w:ascii="仿宋" w:eastAsia="仿宋" w:hAnsi="仿宋" w:cs="仿宋"/>
        </w:rPr>
        <w:t>11810</w:t>
      </w:r>
      <w:r>
        <w:rPr>
          <w:rFonts w:ascii="仿宋" w:eastAsia="仿宋" w:hAnsi="仿宋" w:cs="仿宋"/>
        </w:rPr>
        <w:t>) ;</w:t>
      </w:r>
    </w:p>
    <w:p w:rsidR="0020037C" w:rsidRDefault="004474D3">
      <w:pPr>
        <w:pStyle w:val="BodyText"/>
        <w:spacing w:line="259" w:lineRule="exact"/>
        <w:ind w:left="113"/>
      </w:pPr>
      <w:r>
        <w:t xml:space="preserve">2. </w:t>
      </w:r>
      <w:r>
        <w:rPr>
          <w:spacing w:val="20"/>
        </w:rPr>
        <w:t xml:space="preserve"> </w:t>
      </w:r>
      <w:r>
        <w:t>得到</w:t>
      </w:r>
      <w:r w:rsidR="00423ADE">
        <w:t>分区</w:t>
      </w:r>
      <w:r>
        <w:t>组</w:t>
      </w:r>
    </w:p>
    <w:p w:rsidR="0020037C" w:rsidRDefault="00B0609F">
      <w:pPr>
        <w:pStyle w:val="BodyText"/>
        <w:spacing w:before="8"/>
        <w:ind w:left="397"/>
        <w:rPr>
          <w:rFonts w:ascii="仿宋" w:eastAsia="仿宋" w:hAnsi="仿宋" w:cs="仿宋"/>
        </w:rPr>
      </w:pPr>
      <w:r w:rsidRPr="00B0609F">
        <w:pict>
          <v:group id="_x0000_s3058" style="position:absolute;left:0;text-align:left;margin-left:95.85pt;margin-top:4.85pt;width:459.45pt;height:10.6pt;z-index:-251810304;mso-position-horizontal-relative:page" coordorigin="1917,97" coordsize="9189,212">
            <v:shape id="_x0000_s305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w:t>
      </w:r>
      <w:r w:rsidR="00ED7E51">
        <w:rPr>
          <w:rFonts w:ascii="仿宋" w:eastAsia="仿宋" w:hAnsi="仿宋" w:cs="仿宋" w:hint="eastAsia"/>
          <w:lang w:eastAsia="zh-CN"/>
        </w:rPr>
        <w:t>RG</w:t>
      </w:r>
      <w:r w:rsidR="004474D3">
        <w:rPr>
          <w:rFonts w:ascii="仿宋" w:eastAsia="仿宋" w:hAnsi="仿宋" w:cs="仿宋"/>
        </w:rPr>
        <w:t xml:space="preserve"> = db.get</w:t>
      </w:r>
      <w:r w:rsidR="00ED7E51">
        <w:rPr>
          <w:rFonts w:ascii="仿宋" w:eastAsia="仿宋" w:hAnsi="仿宋" w:cs="仿宋" w:hint="eastAsia"/>
          <w:lang w:eastAsia="zh-CN"/>
        </w:rPr>
        <w:t>RG</w:t>
      </w:r>
      <w:r w:rsidR="004474D3">
        <w:rPr>
          <w:rFonts w:ascii="仿宋" w:eastAsia="仿宋" w:hAnsi="仿宋" w:cs="仿宋"/>
        </w:rPr>
        <w:t xml:space="preserve"> ( "&lt;data</w:t>
      </w:r>
      <w:r w:rsidR="00ED7E51">
        <w:rPr>
          <w:rFonts w:ascii="仿宋" w:eastAsia="仿宋" w:hAnsi="仿宋" w:cs="仿宋" w:hint="eastAsia"/>
          <w:lang w:eastAsia="zh-CN"/>
        </w:rPr>
        <w:t>group1</w:t>
      </w:r>
      <w:r w:rsidR="004474D3">
        <w:rPr>
          <w:rFonts w:ascii="仿宋" w:eastAsia="仿宋" w:hAnsi="仿宋" w:cs="仿宋"/>
        </w:rPr>
        <w:t>&gt;" ) ;</w:t>
      </w:r>
    </w:p>
    <w:p w:rsidR="0020037C" w:rsidRDefault="004474D3">
      <w:pPr>
        <w:pStyle w:val="BodyText"/>
        <w:spacing w:line="259" w:lineRule="exact"/>
        <w:ind w:left="113"/>
      </w:pPr>
      <w:r>
        <w:t xml:space="preserve">3. </w:t>
      </w:r>
      <w:r>
        <w:rPr>
          <w:spacing w:val="20"/>
        </w:rPr>
        <w:t xml:space="preserve"> </w:t>
      </w:r>
      <w:r>
        <w:t>得到数据节点</w:t>
      </w:r>
    </w:p>
    <w:p w:rsidR="0020037C" w:rsidRDefault="00B0609F">
      <w:pPr>
        <w:pStyle w:val="BodyText"/>
        <w:spacing w:before="8"/>
        <w:ind w:left="397"/>
        <w:rPr>
          <w:rFonts w:ascii="仿宋" w:eastAsia="仿宋" w:hAnsi="仿宋" w:cs="仿宋"/>
        </w:rPr>
      </w:pPr>
      <w:r w:rsidRPr="00B0609F">
        <w:pict>
          <v:group id="_x0000_s3056" style="position:absolute;left:0;text-align:left;margin-left:95.85pt;margin-top:4.85pt;width:459.45pt;height:10.6pt;z-index:-251809280;mso-position-horizontal-relative:page" coordorigin="1917,97" coordsize="9189,212">
            <v:shape id="_x0000_s3057"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datanode = data</w:t>
      </w:r>
      <w:r w:rsidR="00ED7E51">
        <w:rPr>
          <w:rFonts w:ascii="仿宋" w:eastAsia="仿宋" w:hAnsi="仿宋" w:cs="仿宋" w:hint="eastAsia"/>
          <w:lang w:eastAsia="zh-CN"/>
        </w:rPr>
        <w:t>RG</w:t>
      </w:r>
      <w:r w:rsidR="004474D3">
        <w:rPr>
          <w:rFonts w:ascii="仿宋" w:eastAsia="仿宋" w:hAnsi="仿宋" w:cs="仿宋"/>
        </w:rPr>
        <w:t>.getNode ( "&lt;hostname1&gt;", "&lt;servicename1&gt;" ) ;</w:t>
      </w:r>
    </w:p>
    <w:p w:rsidR="0020037C" w:rsidRDefault="004474D3">
      <w:pPr>
        <w:pStyle w:val="BodyText"/>
        <w:spacing w:line="259" w:lineRule="exact"/>
        <w:ind w:left="113"/>
        <w:rPr>
          <w:lang w:eastAsia="zh-CN"/>
        </w:rPr>
      </w:pPr>
      <w:r>
        <w:rPr>
          <w:lang w:eastAsia="zh-CN"/>
        </w:rPr>
        <w:t xml:space="preserve">4. </w:t>
      </w:r>
      <w:r>
        <w:rPr>
          <w:spacing w:val="20"/>
          <w:lang w:eastAsia="zh-CN"/>
        </w:rPr>
        <w:t xml:space="preserve"> </w:t>
      </w:r>
      <w:r>
        <w:rPr>
          <w:lang w:eastAsia="zh-CN"/>
        </w:rPr>
        <w:t>启动节点</w:t>
      </w:r>
    </w:p>
    <w:p w:rsidR="0020037C" w:rsidRDefault="00B0609F">
      <w:pPr>
        <w:pStyle w:val="BodyText"/>
        <w:spacing w:before="8"/>
        <w:ind w:left="397"/>
        <w:rPr>
          <w:rFonts w:ascii="仿宋" w:eastAsia="仿宋" w:hAnsi="仿宋" w:cs="仿宋"/>
          <w:lang w:eastAsia="zh-CN"/>
        </w:rPr>
      </w:pPr>
      <w:r w:rsidRPr="00B0609F">
        <w:pict>
          <v:group id="_x0000_s3054" style="position:absolute;left:0;text-align:left;margin-left:95.85pt;margin-top:4.85pt;width:459.45pt;height:10.6pt;z-index:-251808256;mso-position-horizontal-relative:page" coordorigin="1917,97" coordsize="9189,212">
            <v:shape id="_x0000_s305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&gt; datanode.start() ;</w:t>
      </w:r>
    </w:p>
    <w:p w:rsidR="0020037C" w:rsidRDefault="0020037C">
      <w:pPr>
        <w:spacing w:before="5" w:line="180" w:lineRule="exact"/>
        <w:rPr>
          <w:sz w:val="18"/>
          <w:szCs w:val="18"/>
          <w:lang w:eastAsia="zh-CN"/>
        </w:rPr>
      </w:pPr>
    </w:p>
    <w:p w:rsidR="0020037C" w:rsidRDefault="004474D3">
      <w:pPr>
        <w:pStyle w:val="BodyText"/>
        <w:spacing w:line="251" w:lineRule="auto"/>
        <w:ind w:left="113" w:right="345"/>
        <w:rPr>
          <w:lang w:eastAsia="zh-CN"/>
        </w:rPr>
      </w:pPr>
      <w:r>
        <w:rPr>
          <w:lang w:eastAsia="zh-CN"/>
        </w:rPr>
        <w:t xml:space="preserve">手工启动数据组 </w:t>
      </w:r>
      <w:r>
        <w:rPr>
          <w:w w:val="95"/>
          <w:lang w:eastAsia="zh-CN"/>
        </w:rPr>
        <w:t>当集群中某个数据组被停止后，用户可以在sdb命令行使用如下步骤启动数据组。该操作会启动数据组中全</w:t>
      </w:r>
    </w:p>
    <w:p w:rsidR="0020037C" w:rsidRDefault="004474D3">
      <w:pPr>
        <w:pStyle w:val="BodyText"/>
        <w:spacing w:line="227" w:lineRule="exact"/>
        <w:ind w:left="113"/>
        <w:rPr>
          <w:lang w:eastAsia="zh-CN"/>
        </w:rPr>
      </w:pPr>
      <w:r>
        <w:rPr>
          <w:lang w:eastAsia="zh-CN"/>
        </w:rPr>
        <w:t>部数据节点。</w:t>
      </w:r>
    </w:p>
    <w:p w:rsidR="0020037C" w:rsidRDefault="004474D3">
      <w:pPr>
        <w:pStyle w:val="BodyText"/>
        <w:spacing w:before="36"/>
        <w:ind w:left="113"/>
        <w:rPr>
          <w:lang w:eastAsia="zh-CN"/>
        </w:rPr>
      </w:pPr>
      <w:r>
        <w:rPr>
          <w:lang w:eastAsia="zh-CN"/>
        </w:rPr>
        <w:t xml:space="preserve">1. </w:t>
      </w:r>
      <w:r>
        <w:rPr>
          <w:spacing w:val="20"/>
          <w:lang w:eastAsia="zh-CN"/>
        </w:rPr>
        <w:t xml:space="preserve"> </w:t>
      </w:r>
      <w:r>
        <w:rPr>
          <w:lang w:eastAsia="zh-CN"/>
        </w:rPr>
        <w:t>连接到协调节点</w:t>
      </w:r>
    </w:p>
    <w:p w:rsidR="0020037C" w:rsidRDefault="00B0609F">
      <w:pPr>
        <w:pStyle w:val="BodyText"/>
        <w:spacing w:before="8"/>
        <w:ind w:left="397"/>
        <w:rPr>
          <w:rFonts w:ascii="仿宋" w:eastAsia="仿宋" w:hAnsi="仿宋" w:cs="仿宋"/>
        </w:rPr>
      </w:pPr>
      <w:r w:rsidRPr="00B0609F">
        <w:pict>
          <v:group id="_x0000_s3052" style="position:absolute;left:0;text-align:left;margin-left:95.85pt;margin-top:4.85pt;width:459.45pt;height:21.2pt;z-index:-251807232;mso-position-horizontal-relative:page" coordorigin="1917,97" coordsize="9189,424">
            <v:shape id="_x0000_s3053" style="position:absolute;left:1917;top:97;width:9189;height:424" coordorigin="1917,97" coordsize="9189,424" path="m1917,97r9189,l11106,521r-9189,l1917,97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397"/>
        <w:rPr>
          <w:rFonts w:ascii="仿宋" w:eastAsia="仿宋" w:hAnsi="仿宋" w:cs="仿宋"/>
        </w:rPr>
      </w:pPr>
      <w:r>
        <w:rPr>
          <w:rFonts w:ascii="仿宋" w:eastAsia="仿宋" w:hAnsi="仿宋" w:cs="仿宋"/>
        </w:rPr>
        <w:t xml:space="preserve">&gt; var db = new Sdb("localhost", </w:t>
      </w:r>
      <w:r w:rsidR="00AB76F1" w:rsidRPr="00AB76F1">
        <w:rPr>
          <w:rFonts w:ascii="仿宋" w:eastAsia="仿宋" w:hAnsi="仿宋" w:cs="仿宋"/>
        </w:rPr>
        <w:t>11810</w:t>
      </w:r>
      <w:r>
        <w:rPr>
          <w:rFonts w:ascii="仿宋" w:eastAsia="仿宋" w:hAnsi="仿宋" w:cs="仿宋"/>
        </w:rPr>
        <w:t>) ;</w:t>
      </w:r>
    </w:p>
    <w:p w:rsidR="0020037C" w:rsidRDefault="004474D3">
      <w:pPr>
        <w:pStyle w:val="BodyText"/>
        <w:spacing w:line="259" w:lineRule="exact"/>
        <w:ind w:left="113"/>
        <w:rPr>
          <w:lang w:eastAsia="zh-CN"/>
        </w:rPr>
      </w:pPr>
      <w:r>
        <w:rPr>
          <w:lang w:eastAsia="zh-CN"/>
        </w:rPr>
        <w:t xml:space="preserve">2. </w:t>
      </w:r>
      <w:r>
        <w:rPr>
          <w:spacing w:val="20"/>
          <w:lang w:eastAsia="zh-CN"/>
        </w:rPr>
        <w:t xml:space="preserve"> </w:t>
      </w:r>
      <w:r>
        <w:rPr>
          <w:lang w:eastAsia="zh-CN"/>
        </w:rPr>
        <w:t>得到</w:t>
      </w:r>
      <w:r w:rsidR="00423ADE">
        <w:rPr>
          <w:lang w:eastAsia="zh-CN"/>
        </w:rPr>
        <w:t>分区</w:t>
      </w:r>
      <w:r>
        <w:rPr>
          <w:lang w:eastAsia="zh-CN"/>
        </w:rPr>
        <w:t>组</w:t>
      </w:r>
    </w:p>
    <w:p w:rsidR="0020037C" w:rsidRDefault="00B0609F">
      <w:pPr>
        <w:pStyle w:val="BodyText"/>
        <w:spacing w:before="8"/>
        <w:ind w:left="397"/>
        <w:rPr>
          <w:rFonts w:ascii="仿宋" w:eastAsia="仿宋" w:hAnsi="仿宋" w:cs="仿宋"/>
          <w:lang w:eastAsia="zh-CN"/>
        </w:rPr>
      </w:pPr>
      <w:r w:rsidRPr="00B0609F">
        <w:pict>
          <v:group id="_x0000_s3050" style="position:absolute;left:0;text-align:left;margin-left:95.85pt;margin-top:4.85pt;width:459.45pt;height:10.6pt;z-index:-251806208;mso-position-horizontal-relative:page" coordorigin="1917,97" coordsize="9189,212">
            <v:shape id="_x0000_s305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&gt; data</w:t>
      </w:r>
      <w:r w:rsidR="00ED7E51">
        <w:rPr>
          <w:rFonts w:ascii="仿宋" w:eastAsia="仿宋" w:hAnsi="仿宋" w:cs="仿宋" w:hint="eastAsia"/>
          <w:lang w:eastAsia="zh-CN"/>
        </w:rPr>
        <w:t>RG</w:t>
      </w:r>
      <w:r w:rsidR="004474D3">
        <w:rPr>
          <w:rFonts w:ascii="仿宋" w:eastAsia="仿宋" w:hAnsi="仿宋" w:cs="仿宋"/>
          <w:lang w:eastAsia="zh-CN"/>
        </w:rPr>
        <w:t xml:space="preserve"> = db.get</w:t>
      </w:r>
      <w:r w:rsidR="00ED7E51">
        <w:rPr>
          <w:rFonts w:ascii="仿宋" w:eastAsia="仿宋" w:hAnsi="仿宋" w:cs="仿宋" w:hint="eastAsia"/>
          <w:lang w:eastAsia="zh-CN"/>
        </w:rPr>
        <w:t>RG</w:t>
      </w:r>
      <w:r w:rsidR="004474D3">
        <w:rPr>
          <w:rFonts w:ascii="仿宋" w:eastAsia="仿宋" w:hAnsi="仿宋" w:cs="仿宋"/>
          <w:lang w:eastAsia="zh-CN"/>
        </w:rPr>
        <w:t xml:space="preserve"> ( "&lt;data</w:t>
      </w:r>
      <w:r w:rsidR="00ED7E51">
        <w:rPr>
          <w:rFonts w:ascii="仿宋" w:eastAsia="仿宋" w:hAnsi="仿宋" w:cs="仿宋" w:hint="eastAsia"/>
          <w:lang w:eastAsia="zh-CN"/>
        </w:rPr>
        <w:t>RG</w:t>
      </w:r>
      <w:r w:rsidR="004474D3">
        <w:rPr>
          <w:rFonts w:ascii="仿宋" w:eastAsia="仿宋" w:hAnsi="仿宋" w:cs="仿宋"/>
          <w:lang w:eastAsia="zh-CN"/>
        </w:rPr>
        <w:t>&gt;" ) ;</w:t>
      </w:r>
    </w:p>
    <w:p w:rsidR="0020037C" w:rsidRDefault="004474D3">
      <w:pPr>
        <w:pStyle w:val="BodyText"/>
        <w:spacing w:line="259" w:lineRule="exact"/>
        <w:ind w:left="113"/>
        <w:rPr>
          <w:lang w:eastAsia="zh-CN"/>
        </w:rPr>
      </w:pPr>
      <w:r>
        <w:rPr>
          <w:lang w:eastAsia="zh-CN"/>
        </w:rPr>
        <w:t xml:space="preserve">3. </w:t>
      </w:r>
      <w:r>
        <w:rPr>
          <w:spacing w:val="20"/>
          <w:lang w:eastAsia="zh-CN"/>
        </w:rPr>
        <w:t xml:space="preserve"> </w:t>
      </w:r>
      <w:r>
        <w:rPr>
          <w:lang w:eastAsia="zh-CN"/>
        </w:rPr>
        <w:t>启动数据组</w:t>
      </w:r>
    </w:p>
    <w:p w:rsidR="0020037C" w:rsidRDefault="00B0609F">
      <w:pPr>
        <w:pStyle w:val="BodyText"/>
        <w:spacing w:before="8"/>
        <w:ind w:left="397"/>
        <w:rPr>
          <w:rFonts w:ascii="仿宋" w:eastAsia="仿宋" w:hAnsi="仿宋" w:cs="仿宋"/>
          <w:lang w:eastAsia="zh-CN"/>
        </w:rPr>
      </w:pPr>
      <w:r w:rsidRPr="00B0609F">
        <w:pict>
          <v:group id="_x0000_s3048" style="position:absolute;left:0;text-align:left;margin-left:95.85pt;margin-top:4.85pt;width:459.45pt;height:10.6pt;z-index:-251805184;mso-position-horizontal-relative:page" coordorigin="1917,97" coordsize="9189,212">
            <v:shape id="_x0000_s304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&gt; data</w:t>
      </w:r>
      <w:r w:rsidR="00ED7E51">
        <w:rPr>
          <w:rFonts w:ascii="仿宋" w:eastAsia="仿宋" w:hAnsi="仿宋" w:cs="仿宋" w:hint="eastAsia"/>
          <w:lang w:eastAsia="zh-CN"/>
        </w:rPr>
        <w:t>RG</w:t>
      </w:r>
      <w:r w:rsidR="004474D3">
        <w:rPr>
          <w:rFonts w:ascii="仿宋" w:eastAsia="仿宋" w:hAnsi="仿宋" w:cs="仿宋"/>
          <w:lang w:eastAsia="zh-CN"/>
        </w:rPr>
        <w:t>.start();</w:t>
      </w:r>
    </w:p>
    <w:p w:rsidR="0020037C" w:rsidRDefault="004474D3">
      <w:pPr>
        <w:pStyle w:val="BodyText"/>
        <w:spacing w:before="85"/>
        <w:ind w:left="113"/>
        <w:rPr>
          <w:lang w:eastAsia="zh-CN"/>
        </w:rPr>
      </w:pPr>
      <w:bookmarkStart w:id="230" w:name="集群停止"/>
      <w:bookmarkStart w:id="231" w:name="_bookmark104"/>
      <w:bookmarkEnd w:id="230"/>
      <w:bookmarkEnd w:id="231"/>
      <w:r>
        <w:rPr>
          <w:lang w:eastAsia="zh-CN"/>
        </w:rPr>
        <w:t>集群停止</w:t>
      </w:r>
    </w:p>
    <w:p w:rsidR="0020037C" w:rsidRDefault="0020037C">
      <w:pPr>
        <w:spacing w:before="6" w:line="190" w:lineRule="exact"/>
        <w:rPr>
          <w:sz w:val="19"/>
          <w:szCs w:val="19"/>
          <w:lang w:eastAsia="zh-CN"/>
        </w:rPr>
      </w:pPr>
    </w:p>
    <w:p w:rsidR="0020037C" w:rsidRDefault="004474D3">
      <w:pPr>
        <w:pStyle w:val="BodyText"/>
        <w:spacing w:line="258" w:lineRule="auto"/>
        <w:ind w:left="113" w:right="5448"/>
        <w:rPr>
          <w:lang w:eastAsia="zh-CN"/>
        </w:rPr>
      </w:pPr>
      <w:r>
        <w:rPr>
          <w:lang w:eastAsia="zh-CN"/>
        </w:rPr>
        <w:t xml:space="preserve">手工停止特定节点 </w:t>
      </w:r>
      <w:r>
        <w:rPr>
          <w:w w:val="95"/>
          <w:lang w:eastAsia="zh-CN"/>
        </w:rPr>
        <w:t>用户可以在sdb命令行使用如下步骤停止数据节点。</w:t>
      </w:r>
      <w:r>
        <w:rPr>
          <w:lang w:eastAsia="zh-CN"/>
        </w:rPr>
        <w:t xml:space="preserve"> 1. </w:t>
      </w:r>
      <w:r>
        <w:rPr>
          <w:spacing w:val="20"/>
          <w:lang w:eastAsia="zh-CN"/>
        </w:rPr>
        <w:t xml:space="preserve"> </w:t>
      </w:r>
      <w:r>
        <w:rPr>
          <w:lang w:eastAsia="zh-CN"/>
        </w:rPr>
        <w:t>连接到协调节点</w:t>
      </w:r>
    </w:p>
    <w:p w:rsidR="0020037C" w:rsidRDefault="00B0609F">
      <w:pPr>
        <w:pStyle w:val="BodyText"/>
        <w:spacing w:line="283" w:lineRule="exact"/>
        <w:ind w:left="397"/>
        <w:rPr>
          <w:rFonts w:ascii="仿宋" w:eastAsia="仿宋" w:hAnsi="仿宋" w:cs="仿宋"/>
        </w:rPr>
      </w:pPr>
      <w:r w:rsidRPr="00B0609F">
        <w:pict>
          <v:group id="_x0000_s3046" style="position:absolute;left:0;text-align:left;margin-left:95.85pt;margin-top:3.85pt;width:459.45pt;height:21.2pt;z-index:-251804160;mso-position-horizontal-relative:page" coordorigin="1917,77" coordsize="9189,424">
            <v:shape id="_x0000_s3047" style="position:absolute;left:1917;top:77;width:9189;height:424" coordorigin="1917,77" coordsize="9189,424" path="m1917,77r9189,l11106,501r-9189,l1917,77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397"/>
        <w:rPr>
          <w:rFonts w:ascii="仿宋" w:eastAsia="仿宋" w:hAnsi="仿宋" w:cs="仿宋"/>
        </w:rPr>
      </w:pPr>
      <w:r>
        <w:rPr>
          <w:rFonts w:ascii="仿宋" w:eastAsia="仿宋" w:hAnsi="仿宋" w:cs="仿宋"/>
        </w:rPr>
        <w:t xml:space="preserve">&gt; var db = new Sdb("localhost", </w:t>
      </w:r>
      <w:r w:rsidR="00AB76F1" w:rsidRPr="00AB76F1">
        <w:rPr>
          <w:rFonts w:ascii="仿宋" w:eastAsia="仿宋" w:hAnsi="仿宋" w:cs="仿宋"/>
        </w:rPr>
        <w:t>11810</w:t>
      </w:r>
      <w:r>
        <w:rPr>
          <w:rFonts w:ascii="仿宋" w:eastAsia="仿宋" w:hAnsi="仿宋" w:cs="仿宋"/>
        </w:rPr>
        <w:t>) ;</w:t>
      </w:r>
    </w:p>
    <w:p w:rsidR="0020037C" w:rsidRDefault="004474D3">
      <w:pPr>
        <w:pStyle w:val="BodyText"/>
        <w:spacing w:line="259" w:lineRule="exact"/>
        <w:ind w:left="113"/>
      </w:pPr>
      <w:r>
        <w:t xml:space="preserve">2. </w:t>
      </w:r>
      <w:r>
        <w:rPr>
          <w:spacing w:val="20"/>
        </w:rPr>
        <w:t xml:space="preserve"> </w:t>
      </w:r>
      <w:r>
        <w:t>得到</w:t>
      </w:r>
      <w:r w:rsidR="00423ADE">
        <w:t>分区</w:t>
      </w:r>
      <w:r>
        <w:t>组</w:t>
      </w:r>
    </w:p>
    <w:p w:rsidR="0020037C" w:rsidRDefault="00B0609F">
      <w:pPr>
        <w:pStyle w:val="BodyText"/>
        <w:spacing w:before="8"/>
        <w:ind w:left="397"/>
        <w:rPr>
          <w:rFonts w:ascii="仿宋" w:eastAsia="仿宋" w:hAnsi="仿宋" w:cs="仿宋"/>
        </w:rPr>
      </w:pPr>
      <w:r w:rsidRPr="00B0609F">
        <w:pict>
          <v:group id="_x0000_s3044" style="position:absolute;left:0;text-align:left;margin-left:95.85pt;margin-top:4.85pt;width:459.45pt;height:10.6pt;z-index:-251803136;mso-position-horizontal-relative:page" coordorigin="1917,97" coordsize="9189,212">
            <v:shape id="_x0000_s304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w:t>
      </w:r>
      <w:r w:rsidR="000F4C1D">
        <w:rPr>
          <w:rFonts w:ascii="仿宋" w:eastAsia="仿宋" w:hAnsi="仿宋" w:cs="仿宋" w:hint="eastAsia"/>
          <w:lang w:eastAsia="zh-CN"/>
        </w:rPr>
        <w:t>RG</w:t>
      </w:r>
      <w:r w:rsidR="004474D3">
        <w:rPr>
          <w:rFonts w:ascii="仿宋" w:eastAsia="仿宋" w:hAnsi="仿宋" w:cs="仿宋"/>
        </w:rPr>
        <w:t xml:space="preserve"> = db.get</w:t>
      </w:r>
      <w:r w:rsidR="000F4C1D">
        <w:rPr>
          <w:rFonts w:ascii="仿宋" w:eastAsia="仿宋" w:hAnsi="仿宋" w:cs="仿宋" w:hint="eastAsia"/>
          <w:lang w:eastAsia="zh-CN"/>
        </w:rPr>
        <w:t>RG</w:t>
      </w:r>
      <w:r w:rsidR="004474D3">
        <w:rPr>
          <w:rFonts w:ascii="仿宋" w:eastAsia="仿宋" w:hAnsi="仿宋" w:cs="仿宋"/>
        </w:rPr>
        <w:t>( "&lt;data</w:t>
      </w:r>
      <w:r w:rsidR="000F4C1D">
        <w:rPr>
          <w:rFonts w:ascii="仿宋" w:eastAsia="仿宋" w:hAnsi="仿宋" w:cs="仿宋" w:hint="eastAsia"/>
          <w:lang w:eastAsia="zh-CN"/>
        </w:rPr>
        <w:t>group1</w:t>
      </w:r>
      <w:r w:rsidR="004474D3">
        <w:rPr>
          <w:rFonts w:ascii="仿宋" w:eastAsia="仿宋" w:hAnsi="仿宋" w:cs="仿宋"/>
        </w:rPr>
        <w:t>&gt;" ) ;</w:t>
      </w:r>
    </w:p>
    <w:p w:rsidR="0020037C" w:rsidRDefault="004474D3">
      <w:pPr>
        <w:pStyle w:val="BodyText"/>
        <w:spacing w:line="259" w:lineRule="exact"/>
        <w:ind w:left="113"/>
      </w:pPr>
      <w:r>
        <w:t xml:space="preserve">3. </w:t>
      </w:r>
      <w:r>
        <w:rPr>
          <w:spacing w:val="20"/>
        </w:rPr>
        <w:t xml:space="preserve"> </w:t>
      </w:r>
      <w:r>
        <w:t>得到数据节点</w:t>
      </w:r>
    </w:p>
    <w:p w:rsidR="0020037C" w:rsidRDefault="00B0609F">
      <w:pPr>
        <w:pStyle w:val="BodyText"/>
        <w:spacing w:before="8"/>
        <w:ind w:left="397"/>
        <w:rPr>
          <w:rFonts w:ascii="仿宋" w:eastAsia="仿宋" w:hAnsi="仿宋" w:cs="仿宋"/>
        </w:rPr>
      </w:pPr>
      <w:r w:rsidRPr="00B0609F">
        <w:pict>
          <v:group id="_x0000_s3042" style="position:absolute;left:0;text-align:left;margin-left:95.85pt;margin-top:4.85pt;width:459.45pt;height:10.6pt;z-index:-251802112;mso-position-horizontal-relative:page" coordorigin="1917,97" coordsize="9189,212">
            <v:shape id="_x0000_s3043"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datanode = data</w:t>
      </w:r>
      <w:r w:rsidR="000F4C1D">
        <w:rPr>
          <w:rFonts w:ascii="仿宋" w:eastAsia="仿宋" w:hAnsi="仿宋" w:cs="仿宋" w:hint="eastAsia"/>
          <w:lang w:eastAsia="zh-CN"/>
        </w:rPr>
        <w:t>RG</w:t>
      </w:r>
      <w:r w:rsidR="004474D3">
        <w:rPr>
          <w:rFonts w:ascii="仿宋" w:eastAsia="仿宋" w:hAnsi="仿宋" w:cs="仿宋"/>
        </w:rPr>
        <w:t>.getNode ( "&lt;hostname1&gt;", "&lt;servicename1&gt;" ) ;</w:t>
      </w:r>
    </w:p>
    <w:p w:rsidR="0020037C" w:rsidRDefault="004474D3">
      <w:pPr>
        <w:pStyle w:val="BodyText"/>
        <w:spacing w:line="259" w:lineRule="exact"/>
        <w:ind w:left="113"/>
      </w:pPr>
      <w:r>
        <w:t xml:space="preserve">4. </w:t>
      </w:r>
      <w:r>
        <w:rPr>
          <w:spacing w:val="20"/>
        </w:rPr>
        <w:t xml:space="preserve"> </w:t>
      </w:r>
      <w:r>
        <w:t>停止节点</w:t>
      </w:r>
    </w:p>
    <w:p w:rsidR="0020037C" w:rsidRDefault="00B0609F">
      <w:pPr>
        <w:pStyle w:val="BodyText"/>
        <w:spacing w:before="8"/>
        <w:ind w:left="397"/>
        <w:rPr>
          <w:rFonts w:ascii="仿宋" w:eastAsia="仿宋" w:hAnsi="仿宋" w:cs="仿宋"/>
          <w:lang w:eastAsia="zh-CN"/>
        </w:rPr>
      </w:pPr>
      <w:r w:rsidRPr="00B0609F">
        <w:pict>
          <v:group id="_x0000_s3040" style="position:absolute;left:0;text-align:left;margin-left:95.85pt;margin-top:4.85pt;width:459.45pt;height:10.6pt;z-index:-251801088;mso-position-horizontal-relative:page" coordorigin="1917,97" coordsize="9189,212">
            <v:shape id="_x0000_s304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&gt; datanode.stop() ;</w:t>
      </w:r>
    </w:p>
    <w:p w:rsidR="0020037C" w:rsidRDefault="0020037C">
      <w:pPr>
        <w:rPr>
          <w:rFonts w:ascii="仿宋" w:eastAsia="仿宋" w:hAnsi="仿宋" w:cs="仿宋"/>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rPr>
          <w:lang w:eastAsia="zh-CN"/>
        </w:rPr>
      </w:pPr>
      <w:r>
        <w:rPr>
          <w:lang w:eastAsia="zh-CN"/>
        </w:rPr>
        <w:t>手工停止数据组</w:t>
      </w:r>
    </w:p>
    <w:p w:rsidR="0020037C" w:rsidRDefault="004474D3">
      <w:pPr>
        <w:pStyle w:val="BodyText"/>
        <w:spacing w:before="16" w:line="265" w:lineRule="auto"/>
        <w:ind w:right="558"/>
      </w:pPr>
      <w:r>
        <w:rPr>
          <w:w w:val="95"/>
          <w:lang w:eastAsia="zh-CN"/>
        </w:rPr>
        <w:t>用户可以在sdb命令行使用如下步骤停止数据组。该操作会停止数据组中全部数据节点。</w:t>
      </w:r>
      <w:r>
        <w:rPr>
          <w:lang w:eastAsia="zh-CN"/>
        </w:rPr>
        <w:t xml:space="preserve"> </w:t>
      </w:r>
      <w:r>
        <w:t xml:space="preserve">1. </w:t>
      </w:r>
      <w:r>
        <w:rPr>
          <w:spacing w:val="20"/>
        </w:rPr>
        <w:t xml:space="preserve"> </w:t>
      </w:r>
      <w:r>
        <w:t>连接到协调节点</w:t>
      </w:r>
    </w:p>
    <w:p w:rsidR="0020037C" w:rsidRDefault="00B0609F">
      <w:pPr>
        <w:pStyle w:val="BodyText"/>
        <w:spacing w:line="275" w:lineRule="exact"/>
        <w:ind w:left="1217"/>
        <w:rPr>
          <w:rFonts w:ascii="仿宋" w:eastAsia="仿宋" w:hAnsi="仿宋" w:cs="仿宋"/>
        </w:rPr>
      </w:pPr>
      <w:r w:rsidRPr="00B0609F">
        <w:pict>
          <v:group id="_x0000_s3038" style="position:absolute;left:0;text-align:left;margin-left:95.85pt;margin-top:3.45pt;width:459.45pt;height:21.2pt;z-index:-251800064;mso-position-horizontal-relative:page" coordorigin="1917,69" coordsize="9189,424">
            <v:shape id="_x0000_s3039" style="position:absolute;left:1917;top:69;width:9189;height:424" coordorigin="1917,69" coordsize="9189,424" path="m1917,69r9189,l11106,493r-9189,l1917,69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1217"/>
        <w:rPr>
          <w:rFonts w:ascii="仿宋" w:eastAsia="仿宋" w:hAnsi="仿宋" w:cs="仿宋"/>
        </w:rPr>
      </w:pPr>
      <w:r>
        <w:rPr>
          <w:rFonts w:ascii="仿宋" w:eastAsia="仿宋" w:hAnsi="仿宋" w:cs="仿宋"/>
        </w:rPr>
        <w:t xml:space="preserve">&gt; var db = new Sdb("localhost", </w:t>
      </w:r>
      <w:r w:rsidR="00AB76F1" w:rsidRPr="00AB76F1">
        <w:rPr>
          <w:rFonts w:ascii="仿宋" w:eastAsia="仿宋" w:hAnsi="仿宋" w:cs="仿宋"/>
        </w:rPr>
        <w:t>11810</w:t>
      </w:r>
      <w:r>
        <w:rPr>
          <w:rFonts w:ascii="仿宋" w:eastAsia="仿宋" w:hAnsi="仿宋" w:cs="仿宋"/>
        </w:rPr>
        <w:t>) ;</w:t>
      </w:r>
    </w:p>
    <w:p w:rsidR="0020037C" w:rsidRDefault="004474D3">
      <w:pPr>
        <w:pStyle w:val="BodyText"/>
        <w:spacing w:line="259" w:lineRule="exact"/>
      </w:pPr>
      <w:r>
        <w:t xml:space="preserve">2. </w:t>
      </w:r>
      <w:r>
        <w:rPr>
          <w:spacing w:val="20"/>
        </w:rPr>
        <w:t xml:space="preserve"> </w:t>
      </w:r>
      <w:r>
        <w:t>得到</w:t>
      </w:r>
      <w:r w:rsidR="00423ADE">
        <w:t>分区</w:t>
      </w:r>
      <w:r>
        <w:t>组</w:t>
      </w:r>
    </w:p>
    <w:p w:rsidR="0020037C" w:rsidRDefault="00B0609F">
      <w:pPr>
        <w:pStyle w:val="BodyText"/>
        <w:spacing w:before="8"/>
        <w:ind w:left="1217"/>
        <w:rPr>
          <w:rFonts w:ascii="仿宋" w:eastAsia="仿宋" w:hAnsi="仿宋" w:cs="仿宋"/>
        </w:rPr>
      </w:pPr>
      <w:r w:rsidRPr="00B0609F">
        <w:pict>
          <v:group id="_x0000_s3036" style="position:absolute;left:0;text-align:left;margin-left:95.85pt;margin-top:4.85pt;width:459.45pt;height:10.6pt;z-index:-251799040;mso-position-horizontal-relative:page" coordorigin="1917,97" coordsize="9189,212">
            <v:shape id="_x0000_s3037"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w:t>
      </w:r>
      <w:r w:rsidR="00525401">
        <w:rPr>
          <w:rFonts w:ascii="仿宋" w:eastAsia="仿宋" w:hAnsi="仿宋" w:cs="仿宋" w:hint="eastAsia"/>
          <w:lang w:eastAsia="zh-CN"/>
        </w:rPr>
        <w:t>RG</w:t>
      </w:r>
      <w:r w:rsidR="004474D3">
        <w:rPr>
          <w:rFonts w:ascii="仿宋" w:eastAsia="仿宋" w:hAnsi="仿宋" w:cs="仿宋"/>
        </w:rPr>
        <w:t xml:space="preserve"> = db.get</w:t>
      </w:r>
      <w:r w:rsidR="00525401">
        <w:rPr>
          <w:rFonts w:ascii="仿宋" w:eastAsia="仿宋" w:hAnsi="仿宋" w:cs="仿宋" w:hint="eastAsia"/>
          <w:lang w:eastAsia="zh-CN"/>
        </w:rPr>
        <w:t>RG</w:t>
      </w:r>
      <w:r w:rsidR="004474D3">
        <w:rPr>
          <w:rFonts w:ascii="仿宋" w:eastAsia="仿宋" w:hAnsi="仿宋" w:cs="仿宋"/>
        </w:rPr>
        <w:t xml:space="preserve"> ( "&lt;data</w:t>
      </w:r>
      <w:r w:rsidR="00525401">
        <w:rPr>
          <w:rFonts w:ascii="仿宋" w:eastAsia="仿宋" w:hAnsi="仿宋" w:cs="仿宋" w:hint="eastAsia"/>
          <w:lang w:eastAsia="zh-CN"/>
        </w:rPr>
        <w:t>group1</w:t>
      </w:r>
      <w:r w:rsidR="004474D3">
        <w:rPr>
          <w:rFonts w:ascii="仿宋" w:eastAsia="仿宋" w:hAnsi="仿宋" w:cs="仿宋"/>
        </w:rPr>
        <w:t>&gt;" ) ;</w:t>
      </w:r>
    </w:p>
    <w:p w:rsidR="0020037C" w:rsidRDefault="004474D3">
      <w:pPr>
        <w:pStyle w:val="BodyText"/>
        <w:spacing w:line="259" w:lineRule="exact"/>
      </w:pPr>
      <w:r>
        <w:t xml:space="preserve">3. </w:t>
      </w:r>
      <w:r>
        <w:rPr>
          <w:spacing w:val="20"/>
        </w:rPr>
        <w:t xml:space="preserve"> </w:t>
      </w:r>
      <w:r>
        <w:t>停止数据组</w:t>
      </w:r>
    </w:p>
    <w:p w:rsidR="0020037C" w:rsidRDefault="00B0609F">
      <w:pPr>
        <w:pStyle w:val="BodyText"/>
        <w:spacing w:before="8"/>
        <w:ind w:left="1217"/>
        <w:rPr>
          <w:rFonts w:ascii="仿宋" w:eastAsia="仿宋" w:hAnsi="仿宋" w:cs="仿宋"/>
          <w:lang w:eastAsia="zh-CN"/>
        </w:rPr>
      </w:pPr>
      <w:r w:rsidRPr="00B0609F">
        <w:pict>
          <v:group id="_x0000_s3034" style="position:absolute;left:0;text-align:left;margin-left:95.85pt;margin-top:4.85pt;width:459.45pt;height:10.6pt;z-index:-251798016;mso-position-horizontal-relative:page" coordorigin="1917,97" coordsize="9189,212">
            <v:shape id="_x0000_s303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&gt; data</w:t>
      </w:r>
      <w:r w:rsidR="00525401">
        <w:rPr>
          <w:rFonts w:ascii="仿宋" w:eastAsia="仿宋" w:hAnsi="仿宋" w:cs="仿宋" w:hint="eastAsia"/>
          <w:lang w:eastAsia="zh-CN"/>
        </w:rPr>
        <w:t>RG</w:t>
      </w:r>
      <w:r w:rsidR="004474D3">
        <w:rPr>
          <w:rFonts w:ascii="仿宋" w:eastAsia="仿宋" w:hAnsi="仿宋" w:cs="仿宋"/>
          <w:lang w:eastAsia="zh-CN"/>
        </w:rPr>
        <w:t>.stop() ;</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使用kill命令停止数据节点</w:t>
      </w:r>
    </w:p>
    <w:p w:rsidR="0020037C" w:rsidRDefault="004474D3">
      <w:pPr>
        <w:pStyle w:val="BodyText"/>
        <w:spacing w:before="16"/>
        <w:rPr>
          <w:lang w:eastAsia="zh-CN"/>
        </w:rPr>
      </w:pPr>
      <w:r>
        <w:rPr>
          <w:w w:val="95"/>
          <w:lang w:eastAsia="zh-CN"/>
        </w:rPr>
        <w:t xml:space="preserve">用户可以使用kill </w:t>
      </w:r>
      <w:r>
        <w:rPr>
          <w:spacing w:val="26"/>
          <w:w w:val="95"/>
          <w:lang w:eastAsia="zh-CN"/>
        </w:rPr>
        <w:t xml:space="preserve"> </w:t>
      </w:r>
      <w:r>
        <w:rPr>
          <w:w w:val="95"/>
          <w:lang w:eastAsia="zh-CN"/>
        </w:rPr>
        <w:t xml:space="preserve">-15 </w:t>
      </w:r>
      <w:r>
        <w:rPr>
          <w:spacing w:val="27"/>
          <w:w w:val="95"/>
          <w:lang w:eastAsia="zh-CN"/>
        </w:rPr>
        <w:t xml:space="preserve"> </w:t>
      </w:r>
      <w:r>
        <w:rPr>
          <w:w w:val="95"/>
          <w:lang w:eastAsia="zh-CN"/>
        </w:rPr>
        <w:t xml:space="preserve">&lt;pid&gt;正常停止数据节点。以该方式停止的数据节点被认为正常停止。 </w:t>
      </w:r>
      <w:r>
        <w:rPr>
          <w:spacing w:val="27"/>
          <w:w w:val="95"/>
          <w:lang w:eastAsia="zh-CN"/>
        </w:rPr>
        <w:t xml:space="preserve"> </w:t>
      </w:r>
      <w:r>
        <w:rPr>
          <w:w w:val="95"/>
          <w:lang w:eastAsia="zh-CN"/>
        </w:rPr>
        <w:t xml:space="preserve">用户使用kill </w:t>
      </w:r>
      <w:r>
        <w:rPr>
          <w:spacing w:val="27"/>
          <w:w w:val="95"/>
          <w:lang w:eastAsia="zh-CN"/>
        </w:rPr>
        <w:t xml:space="preserve"> </w:t>
      </w:r>
      <w:r>
        <w:rPr>
          <w:w w:val="95"/>
          <w:lang w:eastAsia="zh-CN"/>
        </w:rPr>
        <w:t>-9</w:t>
      </w:r>
    </w:p>
    <w:p w:rsidR="0020037C" w:rsidRDefault="004474D3">
      <w:pPr>
        <w:pStyle w:val="BodyText"/>
        <w:spacing w:line="240" w:lineRule="exact"/>
        <w:rPr>
          <w:lang w:eastAsia="zh-CN"/>
        </w:rPr>
      </w:pPr>
      <w:r>
        <w:rPr>
          <w:w w:val="95"/>
          <w:lang w:eastAsia="zh-CN"/>
        </w:rPr>
        <w:t xml:space="preserve">&lt;pid&gt;强行停止数据节点。       </w:t>
      </w:r>
      <w:r>
        <w:rPr>
          <w:spacing w:val="36"/>
          <w:w w:val="95"/>
          <w:lang w:eastAsia="zh-CN"/>
        </w:rPr>
        <w:t xml:space="preserve"> </w:t>
      </w:r>
      <w:r>
        <w:rPr>
          <w:w w:val="95"/>
          <w:lang w:eastAsia="zh-CN"/>
        </w:rPr>
        <w:t>以该方式停止的数据节点被认为非正常停止。如果该节点使用了正常的启动流</w:t>
      </w:r>
    </w:p>
    <w:p w:rsidR="0020037C" w:rsidRDefault="004474D3">
      <w:pPr>
        <w:pStyle w:val="BodyText"/>
        <w:spacing w:line="240" w:lineRule="exact"/>
        <w:rPr>
          <w:lang w:eastAsia="zh-CN"/>
        </w:rPr>
      </w:pPr>
      <w:r>
        <w:rPr>
          <w:lang w:eastAsia="zh-CN"/>
        </w:rPr>
        <w:t>程，则会被sdbcm进程尝试重新启动。启动后会与当前数据组中其它节点进行同步。</w:t>
      </w:r>
    </w:p>
    <w:p w:rsidR="0020037C" w:rsidRDefault="0020037C">
      <w:pPr>
        <w:spacing w:before="2" w:line="110" w:lineRule="exact"/>
        <w:rPr>
          <w:sz w:val="11"/>
          <w:szCs w:val="11"/>
          <w:lang w:eastAsia="zh-CN"/>
        </w:rPr>
      </w:pPr>
    </w:p>
    <w:p w:rsidR="0020037C" w:rsidRDefault="004474D3">
      <w:pPr>
        <w:pStyle w:val="Heading3"/>
        <w:rPr>
          <w:lang w:eastAsia="zh-CN"/>
        </w:rPr>
      </w:pPr>
      <w:bookmarkStart w:id="232" w:name="数据备份"/>
      <w:bookmarkStart w:id="233" w:name="_bookmark105"/>
      <w:bookmarkEnd w:id="232"/>
      <w:bookmarkEnd w:id="233"/>
      <w:r>
        <w:rPr>
          <w:lang w:eastAsia="zh-CN"/>
        </w:rPr>
        <w:t>数据备份</w:t>
      </w:r>
    </w:p>
    <w:p w:rsidR="0020037C" w:rsidRDefault="0020037C">
      <w:pPr>
        <w:spacing w:before="8" w:line="100" w:lineRule="exact"/>
        <w:rPr>
          <w:sz w:val="10"/>
          <w:szCs w:val="10"/>
          <w:lang w:eastAsia="zh-CN"/>
        </w:rPr>
      </w:pPr>
    </w:p>
    <w:p w:rsidR="0020037C" w:rsidRDefault="0020037C">
      <w:pPr>
        <w:pStyle w:val="BodyText"/>
        <w:spacing w:line="167" w:lineRule="auto"/>
        <w:rPr>
          <w:rFonts w:eastAsiaTheme="minorEastAsia"/>
          <w:lang w:eastAsia="zh-CN"/>
        </w:rPr>
      </w:pP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当前版本中，数据备份支持离线备份，即</w:t>
      </w:r>
      <w:r w:rsidRPr="00221091">
        <w:rPr>
          <w:rFonts w:eastAsiaTheme="minorEastAsia" w:hint="eastAsia"/>
          <w:lang w:eastAsia="zh-CN"/>
        </w:rPr>
        <w:t>数据备份期间需要中断插入、更新、删除等变更操作，只支持查询操作。当前备份支持两种方式：全量备份和增量备份；</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ab/>
      </w:r>
      <w:r>
        <w:rPr>
          <w:rFonts w:eastAsiaTheme="minorEastAsia" w:hint="eastAsia"/>
          <w:lang w:eastAsia="zh-CN"/>
        </w:rPr>
        <w:t>全量备份：备份整个数据库的配置、数据和日志；</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ab/>
      </w:r>
      <w:r>
        <w:rPr>
          <w:rFonts w:eastAsiaTheme="minorEastAsia" w:hint="eastAsia"/>
          <w:lang w:eastAsia="zh-CN"/>
        </w:rPr>
        <w:t>增量备份：在上一个全量备份或增量备份的基础上备份新增的日志和配置；</w:t>
      </w:r>
    </w:p>
    <w:p w:rsidR="0026014B" w:rsidRDefault="0026014B" w:rsidP="0026014B">
      <w:pPr>
        <w:pStyle w:val="BodyText"/>
        <w:spacing w:line="360" w:lineRule="auto"/>
        <w:ind w:left="936"/>
        <w:rPr>
          <w:rFonts w:eastAsiaTheme="minorEastAsia"/>
          <w:lang w:eastAsia="zh-CN"/>
        </w:rPr>
      </w:pP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离线备份参数说明</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Name :            </w:t>
      </w:r>
      <w:r>
        <w:rPr>
          <w:rFonts w:eastAsiaTheme="minorEastAsia" w:hint="eastAsia"/>
          <w:lang w:eastAsia="zh-CN"/>
        </w:rPr>
        <w:t>备份名称，缺省则以当前时间格式命名，如</w:t>
      </w:r>
      <w:r>
        <w:rPr>
          <w:rFonts w:eastAsiaTheme="minorEastAsia"/>
          <w:lang w:eastAsia="zh-CN"/>
        </w:rPr>
        <w:t>”</w:t>
      </w:r>
      <w:r>
        <w:rPr>
          <w:rFonts w:eastAsiaTheme="minorEastAsia" w:hint="eastAsia"/>
          <w:lang w:eastAsia="zh-CN"/>
        </w:rPr>
        <w:t>2013-11-13-15:00:00</w:t>
      </w:r>
      <w:r>
        <w:rPr>
          <w:rFonts w:eastAsiaTheme="minorEastAsia"/>
          <w:lang w:eastAsia="zh-CN"/>
        </w:rPr>
        <w:t>”</w:t>
      </w:r>
    </w:p>
    <w:p w:rsidR="0026014B" w:rsidRDefault="0026014B" w:rsidP="0026014B">
      <w:pPr>
        <w:pStyle w:val="BodyText"/>
        <w:spacing w:line="266" w:lineRule="exact"/>
        <w:ind w:left="1217"/>
        <w:rPr>
          <w:rFonts w:eastAsiaTheme="minorEastAsia"/>
          <w:lang w:eastAsia="zh-CN"/>
        </w:rPr>
      </w:pPr>
      <w:r w:rsidRPr="00221091">
        <w:rPr>
          <w:rFonts w:eastAsiaTheme="minorEastAsia"/>
          <w:lang w:eastAsia="zh-CN"/>
        </w:rPr>
        <w:t>Description</w:t>
      </w:r>
      <w:r>
        <w:rPr>
          <w:rFonts w:eastAsiaTheme="minorEastAsia" w:hint="eastAsia"/>
          <w:lang w:eastAsia="zh-CN"/>
        </w:rPr>
        <w:t xml:space="preserve"> :  </w:t>
      </w:r>
      <w:r>
        <w:rPr>
          <w:rFonts w:eastAsiaTheme="minorEastAsia" w:hint="eastAsia"/>
          <w:lang w:eastAsia="zh-CN"/>
        </w:rPr>
        <w:t>备份用户描述信息</w:t>
      </w:r>
    </w:p>
    <w:p w:rsidR="0026014B" w:rsidRDefault="0026014B" w:rsidP="0026014B">
      <w:pPr>
        <w:pStyle w:val="BodyText"/>
        <w:spacing w:line="266" w:lineRule="exact"/>
        <w:ind w:left="1217"/>
        <w:rPr>
          <w:rFonts w:eastAsiaTheme="minorEastAsia"/>
          <w:lang w:eastAsia="zh-CN"/>
        </w:rPr>
      </w:pPr>
      <w:r w:rsidRPr="00221091">
        <w:rPr>
          <w:rFonts w:eastAsiaTheme="minorEastAsia"/>
          <w:lang w:eastAsia="zh-CN"/>
        </w:rPr>
        <w:t>Path</w:t>
      </w:r>
      <w:r>
        <w:rPr>
          <w:rFonts w:eastAsiaTheme="minorEastAsia" w:hint="eastAsia"/>
          <w:lang w:eastAsia="zh-CN"/>
        </w:rPr>
        <w:t xml:space="preserve"> :               </w:t>
      </w:r>
      <w:r>
        <w:rPr>
          <w:rFonts w:eastAsiaTheme="minorEastAsia" w:hint="eastAsia"/>
          <w:lang w:eastAsia="zh-CN"/>
        </w:rPr>
        <w:t>本次备份的指定路径，缺省为配置参数“</w:t>
      </w:r>
      <w:r w:rsidRPr="00221091">
        <w:rPr>
          <w:rFonts w:eastAsiaTheme="minorEastAsia"/>
          <w:lang w:eastAsia="zh-CN"/>
        </w:rPr>
        <w:t>bkuppath</w:t>
      </w:r>
      <w:r>
        <w:rPr>
          <w:rFonts w:eastAsiaTheme="minorEastAsia" w:hint="eastAsia"/>
          <w:lang w:eastAsia="zh-CN"/>
        </w:rPr>
        <w:t>”中指定的路径</w:t>
      </w:r>
    </w:p>
    <w:p w:rsidR="0026014B" w:rsidRDefault="0026014B" w:rsidP="0026014B">
      <w:pPr>
        <w:pStyle w:val="BodyText"/>
        <w:spacing w:line="266" w:lineRule="exact"/>
        <w:ind w:left="1217"/>
        <w:rPr>
          <w:rFonts w:eastAsiaTheme="minorEastAsia"/>
          <w:lang w:eastAsia="zh-CN"/>
        </w:rPr>
      </w:pPr>
      <w:r w:rsidRPr="00221091">
        <w:rPr>
          <w:rFonts w:eastAsiaTheme="minorEastAsia"/>
          <w:lang w:eastAsia="zh-CN"/>
        </w:rPr>
        <w:t>EnsureInc</w:t>
      </w:r>
      <w:r>
        <w:rPr>
          <w:rFonts w:eastAsiaTheme="minorEastAsia" w:hint="eastAsia"/>
          <w:lang w:eastAsia="zh-CN"/>
        </w:rPr>
        <w:t xml:space="preserve"> :     </w:t>
      </w:r>
      <w:r>
        <w:rPr>
          <w:rFonts w:eastAsiaTheme="minorEastAsia" w:hint="eastAsia"/>
          <w:lang w:eastAsia="zh-CN"/>
        </w:rPr>
        <w:t>备份方式，</w:t>
      </w:r>
      <w:r>
        <w:rPr>
          <w:rFonts w:eastAsiaTheme="minorEastAsia" w:hint="eastAsia"/>
          <w:lang w:eastAsia="zh-CN"/>
        </w:rPr>
        <w:t>true</w:t>
      </w:r>
      <w:r>
        <w:rPr>
          <w:rFonts w:eastAsiaTheme="minorEastAsia" w:hint="eastAsia"/>
          <w:lang w:eastAsia="zh-CN"/>
        </w:rPr>
        <w:t>表示增量备份，</w:t>
      </w:r>
      <w:r>
        <w:rPr>
          <w:rFonts w:eastAsiaTheme="minorEastAsia" w:hint="eastAsia"/>
          <w:lang w:eastAsia="zh-CN"/>
        </w:rPr>
        <w:t>false</w:t>
      </w:r>
      <w:r>
        <w:rPr>
          <w:rFonts w:eastAsiaTheme="minorEastAsia" w:hint="eastAsia"/>
          <w:lang w:eastAsia="zh-CN"/>
        </w:rPr>
        <w:t>表示全量备份，缺省为</w:t>
      </w:r>
      <w:r>
        <w:rPr>
          <w:rFonts w:eastAsiaTheme="minorEastAsia" w:hint="eastAsia"/>
          <w:lang w:eastAsia="zh-CN"/>
        </w:rPr>
        <w:t>false</w:t>
      </w:r>
    </w:p>
    <w:p w:rsidR="0026014B" w:rsidRDefault="0026014B" w:rsidP="0026014B">
      <w:pPr>
        <w:pStyle w:val="BodyText"/>
        <w:spacing w:line="266" w:lineRule="exact"/>
        <w:ind w:left="1217"/>
        <w:rPr>
          <w:rFonts w:eastAsiaTheme="minorEastAsia"/>
          <w:lang w:eastAsia="zh-CN"/>
        </w:rPr>
      </w:pPr>
      <w:r w:rsidRPr="00221091">
        <w:rPr>
          <w:rFonts w:eastAsiaTheme="minorEastAsia"/>
          <w:lang w:eastAsia="zh-CN"/>
        </w:rPr>
        <w:t>OverWrite</w:t>
      </w:r>
      <w:r>
        <w:rPr>
          <w:rFonts w:eastAsiaTheme="minorEastAsia" w:hint="eastAsia"/>
          <w:lang w:eastAsia="zh-CN"/>
        </w:rPr>
        <w:t xml:space="preserve"> :    </w:t>
      </w:r>
      <w:r>
        <w:rPr>
          <w:rFonts w:eastAsiaTheme="minorEastAsia" w:hint="eastAsia"/>
          <w:lang w:eastAsia="zh-CN"/>
        </w:rPr>
        <w:t>对于同名备份是否覆盖，</w:t>
      </w:r>
      <w:r>
        <w:rPr>
          <w:rFonts w:eastAsiaTheme="minorEastAsia" w:hint="eastAsia"/>
          <w:lang w:eastAsia="zh-CN"/>
        </w:rPr>
        <w:t>true</w:t>
      </w:r>
      <w:r>
        <w:rPr>
          <w:rFonts w:eastAsiaTheme="minorEastAsia" w:hint="eastAsia"/>
          <w:lang w:eastAsia="zh-CN"/>
        </w:rPr>
        <w:t>表示覆盖，</w:t>
      </w:r>
      <w:r>
        <w:rPr>
          <w:rFonts w:eastAsiaTheme="minorEastAsia" w:hint="eastAsia"/>
          <w:lang w:eastAsia="zh-CN"/>
        </w:rPr>
        <w:t>false</w:t>
      </w:r>
      <w:r>
        <w:rPr>
          <w:rFonts w:eastAsiaTheme="minorEastAsia" w:hint="eastAsia"/>
          <w:lang w:eastAsia="zh-CN"/>
        </w:rPr>
        <w:t>表示不覆盖，如果同名则报错；缺少为</w:t>
      </w:r>
      <w:r>
        <w:rPr>
          <w:rFonts w:eastAsiaTheme="minorEastAsia" w:hint="eastAsia"/>
          <w:lang w:eastAsia="zh-CN"/>
        </w:rPr>
        <w:t>true</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GroupName : </w:t>
      </w:r>
      <w:r>
        <w:rPr>
          <w:rFonts w:eastAsiaTheme="minorEastAsia" w:hint="eastAsia"/>
          <w:lang w:eastAsia="zh-CN"/>
        </w:rPr>
        <w:t>对指定组进行备份，缺省为对全系统备份，当需要对多个组进行备份可以指定为数组类型，如：</w:t>
      </w:r>
      <w:r>
        <w:rPr>
          <w:rFonts w:eastAsiaTheme="minorEastAsia" w:hint="eastAsia"/>
          <w:lang w:eastAsia="zh-CN"/>
        </w:rPr>
        <w:t>[</w:t>
      </w:r>
      <w:r>
        <w:rPr>
          <w:rFonts w:eastAsiaTheme="minorEastAsia"/>
          <w:lang w:eastAsia="zh-CN"/>
        </w:rPr>
        <w:t>“</w:t>
      </w:r>
      <w:r>
        <w:rPr>
          <w:rFonts w:ascii="仿宋" w:eastAsia="仿宋" w:hAnsi="仿宋" w:cs="仿宋"/>
          <w:lang w:eastAsia="zh-CN"/>
        </w:rPr>
        <w:t>&lt;datagroup1&gt;</w:t>
      </w:r>
      <w:r>
        <w:rPr>
          <w:rFonts w:eastAsiaTheme="minorEastAsia"/>
          <w:lang w:eastAsia="zh-CN"/>
        </w:rPr>
        <w:t>”</w:t>
      </w:r>
      <w:r>
        <w:rPr>
          <w:rFonts w:eastAsiaTheme="minorEastAsia" w:hint="eastAsia"/>
          <w:lang w:eastAsia="zh-CN"/>
        </w:rPr>
        <w:t>,</w:t>
      </w:r>
      <w:r>
        <w:rPr>
          <w:rFonts w:eastAsiaTheme="minorEastAsia"/>
          <w:lang w:eastAsia="zh-CN"/>
        </w:rPr>
        <w:t>”</w:t>
      </w:r>
      <w:r>
        <w:rPr>
          <w:rFonts w:ascii="仿宋" w:eastAsia="仿宋" w:hAnsi="仿宋" w:cs="仿宋"/>
          <w:lang w:eastAsia="zh-CN"/>
        </w:rPr>
        <w:t>&lt;datagroup</w:t>
      </w:r>
      <w:r>
        <w:rPr>
          <w:rFonts w:ascii="仿宋" w:eastAsia="仿宋" w:hAnsi="仿宋" w:cs="仿宋" w:hint="eastAsia"/>
          <w:lang w:eastAsia="zh-CN"/>
        </w:rPr>
        <w:t>2</w:t>
      </w:r>
      <w:r>
        <w:rPr>
          <w:rFonts w:ascii="仿宋" w:eastAsia="仿宋" w:hAnsi="仿宋" w:cs="仿宋"/>
          <w:lang w:eastAsia="zh-CN"/>
        </w:rPr>
        <w:t>&gt;</w:t>
      </w:r>
      <w:r>
        <w:rPr>
          <w:rFonts w:eastAsiaTheme="minorEastAsia"/>
          <w:lang w:eastAsia="zh-CN"/>
        </w:rPr>
        <w:t>”</w:t>
      </w:r>
      <w:r>
        <w:rPr>
          <w:rFonts w:eastAsiaTheme="minorEastAsia" w:hint="eastAsia"/>
          <w:lang w:eastAsia="zh-CN"/>
        </w:rPr>
        <w:t>]</w:t>
      </w:r>
    </w:p>
    <w:p w:rsidR="0026014B" w:rsidRDefault="0026014B" w:rsidP="0026014B">
      <w:pPr>
        <w:pStyle w:val="BodyText"/>
        <w:spacing w:line="360" w:lineRule="auto"/>
        <w:ind w:left="936"/>
        <w:rPr>
          <w:rFonts w:eastAsiaTheme="minorEastAsia"/>
          <w:lang w:eastAsia="zh-CN"/>
        </w:rPr>
      </w:pP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备份整个数据库</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1.  </w:t>
      </w:r>
      <w:r>
        <w:rPr>
          <w:rFonts w:eastAsiaTheme="minorEastAsia" w:hint="eastAsia"/>
          <w:lang w:eastAsia="zh-CN"/>
        </w:rPr>
        <w:t>连接到协调节点</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/opt/sequoiadb/bin/sdb</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&gt;  var db = new Sdb(localhost</w:t>
      </w:r>
      <w:r>
        <w:rPr>
          <w:rFonts w:eastAsiaTheme="minorEastAsia"/>
          <w:lang w:eastAsia="zh-CN"/>
        </w:rPr>
        <w:t>’</w:t>
      </w:r>
      <w:r>
        <w:rPr>
          <w:rFonts w:eastAsiaTheme="minorEastAsia" w:hint="eastAsia"/>
          <w:lang w:eastAsia="zh-CN"/>
        </w:rPr>
        <w:t xml:space="preserve">, </w:t>
      </w:r>
      <w:r w:rsidR="00AB76F1" w:rsidRPr="00AB76F1">
        <w:rPr>
          <w:rFonts w:eastAsiaTheme="minorEastAsia"/>
          <w:lang w:eastAsia="zh-CN"/>
        </w:rPr>
        <w:t>11810</w:t>
      </w:r>
      <w:r>
        <w:rPr>
          <w:rFonts w:eastAsiaTheme="minorEastAsia" w:hint="eastAsia"/>
          <w:lang w:eastAsia="zh-CN"/>
        </w:rPr>
        <w:t>) ;</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2. </w:t>
      </w:r>
      <w:r>
        <w:rPr>
          <w:rFonts w:eastAsiaTheme="minorEastAsia" w:hint="eastAsia"/>
          <w:lang w:eastAsia="zh-CN"/>
        </w:rPr>
        <w:t>执行备份命令</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&gt; </w:t>
      </w:r>
      <w:r w:rsidRPr="00221091">
        <w:rPr>
          <w:rFonts w:eastAsiaTheme="minorEastAsia"/>
          <w:lang w:eastAsia="zh-CN"/>
        </w:rPr>
        <w:t>db.backupOffline</w:t>
      </w:r>
      <w:r>
        <w:rPr>
          <w:rFonts w:eastAsiaTheme="minorEastAsia" w:hint="eastAsia"/>
          <w:lang w:eastAsia="zh-CN"/>
        </w:rPr>
        <w:t xml:space="preserve">( { Name : </w:t>
      </w:r>
      <w:r>
        <w:rPr>
          <w:rFonts w:eastAsiaTheme="minorEastAsia"/>
          <w:lang w:eastAsia="zh-CN"/>
        </w:rPr>
        <w:t>“</w:t>
      </w:r>
      <w:r>
        <w:rPr>
          <w:rFonts w:eastAsiaTheme="minorEastAsia" w:hint="eastAsia"/>
          <w:lang w:eastAsia="zh-CN"/>
        </w:rPr>
        <w:t>backupName</w:t>
      </w:r>
      <w:r>
        <w:rPr>
          <w:rFonts w:eastAsiaTheme="minorEastAsia"/>
          <w:lang w:eastAsia="zh-CN"/>
        </w:rPr>
        <w:t>”</w:t>
      </w:r>
      <w:r>
        <w:rPr>
          <w:rFonts w:eastAsiaTheme="minorEastAsia" w:hint="eastAsia"/>
          <w:lang w:eastAsia="zh-CN"/>
        </w:rPr>
        <w:t xml:space="preserve">, </w:t>
      </w:r>
      <w:r w:rsidRPr="00221091">
        <w:rPr>
          <w:rFonts w:eastAsiaTheme="minorEastAsia"/>
          <w:lang w:eastAsia="zh-CN"/>
        </w:rPr>
        <w:t>Description</w:t>
      </w:r>
      <w:r>
        <w:rPr>
          <w:rFonts w:eastAsiaTheme="minorEastAsia" w:hint="eastAsia"/>
          <w:lang w:eastAsia="zh-CN"/>
        </w:rPr>
        <w:t>:</w:t>
      </w:r>
      <w:r>
        <w:rPr>
          <w:rFonts w:eastAsiaTheme="minorEastAsia"/>
          <w:lang w:eastAsia="zh-CN"/>
        </w:rPr>
        <w:t>”</w:t>
      </w:r>
      <w:r>
        <w:rPr>
          <w:rFonts w:eastAsiaTheme="minorEastAsia" w:hint="eastAsia"/>
          <w:lang w:eastAsia="zh-CN"/>
        </w:rPr>
        <w:t>backup for all</w:t>
      </w:r>
      <w:r>
        <w:rPr>
          <w:rFonts w:eastAsiaTheme="minorEastAsia"/>
          <w:lang w:eastAsia="zh-CN"/>
        </w:rPr>
        <w:t>”</w:t>
      </w:r>
      <w:r>
        <w:rPr>
          <w:rFonts w:eastAsiaTheme="minorEastAsia" w:hint="eastAsia"/>
          <w:lang w:eastAsia="zh-CN"/>
        </w:rPr>
        <w:t>} )</w:t>
      </w:r>
    </w:p>
    <w:p w:rsidR="0026014B" w:rsidRDefault="0026014B" w:rsidP="0026014B">
      <w:pPr>
        <w:pStyle w:val="BodyText"/>
        <w:spacing w:line="360" w:lineRule="auto"/>
        <w:ind w:left="936"/>
        <w:rPr>
          <w:rFonts w:eastAsiaTheme="minorEastAsia"/>
          <w:lang w:eastAsia="zh-CN"/>
        </w:rPr>
      </w:pP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备份指定组的数据库</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1.  </w:t>
      </w:r>
      <w:r>
        <w:rPr>
          <w:rFonts w:eastAsiaTheme="minorEastAsia" w:hint="eastAsia"/>
          <w:lang w:eastAsia="zh-CN"/>
        </w:rPr>
        <w:t>连接到协调节点</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/opt/sequoiadb/bin/sdb</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&gt;  var db = new Sdb(localhost</w:t>
      </w:r>
      <w:r>
        <w:rPr>
          <w:rFonts w:eastAsiaTheme="minorEastAsia"/>
          <w:lang w:eastAsia="zh-CN"/>
        </w:rPr>
        <w:t>’</w:t>
      </w:r>
      <w:r>
        <w:rPr>
          <w:rFonts w:eastAsiaTheme="minorEastAsia" w:hint="eastAsia"/>
          <w:lang w:eastAsia="zh-CN"/>
        </w:rPr>
        <w:t xml:space="preserve">, </w:t>
      </w:r>
      <w:r w:rsidR="00AB76F1" w:rsidRPr="00AB76F1">
        <w:rPr>
          <w:rFonts w:eastAsiaTheme="minorEastAsia"/>
          <w:lang w:eastAsia="zh-CN"/>
        </w:rPr>
        <w:t>11810</w:t>
      </w:r>
      <w:r>
        <w:rPr>
          <w:rFonts w:eastAsiaTheme="minorEastAsia" w:hint="eastAsia"/>
          <w:lang w:eastAsia="zh-CN"/>
        </w:rPr>
        <w:t>) ;</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2. </w:t>
      </w:r>
      <w:r>
        <w:rPr>
          <w:rFonts w:eastAsiaTheme="minorEastAsia" w:hint="eastAsia"/>
          <w:lang w:eastAsia="zh-CN"/>
        </w:rPr>
        <w:t>执行备份命令</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&gt; </w:t>
      </w:r>
      <w:r w:rsidRPr="00221091">
        <w:rPr>
          <w:rFonts w:eastAsiaTheme="minorEastAsia"/>
          <w:lang w:eastAsia="zh-CN"/>
        </w:rPr>
        <w:t>db.backupOffline</w:t>
      </w:r>
      <w:r>
        <w:rPr>
          <w:rFonts w:eastAsiaTheme="minorEastAsia" w:hint="eastAsia"/>
          <w:lang w:eastAsia="zh-CN"/>
        </w:rPr>
        <w:t xml:space="preserve">( { Name : </w:t>
      </w:r>
      <w:r>
        <w:rPr>
          <w:rFonts w:eastAsiaTheme="minorEastAsia"/>
          <w:lang w:eastAsia="zh-CN"/>
        </w:rPr>
        <w:t>“</w:t>
      </w:r>
      <w:r>
        <w:rPr>
          <w:rFonts w:eastAsiaTheme="minorEastAsia" w:hint="eastAsia"/>
          <w:lang w:eastAsia="zh-CN"/>
        </w:rPr>
        <w:t>backupName</w:t>
      </w:r>
      <w:r>
        <w:rPr>
          <w:rFonts w:eastAsiaTheme="minorEastAsia"/>
          <w:lang w:eastAsia="zh-CN"/>
        </w:rPr>
        <w:t>”</w:t>
      </w:r>
      <w:r>
        <w:rPr>
          <w:rFonts w:eastAsiaTheme="minorEastAsia" w:hint="eastAsia"/>
          <w:lang w:eastAsia="zh-CN"/>
        </w:rPr>
        <w:t xml:space="preserve">, </w:t>
      </w:r>
      <w:r w:rsidRPr="00221091">
        <w:rPr>
          <w:rFonts w:eastAsiaTheme="minorEastAsia"/>
          <w:lang w:eastAsia="zh-CN"/>
        </w:rPr>
        <w:t>Description</w:t>
      </w:r>
      <w:r>
        <w:rPr>
          <w:rFonts w:eastAsiaTheme="minorEastAsia" w:hint="eastAsia"/>
          <w:lang w:eastAsia="zh-CN"/>
        </w:rPr>
        <w:t>:</w:t>
      </w:r>
      <w:r>
        <w:rPr>
          <w:rFonts w:eastAsiaTheme="minorEastAsia"/>
          <w:lang w:eastAsia="zh-CN"/>
        </w:rPr>
        <w:t>”</w:t>
      </w:r>
      <w:r>
        <w:rPr>
          <w:rFonts w:eastAsiaTheme="minorEastAsia" w:hint="eastAsia"/>
          <w:lang w:eastAsia="zh-CN"/>
        </w:rPr>
        <w:t>backup group1</w:t>
      </w:r>
      <w:r>
        <w:rPr>
          <w:rFonts w:eastAsiaTheme="minorEastAsia"/>
          <w:lang w:eastAsia="zh-CN"/>
        </w:rPr>
        <w:t>”</w:t>
      </w:r>
      <w:r>
        <w:rPr>
          <w:rFonts w:eastAsiaTheme="minorEastAsia" w:hint="eastAsia"/>
          <w:lang w:eastAsia="zh-CN"/>
        </w:rPr>
        <w:t>, GroupName:</w:t>
      </w:r>
      <w:r>
        <w:rPr>
          <w:rFonts w:eastAsiaTheme="minorEastAsia"/>
          <w:lang w:eastAsia="zh-CN"/>
        </w:rPr>
        <w:t>”</w:t>
      </w:r>
      <w:r w:rsidRPr="00140BA7">
        <w:rPr>
          <w:rFonts w:ascii="仿宋" w:eastAsia="仿宋" w:hAnsi="仿宋" w:cs="仿宋"/>
        </w:rPr>
        <w:t xml:space="preserve"> </w:t>
      </w:r>
      <w:r>
        <w:rPr>
          <w:rFonts w:ascii="仿宋" w:eastAsia="仿宋" w:hAnsi="仿宋" w:cs="仿宋"/>
        </w:rPr>
        <w:t>&lt;datagroup1</w:t>
      </w:r>
      <w:r>
        <w:rPr>
          <w:rFonts w:eastAsiaTheme="minorEastAsia"/>
          <w:lang w:eastAsia="zh-CN"/>
        </w:rPr>
        <w:t>”</w:t>
      </w:r>
      <w:r>
        <w:rPr>
          <w:rFonts w:eastAsiaTheme="minorEastAsia" w:hint="eastAsia"/>
          <w:lang w:eastAsia="zh-CN"/>
        </w:rPr>
        <w:t>} )</w:t>
      </w:r>
    </w:p>
    <w:p w:rsidR="0026014B" w:rsidRDefault="0026014B" w:rsidP="0026014B">
      <w:pPr>
        <w:pStyle w:val="BodyText"/>
        <w:spacing w:line="360" w:lineRule="auto"/>
        <w:ind w:left="936"/>
        <w:rPr>
          <w:rFonts w:eastAsiaTheme="minorEastAsia"/>
          <w:lang w:eastAsia="zh-CN"/>
        </w:rPr>
      </w:pP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lastRenderedPageBreak/>
        <w:t>备份指定节点</w:t>
      </w:r>
      <w:r w:rsidR="00706F8A">
        <w:rPr>
          <w:rFonts w:eastAsiaTheme="minorEastAsia" w:hint="eastAsia"/>
          <w:lang w:eastAsia="zh-CN"/>
        </w:rPr>
        <w:t>的数据库</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1.  </w:t>
      </w:r>
      <w:r>
        <w:rPr>
          <w:rFonts w:eastAsiaTheme="minorEastAsia" w:hint="eastAsia"/>
          <w:lang w:eastAsia="zh-CN"/>
        </w:rPr>
        <w:t>连接到指定节点</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/opt/sequoiadb/bin/sdb</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&gt;  var dbdata = new Sdb(</w:t>
      </w:r>
      <w:r>
        <w:rPr>
          <w:rFonts w:eastAsiaTheme="minorEastAsia"/>
          <w:lang w:eastAsia="zh-CN"/>
        </w:rPr>
        <w:t>‘</w:t>
      </w:r>
      <w:r w:rsidRPr="00DE3421">
        <w:rPr>
          <w:rFonts w:eastAsiaTheme="minorEastAsia"/>
          <w:lang w:eastAsia="zh-CN"/>
        </w:rPr>
        <w:t>hostname1&gt;</w:t>
      </w:r>
      <w:r>
        <w:rPr>
          <w:rFonts w:eastAsiaTheme="minorEastAsia"/>
          <w:lang w:eastAsia="zh-CN"/>
        </w:rPr>
        <w:t>’</w:t>
      </w:r>
      <w:r>
        <w:rPr>
          <w:rFonts w:eastAsiaTheme="minorEastAsia" w:hint="eastAsia"/>
          <w:lang w:eastAsia="zh-CN"/>
        </w:rPr>
        <w:t xml:space="preserve">, </w:t>
      </w:r>
      <w:r>
        <w:rPr>
          <w:rFonts w:eastAsiaTheme="minorEastAsia"/>
          <w:lang w:eastAsia="zh-CN"/>
        </w:rPr>
        <w:t>‘</w:t>
      </w:r>
      <w:r w:rsidRPr="00DE3421">
        <w:rPr>
          <w:rFonts w:eastAsiaTheme="minorEastAsia"/>
          <w:lang w:eastAsia="zh-CN"/>
        </w:rPr>
        <w:t>&lt;servicename1&gt;</w:t>
      </w:r>
      <w:r>
        <w:rPr>
          <w:rFonts w:eastAsiaTheme="minorEastAsia"/>
          <w:lang w:eastAsia="zh-CN"/>
        </w:rPr>
        <w:t>’</w:t>
      </w:r>
      <w:r>
        <w:rPr>
          <w:rFonts w:eastAsiaTheme="minorEastAsia" w:hint="eastAsia"/>
          <w:lang w:eastAsia="zh-CN"/>
        </w:rPr>
        <w:t>) ;</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2. </w:t>
      </w:r>
      <w:r>
        <w:rPr>
          <w:rFonts w:eastAsiaTheme="minorEastAsia" w:hint="eastAsia"/>
          <w:lang w:eastAsia="zh-CN"/>
        </w:rPr>
        <w:t>执行备份命令</w:t>
      </w:r>
    </w:p>
    <w:p w:rsidR="0026014B" w:rsidRPr="0026014B" w:rsidRDefault="0026014B" w:rsidP="0026014B">
      <w:pPr>
        <w:pStyle w:val="BodyText"/>
        <w:spacing w:line="167" w:lineRule="auto"/>
        <w:rPr>
          <w:rFonts w:eastAsiaTheme="minorEastAsia"/>
          <w:lang w:eastAsia="zh-CN"/>
        </w:rPr>
      </w:pPr>
      <w:r>
        <w:rPr>
          <w:rFonts w:eastAsiaTheme="minorEastAsia" w:hint="eastAsia"/>
          <w:lang w:eastAsia="zh-CN"/>
        </w:rPr>
        <w:t xml:space="preserve">&gt; </w:t>
      </w:r>
      <w:r w:rsidRPr="00221091">
        <w:rPr>
          <w:rFonts w:eastAsiaTheme="minorEastAsia"/>
          <w:lang w:eastAsia="zh-CN"/>
        </w:rPr>
        <w:t>db</w:t>
      </w:r>
      <w:r>
        <w:rPr>
          <w:rFonts w:eastAsiaTheme="minorEastAsia" w:hint="eastAsia"/>
          <w:lang w:eastAsia="zh-CN"/>
        </w:rPr>
        <w:t>data</w:t>
      </w:r>
      <w:r w:rsidRPr="00221091">
        <w:rPr>
          <w:rFonts w:eastAsiaTheme="minorEastAsia"/>
          <w:lang w:eastAsia="zh-CN"/>
        </w:rPr>
        <w:t>.backupOffline</w:t>
      </w:r>
      <w:r>
        <w:rPr>
          <w:rFonts w:eastAsiaTheme="minorEastAsia" w:hint="eastAsia"/>
          <w:lang w:eastAsia="zh-CN"/>
        </w:rPr>
        <w:t xml:space="preserve">( { Name : </w:t>
      </w:r>
      <w:r>
        <w:rPr>
          <w:rFonts w:eastAsiaTheme="minorEastAsia"/>
          <w:lang w:eastAsia="zh-CN"/>
        </w:rPr>
        <w:t>“</w:t>
      </w:r>
      <w:r>
        <w:rPr>
          <w:rFonts w:eastAsiaTheme="minorEastAsia" w:hint="eastAsia"/>
          <w:lang w:eastAsia="zh-CN"/>
        </w:rPr>
        <w:t>backupName</w:t>
      </w:r>
      <w:r>
        <w:rPr>
          <w:rFonts w:eastAsiaTheme="minorEastAsia"/>
          <w:lang w:eastAsia="zh-CN"/>
        </w:rPr>
        <w:t>”</w:t>
      </w:r>
      <w:r>
        <w:rPr>
          <w:rFonts w:eastAsiaTheme="minorEastAsia" w:hint="eastAsia"/>
          <w:lang w:eastAsia="zh-CN"/>
        </w:rPr>
        <w:t xml:space="preserve">, </w:t>
      </w:r>
      <w:r w:rsidRPr="00221091">
        <w:rPr>
          <w:rFonts w:eastAsiaTheme="minorEastAsia"/>
          <w:lang w:eastAsia="zh-CN"/>
        </w:rPr>
        <w:t>Description</w:t>
      </w:r>
      <w:r>
        <w:rPr>
          <w:rFonts w:eastAsiaTheme="minorEastAsia" w:hint="eastAsia"/>
          <w:lang w:eastAsia="zh-CN"/>
        </w:rPr>
        <w:t>:</w:t>
      </w:r>
      <w:r>
        <w:rPr>
          <w:rFonts w:eastAsiaTheme="minorEastAsia"/>
          <w:lang w:eastAsia="zh-CN"/>
        </w:rPr>
        <w:t>”</w:t>
      </w:r>
      <w:r>
        <w:rPr>
          <w:rFonts w:eastAsiaTheme="minorEastAsia" w:hint="eastAsia"/>
          <w:lang w:eastAsia="zh-CN"/>
        </w:rPr>
        <w:t>backup data node</w:t>
      </w:r>
      <w:r>
        <w:rPr>
          <w:rFonts w:eastAsiaTheme="minorEastAsia"/>
          <w:lang w:eastAsia="zh-CN"/>
        </w:rPr>
        <w:t>”</w:t>
      </w:r>
      <w:r>
        <w:rPr>
          <w:rFonts w:eastAsiaTheme="minorEastAsia" w:hint="eastAsia"/>
          <w:lang w:eastAsia="zh-CN"/>
        </w:rPr>
        <w:t>} )</w:t>
      </w:r>
    </w:p>
    <w:p w:rsidR="00303641" w:rsidRDefault="00DD1987" w:rsidP="00303641">
      <w:pPr>
        <w:pStyle w:val="BodyText"/>
        <w:spacing w:before="31" w:line="273" w:lineRule="auto"/>
        <w:ind w:right="4511"/>
        <w:rPr>
          <w:lang w:eastAsia="zh-CN"/>
        </w:rPr>
      </w:pPr>
      <w:r>
        <w:pict>
          <v:shape id="_x0000_i1064"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95"/>
        </w:rPr>
        <w:t>注:   catalog编目组的名称固定为SYSCatalogGroup</w:t>
      </w:r>
      <w:r w:rsidR="004474D3">
        <w:rPr>
          <w:w w:val="92"/>
        </w:rPr>
        <w:t xml:space="preserve"> </w:t>
      </w:r>
    </w:p>
    <w:p w:rsidR="0020037C" w:rsidRDefault="0020037C">
      <w:pPr>
        <w:spacing w:before="2" w:line="110" w:lineRule="exact"/>
        <w:rPr>
          <w:sz w:val="11"/>
          <w:szCs w:val="11"/>
          <w:lang w:eastAsia="zh-CN"/>
        </w:rPr>
      </w:pPr>
    </w:p>
    <w:p w:rsidR="00303641" w:rsidRDefault="00303641" w:rsidP="00303641">
      <w:pPr>
        <w:pStyle w:val="BodyText"/>
        <w:rPr>
          <w:lang w:eastAsia="zh-CN"/>
        </w:rPr>
      </w:pPr>
      <w:bookmarkStart w:id="234" w:name="数据恢复"/>
      <w:bookmarkStart w:id="235" w:name="_bookmark106"/>
      <w:bookmarkEnd w:id="234"/>
      <w:bookmarkEnd w:id="235"/>
    </w:p>
    <w:p w:rsidR="0026014B" w:rsidRDefault="0026014B" w:rsidP="0026014B">
      <w:pPr>
        <w:pStyle w:val="Heading3"/>
        <w:spacing w:line="360" w:lineRule="auto"/>
        <w:ind w:left="431"/>
        <w:rPr>
          <w:lang w:eastAsia="zh-CN"/>
        </w:rPr>
      </w:pPr>
      <w:r>
        <w:rPr>
          <w:rFonts w:eastAsiaTheme="minorEastAsia" w:hint="eastAsia"/>
          <w:lang w:eastAsia="zh-CN"/>
        </w:rPr>
        <w:t>查看备份信息</w:t>
      </w:r>
    </w:p>
    <w:p w:rsidR="0026014B" w:rsidRDefault="0026014B" w:rsidP="0026014B">
      <w:pPr>
        <w:pStyle w:val="BodyText"/>
        <w:spacing w:line="360" w:lineRule="auto"/>
        <w:ind w:left="936"/>
        <w:rPr>
          <w:lang w:eastAsia="zh-CN"/>
        </w:rPr>
      </w:pPr>
      <w:r>
        <w:rPr>
          <w:rFonts w:eastAsiaTheme="minorEastAsia" w:hint="eastAsia"/>
          <w:lang w:eastAsia="zh-CN"/>
        </w:rPr>
        <w:t>备份信息查看可以通过客户端和手工查看。</w:t>
      </w:r>
    </w:p>
    <w:p w:rsidR="00303641" w:rsidRDefault="00303641" w:rsidP="00303641">
      <w:pPr>
        <w:pStyle w:val="BodyText"/>
      </w:pPr>
    </w:p>
    <w:p w:rsidR="0026014B" w:rsidRDefault="0026014B" w:rsidP="0026014B">
      <w:pPr>
        <w:pStyle w:val="BodyText"/>
        <w:spacing w:line="360" w:lineRule="auto"/>
        <w:ind w:left="936"/>
        <w:rPr>
          <w:lang w:eastAsia="zh-CN"/>
        </w:rPr>
      </w:pPr>
      <w:r>
        <w:rPr>
          <w:rFonts w:eastAsiaTheme="minorEastAsia" w:hint="eastAsia"/>
          <w:lang w:eastAsia="zh-CN"/>
        </w:rPr>
        <w:t>查看备份信息参数说明</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Name : </w:t>
      </w:r>
      <w:r>
        <w:rPr>
          <w:rFonts w:eastAsiaTheme="minorEastAsia" w:hint="eastAsia"/>
          <w:lang w:eastAsia="zh-CN"/>
        </w:rPr>
        <w:t>备份名称，缺省则查看目录下所有备份信息</w:t>
      </w:r>
    </w:p>
    <w:p w:rsidR="0026014B" w:rsidRDefault="0026014B" w:rsidP="0026014B">
      <w:pPr>
        <w:pStyle w:val="BodyText"/>
        <w:spacing w:line="266" w:lineRule="exact"/>
        <w:ind w:left="1217"/>
        <w:rPr>
          <w:rFonts w:eastAsiaTheme="minorEastAsia"/>
          <w:lang w:eastAsia="zh-CN"/>
        </w:rPr>
      </w:pPr>
      <w:r w:rsidRPr="00221091">
        <w:rPr>
          <w:rFonts w:eastAsiaTheme="minorEastAsia"/>
          <w:lang w:eastAsia="zh-CN"/>
        </w:rPr>
        <w:t>Path</w:t>
      </w:r>
      <w:r>
        <w:rPr>
          <w:rFonts w:eastAsiaTheme="minorEastAsia" w:hint="eastAsia"/>
          <w:lang w:eastAsia="zh-CN"/>
        </w:rPr>
        <w:t xml:space="preserve"> : </w:t>
      </w:r>
      <w:r>
        <w:rPr>
          <w:rFonts w:eastAsiaTheme="minorEastAsia" w:hint="eastAsia"/>
          <w:lang w:eastAsia="zh-CN"/>
        </w:rPr>
        <w:t>查看备份的指定路径，缺省为配置参数“</w:t>
      </w:r>
      <w:r w:rsidRPr="00221091">
        <w:rPr>
          <w:rFonts w:eastAsiaTheme="minorEastAsia"/>
          <w:lang w:eastAsia="zh-CN"/>
        </w:rPr>
        <w:t>bkuppath</w:t>
      </w:r>
      <w:r>
        <w:rPr>
          <w:rFonts w:eastAsiaTheme="minorEastAsia" w:hint="eastAsia"/>
          <w:lang w:eastAsia="zh-CN"/>
        </w:rPr>
        <w:t>”中指定的路径</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GroupName : </w:t>
      </w:r>
      <w:r>
        <w:rPr>
          <w:rFonts w:eastAsiaTheme="minorEastAsia" w:hint="eastAsia"/>
          <w:lang w:eastAsia="zh-CN"/>
        </w:rPr>
        <w:t>查看指定组的备份信息，缺省为查看全系统备份信息，当需要查看多个组的备份信息可以指定为数组类型，如：</w:t>
      </w:r>
      <w:r>
        <w:rPr>
          <w:rFonts w:eastAsiaTheme="minorEastAsia" w:hint="eastAsia"/>
          <w:lang w:eastAsia="zh-CN"/>
        </w:rPr>
        <w:t>[</w:t>
      </w:r>
      <w:r>
        <w:rPr>
          <w:rFonts w:eastAsiaTheme="minorEastAsia"/>
          <w:lang w:eastAsia="zh-CN"/>
        </w:rPr>
        <w:t>“</w:t>
      </w:r>
      <w:r>
        <w:rPr>
          <w:rFonts w:ascii="仿宋" w:eastAsia="仿宋" w:hAnsi="仿宋" w:cs="仿宋"/>
          <w:lang w:eastAsia="zh-CN"/>
        </w:rPr>
        <w:t>&lt;datagroup1&gt;</w:t>
      </w:r>
      <w:r>
        <w:rPr>
          <w:rFonts w:eastAsiaTheme="minorEastAsia"/>
          <w:lang w:eastAsia="zh-CN"/>
        </w:rPr>
        <w:t>”</w:t>
      </w:r>
      <w:r>
        <w:rPr>
          <w:rFonts w:eastAsiaTheme="minorEastAsia" w:hint="eastAsia"/>
          <w:lang w:eastAsia="zh-CN"/>
        </w:rPr>
        <w:t>,</w:t>
      </w:r>
      <w:r>
        <w:rPr>
          <w:rFonts w:eastAsiaTheme="minorEastAsia"/>
          <w:lang w:eastAsia="zh-CN"/>
        </w:rPr>
        <w:t>”</w:t>
      </w:r>
      <w:r>
        <w:rPr>
          <w:rFonts w:ascii="仿宋" w:eastAsia="仿宋" w:hAnsi="仿宋" w:cs="仿宋"/>
          <w:lang w:eastAsia="zh-CN"/>
        </w:rPr>
        <w:t>&lt;datagroup</w:t>
      </w:r>
      <w:r>
        <w:rPr>
          <w:rFonts w:ascii="仿宋" w:eastAsia="仿宋" w:hAnsi="仿宋" w:cs="仿宋" w:hint="eastAsia"/>
          <w:lang w:eastAsia="zh-CN"/>
        </w:rPr>
        <w:t>2</w:t>
      </w:r>
      <w:r>
        <w:rPr>
          <w:rFonts w:ascii="仿宋" w:eastAsia="仿宋" w:hAnsi="仿宋" w:cs="仿宋"/>
          <w:lang w:eastAsia="zh-CN"/>
        </w:rPr>
        <w:t>&gt;</w:t>
      </w:r>
      <w:r>
        <w:rPr>
          <w:rFonts w:eastAsiaTheme="minorEastAsia"/>
          <w:lang w:eastAsia="zh-CN"/>
        </w:rPr>
        <w:t>”</w:t>
      </w:r>
      <w:r>
        <w:rPr>
          <w:rFonts w:eastAsiaTheme="minorEastAsia" w:hint="eastAsia"/>
          <w:lang w:eastAsia="zh-CN"/>
        </w:rPr>
        <w:t>]</w:t>
      </w:r>
    </w:p>
    <w:p w:rsidR="0026014B" w:rsidRDefault="0026014B" w:rsidP="0026014B">
      <w:pPr>
        <w:pStyle w:val="BodyText"/>
        <w:spacing w:line="360" w:lineRule="auto"/>
        <w:ind w:left="936"/>
        <w:rPr>
          <w:lang w:eastAsia="zh-CN"/>
        </w:rPr>
      </w:pPr>
    </w:p>
    <w:p w:rsidR="0026014B" w:rsidRDefault="0026014B" w:rsidP="0026014B">
      <w:pPr>
        <w:pStyle w:val="BodyText"/>
        <w:spacing w:line="360" w:lineRule="auto"/>
        <w:ind w:left="936"/>
        <w:rPr>
          <w:lang w:eastAsia="zh-CN"/>
        </w:rPr>
      </w:pPr>
      <w:r>
        <w:rPr>
          <w:rFonts w:eastAsiaTheme="minorEastAsia" w:hint="eastAsia"/>
          <w:lang w:eastAsia="zh-CN"/>
        </w:rPr>
        <w:t>查看全系统备份信息</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1.  </w:t>
      </w:r>
      <w:r>
        <w:rPr>
          <w:rFonts w:eastAsiaTheme="minorEastAsia" w:hint="eastAsia"/>
          <w:lang w:eastAsia="zh-CN"/>
        </w:rPr>
        <w:t>连接到协调节点</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/opt/sequoiadb/bin/sdb</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&gt;  var db = new Sdb(localhost</w:t>
      </w:r>
      <w:r>
        <w:rPr>
          <w:rFonts w:eastAsiaTheme="minorEastAsia"/>
          <w:lang w:eastAsia="zh-CN"/>
        </w:rPr>
        <w:t>’</w:t>
      </w:r>
      <w:r>
        <w:rPr>
          <w:rFonts w:eastAsiaTheme="minorEastAsia" w:hint="eastAsia"/>
          <w:lang w:eastAsia="zh-CN"/>
        </w:rPr>
        <w:t xml:space="preserve">, </w:t>
      </w:r>
      <w:r w:rsidR="00AB76F1" w:rsidRPr="00AB76F1">
        <w:rPr>
          <w:rFonts w:eastAsiaTheme="minorEastAsia"/>
          <w:lang w:eastAsia="zh-CN"/>
        </w:rPr>
        <w:t>11810</w:t>
      </w:r>
      <w:r>
        <w:rPr>
          <w:rFonts w:eastAsiaTheme="minorEastAsia" w:hint="eastAsia"/>
          <w:lang w:eastAsia="zh-CN"/>
        </w:rPr>
        <w:t>) ;</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2. </w:t>
      </w:r>
      <w:r>
        <w:rPr>
          <w:rFonts w:eastAsiaTheme="minorEastAsia" w:hint="eastAsia"/>
          <w:lang w:eastAsia="zh-CN"/>
        </w:rPr>
        <w:t>执行查看备份信息命令</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&gt;db. </w:t>
      </w:r>
      <w:r w:rsidRPr="00816C0E">
        <w:rPr>
          <w:rFonts w:eastAsiaTheme="minorEastAsia"/>
          <w:lang w:eastAsia="zh-CN"/>
        </w:rPr>
        <w:t>listBackup()</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"Name": "test_bk",</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"NodeName": "vmsvr2-suse-x64-1:</w:t>
      </w:r>
      <w:r w:rsidR="00AB76F1" w:rsidRPr="00AB76F1">
        <w:t xml:space="preserve"> </w:t>
      </w:r>
      <w:r w:rsidR="00AB76F1" w:rsidRPr="00AB76F1">
        <w:rPr>
          <w:rFonts w:eastAsiaTheme="minorEastAsia"/>
          <w:lang w:eastAsia="zh-CN"/>
        </w:rPr>
        <w:t>11800</w:t>
      </w: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"GroupName": "SYSCatalogGroup",</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"EnsureInc": false,</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"BeginLSNOffset": 0,</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"EndLSNOffset": 18744,</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"StartTime": "2013-11-13-16:06:31",</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"HasError": false</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"Name": "test_bk",</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"NodeName": "vmsvr2-suse-x64-1:</w:t>
      </w:r>
      <w:r w:rsidR="003A556E" w:rsidRPr="003A556E">
        <w:t xml:space="preserve"> </w:t>
      </w:r>
      <w:r w:rsidR="003A556E" w:rsidRPr="003A556E">
        <w:rPr>
          <w:rFonts w:eastAsiaTheme="minorEastAsia"/>
          <w:lang w:eastAsia="zh-CN"/>
        </w:rPr>
        <w:t>11820</w:t>
      </w: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"GroupName": "db1",</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"EnsureInc": false,</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"BeginLSNOffset": 0,</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"EndLSNOffset": 920424,</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"StartTime": "2013-11-13-16:06:31",</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"HasError": false</w:t>
      </w:r>
    </w:p>
    <w:p w:rsidR="0026014B" w:rsidRDefault="0026014B" w:rsidP="0026014B">
      <w:pPr>
        <w:pStyle w:val="BodyText"/>
        <w:spacing w:line="266" w:lineRule="exact"/>
        <w:ind w:left="1217"/>
        <w:rPr>
          <w:rFonts w:eastAsiaTheme="minorEastAsia"/>
          <w:lang w:eastAsia="zh-CN"/>
        </w:rPr>
      </w:pPr>
      <w:r w:rsidRPr="00816C0E">
        <w:rPr>
          <w:rFonts w:eastAsiaTheme="minorEastAsia"/>
          <w:lang w:eastAsia="zh-CN"/>
        </w:rPr>
        <w:t>}</w:t>
      </w:r>
    </w:p>
    <w:p w:rsidR="0026014B" w:rsidRDefault="0026014B" w:rsidP="0026014B">
      <w:pPr>
        <w:pStyle w:val="BodyText"/>
        <w:spacing w:line="360" w:lineRule="auto"/>
        <w:ind w:left="936"/>
        <w:rPr>
          <w:lang w:eastAsia="zh-CN"/>
        </w:rPr>
      </w:pPr>
    </w:p>
    <w:p w:rsidR="0026014B" w:rsidRDefault="0026014B" w:rsidP="0026014B">
      <w:pPr>
        <w:pStyle w:val="BodyText"/>
        <w:spacing w:line="360" w:lineRule="auto"/>
        <w:ind w:left="936"/>
        <w:rPr>
          <w:lang w:eastAsia="zh-CN"/>
        </w:rPr>
      </w:pPr>
      <w:r>
        <w:rPr>
          <w:rFonts w:eastAsiaTheme="minorEastAsia" w:hint="eastAsia"/>
          <w:lang w:eastAsia="zh-CN"/>
        </w:rPr>
        <w:t>查看指定名称的备份信息</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1.  </w:t>
      </w:r>
      <w:r>
        <w:rPr>
          <w:rFonts w:eastAsiaTheme="minorEastAsia" w:hint="eastAsia"/>
          <w:lang w:eastAsia="zh-CN"/>
        </w:rPr>
        <w:t>连接到协调节点</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lastRenderedPageBreak/>
        <w:t>$ /opt/sequoiadb/bin/sdb</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&gt;  var db = new Sdb(localhost</w:t>
      </w:r>
      <w:r>
        <w:rPr>
          <w:rFonts w:eastAsiaTheme="minorEastAsia"/>
          <w:lang w:eastAsia="zh-CN"/>
        </w:rPr>
        <w:t>’</w:t>
      </w:r>
      <w:r>
        <w:rPr>
          <w:rFonts w:eastAsiaTheme="minorEastAsia" w:hint="eastAsia"/>
          <w:lang w:eastAsia="zh-CN"/>
        </w:rPr>
        <w:t xml:space="preserve">, </w:t>
      </w:r>
      <w:r w:rsidR="003A556E" w:rsidRPr="003A556E">
        <w:rPr>
          <w:rFonts w:eastAsiaTheme="minorEastAsia"/>
          <w:lang w:eastAsia="zh-CN"/>
        </w:rPr>
        <w:t>11810</w:t>
      </w:r>
      <w:r>
        <w:rPr>
          <w:rFonts w:eastAsiaTheme="minorEastAsia" w:hint="eastAsia"/>
          <w:lang w:eastAsia="zh-CN"/>
        </w:rPr>
        <w:t>) ;</w:t>
      </w:r>
    </w:p>
    <w:p w:rsidR="0026014B" w:rsidRDefault="0026014B" w:rsidP="0026014B">
      <w:pPr>
        <w:pStyle w:val="BodyText"/>
        <w:spacing w:line="360" w:lineRule="auto"/>
        <w:ind w:left="936"/>
        <w:rPr>
          <w:rFonts w:eastAsiaTheme="minorEastAsia"/>
          <w:lang w:eastAsia="zh-CN"/>
        </w:rPr>
      </w:pPr>
      <w:r>
        <w:rPr>
          <w:rFonts w:eastAsiaTheme="minorEastAsia" w:hint="eastAsia"/>
          <w:lang w:eastAsia="zh-CN"/>
        </w:rPr>
        <w:t xml:space="preserve">2. </w:t>
      </w:r>
      <w:r>
        <w:rPr>
          <w:rFonts w:eastAsiaTheme="minorEastAsia" w:hint="eastAsia"/>
          <w:lang w:eastAsia="zh-CN"/>
        </w:rPr>
        <w:t>执行查看备份信息命令</w:t>
      </w:r>
    </w:p>
    <w:p w:rsidR="0026014B" w:rsidRDefault="0026014B" w:rsidP="0026014B">
      <w:pPr>
        <w:pStyle w:val="BodyText"/>
        <w:spacing w:line="266" w:lineRule="exact"/>
        <w:ind w:left="1217"/>
        <w:rPr>
          <w:rFonts w:eastAsiaTheme="minorEastAsia"/>
          <w:lang w:eastAsia="zh-CN"/>
        </w:rPr>
      </w:pPr>
      <w:r>
        <w:rPr>
          <w:rFonts w:eastAsiaTheme="minorEastAsia" w:hint="eastAsia"/>
          <w:lang w:eastAsia="zh-CN"/>
        </w:rPr>
        <w:t xml:space="preserve">&gt;db. </w:t>
      </w:r>
      <w:r w:rsidRPr="00816C0E">
        <w:rPr>
          <w:rFonts w:eastAsiaTheme="minorEastAsia"/>
          <w:lang w:eastAsia="zh-CN"/>
        </w:rPr>
        <w:t>listBackup(</w:t>
      </w:r>
      <w:r>
        <w:rPr>
          <w:rFonts w:eastAsiaTheme="minorEastAsia" w:hint="eastAsia"/>
          <w:lang w:eastAsia="zh-CN"/>
        </w:rPr>
        <w:t>{Name:</w:t>
      </w:r>
      <w:r>
        <w:rPr>
          <w:rFonts w:eastAsiaTheme="minorEastAsia"/>
          <w:lang w:eastAsia="zh-CN"/>
        </w:rPr>
        <w:t>”</w:t>
      </w:r>
      <w:r>
        <w:rPr>
          <w:rFonts w:eastAsiaTheme="minorEastAsia" w:hint="eastAsia"/>
          <w:lang w:eastAsia="zh-CN"/>
        </w:rPr>
        <w:t>backup1</w:t>
      </w:r>
      <w:r>
        <w:rPr>
          <w:rFonts w:eastAsiaTheme="minorEastAsia"/>
          <w:lang w:eastAsia="zh-CN"/>
        </w:rPr>
        <w:t>”</w:t>
      </w:r>
      <w:r>
        <w:rPr>
          <w:rFonts w:eastAsiaTheme="minorEastAsia" w:hint="eastAsia"/>
          <w:lang w:eastAsia="zh-CN"/>
        </w:rPr>
        <w:t>}</w:t>
      </w: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Pr>
          <w:rFonts w:eastAsiaTheme="minorEastAsia"/>
          <w:lang w:eastAsia="zh-CN"/>
        </w:rPr>
        <w:t xml:space="preserve">  "Name": "</w:t>
      </w:r>
      <w:r>
        <w:rPr>
          <w:rFonts w:eastAsiaTheme="minorEastAsia" w:hint="eastAsia"/>
          <w:lang w:eastAsia="zh-CN"/>
        </w:rPr>
        <w:t>backup1</w:t>
      </w: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w:t>
      </w:r>
      <w:r>
        <w:rPr>
          <w:rFonts w:eastAsiaTheme="minorEastAsia"/>
          <w:lang w:eastAsia="zh-CN"/>
        </w:rPr>
        <w:t>"NodeName": "vmsvr2-suse-x64-1:</w:t>
      </w:r>
      <w:r w:rsidR="003A556E" w:rsidRPr="003A556E">
        <w:t xml:space="preserve"> </w:t>
      </w:r>
      <w:r w:rsidR="003A556E">
        <w:rPr>
          <w:rFonts w:eastAsiaTheme="minorEastAsia"/>
          <w:lang w:eastAsia="zh-CN"/>
        </w:rPr>
        <w:t>118</w:t>
      </w:r>
      <w:r w:rsidR="003A556E">
        <w:rPr>
          <w:rFonts w:eastAsiaTheme="minorEastAsia" w:hint="eastAsia"/>
          <w:lang w:eastAsia="zh-CN"/>
        </w:rPr>
        <w:t>2</w:t>
      </w:r>
      <w:r w:rsidR="003A556E" w:rsidRPr="003A556E">
        <w:rPr>
          <w:rFonts w:eastAsiaTheme="minorEastAsia"/>
          <w:lang w:eastAsia="zh-CN"/>
        </w:rPr>
        <w:t>0</w:t>
      </w: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"GroupName": "</w:t>
      </w:r>
      <w:r>
        <w:rPr>
          <w:rFonts w:eastAsiaTheme="minorEastAsia" w:hint="eastAsia"/>
          <w:lang w:eastAsia="zh-CN"/>
        </w:rPr>
        <w:t>group1</w:t>
      </w:r>
      <w:r w:rsidRPr="00816C0E">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"EnsureInc": false,</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"BeginLSNOffset": 0,</w:t>
      </w:r>
    </w:p>
    <w:p w:rsidR="0026014B" w:rsidRPr="00816C0E" w:rsidRDefault="0026014B" w:rsidP="0026014B">
      <w:pPr>
        <w:pStyle w:val="BodyText"/>
        <w:spacing w:line="266" w:lineRule="exact"/>
        <w:ind w:left="1217"/>
        <w:rPr>
          <w:rFonts w:eastAsiaTheme="minorEastAsia"/>
          <w:lang w:eastAsia="zh-CN"/>
        </w:rPr>
      </w:pPr>
      <w:r>
        <w:rPr>
          <w:rFonts w:eastAsiaTheme="minorEastAsia"/>
          <w:lang w:eastAsia="zh-CN"/>
        </w:rPr>
        <w:t xml:space="preserve">  "EndLSNOffset": </w:t>
      </w:r>
      <w:r>
        <w:rPr>
          <w:rFonts w:eastAsiaTheme="minorEastAsia" w:hint="eastAsia"/>
          <w:lang w:eastAsia="zh-CN"/>
        </w:rPr>
        <w:t>10</w:t>
      </w:r>
      <w:r w:rsidRPr="00816C0E">
        <w:rPr>
          <w:rFonts w:eastAsiaTheme="minorEastAsia"/>
          <w:lang w:eastAsia="zh-CN"/>
        </w:rPr>
        <w:t>8744,</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"StartTime": "2013-11-13-16:06:31",</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  "HasError": false</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w:t>
      </w:r>
    </w:p>
    <w:p w:rsidR="0026014B" w:rsidRDefault="0026014B" w:rsidP="0026014B">
      <w:pPr>
        <w:pStyle w:val="BodyText"/>
        <w:spacing w:line="360" w:lineRule="auto"/>
        <w:ind w:left="936"/>
        <w:rPr>
          <w:lang w:eastAsia="zh-CN"/>
        </w:rPr>
      </w:pPr>
    </w:p>
    <w:p w:rsidR="0026014B" w:rsidRDefault="0026014B" w:rsidP="0026014B">
      <w:pPr>
        <w:pStyle w:val="BodyText"/>
        <w:spacing w:line="360" w:lineRule="auto"/>
        <w:ind w:left="936"/>
        <w:rPr>
          <w:lang w:eastAsia="zh-CN"/>
        </w:rPr>
      </w:pPr>
      <w:r>
        <w:rPr>
          <w:rFonts w:eastAsiaTheme="minorEastAsia" w:hint="eastAsia"/>
          <w:lang w:eastAsia="zh-CN"/>
        </w:rPr>
        <w:t>手工查看备份信息</w:t>
      </w:r>
    </w:p>
    <w:p w:rsidR="0026014B" w:rsidRDefault="0026014B" w:rsidP="0026014B">
      <w:pPr>
        <w:pStyle w:val="BodyText"/>
        <w:spacing w:line="360" w:lineRule="auto"/>
        <w:ind w:left="936"/>
        <w:rPr>
          <w:lang w:eastAsia="zh-CN"/>
        </w:rPr>
      </w:pPr>
      <w:r>
        <w:rPr>
          <w:rFonts w:eastAsiaTheme="minorEastAsia" w:hint="eastAsia"/>
          <w:lang w:eastAsia="zh-CN"/>
        </w:rPr>
        <w:t>手工查看备份信息直接通过终端登入指定机器，并进入到相应的备份目录中，执行</w:t>
      </w:r>
      <w:r>
        <w:rPr>
          <w:rFonts w:eastAsiaTheme="minorEastAsia"/>
          <w:lang w:eastAsia="zh-CN"/>
        </w:rPr>
        <w:t>”</w:t>
      </w:r>
      <w:r>
        <w:rPr>
          <w:rFonts w:eastAsiaTheme="minorEastAsia" w:hint="eastAsia"/>
          <w:lang w:eastAsia="zh-CN"/>
        </w:rPr>
        <w:t>ls -l</w:t>
      </w:r>
      <w:r>
        <w:rPr>
          <w:rFonts w:eastAsiaTheme="minorEastAsia"/>
          <w:lang w:eastAsia="zh-CN"/>
        </w:rPr>
        <w:t>”</w:t>
      </w:r>
    </w:p>
    <w:p w:rsidR="0026014B" w:rsidRPr="00816C0E" w:rsidRDefault="0026014B" w:rsidP="0026014B">
      <w:pPr>
        <w:pStyle w:val="BodyText"/>
        <w:spacing w:line="266" w:lineRule="exact"/>
        <w:ind w:left="1217"/>
        <w:rPr>
          <w:rFonts w:eastAsiaTheme="minorEastAsia"/>
          <w:lang w:eastAsia="zh-CN"/>
        </w:rPr>
      </w:pPr>
      <w:r>
        <w:rPr>
          <w:rFonts w:eastAsiaTheme="minorEastAsia" w:hint="eastAsia"/>
          <w:lang w:eastAsia="zh-CN"/>
        </w:rPr>
        <w:t>use</w:t>
      </w:r>
      <w:r w:rsidRPr="00816C0E">
        <w:rPr>
          <w:rFonts w:eastAsiaTheme="minorEastAsia"/>
          <w:lang w:eastAsia="zh-CN"/>
        </w:rPr>
        <w:t>@vmsvr2-suse-x64-1:/</w:t>
      </w:r>
      <w:r>
        <w:rPr>
          <w:rFonts w:eastAsiaTheme="minorEastAsia" w:hint="eastAsia"/>
          <w:lang w:eastAsia="zh-CN"/>
        </w:rPr>
        <w:t>opt</w:t>
      </w:r>
      <w:r w:rsidRPr="00816C0E">
        <w:rPr>
          <w:rFonts w:eastAsiaTheme="minorEastAsia"/>
          <w:lang w:eastAsia="zh-CN"/>
        </w:rPr>
        <w:t>/sequoiadb/</w:t>
      </w:r>
      <w:r>
        <w:rPr>
          <w:rFonts w:eastAsiaTheme="minorEastAsia" w:hint="eastAsia"/>
          <w:lang w:eastAsia="zh-CN"/>
        </w:rPr>
        <w:t>database/</w:t>
      </w:r>
      <w:r w:rsidR="003A556E" w:rsidRPr="003A556E">
        <w:rPr>
          <w:rFonts w:eastAsiaTheme="minorEastAsia"/>
          <w:lang w:eastAsia="zh-CN"/>
        </w:rPr>
        <w:t>11820</w:t>
      </w:r>
      <w:r w:rsidRPr="00816C0E">
        <w:rPr>
          <w:rFonts w:eastAsiaTheme="minorEastAsia"/>
          <w:lang w:eastAsia="zh-CN"/>
        </w:rPr>
        <w:t>/bakfile&gt; ls -l</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total 37328</w:t>
      </w:r>
    </w:p>
    <w:p w:rsidR="0026014B" w:rsidRPr="00816C0E" w:rsidRDefault="0026014B" w:rsidP="0026014B">
      <w:pPr>
        <w:pStyle w:val="BodyText"/>
        <w:spacing w:line="266" w:lineRule="exact"/>
        <w:ind w:left="1217"/>
        <w:rPr>
          <w:rFonts w:eastAsiaTheme="minorEastAsia"/>
          <w:lang w:eastAsia="zh-CN"/>
        </w:rPr>
      </w:pPr>
      <w:r w:rsidRPr="00816C0E">
        <w:rPr>
          <w:rFonts w:eastAsiaTheme="minorEastAsia"/>
          <w:lang w:eastAsia="zh-CN"/>
        </w:rPr>
        <w:t xml:space="preserve">-rw-r----- 1 </w:t>
      </w:r>
      <w:r>
        <w:rPr>
          <w:rFonts w:eastAsiaTheme="minorEastAsia" w:hint="eastAsia"/>
          <w:lang w:eastAsia="zh-CN"/>
        </w:rPr>
        <w:t>sdbadmin</w:t>
      </w:r>
      <w:r w:rsidRPr="00816C0E">
        <w:rPr>
          <w:rFonts w:eastAsiaTheme="minorEastAsia"/>
          <w:lang w:eastAsia="zh-CN"/>
        </w:rPr>
        <w:t xml:space="preserve"> </w:t>
      </w:r>
      <w:r>
        <w:rPr>
          <w:rFonts w:eastAsiaTheme="minorEastAsia" w:hint="eastAsia"/>
          <w:lang w:eastAsia="zh-CN"/>
        </w:rPr>
        <w:t>sdbadmin</w:t>
      </w:r>
      <w:r w:rsidRPr="00816C0E">
        <w:rPr>
          <w:rFonts w:eastAsiaTheme="minorEastAsia"/>
          <w:lang w:eastAsia="zh-CN"/>
        </w:rPr>
        <w:t xml:space="preserve"> </w:t>
      </w:r>
      <w:r>
        <w:rPr>
          <w:rFonts w:eastAsiaTheme="minorEastAsia" w:hint="eastAsia"/>
          <w:lang w:eastAsia="zh-CN"/>
        </w:rPr>
        <w:t xml:space="preserve"> </w:t>
      </w:r>
      <w:r w:rsidRPr="00816C0E">
        <w:rPr>
          <w:rFonts w:eastAsiaTheme="minorEastAsia"/>
          <w:lang w:eastAsia="zh-CN"/>
        </w:rPr>
        <w:t>38157784 Nov 13 16:06 test_bk.1</w:t>
      </w:r>
    </w:p>
    <w:p w:rsidR="0026014B" w:rsidRDefault="0026014B" w:rsidP="0026014B">
      <w:pPr>
        <w:pStyle w:val="BodyText"/>
        <w:spacing w:line="266" w:lineRule="exact"/>
        <w:ind w:left="1217"/>
        <w:rPr>
          <w:lang w:eastAsia="zh-CN"/>
        </w:rPr>
      </w:pPr>
      <w:r w:rsidRPr="00816C0E">
        <w:rPr>
          <w:rFonts w:eastAsiaTheme="minorEastAsia"/>
          <w:lang w:eastAsia="zh-CN"/>
        </w:rPr>
        <w:t xml:space="preserve">-rw-r----- 1 </w:t>
      </w:r>
      <w:r>
        <w:rPr>
          <w:rFonts w:eastAsiaTheme="minorEastAsia" w:hint="eastAsia"/>
          <w:lang w:eastAsia="zh-CN"/>
        </w:rPr>
        <w:t>sdbadmin</w:t>
      </w:r>
      <w:r w:rsidRPr="00816C0E">
        <w:rPr>
          <w:rFonts w:eastAsiaTheme="minorEastAsia"/>
          <w:lang w:eastAsia="zh-CN"/>
        </w:rPr>
        <w:t xml:space="preserve"> </w:t>
      </w:r>
      <w:r>
        <w:rPr>
          <w:rFonts w:eastAsiaTheme="minorEastAsia" w:hint="eastAsia"/>
          <w:lang w:eastAsia="zh-CN"/>
        </w:rPr>
        <w:t>sdbadmin</w:t>
      </w:r>
      <w:r w:rsidRPr="00816C0E">
        <w:rPr>
          <w:rFonts w:eastAsiaTheme="minorEastAsia"/>
          <w:lang w:eastAsia="zh-CN"/>
        </w:rPr>
        <w:t xml:space="preserve">    65536 Nov 13 16:06 test_bk.bak</w:t>
      </w:r>
    </w:p>
    <w:p w:rsidR="002D3173" w:rsidRDefault="002D3173" w:rsidP="002D3173">
      <w:pPr>
        <w:pStyle w:val="BodyText"/>
        <w:rPr>
          <w:lang w:eastAsia="zh-CN"/>
        </w:rPr>
      </w:pPr>
    </w:p>
    <w:p w:rsidR="0020037C" w:rsidRDefault="004474D3">
      <w:pPr>
        <w:pStyle w:val="Heading3"/>
        <w:rPr>
          <w:lang w:eastAsia="zh-CN"/>
        </w:rPr>
      </w:pPr>
      <w:r>
        <w:rPr>
          <w:lang w:eastAsia="zh-CN"/>
        </w:rPr>
        <w:t>数据恢复</w:t>
      </w:r>
    </w:p>
    <w:p w:rsidR="0020037C" w:rsidRDefault="004474D3">
      <w:pPr>
        <w:pStyle w:val="BodyText"/>
        <w:spacing w:before="19"/>
        <w:rPr>
          <w:rFonts w:eastAsiaTheme="minorEastAsia"/>
          <w:lang w:eastAsia="zh-CN"/>
        </w:rPr>
      </w:pPr>
      <w:r>
        <w:rPr>
          <w:lang w:eastAsia="zh-CN"/>
        </w:rPr>
        <w:t>使用备份的数据恢复某个</w:t>
      </w:r>
      <w:r w:rsidR="00423ADE">
        <w:rPr>
          <w:lang w:eastAsia="zh-CN"/>
        </w:rPr>
        <w:t>分区</w:t>
      </w:r>
      <w:r>
        <w:rPr>
          <w:lang w:eastAsia="zh-CN"/>
        </w:rPr>
        <w:t>组。</w:t>
      </w:r>
      <w:r w:rsidR="0026014B">
        <w:rPr>
          <w:rFonts w:eastAsiaTheme="minorEastAsia" w:hint="eastAsia"/>
          <w:lang w:eastAsia="zh-CN"/>
        </w:rPr>
        <w:t>执行数据恢复必须确保相应组已停止运行，数据恢复首先会清空原节点的所有数据和日志，然后从备份的数据中恢复配置、数据和日志。</w:t>
      </w:r>
    </w:p>
    <w:p w:rsidR="0026014B" w:rsidRDefault="0026014B" w:rsidP="0026014B">
      <w:pPr>
        <w:pStyle w:val="BodyText"/>
        <w:spacing w:before="19"/>
        <w:rPr>
          <w:rFonts w:eastAsiaTheme="minorEastAsia"/>
          <w:lang w:eastAsia="zh-CN"/>
        </w:rPr>
      </w:pPr>
    </w:p>
    <w:p w:rsidR="0026014B" w:rsidRDefault="0026014B" w:rsidP="0026014B">
      <w:pPr>
        <w:pStyle w:val="BodyText"/>
        <w:spacing w:before="19"/>
        <w:rPr>
          <w:rFonts w:eastAsiaTheme="minorEastAsia"/>
          <w:lang w:eastAsia="zh-CN"/>
        </w:rPr>
      </w:pPr>
      <w:r>
        <w:rPr>
          <w:rFonts w:eastAsiaTheme="minorEastAsia" w:hint="eastAsia"/>
          <w:lang w:eastAsia="zh-CN"/>
        </w:rPr>
        <w:t>数据恢复工具参数说明</w:t>
      </w:r>
    </w:p>
    <w:p w:rsidR="0026014B" w:rsidRPr="00507198" w:rsidRDefault="0026014B" w:rsidP="0026014B">
      <w:pPr>
        <w:pStyle w:val="BodyText"/>
        <w:spacing w:line="266" w:lineRule="exact"/>
        <w:ind w:left="1217"/>
        <w:rPr>
          <w:rFonts w:eastAsiaTheme="minorEastAsia"/>
          <w:lang w:eastAsia="zh-CN"/>
        </w:rPr>
      </w:pPr>
      <w:r>
        <w:rPr>
          <w:rFonts w:eastAsiaTheme="minorEastAsia"/>
          <w:lang w:eastAsia="zh-CN"/>
        </w:rPr>
        <w:t xml:space="preserve">  -p [ --bkpath ] </w:t>
      </w:r>
      <w:r w:rsidRPr="00507198">
        <w:rPr>
          <w:rFonts w:eastAsiaTheme="minorEastAsia"/>
          <w:lang w:eastAsia="zh-CN"/>
        </w:rPr>
        <w:t xml:space="preserve">     </w:t>
      </w:r>
      <w:r>
        <w:rPr>
          <w:rFonts w:eastAsiaTheme="minorEastAsia" w:hint="eastAsia"/>
          <w:lang w:eastAsia="zh-CN"/>
        </w:rPr>
        <w:t>备份源数据所在路径</w:t>
      </w:r>
    </w:p>
    <w:p w:rsidR="0026014B" w:rsidRPr="00507198" w:rsidRDefault="0026014B" w:rsidP="0026014B">
      <w:pPr>
        <w:pStyle w:val="BodyText"/>
        <w:spacing w:line="266" w:lineRule="exact"/>
        <w:ind w:left="1217"/>
        <w:rPr>
          <w:rFonts w:eastAsiaTheme="minorEastAsia"/>
          <w:lang w:eastAsia="zh-CN"/>
        </w:rPr>
      </w:pPr>
      <w:r w:rsidRPr="00507198">
        <w:rPr>
          <w:rFonts w:eastAsiaTheme="minorEastAsia"/>
          <w:lang w:eastAsia="zh-CN"/>
        </w:rPr>
        <w:t xml:space="preserve">  -i [ --incr</w:t>
      </w:r>
      <w:r>
        <w:rPr>
          <w:rFonts w:eastAsiaTheme="minorEastAsia"/>
          <w:lang w:eastAsia="zh-CN"/>
        </w:rPr>
        <w:t xml:space="preserve">easeid ] </w:t>
      </w:r>
      <w:r w:rsidRPr="00507198">
        <w:rPr>
          <w:rFonts w:eastAsiaTheme="minorEastAsia"/>
          <w:lang w:eastAsia="zh-CN"/>
        </w:rPr>
        <w:t xml:space="preserve"> </w:t>
      </w:r>
      <w:r>
        <w:rPr>
          <w:rFonts w:eastAsiaTheme="minorEastAsia" w:hint="eastAsia"/>
          <w:lang w:eastAsia="zh-CN"/>
        </w:rPr>
        <w:t>需要恢复到第几次增量备份，缺省恢复到最后一次</w:t>
      </w:r>
    </w:p>
    <w:p w:rsidR="0026014B" w:rsidRPr="00507198" w:rsidRDefault="0026014B" w:rsidP="0026014B">
      <w:pPr>
        <w:pStyle w:val="BodyText"/>
        <w:spacing w:line="266" w:lineRule="exact"/>
        <w:ind w:left="1217"/>
        <w:rPr>
          <w:rFonts w:eastAsiaTheme="minorEastAsia"/>
          <w:lang w:eastAsia="zh-CN"/>
        </w:rPr>
      </w:pPr>
      <w:r w:rsidRPr="00507198">
        <w:rPr>
          <w:rFonts w:eastAsiaTheme="minorEastAsia"/>
          <w:lang w:eastAsia="zh-CN"/>
        </w:rPr>
        <w:t xml:space="preserve">  -n </w:t>
      </w:r>
      <w:r>
        <w:rPr>
          <w:rFonts w:eastAsiaTheme="minorEastAsia"/>
          <w:lang w:eastAsia="zh-CN"/>
        </w:rPr>
        <w:t xml:space="preserve">[ --bkname ]     </w:t>
      </w:r>
      <w:r>
        <w:rPr>
          <w:rFonts w:eastAsiaTheme="minorEastAsia" w:hint="eastAsia"/>
          <w:lang w:eastAsia="zh-CN"/>
        </w:rPr>
        <w:t>需要恢复的备份名</w:t>
      </w:r>
    </w:p>
    <w:p w:rsidR="0026014B" w:rsidRDefault="0026014B" w:rsidP="0026014B">
      <w:pPr>
        <w:pStyle w:val="BodyText"/>
        <w:spacing w:line="266" w:lineRule="exact"/>
        <w:ind w:left="1217"/>
        <w:rPr>
          <w:rFonts w:eastAsiaTheme="minorEastAsia"/>
          <w:lang w:eastAsia="zh-CN"/>
        </w:rPr>
      </w:pPr>
      <w:r>
        <w:rPr>
          <w:rFonts w:eastAsiaTheme="minorEastAsia"/>
          <w:lang w:eastAsia="zh-CN"/>
        </w:rPr>
        <w:t xml:space="preserve">  -a [ --action ] </w:t>
      </w:r>
      <w:r w:rsidRPr="00507198">
        <w:rPr>
          <w:rFonts w:eastAsiaTheme="minorEastAsia"/>
          <w:lang w:eastAsia="zh-CN"/>
        </w:rPr>
        <w:t xml:space="preserve">    </w:t>
      </w:r>
      <w:r>
        <w:rPr>
          <w:rFonts w:eastAsiaTheme="minorEastAsia" w:hint="eastAsia"/>
          <w:lang w:eastAsia="zh-CN"/>
        </w:rPr>
        <w:t xml:space="preserve">   </w:t>
      </w:r>
      <w:r>
        <w:rPr>
          <w:rFonts w:eastAsiaTheme="minorEastAsia" w:hint="eastAsia"/>
          <w:lang w:eastAsia="zh-CN"/>
        </w:rPr>
        <w:t>恢复行为</w:t>
      </w:r>
      <w:r>
        <w:rPr>
          <w:rFonts w:eastAsiaTheme="minorEastAsia" w:hint="eastAsia"/>
          <w:lang w:eastAsia="zh-CN"/>
        </w:rPr>
        <w:t>,</w:t>
      </w:r>
      <w:r>
        <w:rPr>
          <w:rFonts w:eastAsiaTheme="minorEastAsia"/>
          <w:lang w:eastAsia="zh-CN"/>
        </w:rPr>
        <w:t>”</w:t>
      </w:r>
      <w:r>
        <w:rPr>
          <w:rFonts w:eastAsiaTheme="minorEastAsia" w:hint="eastAsia"/>
          <w:lang w:eastAsia="zh-CN"/>
        </w:rPr>
        <w:t>restore</w:t>
      </w:r>
      <w:r>
        <w:rPr>
          <w:rFonts w:eastAsiaTheme="minorEastAsia"/>
          <w:lang w:eastAsia="zh-CN"/>
        </w:rPr>
        <w:t>”</w:t>
      </w:r>
      <w:r>
        <w:rPr>
          <w:rFonts w:eastAsiaTheme="minorEastAsia" w:hint="eastAsia"/>
          <w:lang w:eastAsia="zh-CN"/>
        </w:rPr>
        <w:t>表示恢复，</w:t>
      </w:r>
      <w:r>
        <w:rPr>
          <w:rFonts w:eastAsiaTheme="minorEastAsia"/>
          <w:lang w:eastAsia="zh-CN"/>
        </w:rPr>
        <w:t>”</w:t>
      </w:r>
      <w:r>
        <w:rPr>
          <w:rFonts w:eastAsiaTheme="minorEastAsia" w:hint="eastAsia"/>
          <w:lang w:eastAsia="zh-CN"/>
        </w:rPr>
        <w:t>list</w:t>
      </w:r>
      <w:r>
        <w:rPr>
          <w:rFonts w:eastAsiaTheme="minorEastAsia"/>
          <w:lang w:eastAsia="zh-CN"/>
        </w:rPr>
        <w:t>”</w:t>
      </w:r>
      <w:r>
        <w:rPr>
          <w:rFonts w:eastAsiaTheme="minorEastAsia" w:hint="eastAsia"/>
          <w:lang w:eastAsia="zh-CN"/>
        </w:rPr>
        <w:t>表示查看备份信息，缺</w:t>
      </w:r>
      <w:r w:rsidR="00FF4FF4">
        <w:rPr>
          <w:rFonts w:eastAsiaTheme="minorEastAsia" w:hint="eastAsia"/>
          <w:lang w:eastAsia="zh-CN"/>
        </w:rPr>
        <w:t>省</w:t>
      </w:r>
      <w:r>
        <w:rPr>
          <w:rFonts w:eastAsiaTheme="minorEastAsia" w:hint="eastAsia"/>
          <w:lang w:eastAsia="zh-CN"/>
        </w:rPr>
        <w:t>为</w:t>
      </w:r>
      <w:r>
        <w:rPr>
          <w:rFonts w:eastAsiaTheme="minorEastAsia"/>
          <w:lang w:eastAsia="zh-CN"/>
        </w:rPr>
        <w:t>”</w:t>
      </w:r>
      <w:r>
        <w:rPr>
          <w:rFonts w:eastAsiaTheme="minorEastAsia" w:hint="eastAsia"/>
          <w:lang w:eastAsia="zh-CN"/>
        </w:rPr>
        <w:t>restore</w:t>
      </w:r>
      <w:r>
        <w:rPr>
          <w:rFonts w:eastAsiaTheme="minorEastAsia"/>
          <w:lang w:eastAsia="zh-CN"/>
        </w:rPr>
        <w:t>”</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 xml:space="preserve">  </w:t>
      </w:r>
      <w:r w:rsidRPr="00FF4FF4">
        <w:rPr>
          <w:rFonts w:eastAsiaTheme="minorEastAsia"/>
          <w:lang w:eastAsia="zh-CN"/>
        </w:rPr>
        <w:t>--isSelf</w:t>
      </w:r>
      <w:r>
        <w:rPr>
          <w:rFonts w:eastAsiaTheme="minorEastAsia" w:hint="eastAsia"/>
          <w:lang w:eastAsia="zh-CN"/>
        </w:rPr>
        <w:t xml:space="preserve">                   </w:t>
      </w:r>
      <w:r>
        <w:rPr>
          <w:rFonts w:eastAsiaTheme="minorEastAsia" w:hint="eastAsia"/>
          <w:lang w:eastAsia="zh-CN"/>
        </w:rPr>
        <w:t>是否为恢复本节点数据，缺省为</w:t>
      </w:r>
      <w:r>
        <w:rPr>
          <w:rFonts w:eastAsiaTheme="minorEastAsia"/>
          <w:lang w:eastAsia="zh-CN"/>
        </w:rPr>
        <w:t>”</w:t>
      </w:r>
      <w:r>
        <w:rPr>
          <w:rFonts w:eastAsiaTheme="minorEastAsia" w:hint="eastAsia"/>
          <w:lang w:eastAsia="zh-CN"/>
        </w:rPr>
        <w:t>true</w:t>
      </w:r>
      <w:r>
        <w:rPr>
          <w:rFonts w:eastAsiaTheme="minorEastAsia"/>
          <w:lang w:eastAsia="zh-CN"/>
        </w:rPr>
        <w:t>”</w:t>
      </w:r>
      <w:r>
        <w:rPr>
          <w:rFonts w:eastAsiaTheme="minorEastAsia" w:hint="eastAsia"/>
          <w:lang w:eastAsia="zh-CN"/>
        </w:rPr>
        <w:t>；当取值为</w:t>
      </w:r>
      <w:r>
        <w:rPr>
          <w:rFonts w:eastAsiaTheme="minorEastAsia"/>
          <w:lang w:eastAsia="zh-CN"/>
        </w:rPr>
        <w:t>”</w:t>
      </w:r>
      <w:r>
        <w:rPr>
          <w:rFonts w:eastAsiaTheme="minorEastAsia" w:hint="eastAsia"/>
          <w:lang w:eastAsia="zh-CN"/>
        </w:rPr>
        <w:t>false</w:t>
      </w:r>
      <w:r>
        <w:rPr>
          <w:rFonts w:eastAsiaTheme="minorEastAsia"/>
          <w:lang w:eastAsia="zh-CN"/>
        </w:rPr>
        <w:t>”</w:t>
      </w:r>
      <w:r>
        <w:rPr>
          <w:rFonts w:eastAsiaTheme="minorEastAsia" w:hint="eastAsia"/>
          <w:lang w:eastAsia="zh-CN"/>
        </w:rPr>
        <w:t>时，根据如下参数将数据恢复至指定路径：</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--dbpath</w:t>
      </w:r>
      <w:r>
        <w:rPr>
          <w:rFonts w:eastAsiaTheme="minorEastAsia" w:hint="eastAsia"/>
          <w:lang w:eastAsia="zh-CN"/>
        </w:rPr>
        <w:t xml:space="preserve"> : </w:t>
      </w:r>
      <w:r>
        <w:rPr>
          <w:rFonts w:eastAsiaTheme="minorEastAsia" w:hint="eastAsia"/>
          <w:lang w:eastAsia="zh-CN"/>
        </w:rPr>
        <w:t>必须配置，</w:t>
      </w:r>
      <w:r>
        <w:rPr>
          <w:rFonts w:eastAsiaTheme="minorEastAsia" w:hint="eastAsia"/>
          <w:lang w:eastAsia="zh-CN"/>
        </w:rPr>
        <w:t xml:space="preserve"> </w:t>
      </w:r>
      <w:r>
        <w:rPr>
          <w:rFonts w:eastAsiaTheme="minorEastAsia" w:hint="eastAsia"/>
          <w:lang w:eastAsia="zh-CN"/>
        </w:rPr>
        <w:t>数据文件目录</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 xml:space="preserve"> </w:t>
      </w:r>
      <w:r>
        <w:rPr>
          <w:rFonts w:eastAsiaTheme="minorEastAsia" w:hint="eastAsia"/>
          <w:lang w:eastAsia="zh-CN"/>
        </w:rPr>
        <w:tab/>
      </w:r>
      <w:r w:rsidRPr="00FF4FF4">
        <w:rPr>
          <w:rFonts w:eastAsiaTheme="minorEastAsia"/>
          <w:lang w:eastAsia="zh-CN"/>
        </w:rPr>
        <w:t>--confpath</w:t>
      </w:r>
      <w:r>
        <w:rPr>
          <w:rFonts w:eastAsiaTheme="minorEastAsia" w:hint="eastAsia"/>
          <w:lang w:eastAsia="zh-CN"/>
        </w:rPr>
        <w:t>：必须配置，配置文件路径</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--svcname</w:t>
      </w:r>
      <w:r>
        <w:rPr>
          <w:rFonts w:eastAsiaTheme="minorEastAsia" w:hint="eastAsia"/>
          <w:lang w:eastAsia="zh-CN"/>
        </w:rPr>
        <w:t>：必须配置，本地服务名或端口</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--indexpath</w:t>
      </w:r>
      <w:r>
        <w:rPr>
          <w:rFonts w:eastAsiaTheme="minorEastAsia" w:hint="eastAsia"/>
          <w:lang w:eastAsia="zh-CN"/>
        </w:rPr>
        <w:t>：索引文件目录</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--logpath</w:t>
      </w:r>
      <w:r>
        <w:rPr>
          <w:rFonts w:eastAsiaTheme="minorEastAsia" w:hint="eastAsia"/>
          <w:lang w:eastAsia="zh-CN"/>
        </w:rPr>
        <w:t>：日志文件目录</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--diagpath</w:t>
      </w:r>
      <w:r>
        <w:rPr>
          <w:rFonts w:eastAsiaTheme="minorEastAsia" w:hint="eastAsia"/>
          <w:lang w:eastAsia="zh-CN"/>
        </w:rPr>
        <w:t>：诊断</w:t>
      </w:r>
      <w:r w:rsidR="00D85409">
        <w:rPr>
          <w:rFonts w:eastAsiaTheme="minorEastAsia" w:hint="eastAsia"/>
          <w:lang w:eastAsia="zh-CN"/>
        </w:rPr>
        <w:t>日</w:t>
      </w:r>
      <w:r w:rsidR="008E69FA">
        <w:rPr>
          <w:rFonts w:eastAsiaTheme="minorEastAsia" w:hint="eastAsia"/>
          <w:lang w:eastAsia="zh-CN"/>
        </w:rPr>
        <w:t>志</w:t>
      </w:r>
      <w:r>
        <w:rPr>
          <w:rFonts w:eastAsiaTheme="minorEastAsia" w:hint="eastAsia"/>
          <w:lang w:eastAsia="zh-CN"/>
        </w:rPr>
        <w:t>文件目录</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--bkuppath</w:t>
      </w:r>
      <w:r>
        <w:rPr>
          <w:rFonts w:eastAsiaTheme="minorEastAsia" w:hint="eastAsia"/>
          <w:lang w:eastAsia="zh-CN"/>
        </w:rPr>
        <w:t>：备份文件目录</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--replname</w:t>
      </w:r>
      <w:r w:rsidR="00D85409">
        <w:rPr>
          <w:rFonts w:eastAsiaTheme="minorEastAsia" w:hint="eastAsia"/>
          <w:lang w:eastAsia="zh-CN"/>
        </w:rPr>
        <w:t>：</w:t>
      </w:r>
      <w:r w:rsidR="00D85409" w:rsidRPr="00D85409">
        <w:rPr>
          <w:rFonts w:eastAsiaTheme="minorEastAsia" w:hint="eastAsia"/>
          <w:lang w:eastAsia="zh-CN"/>
        </w:rPr>
        <w:t>复制通讯服务名或端口</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--shardname</w:t>
      </w:r>
      <w:r>
        <w:rPr>
          <w:rFonts w:eastAsiaTheme="minorEastAsia" w:hint="eastAsia"/>
          <w:lang w:eastAsia="zh-CN"/>
        </w:rPr>
        <w:t>：</w:t>
      </w:r>
      <w:r w:rsidR="00423ADE">
        <w:rPr>
          <w:rFonts w:eastAsiaTheme="minorEastAsia" w:hint="eastAsia"/>
          <w:lang w:eastAsia="zh-CN"/>
        </w:rPr>
        <w:t>分区</w:t>
      </w:r>
      <w:r w:rsidR="00D85409" w:rsidRPr="00D85409">
        <w:rPr>
          <w:rFonts w:eastAsiaTheme="minorEastAsia" w:hint="eastAsia"/>
          <w:lang w:eastAsia="zh-CN"/>
        </w:rPr>
        <w:t>通讯服务名或端口</w:t>
      </w:r>
    </w:p>
    <w:p w:rsid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--catalogname</w:t>
      </w:r>
      <w:r>
        <w:rPr>
          <w:rFonts w:eastAsiaTheme="minorEastAsia" w:hint="eastAsia"/>
          <w:lang w:eastAsia="zh-CN"/>
        </w:rPr>
        <w:t>：</w:t>
      </w:r>
      <w:r w:rsidR="00D85409" w:rsidRPr="00D85409">
        <w:rPr>
          <w:rFonts w:eastAsiaTheme="minorEastAsia" w:hint="eastAsia"/>
          <w:lang w:eastAsia="zh-CN"/>
        </w:rPr>
        <w:t>编目通讯服务名或端口</w:t>
      </w:r>
    </w:p>
    <w:p w:rsidR="00FF4FF4" w:rsidRPr="00FF4FF4" w:rsidRDefault="00FF4FF4" w:rsidP="0026014B">
      <w:pPr>
        <w:pStyle w:val="BodyText"/>
        <w:spacing w:line="266" w:lineRule="exact"/>
        <w:ind w:left="1217"/>
        <w:rPr>
          <w:rFonts w:eastAsiaTheme="minorEastAsia"/>
          <w:lang w:eastAsia="zh-CN"/>
        </w:rPr>
      </w:pPr>
      <w:r>
        <w:rPr>
          <w:rFonts w:eastAsiaTheme="minorEastAsia" w:hint="eastAsia"/>
          <w:lang w:eastAsia="zh-CN"/>
        </w:rPr>
        <w:tab/>
      </w:r>
      <w:r w:rsidRPr="00FF4FF4">
        <w:rPr>
          <w:rFonts w:eastAsiaTheme="minorEastAsia"/>
          <w:lang w:eastAsia="zh-CN"/>
        </w:rPr>
        <w:t>--httpname</w:t>
      </w:r>
      <w:r>
        <w:rPr>
          <w:rFonts w:eastAsiaTheme="minorEastAsia" w:hint="eastAsia"/>
          <w:lang w:eastAsia="zh-CN"/>
        </w:rPr>
        <w:t>：</w:t>
      </w:r>
      <w:r w:rsidR="00D85409" w:rsidRPr="00D85409">
        <w:rPr>
          <w:rFonts w:eastAsiaTheme="minorEastAsia" w:hint="eastAsia"/>
          <w:lang w:eastAsia="zh-CN"/>
        </w:rPr>
        <w:t>REST</w:t>
      </w:r>
      <w:r w:rsidR="00D85409" w:rsidRPr="00D85409">
        <w:rPr>
          <w:rFonts w:eastAsiaTheme="minorEastAsia" w:hint="eastAsia"/>
          <w:lang w:eastAsia="zh-CN"/>
        </w:rPr>
        <w:t>服务名或端口</w:t>
      </w:r>
    </w:p>
    <w:p w:rsidR="0026014B" w:rsidRDefault="0026014B" w:rsidP="0026014B">
      <w:pPr>
        <w:pStyle w:val="BodyText"/>
        <w:spacing w:before="19"/>
        <w:rPr>
          <w:rFonts w:eastAsiaTheme="minorEastAsia"/>
          <w:lang w:eastAsia="zh-CN"/>
        </w:rPr>
      </w:pPr>
    </w:p>
    <w:p w:rsidR="0026014B" w:rsidRDefault="0026014B" w:rsidP="0026014B">
      <w:pPr>
        <w:pStyle w:val="BodyText"/>
        <w:spacing w:before="19"/>
        <w:rPr>
          <w:lang w:eastAsia="zh-CN"/>
        </w:rPr>
      </w:pPr>
      <w:r>
        <w:rPr>
          <w:rFonts w:eastAsiaTheme="minorEastAsia" w:hint="eastAsia"/>
          <w:lang w:eastAsia="zh-CN"/>
        </w:rPr>
        <w:t>恢复数据</w:t>
      </w:r>
    </w:p>
    <w:p w:rsidR="00FE6E66" w:rsidRDefault="00DD1987">
      <w:pPr>
        <w:pStyle w:val="BodyText"/>
        <w:spacing w:before="16" w:line="273" w:lineRule="auto"/>
        <w:ind w:right="1378"/>
        <w:rPr>
          <w:rFonts w:eastAsiaTheme="minorEastAsia"/>
          <w:lang w:eastAsia="zh-CN"/>
        </w:rPr>
      </w:pPr>
      <w:r>
        <w:pict>
          <v:shape id="_x0000_i1065"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474D3">
        <w:rPr>
          <w:lang w:eastAsia="zh-CN"/>
        </w:rPr>
        <w:t>如果一个</w:t>
      </w:r>
      <w:r w:rsidR="00423ADE">
        <w:rPr>
          <w:lang w:eastAsia="zh-CN"/>
        </w:rPr>
        <w:t>分区</w:t>
      </w:r>
      <w:r w:rsidR="004474D3">
        <w:rPr>
          <w:lang w:eastAsia="zh-CN"/>
        </w:rPr>
        <w:t xml:space="preserve">组包含多个数据节点，必须停止该组中每个数据节点并进行恢复。 </w:t>
      </w:r>
    </w:p>
    <w:p w:rsidR="00FE6E66" w:rsidRDefault="00FE6E66">
      <w:pPr>
        <w:pStyle w:val="BodyText"/>
        <w:spacing w:before="16" w:line="273" w:lineRule="auto"/>
        <w:ind w:right="1378"/>
        <w:rPr>
          <w:rFonts w:eastAsiaTheme="minorEastAsia"/>
          <w:lang w:eastAsia="zh-CN"/>
        </w:rPr>
      </w:pPr>
      <w:r>
        <w:rPr>
          <w:rFonts w:eastAsiaTheme="minorEastAsia" w:hint="eastAsia"/>
          <w:lang w:eastAsia="zh-CN"/>
        </w:rPr>
        <w:t>如果将备份的数据恢复至非备份数据节点，须使用</w:t>
      </w:r>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isSelf false </w:t>
      </w:r>
      <w:r>
        <w:rPr>
          <w:rFonts w:eastAsiaTheme="minorEastAsia" w:hint="eastAsia"/>
          <w:lang w:eastAsia="zh-CN"/>
        </w:rPr>
        <w:t>配置参数，同时设置相关的配置参数。</w:t>
      </w:r>
    </w:p>
    <w:p w:rsidR="0020037C" w:rsidRDefault="004474D3">
      <w:pPr>
        <w:pStyle w:val="BodyText"/>
        <w:spacing w:before="16" w:line="273" w:lineRule="auto"/>
        <w:ind w:right="1378"/>
        <w:rPr>
          <w:lang w:eastAsia="zh-CN"/>
        </w:rPr>
      </w:pPr>
      <w:r>
        <w:rPr>
          <w:lang w:eastAsia="zh-CN"/>
        </w:rPr>
        <w:t xml:space="preserve">1. </w:t>
      </w:r>
      <w:r>
        <w:rPr>
          <w:spacing w:val="20"/>
          <w:lang w:eastAsia="zh-CN"/>
        </w:rPr>
        <w:t xml:space="preserve"> </w:t>
      </w:r>
      <w:r>
        <w:rPr>
          <w:lang w:eastAsia="zh-CN"/>
        </w:rPr>
        <w:t>连接到协调节点</w:t>
      </w:r>
    </w:p>
    <w:p w:rsidR="0020037C" w:rsidRDefault="00B0609F">
      <w:pPr>
        <w:pStyle w:val="BodyText"/>
        <w:spacing w:line="266" w:lineRule="exact"/>
        <w:ind w:left="1217"/>
        <w:rPr>
          <w:rFonts w:ascii="仿宋" w:eastAsia="仿宋" w:hAnsi="仿宋" w:cs="仿宋"/>
        </w:rPr>
      </w:pPr>
      <w:r w:rsidRPr="00B0609F">
        <w:lastRenderedPageBreak/>
        <w:pict>
          <v:group id="_x0000_s3020" style="position:absolute;left:0;text-align:left;margin-left:95.85pt;margin-top:3pt;width:459.45pt;height:21.2pt;z-index:-251791872;mso-position-horizontal-relative:page" coordorigin="1917,60" coordsize="9189,424">
            <v:shape id="_x0000_s3021" style="position:absolute;left:1917;top:60;width:9189;height:424" coordorigin="1917,60" coordsize="9189,424" path="m1917,60r9189,l11106,484r-9189,l1917,60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1217"/>
        <w:rPr>
          <w:rFonts w:ascii="仿宋" w:eastAsia="仿宋" w:hAnsi="仿宋" w:cs="仿宋"/>
        </w:rPr>
      </w:pPr>
      <w:r>
        <w:rPr>
          <w:rFonts w:ascii="仿宋" w:eastAsia="仿宋" w:hAnsi="仿宋" w:cs="仿宋"/>
        </w:rPr>
        <w:t xml:space="preserve">&gt; var db = new Sdb("localhost", </w:t>
      </w:r>
      <w:r w:rsidR="003A556E" w:rsidRPr="003A556E">
        <w:rPr>
          <w:rFonts w:ascii="仿宋" w:eastAsia="仿宋" w:hAnsi="仿宋" w:cs="仿宋"/>
        </w:rPr>
        <w:t>11810</w:t>
      </w:r>
      <w:r>
        <w:rPr>
          <w:rFonts w:ascii="仿宋" w:eastAsia="仿宋" w:hAnsi="仿宋" w:cs="仿宋"/>
        </w:rPr>
        <w:t>) ;</w:t>
      </w:r>
    </w:p>
    <w:p w:rsidR="0020037C" w:rsidRDefault="0020037C">
      <w:pPr>
        <w:spacing w:line="212" w:lineRule="exact"/>
        <w:rPr>
          <w:rFonts w:ascii="仿宋" w:eastAsia="仿宋" w:hAnsi="仿宋" w:cs="仿宋"/>
        </w:rPr>
        <w:sectPr w:rsidR="0020037C">
          <w:pgSz w:w="12240" w:h="15840"/>
          <w:pgMar w:top="900" w:right="110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613" w:right="8642"/>
        <w:jc w:val="both"/>
      </w:pPr>
      <w:r>
        <w:t xml:space="preserve">2. </w:t>
      </w:r>
      <w:r>
        <w:rPr>
          <w:spacing w:val="20"/>
        </w:rPr>
        <w:t xml:space="preserve"> </w:t>
      </w:r>
      <w:r>
        <w:t>得到</w:t>
      </w:r>
      <w:r w:rsidR="00423ADE">
        <w:t>分区</w:t>
      </w:r>
      <w:r>
        <w:t>组</w:t>
      </w:r>
    </w:p>
    <w:p w:rsidR="0020037C" w:rsidRDefault="00B0609F">
      <w:pPr>
        <w:pStyle w:val="BodyText"/>
        <w:spacing w:before="8"/>
        <w:ind w:left="897"/>
        <w:rPr>
          <w:rFonts w:ascii="仿宋" w:eastAsia="仿宋" w:hAnsi="仿宋" w:cs="仿宋"/>
        </w:rPr>
      </w:pPr>
      <w:r w:rsidRPr="00B0609F">
        <w:pict>
          <v:group id="_x0000_s3018" style="position:absolute;left:0;text-align:left;margin-left:95.85pt;margin-top:4.85pt;width:459.45pt;height:10.6pt;z-index:-251790848;mso-position-horizontal-relative:page" coordorigin="1917,97" coordsize="9189,212">
            <v:shape id="_x0000_s301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w:t>
      </w:r>
      <w:r w:rsidR="00645B5F">
        <w:rPr>
          <w:rFonts w:ascii="仿宋" w:eastAsia="仿宋" w:hAnsi="仿宋" w:cs="仿宋" w:hint="eastAsia"/>
          <w:lang w:eastAsia="zh-CN"/>
        </w:rPr>
        <w:t>rg</w:t>
      </w:r>
      <w:r w:rsidR="004474D3">
        <w:rPr>
          <w:rFonts w:ascii="仿宋" w:eastAsia="仿宋" w:hAnsi="仿宋" w:cs="仿宋"/>
        </w:rPr>
        <w:t xml:space="preserve"> = db.get</w:t>
      </w:r>
      <w:r w:rsidR="00645B5F">
        <w:rPr>
          <w:rFonts w:ascii="仿宋" w:eastAsia="仿宋" w:hAnsi="仿宋" w:cs="仿宋" w:hint="eastAsia"/>
          <w:lang w:eastAsia="zh-CN"/>
        </w:rPr>
        <w:t>RG</w:t>
      </w:r>
      <w:r w:rsidR="004474D3">
        <w:rPr>
          <w:rFonts w:ascii="仿宋" w:eastAsia="仿宋" w:hAnsi="仿宋" w:cs="仿宋"/>
        </w:rPr>
        <w:t xml:space="preserve"> ( "&lt;data&gt;" ) ;</w:t>
      </w:r>
    </w:p>
    <w:p w:rsidR="0020037C" w:rsidRDefault="004474D3">
      <w:pPr>
        <w:pStyle w:val="BodyText"/>
        <w:spacing w:line="259" w:lineRule="exact"/>
        <w:ind w:left="613" w:right="8642"/>
        <w:jc w:val="both"/>
      </w:pPr>
      <w:r>
        <w:t xml:space="preserve">3. </w:t>
      </w:r>
      <w:r>
        <w:rPr>
          <w:spacing w:val="20"/>
        </w:rPr>
        <w:t xml:space="preserve"> </w:t>
      </w:r>
      <w:r>
        <w:t>停止</w:t>
      </w:r>
      <w:r w:rsidR="00423ADE">
        <w:t>分区</w:t>
      </w:r>
      <w:r>
        <w:t>组</w:t>
      </w:r>
    </w:p>
    <w:p w:rsidR="0020037C" w:rsidRDefault="00B0609F">
      <w:pPr>
        <w:pStyle w:val="BodyText"/>
        <w:spacing w:before="8"/>
        <w:ind w:left="897"/>
        <w:rPr>
          <w:rFonts w:ascii="仿宋" w:eastAsia="仿宋" w:hAnsi="仿宋" w:cs="仿宋"/>
        </w:rPr>
      </w:pPr>
      <w:r w:rsidRPr="00B0609F">
        <w:pict>
          <v:group id="_x0000_s3016" style="position:absolute;left:0;text-align:left;margin-left:95.85pt;margin-top:4.85pt;width:459.45pt;height:10.6pt;z-index:-251789824;mso-position-horizontal-relative:page" coordorigin="1917,97" coordsize="9189,212">
            <v:shape id="_x0000_s3017"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w:t>
      </w:r>
      <w:r w:rsidR="00645B5F">
        <w:rPr>
          <w:rFonts w:ascii="仿宋" w:eastAsia="仿宋" w:hAnsi="仿宋" w:cs="仿宋" w:hint="eastAsia"/>
          <w:lang w:eastAsia="zh-CN"/>
        </w:rPr>
        <w:t>rg</w:t>
      </w:r>
      <w:r w:rsidR="004474D3">
        <w:rPr>
          <w:rFonts w:ascii="仿宋" w:eastAsia="仿宋" w:hAnsi="仿宋" w:cs="仿宋"/>
        </w:rPr>
        <w:t>.stop()</w:t>
      </w:r>
    </w:p>
    <w:p w:rsidR="0026014B" w:rsidRDefault="0026014B" w:rsidP="0026014B">
      <w:pPr>
        <w:pStyle w:val="BodyText"/>
        <w:spacing w:before="83" w:line="251" w:lineRule="auto"/>
        <w:ind w:left="613" w:right="463"/>
        <w:rPr>
          <w:rFonts w:eastAsiaTheme="minorEastAsia"/>
          <w:lang w:eastAsia="zh-CN"/>
        </w:rPr>
      </w:pPr>
      <w:r>
        <w:rPr>
          <w:rFonts w:eastAsiaTheme="minorEastAsia" w:hint="eastAsia"/>
          <w:lang w:eastAsia="zh-CN"/>
        </w:rPr>
        <w:t xml:space="preserve">4.  </w:t>
      </w:r>
      <w:r>
        <w:rPr>
          <w:rFonts w:eastAsiaTheme="minorEastAsia" w:hint="eastAsia"/>
          <w:lang w:eastAsia="zh-CN"/>
        </w:rPr>
        <w:t>通过终端登入相应</w:t>
      </w:r>
      <w:r w:rsidR="00423ADE">
        <w:rPr>
          <w:rFonts w:eastAsiaTheme="minorEastAsia" w:hint="eastAsia"/>
          <w:lang w:eastAsia="zh-CN"/>
        </w:rPr>
        <w:t>分区</w:t>
      </w:r>
      <w:r>
        <w:rPr>
          <w:rFonts w:eastAsiaTheme="minorEastAsia" w:hint="eastAsia"/>
          <w:lang w:eastAsia="zh-CN"/>
        </w:rPr>
        <w:t>组的数据节点，执行数据恢复</w:t>
      </w:r>
    </w:p>
    <w:p w:rsidR="0026014B" w:rsidRDefault="0026014B" w:rsidP="0026014B">
      <w:pPr>
        <w:pStyle w:val="BodyText"/>
        <w:spacing w:before="8"/>
        <w:ind w:left="897"/>
        <w:rPr>
          <w:rFonts w:eastAsiaTheme="minorEastAsia"/>
          <w:lang w:eastAsia="zh-CN"/>
        </w:rPr>
      </w:pPr>
      <w:r>
        <w:rPr>
          <w:rFonts w:eastAsiaTheme="minorEastAsia" w:hint="eastAsia"/>
          <w:lang w:eastAsia="zh-CN"/>
        </w:rPr>
        <w:t>sdbadmin</w:t>
      </w:r>
      <w:r w:rsidRPr="0047288B">
        <w:rPr>
          <w:rFonts w:eastAsiaTheme="minorEastAsia"/>
          <w:lang w:eastAsia="zh-CN"/>
        </w:rPr>
        <w:t>@vmsvr2-suse-x64-1:/</w:t>
      </w:r>
      <w:r>
        <w:rPr>
          <w:rFonts w:eastAsiaTheme="minorEastAsia" w:hint="eastAsia"/>
          <w:lang w:eastAsia="zh-CN"/>
        </w:rPr>
        <w:t>opt</w:t>
      </w:r>
      <w:r>
        <w:rPr>
          <w:rFonts w:eastAsiaTheme="minorEastAsia"/>
          <w:lang w:eastAsia="zh-CN"/>
        </w:rPr>
        <w:t xml:space="preserve">/sequoiadb&gt; </w:t>
      </w:r>
      <w:r>
        <w:rPr>
          <w:rFonts w:eastAsiaTheme="minorEastAsia" w:hint="eastAsia"/>
          <w:lang w:eastAsia="zh-CN"/>
        </w:rPr>
        <w:t>bin</w:t>
      </w:r>
      <w:r w:rsidRPr="0047288B">
        <w:rPr>
          <w:rFonts w:eastAsiaTheme="minorEastAsia"/>
          <w:lang w:eastAsia="zh-CN"/>
        </w:rPr>
        <w:t xml:space="preserve">/restoreDB -p </w:t>
      </w:r>
      <w:r>
        <w:rPr>
          <w:rFonts w:eastAsiaTheme="minorEastAsia" w:hint="eastAsia"/>
          <w:lang w:eastAsia="zh-CN"/>
        </w:rPr>
        <w:t xml:space="preserve"> database/</w:t>
      </w:r>
      <w:r w:rsidR="003A556E" w:rsidRPr="003A556E">
        <w:rPr>
          <w:rFonts w:eastAsiaTheme="minorEastAsia"/>
          <w:lang w:eastAsia="zh-CN"/>
        </w:rPr>
        <w:t>11820</w:t>
      </w:r>
      <w:r w:rsidRPr="0047288B">
        <w:rPr>
          <w:rFonts w:eastAsiaTheme="minorEastAsia"/>
          <w:lang w:eastAsia="zh-CN"/>
        </w:rPr>
        <w:t>/bakfile -n test_bk</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Begin to clean dps logs...</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Begin to clean dms storages...</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Begin to init dps logs...</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Begin to restore...</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 xml:space="preserve">Begin to restore data file: </w:t>
      </w:r>
      <w:r w:rsidR="003A556E" w:rsidRPr="003A556E">
        <w:rPr>
          <w:rFonts w:eastAsiaTheme="minorEastAsia"/>
          <w:lang w:eastAsia="zh-CN"/>
        </w:rPr>
        <w:t>11820</w:t>
      </w:r>
      <w:r w:rsidRPr="0047288B">
        <w:rPr>
          <w:rFonts w:eastAsiaTheme="minorEastAsia"/>
          <w:lang w:eastAsia="zh-CN"/>
        </w:rPr>
        <w:t>/bakfile/test_bk.1 ...</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Begin to restore su: test.1.data ...</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Begin to restore su: test.1.idx ...</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Begin to restore dps logs...</w:t>
      </w:r>
    </w:p>
    <w:p w:rsidR="0026014B" w:rsidRPr="0047288B" w:rsidRDefault="0026014B" w:rsidP="0026014B">
      <w:pPr>
        <w:pStyle w:val="BodyText"/>
        <w:spacing w:before="8"/>
        <w:ind w:left="897"/>
        <w:rPr>
          <w:rFonts w:eastAsiaTheme="minorEastAsia"/>
          <w:lang w:eastAsia="zh-CN"/>
        </w:rPr>
      </w:pPr>
      <w:r w:rsidRPr="0047288B">
        <w:rPr>
          <w:rFonts w:eastAsiaTheme="minorEastAsia"/>
          <w:lang w:eastAsia="zh-CN"/>
        </w:rPr>
        <w:t>*****************************************************</w:t>
      </w:r>
    </w:p>
    <w:p w:rsidR="0026014B" w:rsidRPr="0047288B" w:rsidRDefault="0026014B" w:rsidP="0026014B">
      <w:pPr>
        <w:pStyle w:val="BodyText"/>
        <w:spacing w:before="8"/>
        <w:ind w:left="897"/>
        <w:rPr>
          <w:rFonts w:eastAsiaTheme="minorEastAsia"/>
          <w:lang w:eastAsia="zh-CN"/>
        </w:rPr>
      </w:pPr>
      <w:r w:rsidRPr="0047288B">
        <w:rPr>
          <w:rFonts w:eastAsiaTheme="minorEastAsia"/>
          <w:lang w:eastAsia="zh-CN"/>
        </w:rPr>
        <w:t>Restore succeed!</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w:t>
      </w:r>
    </w:p>
    <w:p w:rsidR="0026014B" w:rsidRDefault="0026014B" w:rsidP="0026014B">
      <w:pPr>
        <w:pStyle w:val="BodyText"/>
        <w:spacing w:line="259" w:lineRule="exact"/>
        <w:ind w:left="613" w:right="4442"/>
        <w:jc w:val="both"/>
        <w:rPr>
          <w:rFonts w:eastAsiaTheme="minorEastAsia"/>
          <w:lang w:eastAsia="zh-CN"/>
        </w:rPr>
      </w:pPr>
      <w:r>
        <w:rPr>
          <w:rFonts w:eastAsiaTheme="minorEastAsia" w:hint="eastAsia"/>
          <w:lang w:eastAsia="zh-CN"/>
        </w:rPr>
        <w:t xml:space="preserve">5.  </w:t>
      </w:r>
      <w:r>
        <w:rPr>
          <w:rFonts w:eastAsiaTheme="minorEastAsia" w:hint="eastAsia"/>
          <w:lang w:eastAsia="zh-CN"/>
        </w:rPr>
        <w:t>到数据节点目录检查文件是否恢复</w:t>
      </w:r>
    </w:p>
    <w:p w:rsidR="0026014B" w:rsidRPr="0047288B" w:rsidRDefault="0026014B" w:rsidP="0026014B">
      <w:pPr>
        <w:pStyle w:val="BodyText"/>
        <w:spacing w:before="8"/>
        <w:ind w:left="897"/>
        <w:rPr>
          <w:rFonts w:eastAsiaTheme="minorEastAsia"/>
          <w:lang w:eastAsia="zh-CN"/>
        </w:rPr>
      </w:pPr>
      <w:r>
        <w:rPr>
          <w:rFonts w:eastAsiaTheme="minorEastAsia" w:hint="eastAsia"/>
          <w:lang w:eastAsia="zh-CN"/>
        </w:rPr>
        <w:t>sdbadmin</w:t>
      </w:r>
      <w:r w:rsidRPr="0047288B">
        <w:rPr>
          <w:rFonts w:eastAsiaTheme="minorEastAsia"/>
          <w:lang w:eastAsia="zh-CN"/>
        </w:rPr>
        <w:t xml:space="preserve"> @vmsvr2-suse-x64-1:/</w:t>
      </w:r>
      <w:r w:rsidRPr="0047288B">
        <w:rPr>
          <w:rFonts w:eastAsiaTheme="minorEastAsia" w:hint="eastAsia"/>
          <w:lang w:eastAsia="zh-CN"/>
        </w:rPr>
        <w:t xml:space="preserve"> </w:t>
      </w:r>
      <w:r>
        <w:rPr>
          <w:rFonts w:eastAsiaTheme="minorEastAsia" w:hint="eastAsia"/>
          <w:lang w:eastAsia="zh-CN"/>
        </w:rPr>
        <w:t>opt</w:t>
      </w:r>
      <w:r>
        <w:rPr>
          <w:rFonts w:eastAsiaTheme="minorEastAsia"/>
          <w:lang w:eastAsia="zh-CN"/>
        </w:rPr>
        <w:t>/sequoiadb</w:t>
      </w:r>
      <w:r w:rsidRPr="0047288B">
        <w:rPr>
          <w:rFonts w:eastAsiaTheme="minorEastAsia"/>
          <w:lang w:eastAsia="zh-CN"/>
        </w:rPr>
        <w:t xml:space="preserve"> </w:t>
      </w:r>
      <w:r>
        <w:rPr>
          <w:rFonts w:eastAsiaTheme="minorEastAsia" w:hint="eastAsia"/>
          <w:lang w:eastAsia="zh-CN"/>
        </w:rPr>
        <w:t>/database</w:t>
      </w:r>
      <w:r w:rsidRPr="0047288B">
        <w:rPr>
          <w:rFonts w:eastAsiaTheme="minorEastAsia"/>
          <w:lang w:eastAsia="zh-CN"/>
        </w:rPr>
        <w:t>/</w:t>
      </w:r>
      <w:r w:rsidR="003A556E" w:rsidRPr="003A556E">
        <w:rPr>
          <w:rFonts w:eastAsiaTheme="minorEastAsia"/>
          <w:lang w:eastAsia="zh-CN"/>
        </w:rPr>
        <w:t>11820</w:t>
      </w:r>
      <w:r w:rsidRPr="0047288B">
        <w:rPr>
          <w:rFonts w:eastAsiaTheme="minorEastAsia"/>
          <w:lang w:eastAsia="zh-CN"/>
        </w:rPr>
        <w:t>&gt; ls -l</w:t>
      </w:r>
    </w:p>
    <w:p w:rsidR="0026014B" w:rsidRPr="0047288B" w:rsidRDefault="0026014B" w:rsidP="0026014B">
      <w:pPr>
        <w:pStyle w:val="BodyText"/>
        <w:spacing w:before="8"/>
        <w:ind w:left="897"/>
        <w:rPr>
          <w:rFonts w:eastAsiaTheme="minorEastAsia"/>
          <w:lang w:eastAsia="zh-CN"/>
        </w:rPr>
      </w:pPr>
      <w:r w:rsidRPr="0047288B">
        <w:rPr>
          <w:rFonts w:eastAsiaTheme="minorEastAsia"/>
          <w:lang w:eastAsia="zh-CN"/>
        </w:rPr>
        <w:t>total 299156</w:t>
      </w:r>
    </w:p>
    <w:p w:rsidR="0026014B" w:rsidRPr="0047288B" w:rsidRDefault="0026014B" w:rsidP="0026014B">
      <w:pPr>
        <w:pStyle w:val="BodyText"/>
        <w:spacing w:before="8"/>
        <w:ind w:left="897"/>
        <w:rPr>
          <w:rFonts w:eastAsiaTheme="minorEastAsia"/>
          <w:lang w:eastAsia="zh-CN"/>
        </w:rPr>
      </w:pPr>
      <w:r w:rsidRPr="0047288B">
        <w:rPr>
          <w:rFonts w:eastAsiaTheme="minorEastAsia"/>
          <w:lang w:eastAsia="zh-CN"/>
        </w:rPr>
        <w:t xml:space="preserve">drwxr-xr-x 2 </w:t>
      </w:r>
      <w:r>
        <w:rPr>
          <w:rFonts w:eastAsiaTheme="minorEastAsia" w:hint="eastAsia"/>
          <w:lang w:eastAsia="zh-CN"/>
        </w:rPr>
        <w:t>sdbadmin</w:t>
      </w:r>
      <w:r w:rsidRPr="0047288B">
        <w:rPr>
          <w:rFonts w:eastAsiaTheme="minorEastAsia"/>
          <w:lang w:eastAsia="zh-CN"/>
        </w:rPr>
        <w:t xml:space="preserve"> </w:t>
      </w:r>
      <w:r>
        <w:rPr>
          <w:rFonts w:eastAsiaTheme="minorEastAsia" w:hint="eastAsia"/>
          <w:lang w:eastAsia="zh-CN"/>
        </w:rPr>
        <w:t>sdbadmin</w:t>
      </w:r>
      <w:r w:rsidRPr="0047288B">
        <w:rPr>
          <w:rFonts w:eastAsiaTheme="minorEastAsia"/>
          <w:lang w:eastAsia="zh-CN"/>
        </w:rPr>
        <w:t xml:space="preserve">      4096 Nov 13 16:06 bakfile</w:t>
      </w:r>
    </w:p>
    <w:p w:rsidR="0026014B" w:rsidRPr="0047288B" w:rsidRDefault="0026014B" w:rsidP="0026014B">
      <w:pPr>
        <w:pStyle w:val="BodyText"/>
        <w:spacing w:before="8"/>
        <w:ind w:left="897"/>
        <w:rPr>
          <w:rFonts w:eastAsiaTheme="minorEastAsia"/>
          <w:lang w:eastAsia="zh-CN"/>
        </w:rPr>
      </w:pPr>
      <w:r w:rsidRPr="0047288B">
        <w:rPr>
          <w:rFonts w:eastAsiaTheme="minorEastAsia"/>
          <w:lang w:eastAsia="zh-CN"/>
        </w:rPr>
        <w:t xml:space="preserve">drwxr-xr-x 2 </w:t>
      </w:r>
      <w:r>
        <w:rPr>
          <w:rFonts w:eastAsiaTheme="minorEastAsia" w:hint="eastAsia"/>
          <w:lang w:eastAsia="zh-CN"/>
        </w:rPr>
        <w:t>sdbadmin</w:t>
      </w:r>
      <w:r w:rsidRPr="0047288B">
        <w:rPr>
          <w:rFonts w:eastAsiaTheme="minorEastAsia"/>
          <w:lang w:eastAsia="zh-CN"/>
        </w:rPr>
        <w:t xml:space="preserve"> </w:t>
      </w:r>
      <w:r>
        <w:rPr>
          <w:rFonts w:eastAsiaTheme="minorEastAsia" w:hint="eastAsia"/>
          <w:lang w:eastAsia="zh-CN"/>
        </w:rPr>
        <w:t>sdbadmin</w:t>
      </w:r>
      <w:r w:rsidRPr="0047288B">
        <w:rPr>
          <w:rFonts w:eastAsiaTheme="minorEastAsia"/>
          <w:lang w:eastAsia="zh-CN"/>
        </w:rPr>
        <w:t xml:space="preserve">      4096 Nov 13 15:48 diaglog</w:t>
      </w:r>
    </w:p>
    <w:p w:rsidR="0026014B" w:rsidRPr="0047288B" w:rsidRDefault="0026014B" w:rsidP="0026014B">
      <w:pPr>
        <w:pStyle w:val="BodyText"/>
        <w:spacing w:before="8"/>
        <w:ind w:left="897"/>
        <w:rPr>
          <w:rFonts w:eastAsiaTheme="minorEastAsia"/>
          <w:lang w:eastAsia="zh-CN"/>
        </w:rPr>
      </w:pPr>
      <w:r w:rsidRPr="0047288B">
        <w:rPr>
          <w:rFonts w:eastAsiaTheme="minorEastAsia"/>
          <w:lang w:eastAsia="zh-CN"/>
        </w:rPr>
        <w:t xml:space="preserve">drwxr-xr-x 2 </w:t>
      </w:r>
      <w:r>
        <w:rPr>
          <w:rFonts w:eastAsiaTheme="minorEastAsia" w:hint="eastAsia"/>
          <w:lang w:eastAsia="zh-CN"/>
        </w:rPr>
        <w:t>sdbadmin</w:t>
      </w:r>
      <w:r w:rsidRPr="0047288B">
        <w:rPr>
          <w:rFonts w:eastAsiaTheme="minorEastAsia"/>
          <w:lang w:eastAsia="zh-CN"/>
        </w:rPr>
        <w:t xml:space="preserve"> </w:t>
      </w:r>
      <w:r>
        <w:rPr>
          <w:rFonts w:eastAsiaTheme="minorEastAsia" w:hint="eastAsia"/>
          <w:lang w:eastAsia="zh-CN"/>
        </w:rPr>
        <w:t>sdbadmin</w:t>
      </w:r>
      <w:r w:rsidRPr="0047288B">
        <w:rPr>
          <w:rFonts w:eastAsiaTheme="minorEastAsia"/>
          <w:lang w:eastAsia="zh-CN"/>
        </w:rPr>
        <w:t xml:space="preserve">      4096 Nov 13 17:39 replicalog</w:t>
      </w:r>
    </w:p>
    <w:p w:rsidR="0026014B" w:rsidRPr="0047288B" w:rsidRDefault="0026014B" w:rsidP="0026014B">
      <w:pPr>
        <w:pStyle w:val="BodyText"/>
        <w:spacing w:before="8"/>
        <w:ind w:left="897"/>
        <w:rPr>
          <w:rFonts w:eastAsiaTheme="minorEastAsia"/>
          <w:lang w:eastAsia="zh-CN"/>
        </w:rPr>
      </w:pPr>
      <w:r w:rsidRPr="0047288B">
        <w:rPr>
          <w:rFonts w:eastAsiaTheme="minorEastAsia"/>
          <w:lang w:eastAsia="zh-CN"/>
        </w:rPr>
        <w:t xml:space="preserve">-rw-r----- 1 </w:t>
      </w:r>
      <w:r>
        <w:rPr>
          <w:rFonts w:eastAsiaTheme="minorEastAsia" w:hint="eastAsia"/>
          <w:lang w:eastAsia="zh-CN"/>
        </w:rPr>
        <w:t>sdbadmin</w:t>
      </w:r>
      <w:r w:rsidRPr="0047288B">
        <w:rPr>
          <w:rFonts w:eastAsiaTheme="minorEastAsia"/>
          <w:lang w:eastAsia="zh-CN"/>
        </w:rPr>
        <w:t xml:space="preserve"> </w:t>
      </w:r>
      <w:r>
        <w:rPr>
          <w:rFonts w:eastAsiaTheme="minorEastAsia" w:hint="eastAsia"/>
          <w:lang w:eastAsia="zh-CN"/>
        </w:rPr>
        <w:t>sdbadmin</w:t>
      </w:r>
      <w:r w:rsidRPr="0047288B">
        <w:rPr>
          <w:rFonts w:eastAsiaTheme="minorEastAsia"/>
          <w:lang w:eastAsia="zh-CN"/>
        </w:rPr>
        <w:t xml:space="preserve"> 155254784 Nov 13 17:39 test.1.data</w:t>
      </w:r>
    </w:p>
    <w:p w:rsidR="0026014B" w:rsidRDefault="0026014B" w:rsidP="0026014B">
      <w:pPr>
        <w:pStyle w:val="BodyText"/>
        <w:spacing w:before="8"/>
        <w:ind w:left="897"/>
        <w:rPr>
          <w:rFonts w:eastAsiaTheme="minorEastAsia"/>
          <w:lang w:eastAsia="zh-CN"/>
        </w:rPr>
      </w:pPr>
      <w:r w:rsidRPr="0047288B">
        <w:rPr>
          <w:rFonts w:eastAsiaTheme="minorEastAsia"/>
          <w:lang w:eastAsia="zh-CN"/>
        </w:rPr>
        <w:t xml:space="preserve">-rw-r----- 1 </w:t>
      </w:r>
      <w:r>
        <w:rPr>
          <w:rFonts w:eastAsiaTheme="minorEastAsia" w:hint="eastAsia"/>
          <w:lang w:eastAsia="zh-CN"/>
        </w:rPr>
        <w:t>sdbadmin</w:t>
      </w:r>
      <w:r w:rsidRPr="0047288B">
        <w:rPr>
          <w:rFonts w:eastAsiaTheme="minorEastAsia"/>
          <w:lang w:eastAsia="zh-CN"/>
        </w:rPr>
        <w:t xml:space="preserve"> </w:t>
      </w:r>
      <w:r>
        <w:rPr>
          <w:rFonts w:eastAsiaTheme="minorEastAsia" w:hint="eastAsia"/>
          <w:lang w:eastAsia="zh-CN"/>
        </w:rPr>
        <w:t>sdbadmin</w:t>
      </w:r>
      <w:r w:rsidRPr="0047288B">
        <w:rPr>
          <w:rFonts w:eastAsiaTheme="minorEastAsia"/>
          <w:lang w:eastAsia="zh-CN"/>
        </w:rPr>
        <w:t xml:space="preserve"> 151060480 Nov 13 17:39 test.1.idx</w:t>
      </w:r>
    </w:p>
    <w:p w:rsidR="0026014B" w:rsidRDefault="0026014B" w:rsidP="0026014B">
      <w:pPr>
        <w:pStyle w:val="BodyText"/>
        <w:spacing w:before="83" w:line="251" w:lineRule="auto"/>
        <w:ind w:left="613" w:right="463"/>
        <w:rPr>
          <w:rFonts w:eastAsiaTheme="minorEastAsia"/>
          <w:lang w:eastAsia="zh-CN"/>
        </w:rPr>
      </w:pPr>
      <w:r>
        <w:rPr>
          <w:rFonts w:eastAsiaTheme="minorEastAsia" w:hint="eastAsia"/>
          <w:lang w:eastAsia="zh-CN"/>
        </w:rPr>
        <w:t xml:space="preserve">6.  </w:t>
      </w:r>
      <w:r>
        <w:rPr>
          <w:rFonts w:eastAsiaTheme="minorEastAsia" w:hint="eastAsia"/>
          <w:lang w:eastAsia="zh-CN"/>
        </w:rPr>
        <w:t>删除该</w:t>
      </w:r>
      <w:r w:rsidR="00423ADE">
        <w:rPr>
          <w:rFonts w:eastAsiaTheme="minorEastAsia" w:hint="eastAsia"/>
          <w:lang w:eastAsia="zh-CN"/>
        </w:rPr>
        <w:t>分区</w:t>
      </w:r>
      <w:r>
        <w:rPr>
          <w:rFonts w:eastAsiaTheme="minorEastAsia" w:hint="eastAsia"/>
          <w:lang w:eastAsia="zh-CN"/>
        </w:rPr>
        <w:t>组中其它数据节点的所有数据</w:t>
      </w:r>
      <w:r w:rsidR="00F334AD">
        <w:rPr>
          <w:rFonts w:eastAsiaTheme="minorEastAsia" w:hint="eastAsia"/>
          <w:lang w:eastAsia="zh-CN"/>
        </w:rPr>
        <w:t>（或者将该节点的所有</w:t>
      </w:r>
      <w:r w:rsidR="00F334AD">
        <w:rPr>
          <w:rFonts w:eastAsiaTheme="minorEastAsia" w:hint="eastAsia"/>
          <w:lang w:eastAsia="zh-CN"/>
        </w:rPr>
        <w:t xml:space="preserve"> .data</w:t>
      </w:r>
      <w:r w:rsidR="00F334AD">
        <w:rPr>
          <w:rFonts w:eastAsiaTheme="minorEastAsia" w:hint="eastAsia"/>
          <w:lang w:eastAsia="zh-CN"/>
        </w:rPr>
        <w:t>和</w:t>
      </w:r>
      <w:r w:rsidR="00F334AD">
        <w:rPr>
          <w:rFonts w:eastAsiaTheme="minorEastAsia" w:hint="eastAsia"/>
          <w:lang w:eastAsia="zh-CN"/>
        </w:rPr>
        <w:t>.idx</w:t>
      </w:r>
      <w:r w:rsidR="00F334AD">
        <w:rPr>
          <w:rFonts w:eastAsiaTheme="minorEastAsia" w:hint="eastAsia"/>
          <w:lang w:eastAsia="zh-CN"/>
        </w:rPr>
        <w:t>文件拷贝至其它数据节点的数据目录和索引目录下，以及将该节点</w:t>
      </w:r>
      <w:r w:rsidR="00F334AD">
        <w:rPr>
          <w:rFonts w:eastAsiaTheme="minorEastAsia" w:hint="eastAsia"/>
          <w:lang w:eastAsia="zh-CN"/>
        </w:rPr>
        <w:t>replicalog</w:t>
      </w:r>
      <w:r w:rsidR="00F334AD">
        <w:rPr>
          <w:rFonts w:eastAsiaTheme="minorEastAsia" w:hint="eastAsia"/>
          <w:lang w:eastAsia="zh-CN"/>
        </w:rPr>
        <w:t>所有日志拷贝至其它数据节点的日志目录下</w:t>
      </w:r>
      <w:r w:rsidR="00FE6E66">
        <w:rPr>
          <w:rFonts w:eastAsiaTheme="minorEastAsia" w:hint="eastAsia"/>
          <w:lang w:eastAsia="zh-CN"/>
        </w:rPr>
        <w:t>，</w:t>
      </w:r>
      <w:r w:rsidR="00FE6E66">
        <w:rPr>
          <w:rFonts w:eastAsiaTheme="minorEastAsia" w:hint="eastAsia"/>
          <w:lang w:eastAsia="zh-CN"/>
        </w:rPr>
        <w:t xml:space="preserve"> </w:t>
      </w:r>
      <w:r w:rsidR="00FE6E66">
        <w:rPr>
          <w:rFonts w:eastAsiaTheme="minorEastAsia" w:hint="eastAsia"/>
          <w:lang w:eastAsia="zh-CN"/>
        </w:rPr>
        <w:t>或者将备份文件拷贝至其它数据节点，并通过</w:t>
      </w:r>
      <w:r w:rsidR="00FE6E66">
        <w:rPr>
          <w:rFonts w:eastAsiaTheme="minorEastAsia" w:hint="eastAsia"/>
          <w:lang w:eastAsia="zh-CN"/>
        </w:rPr>
        <w:t xml:space="preserve"> </w:t>
      </w:r>
      <w:r w:rsidR="00FE6E66">
        <w:rPr>
          <w:rFonts w:eastAsiaTheme="minorEastAsia"/>
          <w:lang w:eastAsia="zh-CN"/>
        </w:rPr>
        <w:t>restored</w:t>
      </w:r>
      <w:r w:rsidR="00FE6E66">
        <w:rPr>
          <w:rFonts w:eastAsiaTheme="minorEastAsia" w:hint="eastAsia"/>
          <w:lang w:eastAsia="zh-CN"/>
        </w:rPr>
        <w:t xml:space="preserve"> </w:t>
      </w:r>
      <w:r w:rsidR="00FE6E66">
        <w:rPr>
          <w:rFonts w:eastAsiaTheme="minorEastAsia" w:hint="eastAsia"/>
          <w:lang w:eastAsia="zh-CN"/>
        </w:rPr>
        <w:t>工具恢复</w:t>
      </w:r>
      <w:r w:rsidR="00FE6E66">
        <w:rPr>
          <w:rFonts w:eastAsiaTheme="minorEastAsia" w:hint="eastAsia"/>
          <w:lang w:eastAsia="zh-CN"/>
        </w:rPr>
        <w:t xml:space="preserve"> </w:t>
      </w:r>
      <w:r w:rsidR="00F334AD">
        <w:rPr>
          <w:rFonts w:eastAsiaTheme="minorEastAsia" w:hint="eastAsia"/>
          <w:lang w:eastAsia="zh-CN"/>
        </w:rPr>
        <w:t>）</w:t>
      </w:r>
      <w:r>
        <w:rPr>
          <w:rFonts w:eastAsiaTheme="minorEastAsia" w:hint="eastAsia"/>
          <w:lang w:eastAsia="zh-CN"/>
        </w:rPr>
        <w:t>；重新启动系统。</w:t>
      </w:r>
    </w:p>
    <w:p w:rsidR="0026014B" w:rsidRPr="00FE6E66" w:rsidRDefault="0026014B" w:rsidP="0026014B">
      <w:pPr>
        <w:pStyle w:val="BodyText"/>
        <w:spacing w:line="259" w:lineRule="exact"/>
        <w:ind w:left="613" w:right="4442"/>
        <w:jc w:val="both"/>
        <w:rPr>
          <w:rFonts w:eastAsiaTheme="minorEastAsia"/>
          <w:lang w:eastAsia="zh-CN"/>
        </w:rPr>
      </w:pPr>
    </w:p>
    <w:p w:rsidR="0026014B" w:rsidRPr="0026014B" w:rsidRDefault="0026014B">
      <w:pPr>
        <w:pStyle w:val="BodyText"/>
        <w:spacing w:line="259" w:lineRule="exact"/>
        <w:ind w:left="613" w:right="4442"/>
        <w:jc w:val="both"/>
        <w:rPr>
          <w:rFonts w:eastAsiaTheme="minorEastAsia"/>
          <w:lang w:eastAsia="zh-CN"/>
        </w:rPr>
      </w:pPr>
    </w:p>
    <w:p w:rsidR="0020037C" w:rsidRDefault="0020037C">
      <w:pPr>
        <w:spacing w:before="2" w:line="110" w:lineRule="exact"/>
        <w:rPr>
          <w:sz w:val="11"/>
          <w:szCs w:val="11"/>
          <w:lang w:eastAsia="zh-CN"/>
        </w:rPr>
      </w:pPr>
    </w:p>
    <w:p w:rsidR="0020037C" w:rsidRDefault="004474D3">
      <w:pPr>
        <w:pStyle w:val="Heading3"/>
        <w:ind w:left="113"/>
        <w:rPr>
          <w:lang w:eastAsia="zh-CN"/>
        </w:rPr>
      </w:pPr>
      <w:bookmarkStart w:id="236" w:name="故障恢复"/>
      <w:bookmarkStart w:id="237" w:name="_bookmark107"/>
      <w:bookmarkEnd w:id="236"/>
      <w:bookmarkEnd w:id="237"/>
      <w:r>
        <w:rPr>
          <w:lang w:eastAsia="zh-CN"/>
        </w:rPr>
        <w:t>故障恢复</w:t>
      </w:r>
    </w:p>
    <w:p w:rsidR="0020037C" w:rsidRDefault="004474D3">
      <w:pPr>
        <w:pStyle w:val="BodyText"/>
        <w:spacing w:before="19"/>
        <w:ind w:left="613" w:right="6926"/>
        <w:jc w:val="both"/>
        <w:rPr>
          <w:lang w:eastAsia="zh-CN"/>
        </w:rPr>
      </w:pPr>
      <w:r>
        <w:rPr>
          <w:lang w:eastAsia="zh-CN"/>
        </w:rPr>
        <w:t>本节介绍个类型节点的故障恢复。</w:t>
      </w:r>
    </w:p>
    <w:p w:rsidR="0020037C" w:rsidRDefault="00B0609F">
      <w:pPr>
        <w:pStyle w:val="BodyText"/>
        <w:spacing w:before="16" w:line="251" w:lineRule="auto"/>
        <w:ind w:left="613" w:right="9126"/>
        <w:jc w:val="both"/>
        <w:rPr>
          <w:lang w:eastAsia="zh-CN"/>
        </w:rPr>
      </w:pPr>
      <w:hyperlink w:anchor="_bookmark108" w:history="1">
        <w:r w:rsidR="004474D3">
          <w:rPr>
            <w:color w:val="0000FF"/>
            <w:lang w:eastAsia="zh-CN"/>
          </w:rPr>
          <w:t>协调节点</w:t>
        </w:r>
      </w:hyperlink>
      <w:r w:rsidR="004474D3">
        <w:rPr>
          <w:color w:val="0000FF"/>
          <w:lang w:eastAsia="zh-CN"/>
        </w:rPr>
        <w:t xml:space="preserve"> </w:t>
      </w:r>
      <w:hyperlink w:anchor="_bookmark109" w:history="1">
        <w:r w:rsidR="004474D3">
          <w:rPr>
            <w:color w:val="0000FF"/>
            <w:lang w:eastAsia="zh-CN"/>
          </w:rPr>
          <w:t>数据节点</w:t>
        </w:r>
      </w:hyperlink>
      <w:r w:rsidR="004474D3">
        <w:rPr>
          <w:color w:val="0000FF"/>
          <w:lang w:eastAsia="zh-CN"/>
        </w:rPr>
        <w:t xml:space="preserve"> </w:t>
      </w:r>
      <w:hyperlink w:anchor="_bookmark110" w:history="1">
        <w:r w:rsidR="004474D3">
          <w:rPr>
            <w:color w:val="0000FF"/>
            <w:lang w:eastAsia="zh-CN"/>
          </w:rPr>
          <w:t>编目节点</w:t>
        </w:r>
      </w:hyperlink>
    </w:p>
    <w:p w:rsidR="0020037C" w:rsidRDefault="004474D3">
      <w:pPr>
        <w:pStyle w:val="BodyText"/>
        <w:spacing w:before="83" w:line="251" w:lineRule="auto"/>
        <w:ind w:left="613" w:right="463"/>
        <w:rPr>
          <w:lang w:eastAsia="zh-CN"/>
        </w:rPr>
      </w:pPr>
      <w:bookmarkStart w:id="238" w:name="协调节点"/>
      <w:bookmarkStart w:id="239" w:name="_bookmark108"/>
      <w:bookmarkEnd w:id="238"/>
      <w:bookmarkEnd w:id="239"/>
      <w:r>
        <w:rPr>
          <w:lang w:eastAsia="zh-CN"/>
        </w:rPr>
        <w:t>协调节点 由于协调节点不存在用户数据，因此发生故障后可以直接重新启动，不参与任何额外的故障恢复步骤。</w:t>
      </w:r>
    </w:p>
    <w:p w:rsidR="0020037C" w:rsidRDefault="004474D3">
      <w:pPr>
        <w:pStyle w:val="BodyText"/>
        <w:spacing w:before="83" w:line="251" w:lineRule="auto"/>
        <w:ind w:left="613" w:right="1549"/>
        <w:rPr>
          <w:lang w:eastAsia="zh-CN"/>
        </w:rPr>
      </w:pPr>
      <w:bookmarkStart w:id="240" w:name="数据节点"/>
      <w:bookmarkStart w:id="241" w:name="_bookmark109"/>
      <w:bookmarkEnd w:id="240"/>
      <w:bookmarkEnd w:id="241"/>
      <w:r>
        <w:rPr>
          <w:lang w:eastAsia="zh-CN"/>
        </w:rPr>
        <w:t xml:space="preserve">数据节点 </w:t>
      </w:r>
      <w:r>
        <w:rPr>
          <w:w w:val="95"/>
          <w:lang w:eastAsia="zh-CN"/>
        </w:rPr>
        <w:t>数据节点发生故障后，重新启动会自动检测数据库目录下.SEQUOIADB_STARTUP隐藏文件。</w:t>
      </w:r>
    </w:p>
    <w:p w:rsidR="0020037C" w:rsidRDefault="004474D3">
      <w:pPr>
        <w:pStyle w:val="BodyText"/>
        <w:spacing w:before="92" w:line="167" w:lineRule="auto"/>
        <w:ind w:left="613" w:right="428"/>
        <w:rPr>
          <w:lang w:eastAsia="zh-CN"/>
        </w:rPr>
      </w:pPr>
      <w:r>
        <w:rPr>
          <w:w w:val="95"/>
          <w:lang w:eastAsia="zh-CN"/>
        </w:rPr>
        <w:t xml:space="preserve">如果该文件存在则说明上次的执行意外终止（例如kill        </w:t>
      </w:r>
      <w:r>
        <w:rPr>
          <w:spacing w:val="45"/>
          <w:w w:val="95"/>
          <w:lang w:eastAsia="zh-CN"/>
        </w:rPr>
        <w:t xml:space="preserve"> </w:t>
      </w:r>
      <w:r>
        <w:rPr>
          <w:w w:val="95"/>
          <w:lang w:eastAsia="zh-CN"/>
        </w:rPr>
        <w:t>-9）。对于意外终止的节点，系统会将该数据节点置</w:t>
      </w:r>
      <w:r>
        <w:rPr>
          <w:lang w:eastAsia="zh-CN"/>
        </w:rPr>
        <w:t xml:space="preserve"> 入崩溃恢复状态。</w:t>
      </w:r>
    </w:p>
    <w:p w:rsidR="0020037C" w:rsidRDefault="0020037C">
      <w:pPr>
        <w:spacing w:before="10" w:line="110" w:lineRule="exact"/>
        <w:rPr>
          <w:sz w:val="11"/>
          <w:szCs w:val="11"/>
          <w:lang w:eastAsia="zh-CN"/>
        </w:rPr>
      </w:pPr>
    </w:p>
    <w:p w:rsidR="0020037C" w:rsidRDefault="004474D3">
      <w:pPr>
        <w:pStyle w:val="BodyText"/>
        <w:spacing w:line="167" w:lineRule="auto"/>
        <w:ind w:left="613" w:right="428"/>
        <w:rPr>
          <w:lang w:eastAsia="zh-CN"/>
        </w:rPr>
      </w:pPr>
      <w:r>
        <w:rPr>
          <w:lang w:eastAsia="zh-CN"/>
        </w:rPr>
        <w:t xml:space="preserve">在崩溃恢复的过程中，数据节点会与该组中的一个正常节点进行全量同步。在这种情况下，被恢复的节点 </w:t>
      </w:r>
      <w:r>
        <w:rPr>
          <w:w w:val="95"/>
          <w:lang w:eastAsia="zh-CN"/>
        </w:rPr>
        <w:t xml:space="preserve">中所有数据作废，同步到的新数据作为基准。假设该节点没有被意外终止（例如kill        </w:t>
      </w:r>
      <w:r>
        <w:rPr>
          <w:spacing w:val="47"/>
          <w:w w:val="95"/>
          <w:lang w:eastAsia="zh-CN"/>
        </w:rPr>
        <w:t xml:space="preserve"> </w:t>
      </w:r>
      <w:r>
        <w:rPr>
          <w:w w:val="95"/>
          <w:lang w:eastAsia="zh-CN"/>
        </w:rPr>
        <w:t>-15），则进入增量同步</w:t>
      </w:r>
      <w:r>
        <w:rPr>
          <w:lang w:eastAsia="zh-CN"/>
        </w:rPr>
        <w:t xml:space="preserve"> 状态。</w:t>
      </w:r>
      <w:r>
        <w:rPr>
          <w:spacing w:val="2"/>
          <w:lang w:eastAsia="zh-CN"/>
        </w:rPr>
        <w:t xml:space="preserve"> </w:t>
      </w:r>
      <w:r>
        <w:rPr>
          <w:lang w:eastAsia="zh-CN"/>
        </w:rPr>
        <w:t>在这种情况下，如果当前其它数据节点中包含的最老日志已经比被恢复节点新，则进入全量同步状 态，否则只同步增量日志。</w:t>
      </w:r>
    </w:p>
    <w:p w:rsidR="0020037C" w:rsidRDefault="0020037C">
      <w:pPr>
        <w:spacing w:before="10" w:line="110" w:lineRule="exact"/>
        <w:rPr>
          <w:sz w:val="11"/>
          <w:szCs w:val="11"/>
          <w:lang w:eastAsia="zh-CN"/>
        </w:rPr>
      </w:pPr>
    </w:p>
    <w:p w:rsidR="0020037C" w:rsidRDefault="004474D3">
      <w:pPr>
        <w:pStyle w:val="BodyText"/>
        <w:spacing w:line="167" w:lineRule="auto"/>
        <w:ind w:left="613" w:right="526"/>
        <w:jc w:val="both"/>
        <w:rPr>
          <w:lang w:eastAsia="zh-CN"/>
        </w:rPr>
      </w:pPr>
      <w:r>
        <w:rPr>
          <w:lang w:eastAsia="zh-CN"/>
        </w:rPr>
        <w:t>如果该数据组中所有节点都被意外终止，则需要以独立模式启动一个节点进行本地恢复。在该模式中，数据 会被导出并再次导入，以过滤掉所有可能出现的数据损坏。当其中一个节点被本地恢复后，需要将其数据目 录拷贝入其它所有数据节点。</w:t>
      </w:r>
    </w:p>
    <w:p w:rsidR="0020037C" w:rsidRDefault="0020037C">
      <w:pPr>
        <w:spacing w:before="1" w:line="110" w:lineRule="exact"/>
        <w:rPr>
          <w:sz w:val="11"/>
          <w:szCs w:val="11"/>
          <w:lang w:eastAsia="zh-CN"/>
        </w:rPr>
      </w:pPr>
    </w:p>
    <w:p w:rsidR="0020037C" w:rsidRDefault="004474D3">
      <w:pPr>
        <w:pStyle w:val="BodyText"/>
        <w:spacing w:line="251" w:lineRule="auto"/>
        <w:ind w:left="613" w:right="5266"/>
        <w:rPr>
          <w:lang w:eastAsia="zh-CN"/>
        </w:rPr>
      </w:pPr>
      <w:bookmarkStart w:id="242" w:name="编目节点"/>
      <w:bookmarkStart w:id="243" w:name="_bookmark110"/>
      <w:bookmarkEnd w:id="242"/>
      <w:bookmarkEnd w:id="243"/>
      <w:r>
        <w:rPr>
          <w:lang w:eastAsia="zh-CN"/>
        </w:rPr>
        <w:t>编目节点 编目节点故障恢复策略与数据节点相同。</w:t>
      </w:r>
      <w:hyperlink w:anchor="_bookmark109" w:history="1">
        <w:r>
          <w:rPr>
            <w:color w:val="0000FF"/>
            <w:lang w:eastAsia="zh-CN"/>
          </w:rPr>
          <w:t>点击这里</w:t>
        </w:r>
      </w:hyperlink>
    </w:p>
    <w:p w:rsidR="0020037C" w:rsidRDefault="0020037C">
      <w:pPr>
        <w:spacing w:before="10" w:line="150" w:lineRule="exact"/>
        <w:rPr>
          <w:sz w:val="15"/>
          <w:szCs w:val="15"/>
          <w:lang w:eastAsia="zh-CN"/>
        </w:rPr>
      </w:pPr>
    </w:p>
    <w:p w:rsidR="0020037C" w:rsidRDefault="004474D3">
      <w:pPr>
        <w:pStyle w:val="Heading3"/>
        <w:spacing w:line="352" w:lineRule="exact"/>
        <w:ind w:left="113"/>
        <w:rPr>
          <w:lang w:eastAsia="zh-CN"/>
        </w:rPr>
      </w:pPr>
      <w:bookmarkStart w:id="244" w:name="监控"/>
      <w:bookmarkStart w:id="245" w:name="_bookmark111"/>
      <w:bookmarkEnd w:id="244"/>
      <w:bookmarkEnd w:id="245"/>
      <w:r>
        <w:rPr>
          <w:lang w:eastAsia="zh-CN"/>
        </w:rPr>
        <w:t>监控</w:t>
      </w:r>
    </w:p>
    <w:p w:rsidR="0020037C" w:rsidRDefault="004474D3">
      <w:pPr>
        <w:pStyle w:val="BodyText"/>
        <w:spacing w:before="19"/>
        <w:ind w:left="613"/>
        <w:rPr>
          <w:lang w:eastAsia="zh-CN"/>
        </w:rPr>
      </w:pPr>
      <w:r>
        <w:rPr>
          <w:lang w:eastAsia="zh-CN"/>
        </w:rPr>
        <w:lastRenderedPageBreak/>
        <w:t>本节介绍节点和集群的监控信息</w:t>
      </w:r>
    </w:p>
    <w:p w:rsidR="0020037C" w:rsidRDefault="00B0609F">
      <w:pPr>
        <w:pStyle w:val="BodyText"/>
        <w:spacing w:before="16" w:line="251" w:lineRule="auto"/>
        <w:ind w:left="613" w:right="8347"/>
        <w:rPr>
          <w:lang w:eastAsia="zh-CN"/>
        </w:rPr>
      </w:pPr>
      <w:hyperlink w:anchor="_bookmark112" w:history="1">
        <w:r w:rsidR="004474D3">
          <w:rPr>
            <w:color w:val="0000FF"/>
            <w:lang w:eastAsia="zh-CN"/>
          </w:rPr>
          <w:t>监控节点状态</w:t>
        </w:r>
      </w:hyperlink>
      <w:r w:rsidR="004474D3">
        <w:rPr>
          <w:color w:val="0000FF"/>
          <w:lang w:eastAsia="zh-CN"/>
        </w:rPr>
        <w:t xml:space="preserve"> </w:t>
      </w:r>
      <w:hyperlink w:anchor="_bookmark113" w:history="1">
        <w:r w:rsidR="004474D3">
          <w:rPr>
            <w:color w:val="0000FF"/>
            <w:lang w:eastAsia="zh-CN"/>
          </w:rPr>
          <w:t>监控集群</w:t>
        </w:r>
      </w:hyperlink>
    </w:p>
    <w:p w:rsidR="0020037C" w:rsidRDefault="004474D3">
      <w:pPr>
        <w:pStyle w:val="BodyText"/>
        <w:spacing w:before="83" w:line="258" w:lineRule="auto"/>
        <w:ind w:left="613" w:right="5908"/>
      </w:pPr>
      <w:bookmarkStart w:id="246" w:name="监控节点状态"/>
      <w:bookmarkStart w:id="247" w:name="_bookmark112"/>
      <w:bookmarkEnd w:id="246"/>
      <w:bookmarkEnd w:id="247"/>
      <w:r>
        <w:rPr>
          <w:lang w:eastAsia="zh-CN"/>
        </w:rPr>
        <w:t xml:space="preserve">监控节点状态 </w:t>
      </w:r>
      <w:r>
        <w:rPr>
          <w:w w:val="95"/>
          <w:lang w:eastAsia="zh-CN"/>
        </w:rPr>
        <w:t>用户可以使用snapshot监控每个节点的状态。</w:t>
      </w:r>
      <w:r>
        <w:rPr>
          <w:lang w:eastAsia="zh-CN"/>
        </w:rPr>
        <w:t xml:space="preserve"> </w:t>
      </w:r>
      <w:r>
        <w:t xml:space="preserve">1. </w:t>
      </w:r>
      <w:r>
        <w:rPr>
          <w:spacing w:val="20"/>
        </w:rPr>
        <w:t xml:space="preserve"> </w:t>
      </w:r>
      <w:r>
        <w:t>连接到协调节点</w:t>
      </w:r>
    </w:p>
    <w:p w:rsidR="0020037C" w:rsidRDefault="00B0609F">
      <w:pPr>
        <w:pStyle w:val="BodyText"/>
        <w:spacing w:line="283" w:lineRule="exact"/>
        <w:ind w:left="897"/>
        <w:rPr>
          <w:rFonts w:ascii="仿宋" w:eastAsia="仿宋" w:hAnsi="仿宋" w:cs="仿宋"/>
        </w:rPr>
      </w:pPr>
      <w:r w:rsidRPr="00B0609F">
        <w:pict>
          <v:group id="_x0000_s3014" style="position:absolute;left:0;text-align:left;margin-left:95.85pt;margin-top:3.85pt;width:459.45pt;height:21.2pt;z-index:-251788800;mso-position-horizontal-relative:page" coordorigin="1917,77" coordsize="9189,424">
            <v:shape id="_x0000_s3015" style="position:absolute;left:1917;top:77;width:9189;height:424" coordorigin="1917,77" coordsize="9189,424" path="m1917,77r9189,l11106,501r-9189,l1917,77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897"/>
        <w:rPr>
          <w:rFonts w:ascii="仿宋" w:eastAsia="仿宋" w:hAnsi="仿宋" w:cs="仿宋"/>
        </w:rPr>
      </w:pPr>
      <w:r>
        <w:rPr>
          <w:rFonts w:ascii="仿宋" w:eastAsia="仿宋" w:hAnsi="仿宋" w:cs="仿宋"/>
        </w:rPr>
        <w:t xml:space="preserve">&gt; var db = new Sdb("localhost", </w:t>
      </w:r>
      <w:r w:rsidR="003A556E" w:rsidRPr="003A556E">
        <w:rPr>
          <w:rFonts w:ascii="仿宋" w:eastAsia="仿宋" w:hAnsi="仿宋" w:cs="仿宋"/>
        </w:rPr>
        <w:t>11810</w:t>
      </w:r>
      <w:r>
        <w:rPr>
          <w:rFonts w:ascii="仿宋" w:eastAsia="仿宋" w:hAnsi="仿宋" w:cs="仿宋"/>
        </w:rPr>
        <w:t>) ;</w:t>
      </w:r>
    </w:p>
    <w:p w:rsidR="0020037C" w:rsidRDefault="004474D3">
      <w:pPr>
        <w:pStyle w:val="BodyText"/>
        <w:spacing w:line="259" w:lineRule="exact"/>
        <w:ind w:left="613"/>
      </w:pPr>
      <w:r>
        <w:t xml:space="preserve">2. </w:t>
      </w:r>
      <w:r>
        <w:rPr>
          <w:spacing w:val="20"/>
        </w:rPr>
        <w:t xml:space="preserve"> </w:t>
      </w:r>
      <w:r>
        <w:t>得到</w:t>
      </w:r>
      <w:r w:rsidR="00423ADE">
        <w:t>分区</w:t>
      </w:r>
      <w:r>
        <w:t>组</w:t>
      </w:r>
    </w:p>
    <w:p w:rsidR="0020037C" w:rsidRDefault="00B0609F">
      <w:pPr>
        <w:pStyle w:val="BodyText"/>
        <w:spacing w:before="8"/>
        <w:ind w:left="897"/>
        <w:rPr>
          <w:rFonts w:ascii="仿宋" w:eastAsia="仿宋" w:hAnsi="仿宋" w:cs="仿宋"/>
        </w:rPr>
      </w:pPr>
      <w:r w:rsidRPr="00B0609F">
        <w:pict>
          <v:group id="_x0000_s3012" style="position:absolute;left:0;text-align:left;margin-left:95.85pt;margin-top:4.85pt;width:459.45pt;height:10.6pt;z-index:-251787776;mso-position-horizontal-relative:page" coordorigin="1917,97" coordsize="9189,212">
            <v:shape id="_x0000_s3013"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data</w:t>
      </w:r>
      <w:r w:rsidR="00645B5F">
        <w:rPr>
          <w:rFonts w:ascii="仿宋" w:eastAsia="仿宋" w:hAnsi="仿宋" w:cs="仿宋" w:hint="eastAsia"/>
          <w:lang w:eastAsia="zh-CN"/>
        </w:rPr>
        <w:t>rg</w:t>
      </w:r>
      <w:r w:rsidR="004474D3">
        <w:rPr>
          <w:rFonts w:ascii="仿宋" w:eastAsia="仿宋" w:hAnsi="仿宋" w:cs="仿宋"/>
        </w:rPr>
        <w:t xml:space="preserve"> = db.get</w:t>
      </w:r>
      <w:r w:rsidR="00645B5F">
        <w:rPr>
          <w:rFonts w:ascii="仿宋" w:eastAsia="仿宋" w:hAnsi="仿宋" w:cs="仿宋" w:hint="eastAsia"/>
          <w:lang w:eastAsia="zh-CN"/>
        </w:rPr>
        <w:t>RG</w:t>
      </w:r>
      <w:r w:rsidR="004474D3">
        <w:rPr>
          <w:rFonts w:ascii="仿宋" w:eastAsia="仿宋" w:hAnsi="仿宋" w:cs="仿宋"/>
        </w:rPr>
        <w:t xml:space="preserve"> ( "&lt;data</w:t>
      </w:r>
      <w:r w:rsidR="00645B5F">
        <w:rPr>
          <w:rFonts w:ascii="仿宋" w:eastAsia="仿宋" w:hAnsi="仿宋" w:cs="仿宋" w:hint="eastAsia"/>
          <w:lang w:eastAsia="zh-CN"/>
        </w:rPr>
        <w:t>group1</w:t>
      </w:r>
      <w:r w:rsidR="004474D3">
        <w:rPr>
          <w:rFonts w:ascii="仿宋" w:eastAsia="仿宋" w:hAnsi="仿宋" w:cs="仿宋"/>
        </w:rPr>
        <w:t>&gt;" ) ;</w:t>
      </w:r>
    </w:p>
    <w:p w:rsidR="0020037C" w:rsidRDefault="004474D3">
      <w:pPr>
        <w:pStyle w:val="BodyText"/>
        <w:spacing w:line="259" w:lineRule="exact"/>
        <w:ind w:left="613"/>
      </w:pPr>
      <w:r>
        <w:t xml:space="preserve">3. </w:t>
      </w:r>
      <w:r>
        <w:rPr>
          <w:spacing w:val="20"/>
        </w:rPr>
        <w:t xml:space="preserve"> </w:t>
      </w:r>
      <w:r>
        <w:t>得到数据节点</w:t>
      </w:r>
    </w:p>
    <w:p w:rsidR="0020037C" w:rsidRDefault="00B0609F">
      <w:pPr>
        <w:pStyle w:val="BodyText"/>
        <w:spacing w:before="8"/>
        <w:ind w:left="897"/>
        <w:rPr>
          <w:rFonts w:ascii="仿宋" w:eastAsia="仿宋" w:hAnsi="仿宋" w:cs="仿宋"/>
        </w:rPr>
      </w:pPr>
      <w:r w:rsidRPr="00B0609F">
        <w:pict>
          <v:group id="_x0000_s3010" style="position:absolute;left:0;text-align:left;margin-left:95.85pt;margin-top:4.85pt;width:459.45pt;height:10.6pt;z-index:-251786752;mso-position-horizontal-relative:page" coordorigin="1917,97" coordsize="9189,212">
            <v:shape id="_x0000_s301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datanode = data</w:t>
      </w:r>
      <w:r w:rsidR="00645B5F">
        <w:rPr>
          <w:rFonts w:ascii="仿宋" w:eastAsia="仿宋" w:hAnsi="仿宋" w:cs="仿宋" w:hint="eastAsia"/>
          <w:lang w:eastAsia="zh-CN"/>
        </w:rPr>
        <w:t>rg</w:t>
      </w:r>
      <w:r w:rsidR="004474D3">
        <w:rPr>
          <w:rFonts w:ascii="仿宋" w:eastAsia="仿宋" w:hAnsi="仿宋" w:cs="仿宋"/>
        </w:rPr>
        <w:t>.getNode ( "&lt;hostname1&gt;", "&lt;servicename1&gt;" ) ;</w:t>
      </w:r>
    </w:p>
    <w:p w:rsidR="0020037C" w:rsidRDefault="004474D3">
      <w:pPr>
        <w:pStyle w:val="BodyText"/>
        <w:spacing w:line="259" w:lineRule="exact"/>
        <w:ind w:left="613"/>
      </w:pPr>
      <w:r>
        <w:t xml:space="preserve">4. </w:t>
      </w:r>
      <w:r>
        <w:rPr>
          <w:spacing w:val="20"/>
        </w:rPr>
        <w:t xml:space="preserve"> </w:t>
      </w:r>
      <w:r>
        <w:t>得到该节点的快照</w:t>
      </w:r>
    </w:p>
    <w:p w:rsidR="0020037C" w:rsidRDefault="00B0609F">
      <w:pPr>
        <w:pStyle w:val="BodyText"/>
        <w:spacing w:before="8"/>
        <w:ind w:left="897"/>
        <w:rPr>
          <w:rFonts w:ascii="仿宋" w:eastAsia="仿宋" w:hAnsi="仿宋" w:cs="仿宋"/>
        </w:rPr>
      </w:pPr>
      <w:r w:rsidRPr="00B0609F">
        <w:pict>
          <v:group id="_x0000_s3008" style="position:absolute;left:0;text-align:left;margin-left:95.85pt;margin-top:4.85pt;width:459.45pt;height:10.6pt;z-index:-251785728;mso-position-horizontal-relative:page" coordorigin="1917,97" coordsize="9189,212">
            <v:shape id="_x0000_s300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&gt; datanode.connect().snapshot(SDB_SNAP_DATABASE)</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1217"/>
      </w:pPr>
      <w:r>
        <w:t>快照类型分为:</w:t>
      </w:r>
    </w:p>
    <w:p w:rsidR="0020037C" w:rsidRDefault="00B0609F">
      <w:pPr>
        <w:pStyle w:val="BodyText"/>
        <w:spacing w:before="16" w:line="251" w:lineRule="auto"/>
        <w:ind w:left="1217" w:right="6253"/>
      </w:pPr>
      <w:hyperlink w:anchor="_bookmark53" w:history="1">
        <w:r w:rsidR="004474D3">
          <w:rPr>
            <w:color w:val="0000FF"/>
            <w:w w:val="90"/>
          </w:rPr>
          <w:t>SDB_SNAP_CONTEXTS</w:t>
        </w:r>
      </w:hyperlink>
      <w:r w:rsidR="004474D3">
        <w:rPr>
          <w:color w:val="0000FF"/>
          <w:w w:val="91"/>
        </w:rPr>
        <w:t xml:space="preserve"> </w:t>
      </w:r>
      <w:hyperlink w:anchor="_bookmark54" w:history="1">
        <w:r w:rsidR="004474D3">
          <w:rPr>
            <w:color w:val="0000FF"/>
            <w:w w:val="90"/>
          </w:rPr>
          <w:t>SDB_SNAP_CONTEXTS_CURRENT</w:t>
        </w:r>
      </w:hyperlink>
      <w:r w:rsidR="004474D3">
        <w:rPr>
          <w:color w:val="0000FF"/>
          <w:w w:val="91"/>
        </w:rPr>
        <w:t xml:space="preserve"> </w:t>
      </w:r>
      <w:hyperlink w:anchor="_bookmark55" w:history="1">
        <w:r w:rsidR="004474D3">
          <w:rPr>
            <w:color w:val="0000FF"/>
            <w:w w:val="90"/>
          </w:rPr>
          <w:t>SDB_SNAP_SESSIONS</w:t>
        </w:r>
      </w:hyperlink>
      <w:r w:rsidR="004474D3">
        <w:rPr>
          <w:color w:val="0000FF"/>
          <w:w w:val="92"/>
        </w:rPr>
        <w:t xml:space="preserve"> </w:t>
      </w:r>
      <w:hyperlink w:anchor="_bookmark56" w:history="1">
        <w:r w:rsidR="004474D3">
          <w:rPr>
            <w:color w:val="0000FF"/>
            <w:w w:val="90"/>
          </w:rPr>
          <w:t>SDB_SNAP_SESSIONS_CURRENT</w:t>
        </w:r>
      </w:hyperlink>
      <w:r w:rsidR="004474D3">
        <w:rPr>
          <w:color w:val="0000FF"/>
          <w:w w:val="92"/>
        </w:rPr>
        <w:t xml:space="preserve"> </w:t>
      </w:r>
      <w:hyperlink w:anchor="_bookmark57" w:history="1">
        <w:r w:rsidR="004474D3">
          <w:rPr>
            <w:color w:val="0000FF"/>
            <w:w w:val="90"/>
          </w:rPr>
          <w:t>SDB_SNAP_COLLECTIONS</w:t>
        </w:r>
      </w:hyperlink>
      <w:r w:rsidR="004474D3">
        <w:rPr>
          <w:color w:val="0000FF"/>
          <w:w w:val="92"/>
        </w:rPr>
        <w:t xml:space="preserve"> </w:t>
      </w:r>
      <w:hyperlink w:anchor="_bookmark58" w:history="1">
        <w:r w:rsidR="004474D3">
          <w:rPr>
            <w:color w:val="0000FF"/>
            <w:w w:val="90"/>
          </w:rPr>
          <w:t>SDB_SNAP_COLLECTIONSPACES</w:t>
        </w:r>
      </w:hyperlink>
      <w:r w:rsidR="004474D3">
        <w:rPr>
          <w:color w:val="0000FF"/>
          <w:w w:val="92"/>
        </w:rPr>
        <w:t xml:space="preserve"> </w:t>
      </w:r>
      <w:hyperlink w:anchor="_bookmark59" w:history="1">
        <w:r w:rsidR="004474D3">
          <w:rPr>
            <w:color w:val="0000FF"/>
            <w:w w:val="90"/>
          </w:rPr>
          <w:t>SDB_SNAP_DATABASE</w:t>
        </w:r>
      </w:hyperlink>
      <w:r w:rsidR="004474D3">
        <w:rPr>
          <w:color w:val="0000FF"/>
          <w:w w:val="91"/>
        </w:rPr>
        <w:t xml:space="preserve"> </w:t>
      </w:r>
      <w:hyperlink w:anchor="_bookmark60" w:history="1">
        <w:r w:rsidR="004474D3">
          <w:rPr>
            <w:color w:val="0000FF"/>
            <w:w w:val="90"/>
          </w:rPr>
          <w:t>SDB_SNAP_SYSTEM</w:t>
        </w:r>
      </w:hyperlink>
    </w:p>
    <w:p w:rsidR="0020037C" w:rsidRDefault="004474D3">
      <w:pPr>
        <w:pStyle w:val="BodyText"/>
        <w:spacing w:before="23"/>
        <w:rPr>
          <w:lang w:eastAsia="zh-CN"/>
        </w:rPr>
      </w:pPr>
      <w:r>
        <w:rPr>
          <w:lang w:eastAsia="zh-CN"/>
        </w:rPr>
        <w:t>用户可以使用shell脚本监控，例如：</w:t>
      </w:r>
    </w:p>
    <w:p w:rsidR="0020037C" w:rsidRDefault="00B0609F">
      <w:pPr>
        <w:pStyle w:val="BodyText"/>
        <w:spacing w:before="8"/>
        <w:rPr>
          <w:rFonts w:ascii="仿宋" w:eastAsia="仿宋" w:hAnsi="仿宋" w:cs="仿宋"/>
        </w:rPr>
      </w:pPr>
      <w:r w:rsidRPr="00B0609F">
        <w:pict>
          <v:group id="_x0000_s3006" style="position:absolute;left:0;text-align:left;margin-left:81.7pt;margin-top:4.85pt;width:473.6pt;height:84.8pt;z-index:-251784704;mso-position-horizontal-relative:page" coordorigin="1634,97" coordsize="9472,1696">
            <v:shape id="_x0000_s3007" style="position:absolute;left:1634;top:97;width:9472;height:1696" coordorigin="1634,97" coordsize="9472,1696" path="m1634,97r9472,l11106,1793r-9472,l1634,97xe" fillcolor="#efefef" stroked="f">
              <v:path arrowok="t"/>
            </v:shape>
            <w10:wrap anchorx="page"/>
          </v:group>
        </w:pict>
      </w:r>
      <w:r w:rsidR="004474D3">
        <w:rPr>
          <w:rFonts w:ascii="仿宋" w:eastAsia="仿宋" w:hAnsi="仿宋" w:cs="仿宋"/>
        </w:rPr>
        <w:t>[sequoiadb@vmsvr1-rhel-x64 sequoiadb]$ cat monitor_insert.sh</w:t>
      </w:r>
    </w:p>
    <w:p w:rsidR="0020037C" w:rsidRDefault="004474D3">
      <w:pPr>
        <w:pStyle w:val="BodyText"/>
        <w:spacing w:line="212" w:lineRule="exact"/>
        <w:rPr>
          <w:rFonts w:ascii="仿宋" w:eastAsia="仿宋" w:hAnsi="仿宋" w:cs="仿宋"/>
        </w:rPr>
      </w:pPr>
      <w:r>
        <w:rPr>
          <w:rFonts w:ascii="仿宋" w:eastAsia="仿宋" w:hAnsi="仿宋" w:cs="仿宋"/>
        </w:rPr>
        <w:t>#!/bin/bash</w:t>
      </w:r>
    </w:p>
    <w:p w:rsidR="0020037C" w:rsidRDefault="004474D3">
      <w:pPr>
        <w:pStyle w:val="BodyText"/>
        <w:spacing w:line="212" w:lineRule="exact"/>
        <w:rPr>
          <w:rFonts w:ascii="仿宋" w:eastAsia="仿宋" w:hAnsi="仿宋" w:cs="仿宋"/>
        </w:rPr>
      </w:pPr>
      <w:r>
        <w:rPr>
          <w:rFonts w:ascii="仿宋" w:eastAsia="仿宋" w:hAnsi="仿宋" w:cs="仿宋"/>
        </w:rPr>
        <w:t xml:space="preserve">~/sequoiadb/bin/sdb "db=new Sdb('localhost', </w:t>
      </w:r>
      <w:r w:rsidR="003A556E" w:rsidRPr="003A556E">
        <w:rPr>
          <w:rFonts w:ascii="仿宋" w:eastAsia="仿宋" w:hAnsi="仿宋" w:cs="仿宋"/>
        </w:rPr>
        <w:t>11810</w:t>
      </w:r>
      <w:r>
        <w:rPr>
          <w:rFonts w:ascii="仿宋" w:eastAsia="仿宋" w:hAnsi="仿宋" w:cs="仿宋"/>
        </w:rPr>
        <w:t>)" &gt; /dev/null</w:t>
      </w:r>
    </w:p>
    <w:p w:rsidR="0020037C" w:rsidRDefault="004474D3">
      <w:pPr>
        <w:pStyle w:val="BodyText"/>
        <w:spacing w:line="212" w:lineRule="exact"/>
        <w:rPr>
          <w:rFonts w:ascii="仿宋" w:eastAsia="仿宋" w:hAnsi="仿宋" w:cs="仿宋"/>
        </w:rPr>
      </w:pPr>
      <w:r>
        <w:rPr>
          <w:rFonts w:ascii="仿宋" w:eastAsia="仿宋" w:hAnsi="仿宋" w:cs="仿宋"/>
        </w:rPr>
        <w:t>~/sequoiadb/bin/sdb "db.get</w:t>
      </w:r>
      <w:r w:rsidR="00645B5F">
        <w:rPr>
          <w:rFonts w:ascii="仿宋" w:eastAsia="仿宋" w:hAnsi="仿宋" w:cs="仿宋" w:hint="eastAsia"/>
          <w:lang w:eastAsia="zh-CN"/>
        </w:rPr>
        <w:t>RG</w:t>
      </w:r>
      <w:r>
        <w:rPr>
          <w:rFonts w:ascii="仿宋" w:eastAsia="仿宋" w:hAnsi="仿宋" w:cs="仿宋"/>
        </w:rPr>
        <w:t>('foo').getNode('vmsvr1-rhel-</w:t>
      </w:r>
    </w:p>
    <w:p w:rsidR="0020037C" w:rsidRDefault="004474D3">
      <w:pPr>
        <w:pStyle w:val="BodyText"/>
        <w:spacing w:line="212" w:lineRule="exact"/>
        <w:rPr>
          <w:rFonts w:ascii="仿宋" w:eastAsia="仿宋" w:hAnsi="仿宋" w:cs="仿宋"/>
        </w:rPr>
      </w:pPr>
      <w:r>
        <w:rPr>
          <w:rFonts w:ascii="仿宋" w:eastAsia="仿宋" w:hAnsi="仿宋" w:cs="仿宋"/>
        </w:rPr>
        <w:t>x64',</w:t>
      </w:r>
      <w:r w:rsidR="003A556E" w:rsidRPr="003A556E">
        <w:t xml:space="preserve"> </w:t>
      </w:r>
      <w:r w:rsidR="003A556E" w:rsidRPr="003A556E">
        <w:rPr>
          <w:rFonts w:ascii="仿宋" w:eastAsia="仿宋" w:hAnsi="仿宋" w:cs="仿宋"/>
        </w:rPr>
        <w:t>11820</w:t>
      </w:r>
      <w:r>
        <w:rPr>
          <w:rFonts w:ascii="仿宋" w:eastAsia="仿宋" w:hAnsi="仿宋" w:cs="仿宋"/>
        </w:rPr>
        <w:t>).connect().snapshot(SDB_SNAP_DATABASE)" | grep TotalInsert</w:t>
      </w:r>
    </w:p>
    <w:p w:rsidR="0020037C" w:rsidRDefault="004474D3">
      <w:pPr>
        <w:pStyle w:val="BodyText"/>
        <w:spacing w:line="212" w:lineRule="exact"/>
        <w:rPr>
          <w:rFonts w:ascii="仿宋" w:eastAsia="仿宋" w:hAnsi="仿宋" w:cs="仿宋"/>
        </w:rPr>
      </w:pPr>
      <w:r>
        <w:rPr>
          <w:rFonts w:ascii="仿宋" w:eastAsia="仿宋" w:hAnsi="仿宋" w:cs="仿宋"/>
        </w:rPr>
        <w:t>~/sequoiadb/bin/sdb "quit"</w:t>
      </w:r>
    </w:p>
    <w:p w:rsidR="0020037C" w:rsidRDefault="004474D3">
      <w:pPr>
        <w:pStyle w:val="BodyText"/>
        <w:spacing w:line="212" w:lineRule="exact"/>
        <w:rPr>
          <w:rFonts w:ascii="仿宋" w:eastAsia="仿宋" w:hAnsi="仿宋" w:cs="仿宋"/>
        </w:rPr>
      </w:pPr>
      <w:r>
        <w:rPr>
          <w:rFonts w:ascii="仿宋" w:eastAsia="仿宋" w:hAnsi="仿宋" w:cs="仿宋"/>
        </w:rPr>
        <w:t>[sequoiadb@vmsvr1-rhel-x64 sequoiadb]$ ./monitor_insert.sh</w:t>
      </w:r>
    </w:p>
    <w:p w:rsidR="0020037C" w:rsidRDefault="004474D3">
      <w:pPr>
        <w:pStyle w:val="BodyText"/>
        <w:spacing w:line="212" w:lineRule="exact"/>
        <w:ind w:left="1133"/>
        <w:rPr>
          <w:rFonts w:ascii="仿宋" w:eastAsia="仿宋" w:hAnsi="仿宋" w:cs="仿宋"/>
        </w:rPr>
      </w:pPr>
      <w:r>
        <w:rPr>
          <w:rFonts w:ascii="仿宋" w:eastAsia="仿宋" w:hAnsi="仿宋" w:cs="仿宋"/>
        </w:rPr>
        <w:t>"TotalInsert": 0,</w:t>
      </w:r>
    </w:p>
    <w:p w:rsidR="0020037C" w:rsidRDefault="004474D3">
      <w:pPr>
        <w:pStyle w:val="BodyText"/>
        <w:spacing w:before="85"/>
      </w:pPr>
      <w:bookmarkStart w:id="248" w:name="监控集群"/>
      <w:bookmarkStart w:id="249" w:name="_bookmark113"/>
      <w:bookmarkEnd w:id="248"/>
      <w:bookmarkEnd w:id="249"/>
      <w:r>
        <w:t>监控集群</w:t>
      </w:r>
    </w:p>
    <w:p w:rsidR="0020037C" w:rsidRDefault="004474D3">
      <w:pPr>
        <w:pStyle w:val="BodyText"/>
        <w:spacing w:before="36"/>
      </w:pPr>
      <w:r>
        <w:t xml:space="preserve">1. </w:t>
      </w:r>
      <w:r>
        <w:rPr>
          <w:spacing w:val="20"/>
        </w:rPr>
        <w:t xml:space="preserve"> </w:t>
      </w:r>
      <w:r>
        <w:t>连接到协调节点</w:t>
      </w:r>
    </w:p>
    <w:p w:rsidR="0020037C" w:rsidRDefault="00B0609F">
      <w:pPr>
        <w:pStyle w:val="BodyText"/>
        <w:spacing w:before="8"/>
        <w:ind w:left="1217"/>
        <w:rPr>
          <w:rFonts w:ascii="仿宋" w:eastAsia="仿宋" w:hAnsi="仿宋" w:cs="仿宋"/>
        </w:rPr>
      </w:pPr>
      <w:r w:rsidRPr="00B0609F">
        <w:pict>
          <v:group id="_x0000_s3004" style="position:absolute;left:0;text-align:left;margin-left:95.85pt;margin-top:4.85pt;width:459.45pt;height:21.2pt;z-index:-251783680;mso-position-horizontal-relative:page" coordorigin="1917,97" coordsize="9189,424">
            <v:shape id="_x0000_s3005" style="position:absolute;left:1917;top:97;width:9189;height:424" coordorigin="1917,97" coordsize="9189,424" path="m1917,97r9189,l11106,521r-9189,l1917,97xe" fillcolor="#efefef" stroked="f">
              <v:path arrowok="t"/>
            </v:shape>
            <w10:wrap anchorx="page"/>
          </v:group>
        </w:pict>
      </w:r>
      <w:r w:rsidR="004474D3">
        <w:rPr>
          <w:rFonts w:ascii="仿宋" w:eastAsia="仿宋" w:hAnsi="仿宋" w:cs="仿宋"/>
        </w:rPr>
        <w:t>$ /opt/sequoiadb/bin/sdb</w:t>
      </w:r>
    </w:p>
    <w:p w:rsidR="0020037C" w:rsidRDefault="004474D3">
      <w:pPr>
        <w:pStyle w:val="BodyText"/>
        <w:spacing w:line="212" w:lineRule="exact"/>
        <w:ind w:left="1217"/>
        <w:rPr>
          <w:rFonts w:ascii="仿宋" w:eastAsia="仿宋" w:hAnsi="仿宋" w:cs="仿宋"/>
        </w:rPr>
      </w:pPr>
      <w:r>
        <w:rPr>
          <w:rFonts w:ascii="仿宋" w:eastAsia="仿宋" w:hAnsi="仿宋" w:cs="仿宋"/>
        </w:rPr>
        <w:t xml:space="preserve">&gt; var db = new Sdb("localhost", </w:t>
      </w:r>
      <w:r w:rsidR="003A556E" w:rsidRPr="003A556E">
        <w:rPr>
          <w:rFonts w:ascii="仿宋" w:eastAsia="仿宋" w:hAnsi="仿宋" w:cs="仿宋"/>
        </w:rPr>
        <w:t>11810</w:t>
      </w:r>
      <w:r>
        <w:rPr>
          <w:rFonts w:ascii="仿宋" w:eastAsia="仿宋" w:hAnsi="仿宋" w:cs="仿宋"/>
        </w:rPr>
        <w:t>) ;</w:t>
      </w:r>
    </w:p>
    <w:p w:rsidR="0020037C" w:rsidRDefault="004474D3">
      <w:pPr>
        <w:pStyle w:val="BodyText"/>
        <w:spacing w:line="259" w:lineRule="exact"/>
      </w:pPr>
      <w:r>
        <w:t xml:space="preserve">2. </w:t>
      </w:r>
      <w:r>
        <w:rPr>
          <w:spacing w:val="20"/>
        </w:rPr>
        <w:t xml:space="preserve"> </w:t>
      </w:r>
      <w:r>
        <w:t>得到集群状态</w:t>
      </w:r>
    </w:p>
    <w:p w:rsidR="0020037C" w:rsidRDefault="00B0609F">
      <w:pPr>
        <w:pStyle w:val="BodyText"/>
        <w:spacing w:before="8"/>
        <w:ind w:left="1217"/>
        <w:rPr>
          <w:rFonts w:ascii="仿宋" w:eastAsia="仿宋" w:hAnsi="仿宋" w:cs="仿宋"/>
        </w:rPr>
      </w:pPr>
      <w:r w:rsidRPr="00B0609F">
        <w:pict>
          <v:group id="_x0000_s3002" style="position:absolute;left:0;text-align:left;margin-left:95.85pt;margin-top:4.85pt;width:459.45pt;height:116.6pt;z-index:-251782656;mso-position-horizontal-relative:page" coordorigin="1917,97" coordsize="9189,2332">
            <v:shape id="_x0000_s3003" style="position:absolute;left:1917;top:97;width:9189;height:2332" coordorigin="1917,97" coordsize="9189,2332" path="m1917,97r9189,l11106,2429r-9189,l1917,97xe" fillcolor="#efefef" stroked="f">
              <v:path arrowok="t"/>
            </v:shape>
            <w10:wrap anchorx="page"/>
          </v:group>
        </w:pict>
      </w:r>
      <w:r w:rsidR="004474D3">
        <w:rPr>
          <w:rFonts w:ascii="仿宋" w:eastAsia="仿宋" w:hAnsi="仿宋" w:cs="仿宋"/>
        </w:rPr>
        <w:t>&gt; db.</w:t>
      </w:r>
      <w:r w:rsidR="00FC3021">
        <w:rPr>
          <w:rFonts w:ascii="仿宋" w:eastAsia="仿宋" w:hAnsi="仿宋" w:cs="仿宋"/>
        </w:rPr>
        <w:t>list</w:t>
      </w:r>
      <w:r w:rsidR="00645B5F">
        <w:rPr>
          <w:rFonts w:ascii="仿宋" w:eastAsia="仿宋" w:hAnsi="仿宋" w:cs="仿宋" w:hint="eastAsia"/>
          <w:lang w:eastAsia="zh-CN"/>
        </w:rPr>
        <w:t>ReplicaGroups</w:t>
      </w:r>
      <w:r w:rsidR="004474D3">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"Group": [</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"dbpath": "/home/sequoiadb/sequoiadb/cata",</w:t>
      </w:r>
    </w:p>
    <w:p w:rsidR="0020037C" w:rsidRDefault="004474D3">
      <w:pPr>
        <w:pStyle w:val="BodyText"/>
        <w:spacing w:line="212" w:lineRule="exact"/>
        <w:ind w:left="1817"/>
        <w:rPr>
          <w:rFonts w:ascii="仿宋" w:eastAsia="仿宋" w:hAnsi="仿宋" w:cs="仿宋"/>
        </w:rPr>
      </w:pPr>
      <w:r>
        <w:rPr>
          <w:rFonts w:ascii="仿宋" w:eastAsia="仿宋" w:hAnsi="仿宋" w:cs="仿宋"/>
        </w:rPr>
        <w:t>"HostName": "vmsvr1-rhel-x64",</w:t>
      </w:r>
    </w:p>
    <w:p w:rsidR="0020037C" w:rsidRDefault="004474D3">
      <w:pPr>
        <w:pStyle w:val="BodyText"/>
        <w:spacing w:line="212" w:lineRule="exact"/>
        <w:ind w:left="1817"/>
        <w:rPr>
          <w:rFonts w:ascii="仿宋" w:eastAsia="仿宋" w:hAnsi="仿宋" w:cs="仿宋"/>
        </w:rPr>
      </w:pPr>
      <w:r>
        <w:rPr>
          <w:rFonts w:ascii="仿宋" w:eastAsia="仿宋" w:hAnsi="仿宋" w:cs="仿宋"/>
        </w:rPr>
        <w:t>"Service": [</w:t>
      </w:r>
    </w:p>
    <w:p w:rsidR="0020037C" w:rsidRDefault="004474D3">
      <w:pPr>
        <w:pStyle w:val="BodyText"/>
        <w:spacing w:line="212" w:lineRule="exact"/>
        <w:ind w:left="201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2217"/>
        <w:rPr>
          <w:rFonts w:ascii="仿宋" w:eastAsia="仿宋" w:hAnsi="仿宋" w:cs="仿宋"/>
          <w:lang w:eastAsia="zh-CN"/>
        </w:rPr>
      </w:pPr>
      <w:r>
        <w:rPr>
          <w:rFonts w:ascii="仿宋" w:eastAsia="仿宋" w:hAnsi="仿宋" w:cs="仿宋"/>
          <w:lang w:eastAsia="zh-CN"/>
        </w:rPr>
        <w:t>"Type": 0,</w:t>
      </w:r>
    </w:p>
    <w:p w:rsidR="0020037C" w:rsidRDefault="004474D3">
      <w:pPr>
        <w:pStyle w:val="BodyText"/>
        <w:spacing w:line="212" w:lineRule="exact"/>
        <w:ind w:left="2217"/>
        <w:rPr>
          <w:rFonts w:ascii="仿宋" w:eastAsia="仿宋" w:hAnsi="仿宋" w:cs="仿宋"/>
          <w:lang w:eastAsia="zh-CN"/>
        </w:rPr>
      </w:pPr>
      <w:r>
        <w:rPr>
          <w:rFonts w:ascii="仿宋" w:eastAsia="仿宋" w:hAnsi="仿宋" w:cs="仿宋"/>
          <w:lang w:eastAsia="zh-CN"/>
        </w:rPr>
        <w:t>"Name": "</w:t>
      </w:r>
      <w:r w:rsidR="003A556E" w:rsidRPr="003A556E">
        <w:rPr>
          <w:rFonts w:ascii="仿宋" w:eastAsia="仿宋" w:hAnsi="仿宋" w:cs="仿宋"/>
          <w:lang w:eastAsia="zh-CN"/>
        </w:rPr>
        <w:t>11800</w:t>
      </w:r>
      <w:r>
        <w:rPr>
          <w:rFonts w:ascii="仿宋" w:eastAsia="仿宋" w:hAnsi="仿宋" w:cs="仿宋"/>
          <w:lang w:eastAsia="zh-CN"/>
        </w:rPr>
        <w:t>"</w:t>
      </w:r>
    </w:p>
    <w:p w:rsidR="0020037C" w:rsidRDefault="004474D3">
      <w:pPr>
        <w:pStyle w:val="BodyText"/>
        <w:spacing w:line="212" w:lineRule="exact"/>
        <w:ind w:left="2017"/>
        <w:rPr>
          <w:rFonts w:ascii="仿宋" w:eastAsia="仿宋" w:hAnsi="仿宋" w:cs="仿宋"/>
          <w:lang w:eastAsia="zh-CN"/>
        </w:rPr>
      </w:pPr>
      <w:r>
        <w:rPr>
          <w:rFonts w:ascii="仿宋" w:eastAsia="仿宋" w:hAnsi="仿宋" w:cs="仿宋"/>
          <w:lang w:eastAsia="zh-CN"/>
        </w:rPr>
        <w:t>},</w:t>
      </w:r>
    </w:p>
    <w:p w:rsidR="0020037C" w:rsidRDefault="0020037C">
      <w:pPr>
        <w:spacing w:line="200" w:lineRule="exact"/>
        <w:rPr>
          <w:sz w:val="20"/>
          <w:szCs w:val="20"/>
          <w:lang w:eastAsia="zh-CN"/>
        </w:rPr>
      </w:pPr>
    </w:p>
    <w:p w:rsidR="0020037C" w:rsidRDefault="0020037C">
      <w:pPr>
        <w:spacing w:before="4" w:line="200" w:lineRule="exact"/>
        <w:rPr>
          <w:sz w:val="20"/>
          <w:szCs w:val="20"/>
          <w:lang w:eastAsia="zh-CN"/>
        </w:rPr>
      </w:pPr>
    </w:p>
    <w:p w:rsidR="0020037C" w:rsidRPr="001C5F65" w:rsidRDefault="00B0609F">
      <w:pPr>
        <w:pStyle w:val="Heading2"/>
        <w:spacing w:line="394" w:lineRule="exact"/>
        <w:rPr>
          <w:rFonts w:eastAsiaTheme="minorEastAsia"/>
          <w:lang w:eastAsia="zh-CN"/>
        </w:rPr>
      </w:pPr>
      <w:r w:rsidRPr="00B0609F">
        <w:pict>
          <v:group id="_x0000_s3000" style="position:absolute;left:0;text-align:left;margin-left:56.7pt;margin-top:21.4pt;width:498.6pt;height:.1pt;z-index:-251781632;mso-position-horizontal-relative:page" coordorigin="1134,428" coordsize="9972,2">
            <v:shape id="_x0000_s3001" style="position:absolute;left:1134;top:428;width:9972;height:2" coordorigin="1134,428" coordsize="9972,0" path="m1134,428r9972,e" filled="f" strokeweight="1pt">
              <v:path arrowok="t"/>
            </v:shape>
            <w10:wrap anchorx="page"/>
          </v:group>
        </w:pict>
      </w:r>
      <w:bookmarkStart w:id="250" w:name="系统安全"/>
      <w:bookmarkStart w:id="251" w:name="_bookmark114"/>
      <w:bookmarkEnd w:id="250"/>
      <w:bookmarkEnd w:id="251"/>
      <w:r w:rsidR="004474D3">
        <w:rPr>
          <w:lang w:eastAsia="zh-CN"/>
        </w:rPr>
        <w:t>系统安全</w:t>
      </w:r>
      <w:ins w:id="252" w:author="qiushanggao" w:date="2013-11-06T17:53:00Z">
        <w:r w:rsidR="001C5F65">
          <w:rPr>
            <w:rFonts w:eastAsiaTheme="minorEastAsia" w:hint="eastAsia"/>
            <w:lang w:eastAsia="zh-CN"/>
          </w:rPr>
          <w:t>(</w:t>
        </w:r>
        <w:r w:rsidR="001C5F65">
          <w:rPr>
            <w:rFonts w:eastAsiaTheme="minorEastAsia" w:hint="eastAsia"/>
            <w:lang w:eastAsia="zh-CN"/>
          </w:rPr>
          <w:t>武赟</w:t>
        </w:r>
        <w:r w:rsidR="001C5F65">
          <w:rPr>
            <w:rFonts w:eastAsiaTheme="minorEastAsia" w:hint="eastAsia"/>
            <w:lang w:eastAsia="zh-CN"/>
          </w:rPr>
          <w:t>)</w:t>
        </w:r>
      </w:ins>
    </w:p>
    <w:p w:rsidR="0020037C" w:rsidRDefault="0020037C">
      <w:pPr>
        <w:spacing w:before="3" w:line="220" w:lineRule="exact"/>
        <w:rPr>
          <w:lang w:eastAsia="zh-CN"/>
        </w:rPr>
      </w:pPr>
    </w:p>
    <w:p w:rsidR="0020037C" w:rsidRDefault="004474D3">
      <w:pPr>
        <w:pStyle w:val="BodyText"/>
        <w:spacing w:line="251" w:lineRule="auto"/>
        <w:ind w:right="1226"/>
        <w:rPr>
          <w:lang w:eastAsia="zh-CN"/>
        </w:rPr>
      </w:pPr>
      <w:r>
        <w:rPr>
          <w:lang w:eastAsia="zh-CN"/>
        </w:rPr>
        <w:t>概要说明 可以通过安全功能来指定登陆系统的权限。如果没有合法的用户名及密码则无法访问数据库。</w:t>
      </w:r>
    </w:p>
    <w:p w:rsidR="0020037C" w:rsidRDefault="0020037C">
      <w:pPr>
        <w:spacing w:before="4" w:line="180" w:lineRule="exact"/>
        <w:rPr>
          <w:sz w:val="18"/>
          <w:szCs w:val="18"/>
          <w:lang w:eastAsia="zh-CN"/>
        </w:rPr>
      </w:pPr>
    </w:p>
    <w:p w:rsidR="0020037C" w:rsidRDefault="004474D3">
      <w:pPr>
        <w:pStyle w:val="BodyText"/>
        <w:rPr>
          <w:lang w:eastAsia="zh-CN"/>
        </w:rPr>
      </w:pPr>
      <w:r>
        <w:rPr>
          <w:lang w:eastAsia="zh-CN"/>
        </w:rPr>
        <w:t>详细说明</w:t>
      </w:r>
    </w:p>
    <w:p w:rsidR="0020037C" w:rsidRDefault="004474D3">
      <w:pPr>
        <w:pStyle w:val="BodyText"/>
        <w:spacing w:before="16"/>
        <w:rPr>
          <w:lang w:eastAsia="zh-CN"/>
        </w:rPr>
      </w:pPr>
      <w:r>
        <w:rPr>
          <w:lang w:eastAsia="zh-CN"/>
        </w:rPr>
        <w:t>1.</w:t>
      </w:r>
      <w:r>
        <w:rPr>
          <w:spacing w:val="3"/>
          <w:lang w:eastAsia="zh-CN"/>
        </w:rPr>
        <w:t xml:space="preserve"> </w:t>
      </w:r>
      <w:r>
        <w:rPr>
          <w:lang w:eastAsia="zh-CN"/>
        </w:rPr>
        <w:t>系统启动时默关闭安全功能。只有在至少创建一个用户后，安全功能才自动激活。</w:t>
      </w:r>
    </w:p>
    <w:p w:rsidR="0020037C" w:rsidRDefault="004474D3">
      <w:pPr>
        <w:pStyle w:val="BodyText"/>
        <w:spacing w:before="16"/>
        <w:rPr>
          <w:lang w:eastAsia="zh-CN"/>
        </w:rPr>
      </w:pPr>
      <w:r>
        <w:rPr>
          <w:lang w:eastAsia="zh-CN"/>
        </w:rPr>
        <w:t>2.</w:t>
      </w:r>
      <w:r>
        <w:rPr>
          <w:spacing w:val="3"/>
          <w:lang w:eastAsia="zh-CN"/>
        </w:rPr>
        <w:t xml:space="preserve"> </w:t>
      </w:r>
      <w:r>
        <w:rPr>
          <w:lang w:eastAsia="zh-CN"/>
        </w:rPr>
        <w:t>创建用户需要用户指定用户名及密码。用户名全系统唯一。</w:t>
      </w:r>
    </w:p>
    <w:p w:rsidR="0020037C" w:rsidRDefault="004474D3">
      <w:pPr>
        <w:pStyle w:val="BodyText"/>
        <w:spacing w:before="16"/>
        <w:rPr>
          <w:lang w:eastAsia="zh-CN"/>
        </w:rPr>
      </w:pPr>
      <w:r>
        <w:rPr>
          <w:lang w:eastAsia="zh-CN"/>
        </w:rPr>
        <w:t>3.</w:t>
      </w:r>
      <w:r>
        <w:rPr>
          <w:spacing w:val="3"/>
          <w:lang w:eastAsia="zh-CN"/>
        </w:rPr>
        <w:t xml:space="preserve"> </w:t>
      </w:r>
      <w:r>
        <w:rPr>
          <w:lang w:eastAsia="zh-CN"/>
        </w:rPr>
        <w:t>删除用户需要用户指定用户名及密码。</w:t>
      </w:r>
    </w:p>
    <w:p w:rsidR="0020037C" w:rsidRDefault="0020037C">
      <w:pPr>
        <w:spacing w:before="5" w:line="100" w:lineRule="exact"/>
        <w:rPr>
          <w:sz w:val="10"/>
          <w:szCs w:val="10"/>
          <w:lang w:eastAsia="zh-CN"/>
        </w:rPr>
      </w:pPr>
    </w:p>
    <w:p w:rsidR="0020037C" w:rsidRDefault="004474D3">
      <w:pPr>
        <w:pStyle w:val="BodyText"/>
        <w:spacing w:line="167" w:lineRule="auto"/>
        <w:ind w:right="105"/>
        <w:rPr>
          <w:lang w:eastAsia="zh-CN"/>
        </w:rPr>
      </w:pPr>
      <w:r>
        <w:rPr>
          <w:lang w:eastAsia="zh-CN"/>
        </w:rPr>
        <w:t>4.</w:t>
      </w:r>
      <w:r>
        <w:rPr>
          <w:spacing w:val="2"/>
          <w:lang w:eastAsia="zh-CN"/>
        </w:rPr>
        <w:t xml:space="preserve"> </w:t>
      </w:r>
      <w:r>
        <w:rPr>
          <w:lang w:eastAsia="zh-CN"/>
        </w:rPr>
        <w:t>安全功能激活后，访问数据库需要指定用户名及密码。在一次会话中进行一次登录</w:t>
      </w:r>
      <w:r>
        <w:rPr>
          <w:spacing w:val="3"/>
          <w:lang w:eastAsia="zh-CN"/>
        </w:rPr>
        <w:t xml:space="preserve"> </w:t>
      </w:r>
      <w:r>
        <w:rPr>
          <w:lang w:eastAsia="zh-CN"/>
        </w:rPr>
        <w:t>验证。</w:t>
      </w:r>
      <w:r>
        <w:rPr>
          <w:spacing w:val="2"/>
          <w:lang w:eastAsia="zh-CN"/>
        </w:rPr>
        <w:t xml:space="preserve"> </w:t>
      </w:r>
      <w:r>
        <w:rPr>
          <w:lang w:eastAsia="zh-CN"/>
        </w:rPr>
        <w:t>开启新的会话 需要重新进行验证。</w:t>
      </w:r>
    </w:p>
    <w:p w:rsidR="0020037C" w:rsidRDefault="0020037C">
      <w:pPr>
        <w:spacing w:line="167" w:lineRule="auto"/>
        <w:rPr>
          <w:lang w:eastAsia="zh-CN"/>
        </w:rPr>
        <w:sectPr w:rsidR="0020037C">
          <w:pgSz w:w="12240" w:h="15840"/>
          <w:pgMar w:top="900" w:right="118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113"/>
        <w:rPr>
          <w:lang w:eastAsia="zh-CN"/>
        </w:rPr>
      </w:pPr>
      <w:r>
        <w:rPr>
          <w:lang w:eastAsia="zh-CN"/>
        </w:rPr>
        <w:t>5.</w:t>
      </w:r>
      <w:r>
        <w:rPr>
          <w:spacing w:val="3"/>
          <w:lang w:eastAsia="zh-CN"/>
        </w:rPr>
        <w:t xml:space="preserve"> </w:t>
      </w:r>
      <w:r>
        <w:rPr>
          <w:lang w:eastAsia="zh-CN"/>
        </w:rPr>
        <w:t>用户之间属于平级关系。没有超级用户的概念。用户可以创建删除任意用户。</w:t>
      </w:r>
    </w:p>
    <w:p w:rsidR="0020037C" w:rsidRDefault="004474D3">
      <w:pPr>
        <w:pStyle w:val="BodyText"/>
        <w:spacing w:before="16"/>
        <w:ind w:left="113"/>
        <w:rPr>
          <w:lang w:eastAsia="zh-CN"/>
        </w:rPr>
      </w:pPr>
      <w:r>
        <w:rPr>
          <w:lang w:eastAsia="zh-CN"/>
        </w:rPr>
        <w:t>6.</w:t>
      </w:r>
      <w:r>
        <w:rPr>
          <w:spacing w:val="3"/>
          <w:lang w:eastAsia="zh-CN"/>
        </w:rPr>
        <w:t xml:space="preserve"> </w:t>
      </w:r>
      <w:r>
        <w:rPr>
          <w:lang w:eastAsia="zh-CN"/>
        </w:rPr>
        <w:t>当删除所有用户后，安全功能自动关闭。</w:t>
      </w:r>
    </w:p>
    <w:p w:rsidR="0020037C" w:rsidRDefault="004474D3">
      <w:pPr>
        <w:pStyle w:val="BodyText"/>
        <w:spacing w:before="16"/>
        <w:ind w:left="113"/>
        <w:rPr>
          <w:lang w:eastAsia="zh-CN"/>
        </w:rPr>
      </w:pPr>
      <w:r>
        <w:rPr>
          <w:lang w:eastAsia="zh-CN"/>
        </w:rPr>
        <w:t>7.</w:t>
      </w:r>
      <w:r>
        <w:rPr>
          <w:spacing w:val="3"/>
          <w:lang w:eastAsia="zh-CN"/>
        </w:rPr>
        <w:t xml:space="preserve"> </w:t>
      </w:r>
      <w:r>
        <w:rPr>
          <w:lang w:eastAsia="zh-CN"/>
        </w:rPr>
        <w:t>所有密码均以密文形式传输、存储。</w:t>
      </w:r>
    </w:p>
    <w:p w:rsidR="0020037C" w:rsidRDefault="0020037C">
      <w:pPr>
        <w:rPr>
          <w:lang w:eastAsia="zh-CN"/>
        </w:rPr>
        <w:sectPr w:rsidR="0020037C">
          <w:pgSz w:w="12240" w:h="15840"/>
          <w:pgMar w:top="900" w:right="680" w:bottom="280" w:left="1520" w:header="713" w:footer="0" w:gutter="0"/>
          <w:cols w:space="720"/>
        </w:sectPr>
      </w:pPr>
    </w:p>
    <w:p w:rsidR="0020037C" w:rsidRDefault="0020037C">
      <w:pPr>
        <w:spacing w:line="200" w:lineRule="exact"/>
        <w:rPr>
          <w:sz w:val="20"/>
          <w:szCs w:val="20"/>
          <w:lang w:eastAsia="zh-CN"/>
        </w:rPr>
      </w:pPr>
    </w:p>
    <w:p w:rsidR="0020037C" w:rsidRDefault="0020037C">
      <w:pPr>
        <w:spacing w:before="4" w:line="240" w:lineRule="exact"/>
        <w:rPr>
          <w:sz w:val="24"/>
          <w:szCs w:val="24"/>
          <w:lang w:eastAsia="zh-CN"/>
        </w:rPr>
      </w:pPr>
    </w:p>
    <w:p w:rsidR="00F37046" w:rsidRPr="00B3596B" w:rsidRDefault="00F37046" w:rsidP="00F37046">
      <w:pPr>
        <w:pStyle w:val="Heading1"/>
        <w:rPr>
          <w:rFonts w:eastAsiaTheme="minorEastAsia"/>
          <w:lang w:eastAsia="zh-CN"/>
        </w:rPr>
      </w:pPr>
      <w:r>
        <w:rPr>
          <w:rFonts w:hint="eastAsia"/>
        </w:rPr>
        <w:t>Hadoop集成</w:t>
      </w:r>
      <w:r w:rsidR="00B3596B">
        <w:rPr>
          <w:rFonts w:eastAsiaTheme="minorEastAsia" w:hint="eastAsia"/>
          <w:lang w:eastAsia="zh-CN"/>
        </w:rPr>
        <w:t>(</w:t>
      </w:r>
      <w:r w:rsidR="00B3596B">
        <w:rPr>
          <w:rFonts w:eastAsiaTheme="minorEastAsia" w:hint="eastAsia"/>
          <w:lang w:eastAsia="zh-CN"/>
        </w:rPr>
        <w:t>邱尚高</w:t>
      </w:r>
      <w:r w:rsidR="00B3596B">
        <w:rPr>
          <w:rFonts w:eastAsiaTheme="minorEastAsia" w:hint="eastAsia"/>
          <w:lang w:eastAsia="zh-CN"/>
        </w:rPr>
        <w:t>)</w:t>
      </w:r>
    </w:p>
    <w:p w:rsidR="00F37046" w:rsidRDefault="00B0609F" w:rsidP="00F37046">
      <w:pPr>
        <w:pStyle w:val="Heading2"/>
      </w:pPr>
      <w:r>
        <w:rPr>
          <w:noProof/>
          <w:lang w:eastAsia="zh-CN"/>
        </w:rPr>
        <w:pict>
          <v:group id="_x0000_s3464" style="position:absolute;left:0;text-align:left;margin-left:56.8pt;margin-top:21.2pt;width:498.6pt;height:.1pt;z-index:-251326976;mso-position-horizontal-relative:page" coordorigin="1134,428" coordsize="9972,2">
            <v:shape id="_x0000_s3465" style="position:absolute;left:1134;top:428;width:9972;height:2" coordorigin="1134,428" coordsize="9972,0" path="m1134,428r9972,e" filled="f" strokeweight="1pt">
              <v:path arrowok="t"/>
            </v:shape>
            <w10:wrap anchorx="page"/>
          </v:group>
        </w:pict>
      </w:r>
      <w:r>
        <w:rPr>
          <w:noProof/>
          <w:lang w:eastAsia="zh-CN"/>
        </w:rPr>
        <w:pict>
          <v:group id="_x0000_s3462" style="position:absolute;left:0;text-align:left;margin-left:56.8pt;margin-top:-.2pt;width:498.6pt;height:.1pt;z-index:-251328000;mso-position-horizontal-relative:page" coordorigin="1134,503" coordsize="9972,2">
            <v:shape id="_x0000_s3463" style="position:absolute;left:1134;top:503;width:9972;height:2" coordorigin="1134,503" coordsize="9972,0" path="m1134,503r9972,e" filled="f" strokeweight="3pt">
              <v:path arrowok="t"/>
            </v:shape>
            <w10:wrap anchorx="page"/>
          </v:group>
        </w:pict>
      </w:r>
      <w:r w:rsidR="00F37046">
        <w:rPr>
          <w:rFonts w:hint="eastAsia"/>
        </w:rPr>
        <w:t>SequoiaDB与Hadoop部署</w:t>
      </w:r>
    </w:p>
    <w:p w:rsidR="00F37046" w:rsidRDefault="00F37046" w:rsidP="00F37046">
      <w:r>
        <w:rPr>
          <w:rFonts w:hint="eastAsia"/>
        </w:rPr>
        <w:t>SequoiaDB</w:t>
      </w:r>
      <w:r>
        <w:rPr>
          <w:rFonts w:hint="eastAsia"/>
        </w:rPr>
        <w:t>与</w:t>
      </w:r>
      <w:r>
        <w:rPr>
          <w:rFonts w:hint="eastAsia"/>
        </w:rPr>
        <w:t>Hadoop</w:t>
      </w:r>
      <w:r>
        <w:rPr>
          <w:rFonts w:hint="eastAsia"/>
        </w:rPr>
        <w:t>在物理上部署方案简易如下图所示，部署建议如下：</w:t>
      </w:r>
    </w:p>
    <w:p w:rsidR="00F37046" w:rsidRDefault="00F37046" w:rsidP="00F37046">
      <w:pPr>
        <w:pStyle w:val="ListParagraph"/>
        <w:numPr>
          <w:ilvl w:val="0"/>
          <w:numId w:val="32"/>
        </w:numPr>
        <w:jc w:val="both"/>
      </w:pPr>
      <w:r>
        <w:rPr>
          <w:rFonts w:hint="eastAsia"/>
        </w:rPr>
        <w:t>SequoiaDB</w:t>
      </w:r>
      <w:r>
        <w:rPr>
          <w:rFonts w:hint="eastAsia"/>
        </w:rPr>
        <w:t>与</w:t>
      </w:r>
      <w:r>
        <w:rPr>
          <w:rFonts w:hint="eastAsia"/>
        </w:rPr>
        <w:t>Hadoop</w:t>
      </w:r>
      <w:r>
        <w:rPr>
          <w:rFonts w:hint="eastAsia"/>
        </w:rPr>
        <w:t>部署在相同的物理设备上，以减少</w:t>
      </w:r>
      <w:r>
        <w:rPr>
          <w:rFonts w:hint="eastAsia"/>
        </w:rPr>
        <w:t>Hadoop</w:t>
      </w:r>
      <w:r>
        <w:rPr>
          <w:rFonts w:hint="eastAsia"/>
        </w:rPr>
        <w:t>与</w:t>
      </w:r>
      <w:r>
        <w:rPr>
          <w:rFonts w:hint="eastAsia"/>
        </w:rPr>
        <w:t>SequoiaDB</w:t>
      </w:r>
      <w:r>
        <w:rPr>
          <w:rFonts w:hint="eastAsia"/>
        </w:rPr>
        <w:t>之间的网络数据传输；</w:t>
      </w:r>
    </w:p>
    <w:p w:rsidR="00F37046" w:rsidRDefault="00F37046" w:rsidP="00F37046">
      <w:pPr>
        <w:pStyle w:val="ListParagraph"/>
        <w:numPr>
          <w:ilvl w:val="0"/>
          <w:numId w:val="32"/>
        </w:numPr>
        <w:jc w:val="both"/>
        <w:rPr>
          <w:lang w:eastAsia="zh-CN"/>
        </w:rPr>
      </w:pPr>
      <w:r>
        <w:rPr>
          <w:rFonts w:hint="eastAsia"/>
          <w:lang w:eastAsia="zh-CN"/>
        </w:rPr>
        <w:t>每个物理设备上都部署一个协调节点和多个数据节点，编目节点可选在任意三台物理设备各部署一个编目节点；</w:t>
      </w:r>
    </w:p>
    <w:p w:rsidR="00F37046" w:rsidRDefault="00F37046" w:rsidP="00F37046">
      <w:pPr>
        <w:rPr>
          <w:lang w:eastAsia="zh-CN"/>
        </w:rPr>
      </w:pPr>
    </w:p>
    <w:p w:rsidR="00F37046" w:rsidRPr="00E74AA8" w:rsidRDefault="00F37046" w:rsidP="00F37046">
      <w:pPr>
        <w:rPr>
          <w:lang w:eastAsia="zh-CN"/>
        </w:rPr>
      </w:pPr>
    </w:p>
    <w:p w:rsidR="00F37046" w:rsidRDefault="00792556" w:rsidP="00F37046">
      <w:r>
        <w:rPr>
          <w:noProof/>
          <w:lang w:eastAsia="zh-CN"/>
        </w:rPr>
        <w:drawing>
          <wp:inline distT="0" distB="0" distL="0" distR="0">
            <wp:extent cx="5274310" cy="3135895"/>
            <wp:effectExtent l="19050" t="0" r="2540" b="0"/>
            <wp:docPr id="5"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929618" cy="4714908"/>
                      <a:chOff x="714348" y="1285860"/>
                      <a:chExt cx="7929618" cy="4714908"/>
                    </a:xfrm>
                  </a:grpSpPr>
                  <a:sp>
                    <a:nvSpPr>
                      <a:cNvPr id="16" name="矩形 15"/>
                      <a:cNvSpPr/>
                    </a:nvSpPr>
                    <a:spPr>
                      <a:xfrm>
                        <a:off x="785786" y="2643182"/>
                        <a:ext cx="2286016" cy="3143272"/>
                      </a:xfrm>
                      <a:prstGeom prst="rect">
                        <a:avLst/>
                      </a:prstGeom>
                      <a:solidFill>
                        <a:schemeClr val="accent6">
                          <a:lumMod val="20000"/>
                          <a:lumOff val="80000"/>
                        </a:schemeClr>
                      </a:solidFill>
                      <a:ln>
                        <a:solidFill>
                          <a:schemeClr val="tx1"/>
                        </a:solidFill>
                      </a:ln>
                    </a:spPr>
                    <a:txSp>
                      <a:txBody>
                        <a:bodyPr rtlCol="0" anchor="t" anchorCtr="0"/>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r>
                            <a:rPr lang="en-US" altLang="zh-CN" dirty="0" err="1" smtClean="0">
                              <a:solidFill>
                                <a:schemeClr val="tx1"/>
                              </a:solidFill>
                            </a:rPr>
                            <a:t>SequoiaDB</a:t>
                          </a:r>
                          <a:endParaRPr lang="zh-CN" alt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矩形 6"/>
                      <a:cNvSpPr/>
                    </a:nvSpPr>
                    <a:spPr>
                      <a:xfrm>
                        <a:off x="785786" y="1571612"/>
                        <a:ext cx="2286016" cy="500066"/>
                      </a:xfrm>
                      <a:prstGeom prst="rect">
                        <a:avLst/>
                      </a:prstGeom>
                      <a:solidFill>
                        <a:schemeClr val="tx2">
                          <a:lumMod val="40000"/>
                          <a:lumOff val="60000"/>
                        </a:schemeClr>
                      </a:solid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latin typeface="微软雅黑" pitchFamily="34" charset="-122"/>
                              <a:ea typeface="微软雅黑" pitchFamily="34" charset="-122"/>
                            </a:rPr>
                            <a:t>Hadoop</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矩形 9"/>
                      <a:cNvSpPr/>
                    </a:nvSpPr>
                    <a:spPr>
                      <a:xfrm>
                        <a:off x="928662" y="3286124"/>
                        <a:ext cx="2071702" cy="571504"/>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latin typeface="微软雅黑" pitchFamily="34" charset="-122"/>
                              <a:ea typeface="微软雅黑" pitchFamily="34" charset="-122"/>
                            </a:rPr>
                            <a:t>协调节点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矩形 10"/>
                      <a:cNvSpPr/>
                    </a:nvSpPr>
                    <a:spPr>
                      <a:xfrm>
                        <a:off x="928662" y="4071942"/>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t>数据节点</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1" name="矩形 20"/>
                      <a:cNvSpPr/>
                    </a:nvSpPr>
                    <a:spPr>
                      <a:xfrm>
                        <a:off x="1000100" y="4143380"/>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t>数据节点</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2" name="矩形 21"/>
                      <a:cNvSpPr/>
                    </a:nvSpPr>
                    <a:spPr>
                      <a:xfrm>
                        <a:off x="1071538" y="4214818"/>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latin typeface="微软雅黑" pitchFamily="34" charset="-122"/>
                              <a:ea typeface="微软雅黑" pitchFamily="34" charset="-122"/>
                            </a:rPr>
                            <a:t>数据节点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3" name="矩形 22"/>
                      <a:cNvSpPr/>
                    </a:nvSpPr>
                    <a:spPr>
                      <a:xfrm>
                        <a:off x="928662" y="5072074"/>
                        <a:ext cx="2071702" cy="571504"/>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a:latin typeface="微软雅黑" pitchFamily="34" charset="-122"/>
                              <a:ea typeface="微软雅黑" pitchFamily="34" charset="-122"/>
                            </a:rPr>
                            <a:t>编目</a:t>
                          </a:r>
                          <a:r>
                            <a:rPr lang="zh-CN" altLang="en-US" dirty="0" smtClean="0">
                              <a:latin typeface="微软雅黑" pitchFamily="34" charset="-122"/>
                              <a:ea typeface="微软雅黑" pitchFamily="34" charset="-122"/>
                            </a:rPr>
                            <a:t>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4" name="矩形 3"/>
                      <a:cNvSpPr/>
                    </a:nvSpPr>
                    <a:spPr>
                      <a:xfrm>
                        <a:off x="714348" y="1285860"/>
                        <a:ext cx="2500330" cy="4714908"/>
                      </a:xfrm>
                      <a:prstGeom prst="rect">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4" name="矩形 23"/>
                      <a:cNvSpPr/>
                    </a:nvSpPr>
                    <a:spPr>
                      <a:xfrm>
                        <a:off x="3571868" y="2643182"/>
                        <a:ext cx="2286016" cy="3143272"/>
                      </a:xfrm>
                      <a:prstGeom prst="rect">
                        <a:avLst/>
                      </a:prstGeom>
                      <a:solidFill>
                        <a:schemeClr val="accent6">
                          <a:lumMod val="20000"/>
                          <a:lumOff val="80000"/>
                        </a:schemeClr>
                      </a:solidFill>
                      <a:ln>
                        <a:solidFill>
                          <a:schemeClr val="tx1"/>
                        </a:solidFill>
                      </a:ln>
                    </a:spPr>
                    <a:txSp>
                      <a:txBody>
                        <a:bodyPr rtlCol="0" anchor="t" anchorCtr="0"/>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r>
                            <a:rPr lang="en-US" altLang="zh-CN" dirty="0" err="1" smtClean="0">
                              <a:solidFill>
                                <a:schemeClr val="tx1"/>
                              </a:solidFill>
                            </a:rPr>
                            <a:t>SequoiaDB</a:t>
                          </a:r>
                          <a:endParaRPr lang="zh-CN" alt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5" name="矩形 24"/>
                      <a:cNvSpPr/>
                    </a:nvSpPr>
                    <a:spPr>
                      <a:xfrm>
                        <a:off x="3571868" y="1571612"/>
                        <a:ext cx="2286016" cy="500066"/>
                      </a:xfrm>
                      <a:prstGeom prst="rect">
                        <a:avLst/>
                      </a:prstGeom>
                      <a:solidFill>
                        <a:schemeClr val="tx2">
                          <a:lumMod val="40000"/>
                          <a:lumOff val="60000"/>
                        </a:schemeClr>
                      </a:solid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latin typeface="微软雅黑" pitchFamily="34" charset="-122"/>
                              <a:ea typeface="微软雅黑" pitchFamily="34" charset="-122"/>
                            </a:rPr>
                            <a:t>Hadoop</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6" name="矩形 25"/>
                      <a:cNvSpPr/>
                    </a:nvSpPr>
                    <a:spPr>
                      <a:xfrm>
                        <a:off x="3714744" y="3286124"/>
                        <a:ext cx="2071702" cy="571504"/>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latin typeface="微软雅黑" pitchFamily="34" charset="-122"/>
                              <a:ea typeface="微软雅黑" pitchFamily="34" charset="-122"/>
                            </a:rPr>
                            <a:t>协调节点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7" name="矩形 26"/>
                      <a:cNvSpPr/>
                    </a:nvSpPr>
                    <a:spPr>
                      <a:xfrm>
                        <a:off x="3714744" y="4071942"/>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t>数据节点</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8" name="矩形 27"/>
                      <a:cNvSpPr/>
                    </a:nvSpPr>
                    <a:spPr>
                      <a:xfrm>
                        <a:off x="3786182" y="4143380"/>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t>数据节点</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9" name="矩形 28"/>
                      <a:cNvSpPr/>
                    </a:nvSpPr>
                    <a:spPr>
                      <a:xfrm>
                        <a:off x="3857620" y="4214818"/>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latin typeface="微软雅黑" pitchFamily="34" charset="-122"/>
                              <a:ea typeface="微软雅黑" pitchFamily="34" charset="-122"/>
                            </a:rPr>
                            <a:t>数据节点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0" name="矩形 29"/>
                      <a:cNvSpPr/>
                    </a:nvSpPr>
                    <a:spPr>
                      <a:xfrm>
                        <a:off x="3714744" y="5072074"/>
                        <a:ext cx="2071702" cy="571504"/>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a:latin typeface="微软雅黑" pitchFamily="34" charset="-122"/>
                              <a:ea typeface="微软雅黑" pitchFamily="34" charset="-122"/>
                            </a:rPr>
                            <a:t>编目</a:t>
                          </a:r>
                          <a:r>
                            <a:rPr lang="zh-CN" altLang="en-US" dirty="0" smtClean="0">
                              <a:latin typeface="微软雅黑" pitchFamily="34" charset="-122"/>
                              <a:ea typeface="微软雅黑" pitchFamily="34" charset="-122"/>
                            </a:rPr>
                            <a:t>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1" name="矩形 30"/>
                      <a:cNvSpPr/>
                    </a:nvSpPr>
                    <a:spPr>
                      <a:xfrm>
                        <a:off x="3500430" y="1285860"/>
                        <a:ext cx="2500330" cy="4714908"/>
                      </a:xfrm>
                      <a:prstGeom prst="rect">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32" name="矩形 31"/>
                      <a:cNvSpPr/>
                    </a:nvSpPr>
                    <a:spPr>
                      <a:xfrm>
                        <a:off x="6215074" y="2643182"/>
                        <a:ext cx="2286016" cy="3143272"/>
                      </a:xfrm>
                      <a:prstGeom prst="rect">
                        <a:avLst/>
                      </a:prstGeom>
                      <a:solidFill>
                        <a:schemeClr val="accent6">
                          <a:lumMod val="20000"/>
                          <a:lumOff val="80000"/>
                        </a:schemeClr>
                      </a:solidFill>
                      <a:ln>
                        <a:solidFill>
                          <a:schemeClr val="tx1"/>
                        </a:solidFill>
                      </a:ln>
                    </a:spPr>
                    <a:txSp>
                      <a:txBody>
                        <a:bodyPr rtlCol="0" anchor="t" anchorCtr="0"/>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r>
                            <a:rPr lang="en-US" altLang="zh-CN" dirty="0" err="1" smtClean="0">
                              <a:solidFill>
                                <a:schemeClr val="tx1"/>
                              </a:solidFill>
                            </a:rPr>
                            <a:t>SequoiaDB</a:t>
                          </a:r>
                          <a:endParaRPr lang="zh-CN" alt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3" name="矩形 32"/>
                      <a:cNvSpPr/>
                    </a:nvSpPr>
                    <a:spPr>
                      <a:xfrm>
                        <a:off x="6215074" y="1571612"/>
                        <a:ext cx="2286016" cy="500066"/>
                      </a:xfrm>
                      <a:prstGeom prst="rect">
                        <a:avLst/>
                      </a:prstGeom>
                      <a:solidFill>
                        <a:schemeClr val="tx2">
                          <a:lumMod val="40000"/>
                          <a:lumOff val="60000"/>
                        </a:schemeClr>
                      </a:solidFill>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latin typeface="微软雅黑" pitchFamily="34" charset="-122"/>
                              <a:ea typeface="微软雅黑" pitchFamily="34" charset="-122"/>
                            </a:rPr>
                            <a:t>Hadoop</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4" name="矩形 33"/>
                      <a:cNvSpPr/>
                    </a:nvSpPr>
                    <a:spPr>
                      <a:xfrm>
                        <a:off x="6357950" y="3286124"/>
                        <a:ext cx="2071702" cy="571504"/>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latin typeface="微软雅黑" pitchFamily="34" charset="-122"/>
                              <a:ea typeface="微软雅黑" pitchFamily="34" charset="-122"/>
                            </a:rPr>
                            <a:t>协调节点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5" name="矩形 34"/>
                      <a:cNvSpPr/>
                    </a:nvSpPr>
                    <a:spPr>
                      <a:xfrm>
                        <a:off x="6357950" y="4071942"/>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t>数据节点</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36" name="矩形 35"/>
                      <a:cNvSpPr/>
                    </a:nvSpPr>
                    <a:spPr>
                      <a:xfrm>
                        <a:off x="6429388" y="4143380"/>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t>数据节点</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37" name="矩形 36"/>
                      <a:cNvSpPr/>
                    </a:nvSpPr>
                    <a:spPr>
                      <a:xfrm>
                        <a:off x="6500826" y="4214818"/>
                        <a:ext cx="1928826" cy="714380"/>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smtClean="0">
                              <a:latin typeface="微软雅黑" pitchFamily="34" charset="-122"/>
                              <a:ea typeface="微软雅黑" pitchFamily="34" charset="-122"/>
                            </a:rPr>
                            <a:t>数据节点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8" name="矩形 37"/>
                      <a:cNvSpPr/>
                    </a:nvSpPr>
                    <a:spPr>
                      <a:xfrm>
                        <a:off x="6357950" y="5072074"/>
                        <a:ext cx="2071702" cy="571504"/>
                      </a:xfrm>
                      <a:prstGeom prst="rect">
                        <a:avLst/>
                      </a:prstGeom>
                      <a:solidFill>
                        <a:srgbClr val="FF6600"/>
                      </a:solidFill>
                      <a:ln>
                        <a:solidFill>
                          <a:schemeClr val="tx1"/>
                        </a:solidFill>
                      </a:ln>
                      <a:effectLst>
                        <a:outerShdw blurRad="50800" dist="38100" dir="2700000" algn="tl" rotWithShape="0">
                          <a:prstClr val="black">
                            <a:alpha val="40000"/>
                          </a:prstClr>
                        </a:outerShdw>
                      </a:effectLst>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dirty="0">
                              <a:latin typeface="微软雅黑" pitchFamily="34" charset="-122"/>
                              <a:ea typeface="微软雅黑" pitchFamily="34" charset="-122"/>
                            </a:rPr>
                            <a:t>编目</a:t>
                          </a:r>
                          <a:r>
                            <a:rPr lang="zh-CN" altLang="en-US" dirty="0" smtClean="0">
                              <a:latin typeface="微软雅黑" pitchFamily="34" charset="-122"/>
                              <a:ea typeface="微软雅黑" pitchFamily="34" charset="-122"/>
                            </a:rPr>
                            <a:t>节点</a:t>
                          </a:r>
                          <a:endParaRPr lang="zh-CN" altLang="en-US" dirty="0">
                            <a:latin typeface="微软雅黑" pitchFamily="34" charset="-122"/>
                            <a:ea typeface="微软雅黑" pitchFamily="34" charset="-122"/>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9" name="矩形 38"/>
                      <a:cNvSpPr/>
                    </a:nvSpPr>
                    <a:spPr>
                      <a:xfrm>
                        <a:off x="6143636" y="1285860"/>
                        <a:ext cx="2500330" cy="4714908"/>
                      </a:xfrm>
                      <a:prstGeom prst="rect">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F37046" w:rsidRDefault="00F37046" w:rsidP="00F37046"/>
    <w:p w:rsidR="00F37046" w:rsidRPr="0009036D" w:rsidRDefault="00F37046" w:rsidP="00F37046"/>
    <w:p w:rsidR="00F37046" w:rsidRDefault="00F37046" w:rsidP="00F37046">
      <w:pPr>
        <w:pStyle w:val="Heading2"/>
      </w:pPr>
      <w:r>
        <w:rPr>
          <w:rFonts w:hint="eastAsia"/>
        </w:rPr>
        <w:t>与Map/Reduce集成</w:t>
      </w:r>
    </w:p>
    <w:p w:rsidR="00F37046" w:rsidRPr="00416C68" w:rsidRDefault="00F37046" w:rsidP="00F37046">
      <w:r>
        <w:rPr>
          <w:rFonts w:hint="eastAsia"/>
        </w:rPr>
        <w:t>暂无</w:t>
      </w:r>
      <w:r w:rsidR="00B76388">
        <w:rPr>
          <w:rFonts w:hint="eastAsia"/>
          <w:lang w:eastAsia="zh-CN"/>
        </w:rPr>
        <w:t>文档</w:t>
      </w:r>
    </w:p>
    <w:p w:rsidR="00F37046" w:rsidRDefault="00F37046" w:rsidP="00F37046">
      <w:pPr>
        <w:pStyle w:val="Heading2"/>
      </w:pPr>
      <w:r>
        <w:rPr>
          <w:rFonts w:hint="eastAsia"/>
        </w:rPr>
        <w:t>与Hive集成</w:t>
      </w:r>
    </w:p>
    <w:p w:rsidR="00F37046" w:rsidRDefault="00F37046" w:rsidP="00F37046">
      <w:pPr>
        <w:pStyle w:val="Heading3"/>
      </w:pPr>
      <w:r>
        <w:rPr>
          <w:rFonts w:hint="eastAsia"/>
        </w:rPr>
        <w:t>SequoiaDB支持的Hive 版本列表</w:t>
      </w:r>
    </w:p>
    <w:p w:rsidR="00F37046" w:rsidRDefault="00F37046" w:rsidP="00F37046">
      <w:pPr>
        <w:pStyle w:val="ListParagraph"/>
        <w:numPr>
          <w:ilvl w:val="1"/>
          <w:numId w:val="30"/>
        </w:numPr>
        <w:jc w:val="both"/>
      </w:pPr>
      <w:r>
        <w:rPr>
          <w:rFonts w:hint="eastAsia"/>
        </w:rPr>
        <w:t>Hive 0.11.0</w:t>
      </w:r>
    </w:p>
    <w:p w:rsidR="00F37046" w:rsidRDefault="00F37046" w:rsidP="00F37046">
      <w:pPr>
        <w:pStyle w:val="ListParagraph"/>
        <w:numPr>
          <w:ilvl w:val="1"/>
          <w:numId w:val="30"/>
        </w:numPr>
        <w:jc w:val="both"/>
      </w:pPr>
      <w:r>
        <w:rPr>
          <w:rFonts w:hint="eastAsia"/>
        </w:rPr>
        <w:t>Hive 0.10.0</w:t>
      </w:r>
    </w:p>
    <w:p w:rsidR="00F37046" w:rsidRDefault="00F37046" w:rsidP="00F37046">
      <w:pPr>
        <w:pStyle w:val="Heading3"/>
      </w:pPr>
      <w:r>
        <w:rPr>
          <w:rFonts w:hint="eastAsia"/>
        </w:rPr>
        <w:t>配置方法</w:t>
      </w:r>
    </w:p>
    <w:p w:rsidR="00F37046" w:rsidRDefault="00F37046" w:rsidP="00F37046">
      <w:pPr>
        <w:pStyle w:val="ListParagraph"/>
        <w:numPr>
          <w:ilvl w:val="0"/>
          <w:numId w:val="31"/>
        </w:numPr>
        <w:jc w:val="both"/>
      </w:pPr>
      <w:r>
        <w:rPr>
          <w:rFonts w:hint="eastAsia"/>
        </w:rPr>
        <w:t>安装和配置好</w:t>
      </w:r>
      <w:r>
        <w:rPr>
          <w:rFonts w:hint="eastAsia"/>
        </w:rPr>
        <w:t xml:space="preserve">Hadoop/Hive </w:t>
      </w:r>
      <w:r>
        <w:rPr>
          <w:rFonts w:hint="eastAsia"/>
        </w:rPr>
        <w:t>环境，启动</w:t>
      </w:r>
      <w:r>
        <w:rPr>
          <w:rFonts w:hint="eastAsia"/>
        </w:rPr>
        <w:t>hadoop</w:t>
      </w:r>
      <w:r>
        <w:rPr>
          <w:rFonts w:hint="eastAsia"/>
        </w:rPr>
        <w:t>环境；</w:t>
      </w:r>
    </w:p>
    <w:p w:rsidR="00F37046" w:rsidRDefault="00F37046" w:rsidP="00F37046">
      <w:pPr>
        <w:pStyle w:val="ListParagraph"/>
        <w:numPr>
          <w:ilvl w:val="0"/>
          <w:numId w:val="31"/>
        </w:numPr>
        <w:jc w:val="both"/>
      </w:pPr>
      <w:r>
        <w:rPr>
          <w:rFonts w:hint="eastAsia"/>
        </w:rPr>
        <w:t>拷贝</w:t>
      </w:r>
      <w:r>
        <w:rPr>
          <w:rFonts w:hint="eastAsia"/>
        </w:rPr>
        <w:t>sequoiadb</w:t>
      </w:r>
      <w:r>
        <w:rPr>
          <w:rFonts w:hint="eastAsia"/>
        </w:rPr>
        <w:t>安装目录下</w:t>
      </w:r>
      <w:r>
        <w:rPr>
          <w:rFonts w:hint="eastAsia"/>
        </w:rPr>
        <w:t>(</w:t>
      </w:r>
      <w:r>
        <w:rPr>
          <w:rFonts w:hint="eastAsia"/>
        </w:rPr>
        <w:t>默认在</w:t>
      </w:r>
      <w:r>
        <w:rPr>
          <w:rFonts w:hint="eastAsia"/>
        </w:rPr>
        <w:t xml:space="preserve">/opt/sequoiadb) </w:t>
      </w:r>
      <w:r>
        <w:rPr>
          <w:rFonts w:hint="eastAsia"/>
        </w:rPr>
        <w:t>的</w:t>
      </w:r>
      <w:r>
        <w:rPr>
          <w:rFonts w:hint="eastAsia"/>
        </w:rPr>
        <w:t xml:space="preserve">hadoop/hive-sequoiadb.jar </w:t>
      </w:r>
      <w:r>
        <w:rPr>
          <w:rFonts w:hint="eastAsia"/>
        </w:rPr>
        <w:t>和</w:t>
      </w:r>
      <w:r>
        <w:rPr>
          <w:rFonts w:hint="eastAsia"/>
        </w:rPr>
        <w:t xml:space="preserve"> java/sdbdriver.jar </w:t>
      </w:r>
      <w:r>
        <w:rPr>
          <w:rFonts w:hint="eastAsia"/>
        </w:rPr>
        <w:t>两个文件拷贝到</w:t>
      </w:r>
      <w:r>
        <w:rPr>
          <w:rFonts w:hint="eastAsia"/>
        </w:rPr>
        <w:t xml:space="preserve"> hive/lib </w:t>
      </w:r>
      <w:r>
        <w:rPr>
          <w:rFonts w:hint="eastAsia"/>
        </w:rPr>
        <w:t>安装目录下</w:t>
      </w:r>
      <w:r>
        <w:rPr>
          <w:rFonts w:hint="eastAsia"/>
        </w:rPr>
        <w:t>;</w:t>
      </w:r>
    </w:p>
    <w:p w:rsidR="00F37046" w:rsidRDefault="00F37046" w:rsidP="00F37046">
      <w:pPr>
        <w:pStyle w:val="ListParagraph"/>
        <w:numPr>
          <w:ilvl w:val="0"/>
          <w:numId w:val="31"/>
        </w:numPr>
        <w:jc w:val="both"/>
      </w:pPr>
      <w:r>
        <w:rPr>
          <w:rFonts w:hint="eastAsia"/>
        </w:rPr>
        <w:t>修改</w:t>
      </w:r>
      <w:r>
        <w:rPr>
          <w:rFonts w:hint="eastAsia"/>
        </w:rPr>
        <w:t xml:space="preserve">hive </w:t>
      </w:r>
      <w:r>
        <w:rPr>
          <w:rFonts w:hint="eastAsia"/>
        </w:rPr>
        <w:t>安装目录下的</w:t>
      </w:r>
      <w:r>
        <w:rPr>
          <w:rFonts w:hint="eastAsia"/>
        </w:rPr>
        <w:t xml:space="preserve"> bin/hive-site.xml</w:t>
      </w:r>
      <w:r>
        <w:rPr>
          <w:rFonts w:hint="eastAsia"/>
        </w:rPr>
        <w:t>文件</w:t>
      </w:r>
      <w:r>
        <w:rPr>
          <w:rFonts w:hint="eastAsia"/>
        </w:rPr>
        <w:t>(</w:t>
      </w:r>
      <w:r>
        <w:rPr>
          <w:rFonts w:hint="eastAsia"/>
        </w:rPr>
        <w:t>如果不存在，可拷贝</w:t>
      </w:r>
      <w:r>
        <w:rPr>
          <w:rFonts w:hint="eastAsia"/>
        </w:rPr>
        <w:t>$HIVE_HOME/conf/hive-default.xml.template</w:t>
      </w:r>
      <w:r>
        <w:rPr>
          <w:rFonts w:hint="eastAsia"/>
        </w:rPr>
        <w:t>为</w:t>
      </w:r>
      <w:r>
        <w:rPr>
          <w:rFonts w:hint="eastAsia"/>
        </w:rPr>
        <w:t xml:space="preserve"> hive-site.xml</w:t>
      </w:r>
      <w:r>
        <w:rPr>
          <w:rFonts w:hint="eastAsia"/>
        </w:rPr>
        <w:t>文件</w:t>
      </w:r>
      <w:r>
        <w:rPr>
          <w:rFonts w:hint="eastAsia"/>
        </w:rPr>
        <w:t xml:space="preserve"> ),</w:t>
      </w:r>
      <w:r>
        <w:rPr>
          <w:rFonts w:hint="eastAsia"/>
        </w:rPr>
        <w:t>增加如下属性</w:t>
      </w:r>
      <w:r>
        <w:rPr>
          <w:rFonts w:hint="eastAsia"/>
        </w:rPr>
        <w:t>:</w:t>
      </w:r>
    </w:p>
    <w:p w:rsidR="00F37046" w:rsidRDefault="00F37046" w:rsidP="00F37046">
      <w:pPr>
        <w:pStyle w:val="ListParagraph"/>
        <w:ind w:left="780"/>
      </w:pPr>
      <w:r>
        <w:rPr>
          <w:rFonts w:hint="eastAsia"/>
        </w:rPr>
        <w:t>&lt;property&gt;</w:t>
      </w:r>
    </w:p>
    <w:p w:rsidR="00F37046" w:rsidRDefault="00F37046" w:rsidP="00F37046">
      <w:pPr>
        <w:pStyle w:val="ListParagraph"/>
        <w:ind w:leftChars="371" w:left="1146" w:hangingChars="150" w:hanging="330"/>
      </w:pPr>
      <w:r>
        <w:rPr>
          <w:rFonts w:hint="eastAsia"/>
        </w:rPr>
        <w:t xml:space="preserve">   &lt;name&gt;</w:t>
      </w:r>
      <w:r w:rsidRPr="003732C4">
        <w:t>hive.aux.jars.path</w:t>
      </w:r>
      <w:r>
        <w:rPr>
          <w:rFonts w:hint="eastAsia"/>
        </w:rPr>
        <w:t>&lt;/name&gt;   &lt;value&gt;</w:t>
      </w:r>
      <w:hyperlink w:history="1">
        <w:r w:rsidRPr="00216018">
          <w:rPr>
            <w:rStyle w:val="Hyperlink"/>
            <w:rFonts w:hint="eastAsia"/>
          </w:rPr>
          <w:t>file:///&lt;HIVE_home&gt;/lib/hive-sequoiadb.jar,file:///&lt;HIVE_HOME&gt;/lib/sdbdirver.jar&lt;/value</w:t>
        </w:r>
      </w:hyperlink>
      <w:r>
        <w:rPr>
          <w:rFonts w:hint="eastAsia"/>
        </w:rPr>
        <w:t>&gt;</w:t>
      </w:r>
    </w:p>
    <w:p w:rsidR="00F37046" w:rsidRDefault="00F37046" w:rsidP="00F37046">
      <w:pPr>
        <w:pStyle w:val="ListParagraph"/>
        <w:ind w:left="780"/>
      </w:pPr>
      <w:r>
        <w:rPr>
          <w:rFonts w:hint="eastAsia"/>
        </w:rPr>
        <w:t xml:space="preserve">   &lt;description&gt;Sequoiadb store handler jar file&lt;/description&gt;</w:t>
      </w:r>
    </w:p>
    <w:p w:rsidR="00F37046" w:rsidRDefault="00F37046" w:rsidP="00F37046">
      <w:pPr>
        <w:pStyle w:val="ListParagraph"/>
        <w:ind w:left="780"/>
      </w:pPr>
      <w:r>
        <w:rPr>
          <w:rFonts w:hint="eastAsia"/>
        </w:rPr>
        <w:t>&lt;/property&gt;</w:t>
      </w:r>
    </w:p>
    <w:p w:rsidR="00F37046" w:rsidRDefault="00F37046" w:rsidP="00F37046">
      <w:pPr>
        <w:pStyle w:val="ListParagraph"/>
        <w:ind w:left="780"/>
      </w:pPr>
    </w:p>
    <w:p w:rsidR="00F37046" w:rsidRDefault="00F37046" w:rsidP="00F37046">
      <w:pPr>
        <w:pStyle w:val="ListParagraph"/>
        <w:ind w:left="780"/>
      </w:pPr>
      <w:r>
        <w:rPr>
          <w:rFonts w:hint="eastAsia"/>
        </w:rPr>
        <w:t>&lt;property&gt;</w:t>
      </w:r>
    </w:p>
    <w:p w:rsidR="00F37046" w:rsidRDefault="00F37046" w:rsidP="00F37046">
      <w:pPr>
        <w:pStyle w:val="ListParagraph"/>
        <w:ind w:left="780" w:firstLine="405"/>
      </w:pPr>
      <w:r>
        <w:rPr>
          <w:rFonts w:hint="eastAsia"/>
        </w:rPr>
        <w:t>&lt;name&gt;</w:t>
      </w:r>
      <w:r w:rsidRPr="00CB5068">
        <w:t xml:space="preserve"> hive.auto.convert.join</w:t>
      </w:r>
      <w:r>
        <w:rPr>
          <w:rFonts w:hint="eastAsia"/>
        </w:rPr>
        <w:t>&lt;/name&gt;</w:t>
      </w:r>
    </w:p>
    <w:p w:rsidR="00F37046" w:rsidRDefault="00F37046" w:rsidP="00F37046">
      <w:pPr>
        <w:pStyle w:val="ListParagraph"/>
        <w:ind w:left="780" w:firstLine="405"/>
      </w:pPr>
      <w:r>
        <w:rPr>
          <w:rFonts w:hint="eastAsia"/>
        </w:rPr>
        <w:t>&lt;value&gt;false&lt;/value&gt;</w:t>
      </w:r>
    </w:p>
    <w:p w:rsidR="00F37046" w:rsidRPr="002E67A2" w:rsidRDefault="00F37046" w:rsidP="00F37046">
      <w:r>
        <w:rPr>
          <w:rFonts w:hint="eastAsia"/>
        </w:rPr>
        <w:lastRenderedPageBreak/>
        <w:t xml:space="preserve">        &lt;/property&gt;</w:t>
      </w:r>
    </w:p>
    <w:p w:rsidR="00F37046" w:rsidRPr="00416C68" w:rsidRDefault="00F37046" w:rsidP="00F37046">
      <w:pPr>
        <w:pStyle w:val="Heading3"/>
      </w:pPr>
      <w:r>
        <w:rPr>
          <w:rFonts w:hint="eastAsia"/>
        </w:rPr>
        <w:t>使用方法</w:t>
      </w:r>
    </w:p>
    <w:p w:rsidR="00F37046" w:rsidRDefault="00F37046" w:rsidP="00F37046">
      <w:pPr>
        <w:pStyle w:val="Heading4"/>
      </w:pPr>
      <w:r>
        <w:rPr>
          <w:rFonts w:hint="eastAsia"/>
        </w:rPr>
        <w:t>创建基于</w:t>
      </w:r>
      <w:r>
        <w:rPr>
          <w:rFonts w:hint="eastAsia"/>
        </w:rPr>
        <w:t>SequoiaDB</w:t>
      </w:r>
      <w:r>
        <w:rPr>
          <w:rFonts w:hint="eastAsia"/>
        </w:rPr>
        <w:t>的表</w:t>
      </w:r>
      <w:r>
        <w:rPr>
          <w:rFonts w:hint="eastAsia"/>
        </w:rPr>
        <w:t>:</w:t>
      </w:r>
    </w:p>
    <w:p w:rsidR="00F37046" w:rsidRPr="00D83E2B" w:rsidRDefault="00F37046" w:rsidP="00F37046">
      <w:r>
        <w:rPr>
          <w:rFonts w:hint="eastAsia"/>
        </w:rPr>
        <w:t>启动</w:t>
      </w:r>
      <w:r>
        <w:rPr>
          <w:rFonts w:hint="eastAsia"/>
        </w:rPr>
        <w:t xml:space="preserve">hive shell </w:t>
      </w:r>
      <w:r>
        <w:rPr>
          <w:rFonts w:hint="eastAsia"/>
        </w:rPr>
        <w:t>命令行窗口，执行如下命令创建数据表；</w:t>
      </w:r>
    </w:p>
    <w:p w:rsidR="00F37046" w:rsidRDefault="00F37046" w:rsidP="00F37046">
      <w:r>
        <w:rPr>
          <w:rFonts w:hint="eastAsia"/>
        </w:rPr>
        <w:t xml:space="preserve">hive&gt; create external table sdb_tab(id INT, name STRING, value DOUBLE) stored by </w:t>
      </w:r>
      <w:r>
        <w:t>“</w:t>
      </w:r>
      <w:r>
        <w:rPr>
          <w:rFonts w:hint="eastAsia"/>
        </w:rPr>
        <w:t>com.sequoiadb.hive.SdbHiveStorageHandler</w:t>
      </w:r>
      <w:r>
        <w:t>”</w:t>
      </w:r>
      <w:r>
        <w:rPr>
          <w:rFonts w:hint="eastAsia"/>
        </w:rPr>
        <w:t xml:space="preserve"> tblproperties(</w:t>
      </w:r>
      <w:r>
        <w:t>“</w:t>
      </w:r>
      <w:r>
        <w:rPr>
          <w:rFonts w:hint="eastAsia"/>
        </w:rPr>
        <w:t>sdb.address</w:t>
      </w:r>
      <w:r>
        <w:t>”</w:t>
      </w:r>
      <w:r>
        <w:rPr>
          <w:rFonts w:hint="eastAsia"/>
        </w:rPr>
        <w:t xml:space="preserve"> = </w:t>
      </w:r>
      <w:r>
        <w:t>“</w:t>
      </w:r>
      <w:r>
        <w:rPr>
          <w:rFonts w:hint="eastAsia"/>
        </w:rPr>
        <w:t>localhost</w:t>
      </w:r>
      <w:r>
        <w:t>:</w:t>
      </w:r>
      <w:r w:rsidR="003A556E" w:rsidRPr="003A556E">
        <w:t xml:space="preserve"> 11810</w:t>
      </w:r>
      <w:r>
        <w:t>”</w:t>
      </w:r>
      <w:r>
        <w:rPr>
          <w:rFonts w:hint="eastAsia"/>
        </w:rPr>
        <w:t>;)</w:t>
      </w:r>
    </w:p>
    <w:p w:rsidR="00F37046" w:rsidRDefault="00F37046" w:rsidP="00F37046"/>
    <w:p w:rsidR="00F37046" w:rsidRDefault="00F37046" w:rsidP="00F37046">
      <w:r>
        <w:t>OK</w:t>
      </w:r>
    </w:p>
    <w:p w:rsidR="00F37046" w:rsidRDefault="00F37046" w:rsidP="00F37046">
      <w:r>
        <w:t>Time taken: 0.386 seconds</w:t>
      </w:r>
    </w:p>
    <w:p w:rsidR="00F37046" w:rsidRPr="00B34DA8" w:rsidRDefault="00F37046" w:rsidP="00F37046"/>
    <w:p w:rsidR="00F37046" w:rsidRDefault="00F37046" w:rsidP="00F37046">
      <w:r>
        <w:rPr>
          <w:rFonts w:hint="eastAsia"/>
        </w:rPr>
        <w:t>其中：</w:t>
      </w:r>
    </w:p>
    <w:p w:rsidR="00F37046" w:rsidRDefault="00F37046" w:rsidP="00F37046">
      <w:pPr>
        <w:rPr>
          <w:lang w:eastAsia="zh-CN"/>
        </w:rPr>
      </w:pPr>
      <w:r>
        <w:rPr>
          <w:lang w:eastAsia="zh-CN"/>
        </w:rPr>
        <w:t>S</w:t>
      </w:r>
      <w:r>
        <w:rPr>
          <w:rFonts w:hint="eastAsia"/>
          <w:lang w:eastAsia="zh-CN"/>
        </w:rPr>
        <w:t xml:space="preserve">db.address </w:t>
      </w:r>
      <w:r>
        <w:rPr>
          <w:rFonts w:hint="eastAsia"/>
          <w:lang w:eastAsia="zh-CN"/>
        </w:rPr>
        <w:t>用于指定</w:t>
      </w:r>
      <w:r>
        <w:rPr>
          <w:rFonts w:hint="eastAsia"/>
          <w:lang w:eastAsia="zh-CN"/>
        </w:rPr>
        <w:t>SequoiaDB</w:t>
      </w:r>
      <w:r>
        <w:rPr>
          <w:rFonts w:hint="eastAsia"/>
          <w:lang w:eastAsia="zh-CN"/>
        </w:rPr>
        <w:t>协调节点的</w:t>
      </w:r>
      <w:r>
        <w:rPr>
          <w:rFonts w:hint="eastAsia"/>
          <w:lang w:eastAsia="zh-CN"/>
        </w:rPr>
        <w:t>IP</w:t>
      </w:r>
      <w:r>
        <w:rPr>
          <w:rFonts w:hint="eastAsia"/>
          <w:lang w:eastAsia="zh-CN"/>
        </w:rPr>
        <w:t>和端口，如果有多个协调节点，可以写入多个，之间用逗号隔开；</w:t>
      </w:r>
    </w:p>
    <w:p w:rsidR="00F37046" w:rsidRDefault="00F37046" w:rsidP="00F37046">
      <w:pPr>
        <w:pStyle w:val="Heading4"/>
      </w:pPr>
      <w:r>
        <w:rPr>
          <w:rFonts w:hint="eastAsia"/>
        </w:rPr>
        <w:t>从</w:t>
      </w:r>
      <w:r>
        <w:rPr>
          <w:rFonts w:hint="eastAsia"/>
        </w:rPr>
        <w:t>HDFS</w:t>
      </w:r>
      <w:r>
        <w:rPr>
          <w:rFonts w:hint="eastAsia"/>
        </w:rPr>
        <w:t>文件中倒入数据到</w:t>
      </w:r>
      <w:r>
        <w:rPr>
          <w:rFonts w:hint="eastAsia"/>
        </w:rPr>
        <w:t>SequoiaDB</w:t>
      </w:r>
      <w:r>
        <w:rPr>
          <w:rFonts w:hint="eastAsia"/>
        </w:rPr>
        <w:t>表</w:t>
      </w:r>
      <w:r>
        <w:rPr>
          <w:rFonts w:hint="eastAsia"/>
        </w:rPr>
        <w:t>:</w:t>
      </w:r>
    </w:p>
    <w:p w:rsidR="00F37046" w:rsidRDefault="00F37046" w:rsidP="00F37046">
      <w:r>
        <w:rPr>
          <w:rFonts w:hint="eastAsia"/>
        </w:rPr>
        <w:t>hive&gt; insert overwrite table sdb_tab select * from hdfs_tab;</w:t>
      </w:r>
    </w:p>
    <w:p w:rsidR="00F37046" w:rsidRDefault="00F37046" w:rsidP="00F37046"/>
    <w:p w:rsidR="00F37046" w:rsidRDefault="00F37046" w:rsidP="00F37046">
      <w:r>
        <w:t>Total MapReduce jobs = 1</w:t>
      </w:r>
    </w:p>
    <w:p w:rsidR="00F37046" w:rsidRDefault="00F37046" w:rsidP="00F37046">
      <w:r>
        <w:t>Launching Job 1 out of 1</w:t>
      </w:r>
    </w:p>
    <w:p w:rsidR="00F37046" w:rsidRDefault="00F37046" w:rsidP="00F37046">
      <w:r>
        <w:t>Number of reduce tasks is set to 0 since there's no reduce operator</w:t>
      </w:r>
    </w:p>
    <w:p w:rsidR="00F37046" w:rsidRDefault="00F37046" w:rsidP="00F37046">
      <w:r>
        <w:t>Starting Job = job_201310172156_0010, Tracking URL = http://bl465-5:50030/jobdetails.jsp?jobid=job_201310172156_0010</w:t>
      </w:r>
    </w:p>
    <w:p w:rsidR="00F37046" w:rsidRDefault="00F37046" w:rsidP="00F37046">
      <w:r>
        <w:t>Kill Command = /opt/hadoop-hive/hadoop-1.2.1/libexec/../bin/hadoop job  -kill job_201310172156_0010</w:t>
      </w:r>
    </w:p>
    <w:p w:rsidR="00F37046" w:rsidRDefault="00F37046" w:rsidP="00F37046">
      <w:r>
        <w:t>Hadoop job information for Stage-0: number of mappers: 1; number of reducers: 0</w:t>
      </w:r>
    </w:p>
    <w:p w:rsidR="00F37046" w:rsidRDefault="00F37046" w:rsidP="00F37046">
      <w:r>
        <w:t>2013-10-18 04:44:47,733 Stage-0 map = 0%,  reduce = 0%</w:t>
      </w:r>
    </w:p>
    <w:p w:rsidR="00F37046" w:rsidRDefault="00F37046" w:rsidP="00F37046">
      <w:r>
        <w:t>2013-10-18 04:44:49,763 Stage-0 map = 100%,  reduce = 0%, Cumulative CPU 1.85 sec</w:t>
      </w:r>
    </w:p>
    <w:p w:rsidR="00F37046" w:rsidRDefault="00F37046" w:rsidP="00F37046">
      <w:r>
        <w:t>2013-10-18 04:44:50,777 Stage-0 map = 100%,  reduce = 0%, Cumulative CPU 1.85 sec</w:t>
      </w:r>
    </w:p>
    <w:p w:rsidR="00F37046" w:rsidRDefault="00F37046" w:rsidP="00F37046">
      <w:r>
        <w:t>2013-10-18 04:44:51,795 Stage-0 map = 100%,  reduce = 100%, Cumulative CPU 1.85 sec</w:t>
      </w:r>
    </w:p>
    <w:p w:rsidR="00F37046" w:rsidRDefault="00F37046" w:rsidP="00F37046">
      <w:r>
        <w:t>MapReduce Total cumulative CPU time: 1 seconds 850 msec</w:t>
      </w:r>
    </w:p>
    <w:p w:rsidR="00F37046" w:rsidRDefault="00F37046" w:rsidP="00F37046">
      <w:r>
        <w:t>Ended Job = job_201310172156_0010</w:t>
      </w:r>
    </w:p>
    <w:p w:rsidR="00F37046" w:rsidRDefault="00F37046" w:rsidP="00F37046">
      <w:r>
        <w:rPr>
          <w:rFonts w:hint="eastAsia"/>
        </w:rPr>
        <w:t>10</w:t>
      </w:r>
      <w:r>
        <w:t xml:space="preserve"> Rows loaded to </w:t>
      </w:r>
      <w:r>
        <w:rPr>
          <w:rFonts w:hint="eastAsia"/>
        </w:rPr>
        <w:t>sdb</w:t>
      </w:r>
      <w:r>
        <w:t>_tab</w:t>
      </w:r>
    </w:p>
    <w:p w:rsidR="00F37046" w:rsidRDefault="00F37046" w:rsidP="00F37046">
      <w:r>
        <w:t>MapReduce Jobs Launched:</w:t>
      </w:r>
    </w:p>
    <w:p w:rsidR="00F37046" w:rsidRDefault="00F37046" w:rsidP="00F37046">
      <w:r>
        <w:t>Job 0: Map: 1   Cumulative CPU: 1.85 sec   HDFS Read: 2301 HDFS Write: 0 SUCCESS</w:t>
      </w:r>
    </w:p>
    <w:p w:rsidR="00F37046" w:rsidRDefault="00F37046" w:rsidP="00F37046">
      <w:r>
        <w:t>Total MapReduce CPU Time Spent: 1 seconds 850 msec</w:t>
      </w:r>
    </w:p>
    <w:p w:rsidR="00F37046" w:rsidRDefault="00F37046" w:rsidP="00F37046">
      <w:r>
        <w:t>OK</w:t>
      </w:r>
    </w:p>
    <w:p w:rsidR="00F37046" w:rsidRDefault="00F37046" w:rsidP="00F37046">
      <w:r>
        <w:t>Time taken: 12.201 seconds</w:t>
      </w:r>
    </w:p>
    <w:p w:rsidR="00F37046" w:rsidRDefault="00F37046" w:rsidP="00F37046"/>
    <w:p w:rsidR="00F37046" w:rsidRPr="008E6CB8" w:rsidRDefault="00F37046" w:rsidP="00F37046">
      <w:pPr>
        <w:rPr>
          <w:lang w:eastAsia="zh-CN"/>
        </w:rPr>
      </w:pPr>
      <w:r>
        <w:rPr>
          <w:rFonts w:hint="eastAsia"/>
          <w:lang w:eastAsia="zh-CN"/>
        </w:rPr>
        <w:t>说明：在导入数据到</w:t>
      </w:r>
      <w:r>
        <w:rPr>
          <w:rFonts w:hint="eastAsia"/>
          <w:lang w:eastAsia="zh-CN"/>
        </w:rPr>
        <w:t>SequoiaDB</w:t>
      </w:r>
      <w:r>
        <w:rPr>
          <w:rFonts w:hint="eastAsia"/>
          <w:lang w:eastAsia="zh-CN"/>
        </w:rPr>
        <w:t>表之前，请确保已经创建基于</w:t>
      </w:r>
      <w:r>
        <w:rPr>
          <w:rFonts w:hint="eastAsia"/>
          <w:lang w:eastAsia="zh-CN"/>
        </w:rPr>
        <w:t>HDFS</w:t>
      </w:r>
      <w:r>
        <w:rPr>
          <w:rFonts w:hint="eastAsia"/>
          <w:lang w:eastAsia="zh-CN"/>
        </w:rPr>
        <w:t>文件的</w:t>
      </w:r>
      <w:r>
        <w:rPr>
          <w:rFonts w:hint="eastAsia"/>
          <w:lang w:eastAsia="zh-CN"/>
        </w:rPr>
        <w:t xml:space="preserve"> hdfs_tab</w:t>
      </w:r>
      <w:r>
        <w:rPr>
          <w:rFonts w:hint="eastAsia"/>
          <w:lang w:eastAsia="zh-CN"/>
        </w:rPr>
        <w:t>数据表，并</w:t>
      </w:r>
      <w:r>
        <w:rPr>
          <w:rFonts w:hint="eastAsia"/>
          <w:lang w:eastAsia="zh-CN"/>
        </w:rPr>
        <w:t>Load</w:t>
      </w:r>
      <w:r>
        <w:rPr>
          <w:rFonts w:hint="eastAsia"/>
          <w:lang w:eastAsia="zh-CN"/>
        </w:rPr>
        <w:t>了数据；</w:t>
      </w:r>
    </w:p>
    <w:p w:rsidR="00F37046" w:rsidRPr="00416C68" w:rsidRDefault="00F37046" w:rsidP="00F37046">
      <w:pPr>
        <w:pStyle w:val="Heading4"/>
      </w:pPr>
      <w:r>
        <w:rPr>
          <w:rFonts w:hint="eastAsia"/>
        </w:rPr>
        <w:t>查询数据：</w:t>
      </w:r>
    </w:p>
    <w:p w:rsidR="00F37046" w:rsidRDefault="00F37046" w:rsidP="00F37046">
      <w:r w:rsidRPr="00B34DA8">
        <w:t>hive&gt; select * from new_tab;</w:t>
      </w:r>
    </w:p>
    <w:p w:rsidR="00F37046" w:rsidRDefault="00F37046" w:rsidP="00F37046">
      <w:r>
        <w:t>OK</w:t>
      </w:r>
    </w:p>
    <w:p w:rsidR="00F37046" w:rsidRDefault="00F37046" w:rsidP="00F37046">
      <w:r>
        <w:t>0       false   0.0     ALGERIA</w:t>
      </w:r>
    </w:p>
    <w:p w:rsidR="00F37046" w:rsidRDefault="00F37046" w:rsidP="00F37046">
      <w:r>
        <w:t>1       true    1.0     ARGENTINA</w:t>
      </w:r>
    </w:p>
    <w:p w:rsidR="00F37046" w:rsidRDefault="00F37046" w:rsidP="00F37046">
      <w:r>
        <w:t>2       true    1.0     BRAZIL</w:t>
      </w:r>
    </w:p>
    <w:p w:rsidR="00F37046" w:rsidRDefault="00F37046" w:rsidP="00F37046">
      <w:r>
        <w:t>3       true    1.0     CANADA</w:t>
      </w:r>
    </w:p>
    <w:p w:rsidR="00F37046" w:rsidRDefault="00F37046" w:rsidP="00F37046">
      <w:r>
        <w:lastRenderedPageBreak/>
        <w:t>4       true    4.0     EGYPT</w:t>
      </w:r>
    </w:p>
    <w:p w:rsidR="00F37046" w:rsidRDefault="00F37046" w:rsidP="00F37046">
      <w:r>
        <w:t>5       false   0.0     ETHIOPIA</w:t>
      </w:r>
    </w:p>
    <w:p w:rsidR="00F37046" w:rsidRDefault="00F37046" w:rsidP="00F37046">
      <w:r>
        <w:t>6       true    3.0     FRANCE</w:t>
      </w:r>
    </w:p>
    <w:p w:rsidR="00F37046" w:rsidRDefault="00F37046" w:rsidP="00F37046">
      <w:r>
        <w:t>7       true    3.0     GERMANY</w:t>
      </w:r>
    </w:p>
    <w:p w:rsidR="00F37046" w:rsidRDefault="00F37046" w:rsidP="00F37046">
      <w:r>
        <w:t>8       true    2.0     INDIA</w:t>
      </w:r>
    </w:p>
    <w:p w:rsidR="00F37046" w:rsidRDefault="00F37046" w:rsidP="00F37046">
      <w:r>
        <w:t>9       true    2.0     INDONESIA</w:t>
      </w:r>
    </w:p>
    <w:p w:rsidR="00F37046" w:rsidRDefault="00F37046" w:rsidP="00F37046">
      <w:r w:rsidRPr="00B34DA8">
        <w:t xml:space="preserve">Time taken: </w:t>
      </w:r>
      <w:r>
        <w:rPr>
          <w:rFonts w:hint="eastAsia"/>
        </w:rPr>
        <w:t>0</w:t>
      </w:r>
      <w:r>
        <w:t xml:space="preserve">.306 seconds, Fetched: </w:t>
      </w:r>
      <w:r>
        <w:rPr>
          <w:rFonts w:hint="eastAsia"/>
        </w:rPr>
        <w:t>1</w:t>
      </w:r>
      <w:r w:rsidRPr="00B34DA8">
        <w:t>0 row(s)</w:t>
      </w:r>
    </w:p>
    <w:p w:rsidR="00F37046" w:rsidRPr="00416C68" w:rsidRDefault="00F37046" w:rsidP="00F37046"/>
    <w:p w:rsidR="00F37046" w:rsidRDefault="00F37046" w:rsidP="00F37046">
      <w:pPr>
        <w:pStyle w:val="Heading2"/>
        <w:rPr>
          <w:lang w:eastAsia="zh-CN"/>
        </w:rPr>
      </w:pPr>
      <w:r>
        <w:rPr>
          <w:rFonts w:hint="eastAsia"/>
          <w:lang w:eastAsia="zh-CN"/>
        </w:rPr>
        <w:t>与Pig 集成</w:t>
      </w:r>
    </w:p>
    <w:p w:rsidR="00B76388" w:rsidRPr="00416C68" w:rsidRDefault="00B76388" w:rsidP="00B76388">
      <w:pPr>
        <w:rPr>
          <w:lang w:eastAsia="zh-CN"/>
        </w:rPr>
      </w:pPr>
      <w:r>
        <w:rPr>
          <w:rFonts w:hint="eastAsia"/>
          <w:lang w:eastAsia="zh-CN"/>
        </w:rPr>
        <w:t>暂无文档</w:t>
      </w:r>
    </w:p>
    <w:p w:rsidR="00F37046" w:rsidRPr="00F37046" w:rsidRDefault="00F37046">
      <w:pPr>
        <w:pStyle w:val="Heading1"/>
        <w:spacing w:line="479" w:lineRule="exact"/>
        <w:rPr>
          <w:rFonts w:eastAsiaTheme="minorEastAsia"/>
          <w:lang w:eastAsia="zh-CN"/>
        </w:rPr>
      </w:pPr>
    </w:p>
    <w:p w:rsidR="0020037C" w:rsidRPr="00AE2F7D" w:rsidRDefault="00B0609F">
      <w:pPr>
        <w:pStyle w:val="Heading1"/>
        <w:spacing w:line="479" w:lineRule="exact"/>
        <w:rPr>
          <w:rFonts w:eastAsiaTheme="minorEastAsia"/>
          <w:lang w:eastAsia="zh-CN"/>
        </w:rPr>
      </w:pPr>
      <w:r w:rsidRPr="00B0609F">
        <w:pict>
          <v:group id="_x0000_s2998" style="position:absolute;left:0;text-align:left;margin-left:56.7pt;margin-top:25.15pt;width:498.6pt;height:.1pt;z-index:-251780608;mso-position-horizontal-relative:page" coordorigin="1134,503" coordsize="9972,2">
            <v:shape id="_x0000_s2999" style="position:absolute;left:1134;top:503;width:9972;height:2" coordorigin="1134,503" coordsize="9972,0" path="m1134,503r9972,e" filled="f" strokeweight="3pt">
              <v:path arrowok="t"/>
            </v:shape>
            <w10:wrap anchorx="page"/>
          </v:group>
        </w:pict>
      </w:r>
      <w:bookmarkStart w:id="253" w:name="开发指南"/>
      <w:bookmarkStart w:id="254" w:name="_bookmark115"/>
      <w:bookmarkEnd w:id="253"/>
      <w:bookmarkEnd w:id="254"/>
      <w:r w:rsidR="004474D3">
        <w:rPr>
          <w:lang w:eastAsia="zh-CN"/>
        </w:rPr>
        <w:t>开发指南</w:t>
      </w:r>
      <w:ins w:id="255" w:author="qiushanggao" w:date="2013-11-06T15:58:00Z">
        <w:r w:rsidR="00AE2F7D">
          <w:rPr>
            <w:rFonts w:eastAsiaTheme="minorEastAsia" w:hint="eastAsia"/>
            <w:lang w:eastAsia="zh-CN"/>
          </w:rPr>
          <w:t>(</w:t>
        </w:r>
        <w:r w:rsidR="00AE2F7D">
          <w:rPr>
            <w:rFonts w:eastAsiaTheme="minorEastAsia" w:hint="eastAsia"/>
            <w:lang w:eastAsia="zh-CN"/>
          </w:rPr>
          <w:t>谭钊波</w:t>
        </w:r>
        <w:r w:rsidR="00AE2F7D">
          <w:rPr>
            <w:rFonts w:eastAsiaTheme="minorEastAsia" w:hint="eastAsia"/>
            <w:lang w:eastAsia="zh-CN"/>
          </w:rPr>
          <w:t>)</w:t>
        </w:r>
      </w:ins>
    </w:p>
    <w:p w:rsidR="0020037C" w:rsidRDefault="0020037C">
      <w:pPr>
        <w:spacing w:before="10" w:line="260" w:lineRule="exact"/>
        <w:rPr>
          <w:sz w:val="26"/>
          <w:szCs w:val="26"/>
          <w:lang w:eastAsia="zh-CN"/>
        </w:rPr>
      </w:pPr>
    </w:p>
    <w:p w:rsidR="0020037C" w:rsidRDefault="004474D3">
      <w:pPr>
        <w:pStyle w:val="BodyText"/>
        <w:rPr>
          <w:lang w:eastAsia="zh-CN"/>
        </w:rPr>
      </w:pPr>
      <w:r>
        <w:rPr>
          <w:w w:val="95"/>
          <w:lang w:eastAsia="zh-CN"/>
        </w:rPr>
        <w:t>Sequoiadb相关开发信息</w:t>
      </w:r>
    </w:p>
    <w:p w:rsidR="0020037C" w:rsidRDefault="0020037C">
      <w:pPr>
        <w:spacing w:line="200" w:lineRule="exact"/>
        <w:rPr>
          <w:sz w:val="20"/>
          <w:szCs w:val="20"/>
          <w:lang w:eastAsia="zh-CN"/>
        </w:rPr>
      </w:pPr>
    </w:p>
    <w:p w:rsidR="0020037C" w:rsidRDefault="0020037C">
      <w:pPr>
        <w:spacing w:before="15" w:line="200" w:lineRule="exact"/>
        <w:rPr>
          <w:sz w:val="20"/>
          <w:szCs w:val="20"/>
          <w:lang w:eastAsia="zh-CN"/>
        </w:rPr>
      </w:pPr>
    </w:p>
    <w:p w:rsidR="0020037C" w:rsidRDefault="004474D3">
      <w:pPr>
        <w:pStyle w:val="Heading2"/>
        <w:spacing w:line="394" w:lineRule="exact"/>
        <w:ind w:left="414" w:right="8036"/>
        <w:jc w:val="center"/>
      </w:pPr>
      <w:bookmarkStart w:id="256" w:name="SequoiaDB_shell"/>
      <w:bookmarkStart w:id="257" w:name="_bookmark116"/>
      <w:bookmarkEnd w:id="256"/>
      <w:bookmarkEnd w:id="257"/>
      <w:r>
        <w:rPr>
          <w:w w:val="95"/>
        </w:rPr>
        <w:t>SequoiaDB</w:t>
      </w:r>
      <w:r>
        <w:rPr>
          <w:spacing w:val="4"/>
          <w:w w:val="95"/>
        </w:rPr>
        <w:t xml:space="preserve"> </w:t>
      </w:r>
      <w:r>
        <w:rPr>
          <w:w w:val="95"/>
        </w:rPr>
        <w:t>shell</w:t>
      </w:r>
    </w:p>
    <w:p w:rsidR="0020037C" w:rsidRDefault="00B0609F">
      <w:pPr>
        <w:pStyle w:val="BodyText"/>
        <w:spacing w:before="42"/>
      </w:pPr>
      <w:r>
        <w:pict>
          <v:group id="_x0000_s2996" style="position:absolute;left:0;text-align:left;margin-left:56.7pt;margin-top:1.65pt;width:498.6pt;height:.1pt;z-index:-251779584;mso-position-horizontal-relative:page" coordorigin="1134,33" coordsize="9972,2">
            <v:shape id="_x0000_s2997" style="position:absolute;left:1134;top:33;width:9972;height:2" coordorigin="1134,33" coordsize="9972,0" path="m1134,33r9972,e" filled="f" strokeweight="1pt">
              <v:path arrowok="t"/>
            </v:shape>
            <w10:wrap anchorx="page"/>
          </v:group>
        </w:pict>
      </w:r>
      <w:r w:rsidR="004474D3">
        <w:t>目录</w:t>
      </w:r>
    </w:p>
    <w:p w:rsidR="0020037C" w:rsidRDefault="00B0609F">
      <w:pPr>
        <w:pStyle w:val="BodyText"/>
        <w:numPr>
          <w:ilvl w:val="1"/>
          <w:numId w:val="8"/>
        </w:numPr>
        <w:tabs>
          <w:tab w:val="left" w:pos="1217"/>
        </w:tabs>
        <w:spacing w:before="31"/>
        <w:ind w:left="1217"/>
      </w:pPr>
      <w:hyperlink w:anchor="_bookmark117" w:history="1">
        <w:r w:rsidR="004474D3">
          <w:rPr>
            <w:color w:val="0000FF"/>
            <w:w w:val="95"/>
            <w:position w:val="1"/>
          </w:rPr>
          <w:t>Sequoiadb</w:t>
        </w:r>
        <w:r w:rsidR="004474D3">
          <w:rPr>
            <w:color w:val="0000FF"/>
            <w:spacing w:val="12"/>
            <w:w w:val="95"/>
            <w:position w:val="1"/>
          </w:rPr>
          <w:t xml:space="preserve"> </w:t>
        </w:r>
        <w:r w:rsidR="004474D3">
          <w:rPr>
            <w:color w:val="0000FF"/>
            <w:w w:val="95"/>
            <w:position w:val="1"/>
          </w:rPr>
          <w:t>shell入门</w:t>
        </w:r>
      </w:hyperlink>
    </w:p>
    <w:p w:rsidR="0020037C" w:rsidRDefault="00B0609F">
      <w:pPr>
        <w:pStyle w:val="BodyText"/>
        <w:numPr>
          <w:ilvl w:val="1"/>
          <w:numId w:val="8"/>
        </w:numPr>
        <w:tabs>
          <w:tab w:val="left" w:pos="1217"/>
        </w:tabs>
        <w:spacing w:line="293" w:lineRule="exact"/>
        <w:ind w:left="1217"/>
      </w:pPr>
      <w:hyperlink w:anchor="_bookmark118" w:history="1">
        <w:r w:rsidR="004474D3">
          <w:rPr>
            <w:color w:val="0000FF"/>
            <w:position w:val="1"/>
          </w:rPr>
          <w:t>使用shell的窍门</w:t>
        </w:r>
      </w:hyperlink>
    </w:p>
    <w:p w:rsidR="0020037C" w:rsidRDefault="0020037C">
      <w:pPr>
        <w:spacing w:before="7" w:line="130" w:lineRule="exact"/>
        <w:rPr>
          <w:sz w:val="13"/>
          <w:szCs w:val="13"/>
        </w:rPr>
      </w:pPr>
    </w:p>
    <w:p w:rsidR="0020037C" w:rsidRDefault="004474D3">
      <w:pPr>
        <w:pStyle w:val="Heading3"/>
      </w:pPr>
      <w:bookmarkStart w:id="258" w:name="SequoiaDB_shell入门"/>
      <w:bookmarkStart w:id="259" w:name="_bookmark117"/>
      <w:bookmarkEnd w:id="258"/>
      <w:bookmarkEnd w:id="259"/>
      <w:r>
        <w:rPr>
          <w:w w:val="95"/>
        </w:rPr>
        <w:t>SequoiaDB</w:t>
      </w:r>
      <w:r>
        <w:rPr>
          <w:spacing w:val="26"/>
          <w:w w:val="95"/>
        </w:rPr>
        <w:t xml:space="preserve"> </w:t>
      </w:r>
      <w:r>
        <w:rPr>
          <w:w w:val="95"/>
        </w:rPr>
        <w:t>shell入门</w:t>
      </w:r>
    </w:p>
    <w:p w:rsidR="0020037C" w:rsidRDefault="0020037C">
      <w:pPr>
        <w:spacing w:before="8" w:line="100" w:lineRule="exact"/>
        <w:rPr>
          <w:sz w:val="10"/>
          <w:szCs w:val="10"/>
        </w:rPr>
      </w:pPr>
    </w:p>
    <w:p w:rsidR="0020037C" w:rsidRDefault="004474D3">
      <w:pPr>
        <w:pStyle w:val="BodyText"/>
        <w:spacing w:line="167" w:lineRule="auto"/>
        <w:ind w:right="43"/>
        <w:rPr>
          <w:lang w:eastAsia="zh-CN"/>
        </w:rPr>
      </w:pPr>
      <w:r>
        <w:rPr>
          <w:w w:val="95"/>
        </w:rPr>
        <w:t xml:space="preserve">SequoiaDB自带一个javascript      </w:t>
      </w:r>
      <w:r>
        <w:rPr>
          <w:spacing w:val="15"/>
          <w:w w:val="95"/>
        </w:rPr>
        <w:t xml:space="preserve"> </w:t>
      </w:r>
      <w:r>
        <w:rPr>
          <w:w w:val="95"/>
        </w:rPr>
        <w:t>shell，可以从命令行与sequoiadb实例交互。这个shell非常有用，通过它可以</w:t>
      </w:r>
      <w:r>
        <w:t xml:space="preserve"> 执行管理操作、检查运行实例，亦或做其他尝试。</w:t>
      </w:r>
      <w:r>
        <w:rPr>
          <w:lang w:eastAsia="zh-CN"/>
        </w:rPr>
        <w:t>这个shell对于使用SequoiaDB来说是至关重要的工具。</w:t>
      </w:r>
    </w:p>
    <w:p w:rsidR="0020037C" w:rsidRDefault="0020037C">
      <w:pPr>
        <w:spacing w:before="11" w:line="200" w:lineRule="exact"/>
        <w:rPr>
          <w:sz w:val="20"/>
          <w:szCs w:val="20"/>
          <w:lang w:eastAsia="zh-CN"/>
        </w:rPr>
      </w:pPr>
    </w:p>
    <w:p w:rsidR="0020037C" w:rsidRDefault="004474D3">
      <w:pPr>
        <w:pStyle w:val="BodyText"/>
        <w:spacing w:line="251" w:lineRule="auto"/>
        <w:ind w:right="5331"/>
      </w:pPr>
      <w:r>
        <w:rPr>
          <w:w w:val="95"/>
        </w:rPr>
        <w:t>运行shell</w:t>
      </w:r>
      <w:r>
        <w:rPr>
          <w:w w:val="97"/>
        </w:rPr>
        <w:t xml:space="preserve"> </w:t>
      </w:r>
      <w:r>
        <w:rPr>
          <w:w w:val="95"/>
        </w:rPr>
        <w:t>运行sequoiadb(./sequoiadb)启动shell：</w:t>
      </w:r>
    </w:p>
    <w:p w:rsidR="0020037C" w:rsidRDefault="00B0609F">
      <w:pPr>
        <w:pStyle w:val="BodyText"/>
        <w:spacing w:line="290" w:lineRule="exact"/>
        <w:rPr>
          <w:rFonts w:ascii="仿宋" w:eastAsia="仿宋" w:hAnsi="仿宋" w:cs="仿宋"/>
        </w:rPr>
      </w:pPr>
      <w:r w:rsidRPr="00B0609F">
        <w:pict>
          <v:group id="_x0000_s2994" style="position:absolute;left:0;text-align:left;margin-left:81.7pt;margin-top:4.2pt;width:473.6pt;height:42.4pt;z-index:-251778560;mso-position-horizontal-relative:page" coordorigin="1634,84" coordsize="9472,848">
            <v:shape id="_x0000_s2995" style="position:absolute;left:1634;top:84;width:9472;height:848" coordorigin="1634,84" coordsize="9472,848" path="m1634,84r9472,l11106,932r-9472,l1634,84xe" fillcolor="#efefef" stroked="f">
              <v:path arrowok="t"/>
            </v:shape>
            <w10:wrap anchorx="page"/>
          </v:group>
        </w:pict>
      </w:r>
      <w:r w:rsidR="004474D3">
        <w:rPr>
          <w:rFonts w:ascii="仿宋" w:eastAsia="仿宋" w:hAnsi="仿宋" w:cs="仿宋"/>
        </w:rPr>
        <w:t>$ ./sdb</w:t>
      </w:r>
    </w:p>
    <w:p w:rsidR="0020037C" w:rsidRDefault="004474D3">
      <w:pPr>
        <w:pStyle w:val="BodyText"/>
        <w:spacing w:line="212" w:lineRule="exact"/>
        <w:rPr>
          <w:rFonts w:ascii="仿宋" w:eastAsia="仿宋" w:hAnsi="仿宋" w:cs="仿宋"/>
        </w:rPr>
      </w:pPr>
      <w:r>
        <w:rPr>
          <w:rFonts w:ascii="仿宋" w:eastAsia="仿宋" w:hAnsi="仿宋" w:cs="仿宋"/>
        </w:rPr>
        <w:t>Welcome to SequoiaDB shell!</w:t>
      </w:r>
    </w:p>
    <w:p w:rsidR="0020037C" w:rsidRDefault="004474D3">
      <w:pPr>
        <w:pStyle w:val="BodyText"/>
        <w:spacing w:line="212" w:lineRule="exact"/>
        <w:rPr>
          <w:rFonts w:ascii="仿宋" w:eastAsia="仿宋" w:hAnsi="仿宋" w:cs="仿宋"/>
        </w:rPr>
      </w:pPr>
      <w:r>
        <w:rPr>
          <w:rFonts w:ascii="仿宋" w:eastAsia="仿宋" w:hAnsi="仿宋" w:cs="仿宋"/>
        </w:rPr>
        <w:t>help() for help, Ctrl+c or quit to exit</w:t>
      </w:r>
    </w:p>
    <w:p w:rsidR="0020037C" w:rsidRDefault="004474D3">
      <w:pPr>
        <w:pStyle w:val="BodyText"/>
        <w:spacing w:line="212" w:lineRule="exact"/>
        <w:rPr>
          <w:rFonts w:ascii="仿宋" w:eastAsia="仿宋" w:hAnsi="仿宋" w:cs="仿宋"/>
        </w:rPr>
      </w:pPr>
      <w:r>
        <w:rPr>
          <w:rFonts w:ascii="仿宋" w:eastAsia="仿宋" w:hAnsi="仿宋" w:cs="仿宋"/>
        </w:rPr>
        <w:t>&gt;</w:t>
      </w:r>
    </w:p>
    <w:p w:rsidR="0020037C" w:rsidRDefault="004474D3">
      <w:pPr>
        <w:pStyle w:val="BodyText"/>
        <w:spacing w:before="45" w:line="251" w:lineRule="auto"/>
        <w:ind w:right="362"/>
      </w:pPr>
      <w:r>
        <w:rPr>
          <w:w w:val="95"/>
        </w:rPr>
        <w:t>shell会在启动时自动连接SequoiaDB服务器，所以要确保在使用shell之前启动sequoiadb。</w:t>
      </w:r>
      <w:r>
        <w:t xml:space="preserve"> shell是一个功能完备的javascript解析器，可以运行任何javascript程序。如：</w:t>
      </w:r>
    </w:p>
    <w:p w:rsidR="0020037C" w:rsidRDefault="00B0609F">
      <w:pPr>
        <w:pStyle w:val="BodyText"/>
        <w:spacing w:before="70" w:line="172" w:lineRule="auto"/>
        <w:ind w:right="8607"/>
        <w:rPr>
          <w:rFonts w:ascii="仿宋" w:eastAsia="仿宋" w:hAnsi="仿宋" w:cs="仿宋"/>
        </w:rPr>
      </w:pPr>
      <w:r w:rsidRPr="00B0609F">
        <w:pict>
          <v:group id="_x0000_s2992" style="position:absolute;left:0;text-align:left;margin-left:81.7pt;margin-top:4.2pt;width:473.6pt;height:53pt;z-index:-251777536;mso-position-horizontal-relative:page" coordorigin="1634,84" coordsize="9472,1060">
            <v:shape id="_x0000_s2993" style="position:absolute;left:1634;top:84;width:9472;height:1060" coordorigin="1634,84" coordsize="9472,1060" path="m1634,84r9472,l11106,1144r-9472,l1634,84xe" fillcolor="#efefef" stroked="f">
              <v:path arrowok="t"/>
            </v:shape>
            <w10:wrap anchorx="page"/>
          </v:group>
        </w:pict>
      </w:r>
      <w:r w:rsidR="004474D3">
        <w:rPr>
          <w:rFonts w:ascii="仿宋" w:eastAsia="仿宋" w:hAnsi="仿宋" w:cs="仿宋"/>
        </w:rPr>
        <w:t>&gt; y=200 200</w:t>
      </w:r>
    </w:p>
    <w:p w:rsidR="0020037C" w:rsidRDefault="004474D3">
      <w:pPr>
        <w:pStyle w:val="BodyText"/>
        <w:spacing w:line="172" w:lineRule="auto"/>
        <w:ind w:right="8807"/>
        <w:rPr>
          <w:rFonts w:ascii="仿宋" w:eastAsia="仿宋" w:hAnsi="仿宋" w:cs="仿宋"/>
        </w:rPr>
      </w:pPr>
      <w:r>
        <w:rPr>
          <w:rFonts w:ascii="仿宋" w:eastAsia="仿宋" w:hAnsi="仿宋" w:cs="仿宋"/>
        </w:rPr>
        <w:t>&gt; y/20 10</w:t>
      </w:r>
    </w:p>
    <w:p w:rsidR="0020037C" w:rsidRDefault="004474D3">
      <w:pPr>
        <w:pStyle w:val="BodyText"/>
        <w:spacing w:line="220" w:lineRule="exact"/>
        <w:rPr>
          <w:rFonts w:ascii="仿宋" w:eastAsia="仿宋" w:hAnsi="仿宋" w:cs="仿宋"/>
        </w:rPr>
      </w:pPr>
      <w:r>
        <w:rPr>
          <w:rFonts w:ascii="仿宋" w:eastAsia="仿宋" w:hAnsi="仿宋" w:cs="仿宋"/>
        </w:rPr>
        <w:t>&gt;</w:t>
      </w:r>
    </w:p>
    <w:p w:rsidR="0020037C" w:rsidRDefault="004474D3">
      <w:pPr>
        <w:pStyle w:val="BodyText"/>
        <w:spacing w:before="45"/>
      </w:pPr>
      <w:r>
        <w:t>还可以充分利用javascript的标准库。</w:t>
      </w:r>
    </w:p>
    <w:p w:rsidR="0020037C" w:rsidRDefault="00B0609F">
      <w:pPr>
        <w:pStyle w:val="BodyText"/>
        <w:spacing w:before="8"/>
        <w:rPr>
          <w:rFonts w:ascii="仿宋" w:eastAsia="仿宋" w:hAnsi="仿宋" w:cs="仿宋"/>
        </w:rPr>
      </w:pPr>
      <w:r w:rsidRPr="00B0609F">
        <w:pict>
          <v:group id="_x0000_s2990" style="position:absolute;left:0;text-align:left;margin-left:81.7pt;margin-top:4.85pt;width:473.6pt;height:53pt;z-index:-251776512;mso-position-horizontal-relative:page" coordorigin="1634,97" coordsize="9472,1060">
            <v:shape id="_x0000_s2991" style="position:absolute;left:1634;top:97;width:9472;height:1060" coordorigin="1634,97" coordsize="9472,1060" path="m1634,97r9472,l11106,1157r-9472,l1634,97xe" fillcolor="#efefef" stroked="f">
              <v:path arrowok="t"/>
            </v:shape>
            <w10:wrap anchorx="page"/>
          </v:group>
        </w:pict>
      </w:r>
      <w:r w:rsidR="004474D3">
        <w:rPr>
          <w:rFonts w:ascii="仿宋" w:eastAsia="仿宋" w:hAnsi="仿宋" w:cs="仿宋"/>
        </w:rPr>
        <w:t>&gt; new Date("2013/04/17");</w:t>
      </w:r>
    </w:p>
    <w:p w:rsidR="0020037C" w:rsidRDefault="004474D3">
      <w:pPr>
        <w:pStyle w:val="BodyText"/>
        <w:spacing w:line="212" w:lineRule="exact"/>
        <w:rPr>
          <w:rFonts w:ascii="仿宋" w:eastAsia="仿宋" w:hAnsi="仿宋" w:cs="仿宋"/>
        </w:rPr>
      </w:pPr>
      <w:r>
        <w:rPr>
          <w:rFonts w:ascii="仿宋" w:eastAsia="仿宋" w:hAnsi="仿宋" w:cs="仿宋"/>
        </w:rPr>
        <w:t>Wed Apr 17 2013 00:00:00 GMT+0800 (CST)</w:t>
      </w:r>
    </w:p>
    <w:p w:rsidR="0020037C" w:rsidRDefault="004474D3">
      <w:pPr>
        <w:pStyle w:val="BodyText"/>
        <w:spacing w:line="212" w:lineRule="exact"/>
        <w:rPr>
          <w:rFonts w:ascii="仿宋" w:eastAsia="仿宋" w:hAnsi="仿宋" w:cs="仿宋"/>
        </w:rPr>
      </w:pPr>
      <w:r>
        <w:rPr>
          <w:rFonts w:ascii="仿宋" w:eastAsia="仿宋" w:hAnsi="仿宋" w:cs="仿宋"/>
        </w:rPr>
        <w:t>&gt; "hello,world".replace("world","SequoiaDB")</w:t>
      </w:r>
    </w:p>
    <w:p w:rsidR="0020037C" w:rsidRDefault="004474D3">
      <w:pPr>
        <w:pStyle w:val="BodyText"/>
        <w:spacing w:line="212" w:lineRule="exact"/>
        <w:rPr>
          <w:rFonts w:ascii="仿宋" w:eastAsia="仿宋" w:hAnsi="仿宋" w:cs="仿宋"/>
        </w:rPr>
      </w:pPr>
      <w:r>
        <w:rPr>
          <w:rFonts w:ascii="仿宋" w:eastAsia="仿宋" w:hAnsi="仿宋" w:cs="仿宋"/>
        </w:rPr>
        <w:t>hello,SequoiaDB</w:t>
      </w:r>
    </w:p>
    <w:p w:rsidR="0020037C" w:rsidRDefault="004474D3">
      <w:pPr>
        <w:pStyle w:val="BodyText"/>
        <w:spacing w:line="212" w:lineRule="exact"/>
        <w:rPr>
          <w:rFonts w:ascii="仿宋" w:eastAsia="仿宋" w:hAnsi="仿宋" w:cs="仿宋"/>
        </w:rPr>
      </w:pPr>
      <w:r>
        <w:rPr>
          <w:rFonts w:ascii="仿宋" w:eastAsia="仿宋" w:hAnsi="仿宋" w:cs="仿宋"/>
        </w:rPr>
        <w:t>&gt;</w:t>
      </w:r>
    </w:p>
    <w:p w:rsidR="0020037C" w:rsidRDefault="004474D3">
      <w:pPr>
        <w:pStyle w:val="BodyText"/>
        <w:spacing w:before="45"/>
      </w:pPr>
      <w:r>
        <w:t>也可以定义和调用javascript函数：</w:t>
      </w:r>
    </w:p>
    <w:p w:rsidR="0020037C" w:rsidRDefault="00B0609F">
      <w:pPr>
        <w:pStyle w:val="BodyText"/>
        <w:spacing w:before="8"/>
        <w:rPr>
          <w:rFonts w:ascii="仿宋" w:eastAsia="仿宋" w:hAnsi="仿宋" w:cs="仿宋"/>
        </w:rPr>
      </w:pPr>
      <w:r w:rsidRPr="00B0609F">
        <w:pict>
          <v:group id="_x0000_s2988" style="position:absolute;left:0;text-align:left;margin-left:81.7pt;margin-top:4.85pt;width:473.6pt;height:74.2pt;z-index:-251775488;mso-position-horizontal-relative:page" coordorigin="1634,97" coordsize="9472,1484">
            <v:shape id="_x0000_s2989" style="position:absolute;left:1634;top:97;width:9472;height:1484" coordorigin="1634,97" coordsize="9472,1484" path="m1634,97r9472,l11106,1581r-9472,l1634,97xe" fillcolor="#efefef" stroked="f">
              <v:path arrowok="t"/>
            </v:shape>
            <w10:wrap anchorx="page"/>
          </v:group>
        </w:pict>
      </w:r>
      <w:r w:rsidR="004474D3">
        <w:rPr>
          <w:rFonts w:ascii="仿宋" w:eastAsia="仿宋" w:hAnsi="仿宋" w:cs="仿宋"/>
        </w:rPr>
        <w:t>&gt; function sdb(n){</w:t>
      </w:r>
    </w:p>
    <w:p w:rsidR="0020037C" w:rsidRDefault="004474D3">
      <w:pPr>
        <w:pStyle w:val="BodyText"/>
        <w:spacing w:line="212" w:lineRule="exact"/>
        <w:rPr>
          <w:rFonts w:ascii="仿宋" w:eastAsia="仿宋" w:hAnsi="仿宋" w:cs="仿宋"/>
        </w:rPr>
      </w:pPr>
      <w:r>
        <w:rPr>
          <w:rFonts w:ascii="仿宋" w:eastAsia="仿宋" w:hAnsi="仿宋" w:cs="仿宋"/>
        </w:rPr>
        <w:t>... if(n&lt;=1)return 1;</w:t>
      </w:r>
    </w:p>
    <w:p w:rsidR="0020037C" w:rsidRDefault="004474D3">
      <w:pPr>
        <w:pStyle w:val="BodyText"/>
        <w:spacing w:line="212" w:lineRule="exact"/>
        <w:rPr>
          <w:rFonts w:ascii="仿宋" w:eastAsia="仿宋" w:hAnsi="仿宋" w:cs="仿宋"/>
        </w:rPr>
      </w:pPr>
      <w:r>
        <w:rPr>
          <w:rFonts w:ascii="仿宋" w:eastAsia="仿宋" w:hAnsi="仿宋" w:cs="仿宋"/>
        </w:rPr>
        <w:t>... else return n*sdb(n-1);</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 }</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&gt; sdb(4);</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24</w:t>
      </w:r>
    </w:p>
    <w:p w:rsidR="0020037C" w:rsidRDefault="004474D3">
      <w:pPr>
        <w:pStyle w:val="BodyText"/>
        <w:spacing w:line="212" w:lineRule="exact"/>
        <w:rPr>
          <w:rFonts w:ascii="仿宋" w:eastAsia="仿宋" w:hAnsi="仿宋" w:cs="仿宋"/>
          <w:lang w:eastAsia="zh-CN"/>
        </w:rPr>
      </w:pPr>
      <w:r>
        <w:rPr>
          <w:rFonts w:ascii="仿宋" w:eastAsia="仿宋" w:hAnsi="仿宋" w:cs="仿宋"/>
          <w:lang w:eastAsia="zh-CN"/>
        </w:rPr>
        <w:t>&gt;</w:t>
      </w:r>
    </w:p>
    <w:p w:rsidR="0020037C" w:rsidRDefault="0020037C">
      <w:pPr>
        <w:spacing w:before="4" w:line="130" w:lineRule="exact"/>
        <w:rPr>
          <w:sz w:val="13"/>
          <w:szCs w:val="13"/>
          <w:lang w:eastAsia="zh-CN"/>
        </w:rPr>
      </w:pPr>
    </w:p>
    <w:p w:rsidR="0020037C" w:rsidRDefault="00B0609F">
      <w:pPr>
        <w:pStyle w:val="BodyText"/>
        <w:spacing w:line="167" w:lineRule="auto"/>
        <w:ind w:left="1573" w:right="241"/>
        <w:rPr>
          <w:lang w:eastAsia="zh-CN"/>
        </w:rPr>
      </w:pPr>
      <w:r>
        <w:pict>
          <v:shape id="_x0000_s2987" type="#_x0000_t75" style="position:absolute;left:0;text-align:left;margin-left:81.7pt;margin-top:2.6pt;width:24pt;height:24pt;z-index:-251774464;mso-position-horizontal-relative:page">
            <v:imagedata r:id="rId21" o:title=""/>
            <w10:wrap anchorx="page"/>
          </v:shape>
        </w:pict>
      </w:r>
      <w:r w:rsidR="004474D3">
        <w:rPr>
          <w:lang w:eastAsia="zh-CN"/>
        </w:rPr>
        <w:t>注:</w:t>
      </w:r>
      <w:r w:rsidR="004474D3">
        <w:rPr>
          <w:spacing w:val="12"/>
          <w:lang w:eastAsia="zh-CN"/>
        </w:rPr>
        <w:t xml:space="preserve"> </w:t>
      </w:r>
      <w:r w:rsidR="004474D3">
        <w:rPr>
          <w:lang w:eastAsia="zh-CN"/>
        </w:rPr>
        <w:t>可以使用多行命令。shell会检测输入的javascript语句是否完整，如没有写完还可以接着写下一 行。</w:t>
      </w:r>
    </w:p>
    <w:p w:rsidR="0020037C" w:rsidRDefault="0020037C">
      <w:pPr>
        <w:spacing w:line="167" w:lineRule="auto"/>
        <w:rPr>
          <w:lang w:eastAsia="zh-CN"/>
        </w:rPr>
        <w:sectPr w:rsidR="0020037C">
          <w:headerReference w:type="even" r:id="rId38"/>
          <w:headerReference w:type="default" r:id="rId39"/>
          <w:pgSz w:w="12240" w:h="15840"/>
          <w:pgMar w:top="900" w:right="1020" w:bottom="280" w:left="700" w:header="713" w:footer="0" w:gutter="0"/>
          <w:pgNumType w:start="92"/>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613"/>
      </w:pPr>
      <w:r>
        <w:rPr>
          <w:w w:val="95"/>
        </w:rPr>
        <w:t>SequoiaDB客户端</w:t>
      </w:r>
    </w:p>
    <w:p w:rsidR="0020037C" w:rsidRDefault="0020037C">
      <w:pPr>
        <w:spacing w:before="5" w:line="100" w:lineRule="exact"/>
        <w:rPr>
          <w:sz w:val="10"/>
          <w:szCs w:val="10"/>
        </w:rPr>
      </w:pPr>
    </w:p>
    <w:p w:rsidR="0020037C" w:rsidRDefault="004474D3">
      <w:pPr>
        <w:pStyle w:val="BodyText"/>
        <w:spacing w:line="167" w:lineRule="auto"/>
        <w:ind w:left="613" w:right="428"/>
        <w:rPr>
          <w:lang w:eastAsia="zh-CN"/>
        </w:rPr>
      </w:pPr>
      <w:r>
        <w:rPr>
          <w:w w:val="95"/>
        </w:rPr>
        <w:t>启动shell可以运行任意javascript程序，但是shell的真正威力在于它是一个独立的SequoiaDB客户端。</w:t>
      </w:r>
      <w:r>
        <w:rPr>
          <w:w w:val="95"/>
          <w:lang w:eastAsia="zh-CN"/>
        </w:rPr>
        <w:t>开启</w:t>
      </w:r>
      <w:r>
        <w:rPr>
          <w:lang w:eastAsia="zh-CN"/>
        </w:rPr>
        <w:t xml:space="preserve"> </w:t>
      </w:r>
      <w:r>
        <w:rPr>
          <w:w w:val="95"/>
          <w:lang w:eastAsia="zh-CN"/>
        </w:rPr>
        <w:t xml:space="preserve">的时候，可以使用db=new  </w:t>
      </w:r>
      <w:r>
        <w:rPr>
          <w:spacing w:val="19"/>
          <w:w w:val="95"/>
          <w:lang w:eastAsia="zh-CN"/>
        </w:rPr>
        <w:t xml:space="preserve"> </w:t>
      </w:r>
      <w:r>
        <w:rPr>
          <w:w w:val="95"/>
          <w:lang w:eastAsia="zh-CN"/>
        </w:rPr>
        <w:t>Sdb("localhost",</w:t>
      </w:r>
      <w:r w:rsidR="003A556E" w:rsidRPr="003A556E">
        <w:rPr>
          <w:w w:val="95"/>
          <w:lang w:eastAsia="zh-CN"/>
        </w:rPr>
        <w:t>11810</w:t>
      </w:r>
      <w:r>
        <w:rPr>
          <w:w w:val="95"/>
          <w:lang w:eastAsia="zh-CN"/>
        </w:rPr>
        <w:t xml:space="preserve">)命令  </w:t>
      </w:r>
      <w:r>
        <w:rPr>
          <w:spacing w:val="19"/>
          <w:w w:val="95"/>
          <w:lang w:eastAsia="zh-CN"/>
        </w:rPr>
        <w:t xml:space="preserve"> </w:t>
      </w:r>
      <w:r>
        <w:rPr>
          <w:w w:val="95"/>
          <w:lang w:eastAsia="zh-CN"/>
        </w:rPr>
        <w:t>连接到本地sequoiaDB服务器的数据库，并将这个数</w:t>
      </w:r>
      <w:r>
        <w:rPr>
          <w:lang w:eastAsia="zh-CN"/>
        </w:rPr>
        <w:t xml:space="preserve"> 据库连接赋值给全局变量db。这个变量是通过shell访问SequoiaDB的主要入口点。</w:t>
      </w:r>
    </w:p>
    <w:p w:rsidR="0020037C" w:rsidRDefault="004474D3">
      <w:pPr>
        <w:pStyle w:val="BodyText"/>
        <w:spacing w:before="31"/>
        <w:ind w:left="613"/>
      </w:pPr>
      <w:r>
        <w:t>shell还有一些非javascript语法的扩展，例如：</w:t>
      </w:r>
    </w:p>
    <w:p w:rsidR="0020037C" w:rsidRDefault="00B0609F">
      <w:pPr>
        <w:pStyle w:val="BodyText"/>
        <w:spacing w:before="83" w:line="172" w:lineRule="auto"/>
        <w:ind w:left="613" w:right="8347"/>
        <w:rPr>
          <w:rFonts w:ascii="仿宋" w:eastAsia="仿宋" w:hAnsi="仿宋" w:cs="仿宋"/>
          <w:lang w:eastAsia="zh-CN"/>
        </w:rPr>
      </w:pPr>
      <w:r w:rsidRPr="00B0609F">
        <w:pict>
          <v:group id="_x0000_s2985" style="position:absolute;left:0;text-align:left;margin-left:81.7pt;margin-top:4.85pt;width:473.6pt;height:42.4pt;z-index:-251773440;mso-position-horizontal-relative:page" coordorigin="1634,97" coordsize="9472,848">
            <v:shape id="_x0000_s2986" style="position:absolute;left:1634;top:97;width:9472;height:848" coordorigin="1634,97" coordsize="9472,848" path="m1634,97r9472,l11106,945r-9472,l1634,97xe" fillcolor="#efefef" stroked="f">
              <v:path arrowok="t"/>
            </v:shape>
            <w10:wrap anchorx="page"/>
          </v:group>
        </w:pict>
      </w:r>
      <w:r w:rsidR="004474D3">
        <w:rPr>
          <w:rFonts w:ascii="仿宋" w:eastAsia="仿宋" w:hAnsi="仿宋" w:cs="仿宋"/>
        </w:rPr>
        <w:t>&gt;db localhost:</w:t>
      </w:r>
      <w:r w:rsidR="003A556E" w:rsidRPr="003A556E">
        <w:t xml:space="preserve"> </w:t>
      </w:r>
      <w:r w:rsidR="003A556E" w:rsidRPr="003A556E">
        <w:rPr>
          <w:rFonts w:ascii="仿宋" w:eastAsia="仿宋" w:hAnsi="仿宋" w:cs="仿宋"/>
        </w:rPr>
        <w:t>11810</w:t>
      </w:r>
    </w:p>
    <w:p w:rsidR="0020037C" w:rsidRDefault="004474D3">
      <w:pPr>
        <w:pStyle w:val="BodyText"/>
        <w:spacing w:line="172" w:lineRule="auto"/>
        <w:ind w:left="613" w:right="5266"/>
        <w:rPr>
          <w:rFonts w:ascii="仿宋" w:eastAsia="仿宋" w:hAnsi="仿宋" w:cs="仿宋"/>
        </w:rPr>
      </w:pPr>
      <w:r>
        <w:rPr>
          <w:rFonts w:ascii="仿宋" w:eastAsia="仿宋" w:hAnsi="仿宋" w:cs="仿宋"/>
        </w:rPr>
        <w:t>&gt;db.createCS("foo")//创建集合空间 localhost:</w:t>
      </w:r>
      <w:r w:rsidR="003A556E" w:rsidRPr="003A556E">
        <w:t xml:space="preserve"> </w:t>
      </w:r>
      <w:r w:rsidR="003A556E" w:rsidRPr="003A556E">
        <w:rPr>
          <w:rFonts w:ascii="仿宋" w:eastAsia="仿宋" w:hAnsi="仿宋" w:cs="仿宋"/>
        </w:rPr>
        <w:t>11810</w:t>
      </w:r>
      <w:r>
        <w:rPr>
          <w:rFonts w:ascii="仿宋" w:eastAsia="仿宋" w:hAnsi="仿宋" w:cs="仿宋"/>
        </w:rPr>
        <w:t>.foo</w:t>
      </w:r>
    </w:p>
    <w:p w:rsidR="0020037C" w:rsidRDefault="0020037C">
      <w:pPr>
        <w:spacing w:before="2" w:line="140" w:lineRule="exact"/>
        <w:rPr>
          <w:sz w:val="14"/>
          <w:szCs w:val="14"/>
        </w:rPr>
      </w:pPr>
    </w:p>
    <w:p w:rsidR="0020037C" w:rsidRDefault="004474D3">
      <w:pPr>
        <w:pStyle w:val="BodyText"/>
        <w:spacing w:line="167" w:lineRule="auto"/>
        <w:ind w:left="613" w:right="427"/>
        <w:rPr>
          <w:lang w:eastAsia="zh-CN"/>
        </w:rPr>
      </w:pPr>
      <w:r>
        <w:rPr>
          <w:w w:val="95"/>
        </w:rPr>
        <w:t>可以通过db变量来访问其中的集合空间，如db.foo返回当前数据库的foo集合空间。</w:t>
      </w:r>
      <w:r>
        <w:rPr>
          <w:w w:val="95"/>
          <w:lang w:eastAsia="zh-CN"/>
        </w:rPr>
        <w:t>再通过集合空间来访问</w:t>
      </w:r>
      <w:r>
        <w:rPr>
          <w:lang w:eastAsia="zh-CN"/>
        </w:rPr>
        <w:t xml:space="preserve"> </w:t>
      </w:r>
      <w:r>
        <w:rPr>
          <w:w w:val="95"/>
          <w:lang w:eastAsia="zh-CN"/>
        </w:rPr>
        <w:t xml:space="preserve">其中的集合，如db.foo.bar，返回返回当前数据库        </w:t>
      </w:r>
      <w:r>
        <w:rPr>
          <w:spacing w:val="16"/>
          <w:w w:val="95"/>
          <w:lang w:eastAsia="zh-CN"/>
        </w:rPr>
        <w:t xml:space="preserve"> </w:t>
      </w:r>
      <w:r>
        <w:rPr>
          <w:w w:val="95"/>
          <w:lang w:eastAsia="zh-CN"/>
        </w:rPr>
        <w:t>foo集合空间的集合bar。既然可以再shell中访问集合，那</w:t>
      </w:r>
      <w:r>
        <w:rPr>
          <w:lang w:eastAsia="zh-CN"/>
        </w:rPr>
        <w:t xml:space="preserve"> 么基本上就可以执行几乎所有的数据库操作了。</w:t>
      </w:r>
    </w:p>
    <w:p w:rsidR="0020037C" w:rsidRDefault="0020037C">
      <w:pPr>
        <w:spacing w:before="7" w:line="120" w:lineRule="exact"/>
        <w:rPr>
          <w:sz w:val="12"/>
          <w:szCs w:val="12"/>
          <w:lang w:eastAsia="zh-CN"/>
        </w:rPr>
      </w:pPr>
    </w:p>
    <w:p w:rsidR="0020037C" w:rsidRDefault="004474D3">
      <w:pPr>
        <w:pStyle w:val="Heading3"/>
        <w:ind w:left="87" w:right="8697"/>
        <w:jc w:val="center"/>
      </w:pPr>
      <w:bookmarkStart w:id="260" w:name="使用shell的窍门"/>
      <w:bookmarkStart w:id="261" w:name="_bookmark118"/>
      <w:bookmarkEnd w:id="260"/>
      <w:bookmarkEnd w:id="261"/>
      <w:r>
        <w:t>使用shell的窍门</w:t>
      </w:r>
    </w:p>
    <w:p w:rsidR="0020037C" w:rsidRDefault="004474D3">
      <w:pPr>
        <w:pStyle w:val="BodyText"/>
        <w:spacing w:before="19"/>
        <w:ind w:left="613"/>
      </w:pPr>
      <w:r>
        <w:rPr>
          <w:w w:val="95"/>
        </w:rPr>
        <w:t xml:space="preserve">sequoiadb    </w:t>
      </w:r>
      <w:r>
        <w:rPr>
          <w:spacing w:val="3"/>
          <w:w w:val="95"/>
        </w:rPr>
        <w:t xml:space="preserve"> </w:t>
      </w:r>
      <w:r>
        <w:rPr>
          <w:w w:val="95"/>
        </w:rPr>
        <w:t>shell本身内置了帮助文档，通过help命令可以查看。</w:t>
      </w:r>
    </w:p>
    <w:p w:rsidR="0020037C" w:rsidRDefault="00B0609F">
      <w:pPr>
        <w:pStyle w:val="BodyText"/>
        <w:spacing w:before="8"/>
        <w:ind w:left="613"/>
        <w:rPr>
          <w:rFonts w:ascii="仿宋" w:eastAsia="仿宋" w:hAnsi="仿宋" w:cs="仿宋"/>
        </w:rPr>
      </w:pPr>
      <w:r w:rsidRPr="00B0609F">
        <w:pict>
          <v:group id="_x0000_s2983" style="position:absolute;left:0;text-align:left;margin-left:81.7pt;margin-top:4.85pt;width:473.6pt;height:201.4pt;z-index:-251772416;mso-position-horizontal-relative:page" coordorigin="1634,97" coordsize="9472,4028">
            <v:shape id="_x0000_s2984" style="position:absolute;left:1634;top:97;width:9472;height:4028" coordorigin="1634,97" coordsize="9472,4028" path="m1634,97r9472,l11106,4125r-9472,l1634,97xe" fillcolor="#efefef" stroked="f">
              <v:path arrowok="t"/>
            </v:shape>
            <w10:wrap anchorx="page"/>
          </v:group>
        </w:pict>
      </w:r>
      <w:r w:rsidR="004474D3">
        <w:rPr>
          <w:rFonts w:ascii="仿宋" w:eastAsia="仿宋" w:hAnsi="仿宋" w:cs="仿宋"/>
        </w:rPr>
        <w:t>&gt; help</w:t>
      </w:r>
    </w:p>
    <w:tbl>
      <w:tblPr>
        <w:tblW w:w="0" w:type="auto"/>
        <w:tblInd w:w="573" w:type="dxa"/>
        <w:tblLayout w:type="fixed"/>
        <w:tblCellMar>
          <w:left w:w="0" w:type="dxa"/>
          <w:right w:w="0" w:type="dxa"/>
        </w:tblCellMar>
        <w:tblLook w:val="01E0"/>
      </w:tblPr>
      <w:tblGrid>
        <w:gridCol w:w="1490"/>
        <w:gridCol w:w="1400"/>
        <w:gridCol w:w="1700"/>
        <w:gridCol w:w="800"/>
        <w:gridCol w:w="2590"/>
      </w:tblGrid>
      <w:tr w:rsidR="0020037C">
        <w:trPr>
          <w:trHeight w:hRule="exact" w:val="218"/>
        </w:trPr>
        <w:tc>
          <w:tcPr>
            <w:tcW w:w="1490" w:type="dxa"/>
            <w:tcBorders>
              <w:top w:val="nil"/>
              <w:left w:val="nil"/>
              <w:bottom w:val="nil"/>
              <w:right w:val="nil"/>
            </w:tcBorders>
          </w:tcPr>
          <w:p w:rsidR="0020037C" w:rsidRDefault="004474D3">
            <w:pPr>
              <w:pStyle w:val="TableParagraph"/>
              <w:spacing w:line="212" w:lineRule="exact"/>
              <w:ind w:left="40"/>
              <w:rPr>
                <w:rFonts w:ascii="仿宋" w:eastAsia="仿宋" w:hAnsi="仿宋" w:cs="仿宋"/>
                <w:sz w:val="20"/>
                <w:szCs w:val="20"/>
              </w:rPr>
            </w:pPr>
            <w:r>
              <w:rPr>
                <w:rFonts w:ascii="仿宋" w:eastAsia="仿宋" w:hAnsi="仿宋" w:cs="仿宋"/>
                <w:sz w:val="20"/>
                <w:szCs w:val="20"/>
              </w:rPr>
              <w:t>function () {</w:t>
            </w:r>
          </w:p>
        </w:tc>
        <w:tc>
          <w:tcPr>
            <w:tcW w:w="6490" w:type="dxa"/>
            <w:gridSpan w:val="4"/>
            <w:tcBorders>
              <w:top w:val="nil"/>
              <w:left w:val="nil"/>
              <w:bottom w:val="nil"/>
              <w:right w:val="nil"/>
            </w:tcBorders>
          </w:tcPr>
          <w:p w:rsidR="0020037C" w:rsidRDefault="0020037C"/>
        </w:tc>
      </w:tr>
      <w:tr w:rsidR="0020037C">
        <w:trPr>
          <w:trHeight w:hRule="exact" w:val="212"/>
        </w:trPr>
        <w:tc>
          <w:tcPr>
            <w:tcW w:w="1490" w:type="dxa"/>
            <w:tcBorders>
              <w:top w:val="nil"/>
              <w:left w:val="nil"/>
              <w:bottom w:val="nil"/>
              <w:right w:val="nil"/>
            </w:tcBorders>
          </w:tcPr>
          <w:p w:rsidR="0020037C" w:rsidRDefault="004474D3">
            <w:pPr>
              <w:pStyle w:val="TableParagraph"/>
              <w:spacing w:line="206" w:lineRule="exact"/>
              <w:ind w:left="440"/>
              <w:rPr>
                <w:rFonts w:ascii="仿宋" w:eastAsia="仿宋" w:hAnsi="仿宋" w:cs="仿宋"/>
                <w:sz w:val="20"/>
                <w:szCs w:val="20"/>
              </w:rPr>
            </w:pPr>
            <w:r>
              <w:rPr>
                <w:rFonts w:ascii="仿宋" w:eastAsia="仿宋" w:hAnsi="仿宋" w:cs="仿宋"/>
                <w:sz w:val="20"/>
                <w:szCs w:val="20"/>
              </w:rPr>
              <w:t>println("</w:t>
            </w:r>
          </w:p>
        </w:tc>
        <w:tc>
          <w:tcPr>
            <w:tcW w:w="140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var db = new</w:t>
            </w:r>
          </w:p>
        </w:tc>
        <w:tc>
          <w:tcPr>
            <w:tcW w:w="1700" w:type="dxa"/>
            <w:tcBorders>
              <w:top w:val="nil"/>
              <w:left w:val="nil"/>
              <w:bottom w:val="nil"/>
              <w:right w:val="nil"/>
            </w:tcBorders>
          </w:tcPr>
          <w:p w:rsidR="0020037C" w:rsidRDefault="004474D3">
            <w:pPr>
              <w:pStyle w:val="TableParagraph"/>
              <w:spacing w:line="206" w:lineRule="exact"/>
              <w:ind w:left="50"/>
              <w:rPr>
                <w:rFonts w:ascii="仿宋" w:eastAsia="仿宋" w:hAnsi="仿宋" w:cs="仿宋"/>
                <w:sz w:val="20"/>
                <w:szCs w:val="20"/>
              </w:rPr>
            </w:pPr>
            <w:r>
              <w:rPr>
                <w:rFonts w:ascii="仿宋" w:eastAsia="仿宋" w:hAnsi="仿宋" w:cs="仿宋"/>
                <w:sz w:val="20"/>
                <w:szCs w:val="20"/>
              </w:rPr>
              <w:t>Sdb('localhost',</w:t>
            </w:r>
          </w:p>
        </w:tc>
        <w:tc>
          <w:tcPr>
            <w:tcW w:w="800" w:type="dxa"/>
            <w:tcBorders>
              <w:top w:val="nil"/>
              <w:left w:val="nil"/>
              <w:bottom w:val="nil"/>
              <w:right w:val="nil"/>
            </w:tcBorders>
          </w:tcPr>
          <w:p w:rsidR="0020037C" w:rsidRDefault="003A556E">
            <w:pPr>
              <w:pStyle w:val="TableParagraph"/>
              <w:spacing w:line="206" w:lineRule="exact"/>
              <w:ind w:left="50"/>
              <w:rPr>
                <w:rFonts w:ascii="仿宋" w:eastAsia="仿宋" w:hAnsi="仿宋" w:cs="仿宋"/>
                <w:sz w:val="20"/>
                <w:szCs w:val="20"/>
              </w:rPr>
            </w:pPr>
            <w:r w:rsidRPr="003A556E">
              <w:rPr>
                <w:rFonts w:ascii="仿宋" w:eastAsia="仿宋" w:hAnsi="仿宋" w:cs="仿宋"/>
                <w:sz w:val="20"/>
                <w:szCs w:val="20"/>
              </w:rPr>
              <w:t>11810</w:t>
            </w:r>
            <w:r w:rsidR="004474D3">
              <w:rPr>
                <w:rFonts w:ascii="仿宋" w:eastAsia="仿宋" w:hAnsi="仿宋" w:cs="仿宋"/>
                <w:sz w:val="20"/>
                <w:szCs w:val="20"/>
              </w:rPr>
              <w:t>)</w:t>
            </w:r>
          </w:p>
        </w:tc>
        <w:tc>
          <w:tcPr>
            <w:tcW w:w="259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connect to database");</w:t>
            </w:r>
          </w:p>
        </w:tc>
      </w:tr>
      <w:tr w:rsidR="0020037C">
        <w:trPr>
          <w:trHeight w:hRule="exact" w:val="212"/>
        </w:trPr>
        <w:tc>
          <w:tcPr>
            <w:tcW w:w="1490" w:type="dxa"/>
            <w:tcBorders>
              <w:top w:val="nil"/>
              <w:left w:val="nil"/>
              <w:bottom w:val="nil"/>
              <w:right w:val="nil"/>
            </w:tcBorders>
          </w:tcPr>
          <w:p w:rsidR="0020037C" w:rsidRDefault="004474D3">
            <w:pPr>
              <w:pStyle w:val="TableParagraph"/>
              <w:spacing w:line="206" w:lineRule="exact"/>
              <w:ind w:left="440"/>
              <w:rPr>
                <w:rFonts w:ascii="仿宋" w:eastAsia="仿宋" w:hAnsi="仿宋" w:cs="仿宋"/>
                <w:sz w:val="20"/>
                <w:szCs w:val="20"/>
              </w:rPr>
            </w:pPr>
            <w:r>
              <w:rPr>
                <w:rFonts w:ascii="仿宋" w:eastAsia="仿宋" w:hAnsi="仿宋" w:cs="仿宋"/>
                <w:sz w:val="20"/>
                <w:szCs w:val="20"/>
              </w:rPr>
              <w:t>println("</w:t>
            </w:r>
          </w:p>
        </w:tc>
        <w:tc>
          <w:tcPr>
            <w:tcW w:w="140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db.help()</w:t>
            </w:r>
          </w:p>
        </w:tc>
        <w:tc>
          <w:tcPr>
            <w:tcW w:w="1700" w:type="dxa"/>
            <w:tcBorders>
              <w:top w:val="nil"/>
              <w:left w:val="nil"/>
              <w:bottom w:val="nil"/>
              <w:right w:val="nil"/>
            </w:tcBorders>
          </w:tcPr>
          <w:p w:rsidR="0020037C" w:rsidRDefault="0020037C"/>
        </w:tc>
        <w:tc>
          <w:tcPr>
            <w:tcW w:w="800" w:type="dxa"/>
            <w:tcBorders>
              <w:top w:val="nil"/>
              <w:left w:val="nil"/>
              <w:bottom w:val="nil"/>
              <w:right w:val="nil"/>
            </w:tcBorders>
          </w:tcPr>
          <w:p w:rsidR="0020037C" w:rsidRDefault="0020037C"/>
        </w:tc>
        <w:tc>
          <w:tcPr>
            <w:tcW w:w="259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help on db methods");</w:t>
            </w:r>
          </w:p>
        </w:tc>
      </w:tr>
      <w:tr w:rsidR="0020037C">
        <w:trPr>
          <w:trHeight w:hRule="exact" w:val="306"/>
        </w:trPr>
        <w:tc>
          <w:tcPr>
            <w:tcW w:w="1490" w:type="dxa"/>
            <w:tcBorders>
              <w:top w:val="nil"/>
              <w:left w:val="nil"/>
              <w:bottom w:val="nil"/>
              <w:right w:val="nil"/>
            </w:tcBorders>
          </w:tcPr>
          <w:p w:rsidR="0020037C" w:rsidRDefault="004474D3">
            <w:pPr>
              <w:pStyle w:val="TableParagraph"/>
              <w:spacing w:line="206" w:lineRule="exact"/>
              <w:ind w:left="440"/>
              <w:rPr>
                <w:rFonts w:ascii="仿宋" w:eastAsia="仿宋" w:hAnsi="仿宋" w:cs="仿宋"/>
                <w:sz w:val="20"/>
                <w:szCs w:val="20"/>
              </w:rPr>
            </w:pPr>
            <w:r>
              <w:rPr>
                <w:rFonts w:ascii="仿宋" w:eastAsia="仿宋" w:hAnsi="仿宋" w:cs="仿宋"/>
                <w:sz w:val="20"/>
                <w:szCs w:val="20"/>
              </w:rPr>
              <w:t>println("</w:t>
            </w:r>
          </w:p>
        </w:tc>
        <w:tc>
          <w:tcPr>
            <w:tcW w:w="140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db.cs.help()</w:t>
            </w:r>
          </w:p>
        </w:tc>
        <w:tc>
          <w:tcPr>
            <w:tcW w:w="1700" w:type="dxa"/>
            <w:tcBorders>
              <w:top w:val="nil"/>
              <w:left w:val="nil"/>
              <w:bottom w:val="nil"/>
              <w:right w:val="nil"/>
            </w:tcBorders>
          </w:tcPr>
          <w:p w:rsidR="0020037C" w:rsidRDefault="0020037C"/>
        </w:tc>
        <w:tc>
          <w:tcPr>
            <w:tcW w:w="800" w:type="dxa"/>
            <w:tcBorders>
              <w:top w:val="nil"/>
              <w:left w:val="nil"/>
              <w:bottom w:val="nil"/>
              <w:right w:val="nil"/>
            </w:tcBorders>
          </w:tcPr>
          <w:p w:rsidR="0020037C" w:rsidRDefault="0020037C"/>
        </w:tc>
        <w:tc>
          <w:tcPr>
            <w:tcW w:w="259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help on collection space</w:t>
            </w:r>
          </w:p>
        </w:tc>
      </w:tr>
    </w:tbl>
    <w:p w:rsidR="0020037C" w:rsidRDefault="004474D3">
      <w:pPr>
        <w:pStyle w:val="BodyText"/>
        <w:spacing w:before="29"/>
        <w:ind w:left="1513"/>
        <w:rPr>
          <w:rFonts w:ascii="仿宋" w:eastAsia="仿宋" w:hAnsi="仿宋" w:cs="仿宋"/>
        </w:rPr>
      </w:pPr>
      <w:r>
        <w:rPr>
          <w:rFonts w:ascii="仿宋" w:eastAsia="仿宋" w:hAnsi="仿宋" w:cs="仿宋"/>
        </w:rPr>
        <w:t>cs");</w:t>
      </w:r>
    </w:p>
    <w:p w:rsidR="0020037C" w:rsidRDefault="004474D3">
      <w:pPr>
        <w:pStyle w:val="BodyText"/>
        <w:tabs>
          <w:tab w:val="left" w:pos="2213"/>
          <w:tab w:val="left" w:pos="6113"/>
        </w:tabs>
        <w:spacing w:line="212" w:lineRule="exact"/>
        <w:ind w:left="1013"/>
        <w:rPr>
          <w:rFonts w:ascii="仿宋" w:eastAsia="仿宋" w:hAnsi="仿宋" w:cs="仿宋"/>
        </w:rPr>
      </w:pPr>
      <w:r>
        <w:rPr>
          <w:rFonts w:ascii="仿宋" w:eastAsia="仿宋" w:hAnsi="仿宋" w:cs="仿宋"/>
        </w:rPr>
        <w:t>println("</w:t>
      </w:r>
      <w:r>
        <w:rPr>
          <w:rFonts w:ascii="仿宋" w:eastAsia="仿宋" w:hAnsi="仿宋" w:cs="仿宋"/>
        </w:rPr>
        <w:tab/>
        <w:t>db.cs.cl</w:t>
      </w:r>
      <w:r>
        <w:rPr>
          <w:rFonts w:ascii="仿宋" w:eastAsia="仿宋" w:hAnsi="仿宋" w:cs="仿宋"/>
        </w:rPr>
        <w:tab/>
        <w:t>access collection cl on c</w:t>
      </w:r>
    </w:p>
    <w:p w:rsidR="0020037C" w:rsidRDefault="0020037C">
      <w:pPr>
        <w:spacing w:before="9" w:line="120" w:lineRule="exact"/>
        <w:rPr>
          <w:sz w:val="12"/>
          <w:szCs w:val="12"/>
        </w:rPr>
      </w:pPr>
    </w:p>
    <w:p w:rsidR="0020037C" w:rsidRDefault="004474D3">
      <w:pPr>
        <w:pStyle w:val="BodyText"/>
        <w:ind w:left="1513"/>
        <w:rPr>
          <w:rFonts w:ascii="仿宋" w:eastAsia="仿宋" w:hAnsi="仿宋" w:cs="仿宋"/>
        </w:rPr>
      </w:pPr>
      <w:r>
        <w:rPr>
          <w:rFonts w:ascii="仿宋" w:eastAsia="仿宋" w:hAnsi="仿宋" w:cs="仿宋"/>
        </w:rPr>
        <w:t>ollection space cs");</w:t>
      </w:r>
    </w:p>
    <w:tbl>
      <w:tblPr>
        <w:tblW w:w="0" w:type="auto"/>
        <w:tblInd w:w="973" w:type="dxa"/>
        <w:tblLayout w:type="fixed"/>
        <w:tblCellMar>
          <w:left w:w="0" w:type="dxa"/>
          <w:right w:w="0" w:type="dxa"/>
        </w:tblCellMar>
        <w:tblLook w:val="01E0"/>
      </w:tblPr>
      <w:tblGrid>
        <w:gridCol w:w="1090"/>
        <w:gridCol w:w="3100"/>
        <w:gridCol w:w="3490"/>
      </w:tblGrid>
      <w:tr w:rsidR="0020037C">
        <w:trPr>
          <w:trHeight w:hRule="exact" w:val="218"/>
        </w:trPr>
        <w:tc>
          <w:tcPr>
            <w:tcW w:w="1090" w:type="dxa"/>
            <w:tcBorders>
              <w:top w:val="nil"/>
              <w:left w:val="nil"/>
              <w:bottom w:val="nil"/>
              <w:right w:val="nil"/>
            </w:tcBorders>
          </w:tcPr>
          <w:p w:rsidR="0020037C" w:rsidRDefault="004474D3">
            <w:pPr>
              <w:pStyle w:val="TableParagraph"/>
              <w:spacing w:line="212" w:lineRule="exact"/>
              <w:ind w:left="40"/>
              <w:rPr>
                <w:rFonts w:ascii="仿宋" w:eastAsia="仿宋" w:hAnsi="仿宋" w:cs="仿宋"/>
                <w:sz w:val="20"/>
                <w:szCs w:val="20"/>
              </w:rPr>
            </w:pPr>
            <w:r>
              <w:rPr>
                <w:rFonts w:ascii="仿宋" w:eastAsia="仿宋" w:hAnsi="仿宋" w:cs="仿宋"/>
                <w:sz w:val="20"/>
                <w:szCs w:val="20"/>
              </w:rPr>
              <w:t>println("</w:t>
            </w:r>
          </w:p>
        </w:tc>
        <w:tc>
          <w:tcPr>
            <w:tcW w:w="3100" w:type="dxa"/>
            <w:tcBorders>
              <w:top w:val="nil"/>
              <w:left w:val="nil"/>
              <w:bottom w:val="nil"/>
              <w:right w:val="nil"/>
            </w:tcBorders>
          </w:tcPr>
          <w:p w:rsidR="0020037C" w:rsidRDefault="004474D3">
            <w:pPr>
              <w:pStyle w:val="TableParagraph"/>
              <w:spacing w:line="212" w:lineRule="exact"/>
              <w:ind w:left="150"/>
              <w:rPr>
                <w:rFonts w:ascii="仿宋" w:eastAsia="仿宋" w:hAnsi="仿宋" w:cs="仿宋"/>
                <w:sz w:val="20"/>
                <w:szCs w:val="20"/>
              </w:rPr>
            </w:pPr>
            <w:r>
              <w:rPr>
                <w:rFonts w:ascii="仿宋" w:eastAsia="仿宋" w:hAnsi="仿宋" w:cs="仿宋"/>
                <w:sz w:val="20"/>
                <w:szCs w:val="20"/>
              </w:rPr>
              <w:t>db.cs.cl.help()</w:t>
            </w:r>
          </w:p>
        </w:tc>
        <w:tc>
          <w:tcPr>
            <w:tcW w:w="3490" w:type="dxa"/>
            <w:tcBorders>
              <w:top w:val="nil"/>
              <w:left w:val="nil"/>
              <w:bottom w:val="nil"/>
              <w:right w:val="nil"/>
            </w:tcBorders>
          </w:tcPr>
          <w:p w:rsidR="0020037C" w:rsidRDefault="004474D3">
            <w:pPr>
              <w:pStyle w:val="TableParagraph"/>
              <w:spacing w:line="212" w:lineRule="exact"/>
              <w:ind w:left="950"/>
              <w:rPr>
                <w:rFonts w:ascii="仿宋" w:eastAsia="仿宋" w:hAnsi="仿宋" w:cs="仿宋"/>
                <w:sz w:val="20"/>
                <w:szCs w:val="20"/>
              </w:rPr>
            </w:pPr>
            <w:r>
              <w:rPr>
                <w:rFonts w:ascii="仿宋" w:eastAsia="仿宋" w:hAnsi="仿宋" w:cs="仿宋"/>
                <w:sz w:val="20"/>
                <w:szCs w:val="20"/>
              </w:rPr>
              <w:t>help on collection cl");</w:t>
            </w:r>
          </w:p>
        </w:tc>
      </w:tr>
      <w:tr w:rsidR="0020037C">
        <w:trPr>
          <w:trHeight w:hRule="exact" w:val="212"/>
        </w:trPr>
        <w:tc>
          <w:tcPr>
            <w:tcW w:w="1090" w:type="dxa"/>
            <w:tcBorders>
              <w:top w:val="nil"/>
              <w:left w:val="nil"/>
              <w:bottom w:val="nil"/>
              <w:right w:val="nil"/>
            </w:tcBorders>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println("</w:t>
            </w:r>
          </w:p>
        </w:tc>
        <w:tc>
          <w:tcPr>
            <w:tcW w:w="310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db.cs.cl.find()</w:t>
            </w:r>
          </w:p>
        </w:tc>
        <w:tc>
          <w:tcPr>
            <w:tcW w:w="3490" w:type="dxa"/>
            <w:tcBorders>
              <w:top w:val="nil"/>
              <w:left w:val="nil"/>
              <w:bottom w:val="nil"/>
              <w:right w:val="nil"/>
            </w:tcBorders>
          </w:tcPr>
          <w:p w:rsidR="0020037C" w:rsidRDefault="004474D3">
            <w:pPr>
              <w:pStyle w:val="TableParagraph"/>
              <w:spacing w:line="206" w:lineRule="exact"/>
              <w:ind w:left="950"/>
              <w:rPr>
                <w:rFonts w:ascii="仿宋" w:eastAsia="仿宋" w:hAnsi="仿宋" w:cs="仿宋"/>
                <w:sz w:val="20"/>
                <w:szCs w:val="20"/>
              </w:rPr>
            </w:pPr>
            <w:r>
              <w:rPr>
                <w:rFonts w:ascii="仿宋" w:eastAsia="仿宋" w:hAnsi="仿宋" w:cs="仿宋"/>
                <w:sz w:val="20"/>
                <w:szCs w:val="20"/>
              </w:rPr>
              <w:t>list all records");</w:t>
            </w:r>
          </w:p>
        </w:tc>
      </w:tr>
      <w:tr w:rsidR="0020037C">
        <w:trPr>
          <w:trHeight w:hRule="exact" w:val="212"/>
        </w:trPr>
        <w:tc>
          <w:tcPr>
            <w:tcW w:w="1090" w:type="dxa"/>
            <w:tcBorders>
              <w:top w:val="nil"/>
              <w:left w:val="nil"/>
              <w:bottom w:val="nil"/>
              <w:right w:val="nil"/>
            </w:tcBorders>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println("</w:t>
            </w:r>
          </w:p>
        </w:tc>
        <w:tc>
          <w:tcPr>
            <w:tcW w:w="310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db.cs.cl.find({a:1})</w:t>
            </w:r>
          </w:p>
        </w:tc>
        <w:tc>
          <w:tcPr>
            <w:tcW w:w="3490" w:type="dxa"/>
            <w:tcBorders>
              <w:top w:val="nil"/>
              <w:left w:val="nil"/>
              <w:bottom w:val="nil"/>
              <w:right w:val="nil"/>
            </w:tcBorders>
          </w:tcPr>
          <w:p w:rsidR="0020037C" w:rsidRDefault="004474D3">
            <w:pPr>
              <w:pStyle w:val="TableParagraph"/>
              <w:spacing w:line="206" w:lineRule="exact"/>
              <w:ind w:left="950"/>
              <w:rPr>
                <w:rFonts w:ascii="仿宋" w:eastAsia="仿宋" w:hAnsi="仿宋" w:cs="仿宋"/>
                <w:sz w:val="20"/>
                <w:szCs w:val="20"/>
              </w:rPr>
            </w:pPr>
            <w:r>
              <w:rPr>
                <w:rFonts w:ascii="仿宋" w:eastAsia="仿宋" w:hAnsi="仿宋" w:cs="仿宋"/>
                <w:sz w:val="20"/>
                <w:szCs w:val="20"/>
              </w:rPr>
              <w:t>list records where a=1");</w:t>
            </w:r>
          </w:p>
        </w:tc>
      </w:tr>
      <w:tr w:rsidR="0020037C">
        <w:trPr>
          <w:trHeight w:hRule="exact" w:val="212"/>
        </w:trPr>
        <w:tc>
          <w:tcPr>
            <w:tcW w:w="1090" w:type="dxa"/>
            <w:tcBorders>
              <w:top w:val="nil"/>
              <w:left w:val="nil"/>
              <w:bottom w:val="nil"/>
              <w:right w:val="nil"/>
            </w:tcBorders>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println("</w:t>
            </w:r>
          </w:p>
        </w:tc>
        <w:tc>
          <w:tcPr>
            <w:tcW w:w="310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print(x), println(x)</w:t>
            </w:r>
          </w:p>
        </w:tc>
        <w:tc>
          <w:tcPr>
            <w:tcW w:w="3490" w:type="dxa"/>
            <w:tcBorders>
              <w:top w:val="nil"/>
              <w:left w:val="nil"/>
              <w:bottom w:val="nil"/>
              <w:right w:val="nil"/>
            </w:tcBorders>
          </w:tcPr>
          <w:p w:rsidR="0020037C" w:rsidRDefault="004474D3">
            <w:pPr>
              <w:pStyle w:val="TableParagraph"/>
              <w:spacing w:line="206" w:lineRule="exact"/>
              <w:ind w:left="950"/>
              <w:rPr>
                <w:rFonts w:ascii="仿宋" w:eastAsia="仿宋" w:hAnsi="仿宋" w:cs="仿宋"/>
                <w:sz w:val="20"/>
                <w:szCs w:val="20"/>
              </w:rPr>
            </w:pPr>
            <w:r>
              <w:rPr>
                <w:rFonts w:ascii="仿宋" w:eastAsia="仿宋" w:hAnsi="仿宋" w:cs="仿宋"/>
                <w:sz w:val="20"/>
                <w:szCs w:val="20"/>
              </w:rPr>
              <w:t>print out x");</w:t>
            </w:r>
          </w:p>
        </w:tc>
      </w:tr>
      <w:tr w:rsidR="0020037C">
        <w:trPr>
          <w:trHeight w:hRule="exact" w:val="306"/>
        </w:trPr>
        <w:tc>
          <w:tcPr>
            <w:tcW w:w="1090" w:type="dxa"/>
            <w:tcBorders>
              <w:top w:val="nil"/>
              <w:left w:val="nil"/>
              <w:bottom w:val="nil"/>
              <w:right w:val="nil"/>
            </w:tcBorders>
          </w:tcPr>
          <w:p w:rsidR="0020037C" w:rsidRDefault="004474D3">
            <w:pPr>
              <w:pStyle w:val="TableParagraph"/>
              <w:spacing w:line="206" w:lineRule="exact"/>
              <w:ind w:left="40"/>
              <w:rPr>
                <w:rFonts w:ascii="仿宋" w:eastAsia="仿宋" w:hAnsi="仿宋" w:cs="仿宋"/>
                <w:sz w:val="20"/>
                <w:szCs w:val="20"/>
              </w:rPr>
            </w:pPr>
            <w:r>
              <w:rPr>
                <w:rFonts w:ascii="仿宋" w:eastAsia="仿宋" w:hAnsi="仿宋" w:cs="仿宋"/>
                <w:sz w:val="20"/>
                <w:szCs w:val="20"/>
              </w:rPr>
              <w:t>println("</w:t>
            </w:r>
          </w:p>
        </w:tc>
        <w:tc>
          <w:tcPr>
            <w:tcW w:w="3100" w:type="dxa"/>
            <w:tcBorders>
              <w:top w:val="nil"/>
              <w:left w:val="nil"/>
              <w:bottom w:val="nil"/>
              <w:right w:val="nil"/>
            </w:tcBorders>
          </w:tcPr>
          <w:p w:rsidR="0020037C" w:rsidRDefault="004474D3">
            <w:pPr>
              <w:pStyle w:val="TableParagraph"/>
              <w:spacing w:line="206" w:lineRule="exact"/>
              <w:ind w:left="150"/>
              <w:rPr>
                <w:rFonts w:ascii="仿宋" w:eastAsia="仿宋" w:hAnsi="仿宋" w:cs="仿宋"/>
                <w:sz w:val="20"/>
                <w:szCs w:val="20"/>
              </w:rPr>
            </w:pPr>
            <w:r>
              <w:rPr>
                <w:rFonts w:ascii="仿宋" w:eastAsia="仿宋" w:hAnsi="仿宋" w:cs="仿宋"/>
                <w:sz w:val="20"/>
                <w:szCs w:val="20"/>
              </w:rPr>
              <w:t>getErr(ret)</w:t>
            </w:r>
          </w:p>
        </w:tc>
        <w:tc>
          <w:tcPr>
            <w:tcW w:w="3490" w:type="dxa"/>
            <w:tcBorders>
              <w:top w:val="nil"/>
              <w:left w:val="nil"/>
              <w:bottom w:val="nil"/>
              <w:right w:val="nil"/>
            </w:tcBorders>
          </w:tcPr>
          <w:p w:rsidR="0020037C" w:rsidRDefault="004474D3">
            <w:pPr>
              <w:pStyle w:val="TableParagraph"/>
              <w:spacing w:line="206" w:lineRule="exact"/>
              <w:ind w:left="550"/>
              <w:rPr>
                <w:rFonts w:ascii="仿宋" w:eastAsia="仿宋" w:hAnsi="仿宋" w:cs="仿宋"/>
                <w:sz w:val="20"/>
                <w:szCs w:val="20"/>
              </w:rPr>
            </w:pPr>
            <w:r>
              <w:rPr>
                <w:rFonts w:ascii="仿宋" w:eastAsia="仿宋" w:hAnsi="仿宋" w:cs="仿宋"/>
                <w:sz w:val="20"/>
                <w:szCs w:val="20"/>
              </w:rPr>
              <w:t>print error description for r</w:t>
            </w:r>
          </w:p>
        </w:tc>
      </w:tr>
    </w:tbl>
    <w:p w:rsidR="0020037C" w:rsidRDefault="004474D3">
      <w:pPr>
        <w:pStyle w:val="BodyText"/>
        <w:spacing w:before="29"/>
        <w:ind w:left="94" w:right="6306"/>
        <w:jc w:val="center"/>
        <w:rPr>
          <w:rFonts w:ascii="仿宋" w:eastAsia="仿宋" w:hAnsi="仿宋" w:cs="仿宋"/>
        </w:rPr>
      </w:pPr>
      <w:r>
        <w:rPr>
          <w:rFonts w:ascii="仿宋" w:eastAsia="仿宋" w:hAnsi="仿宋" w:cs="仿宋"/>
        </w:rPr>
        <w:t>eturn code");</w:t>
      </w:r>
    </w:p>
    <w:p w:rsidR="0020037C" w:rsidRDefault="004474D3">
      <w:pPr>
        <w:pStyle w:val="BodyText"/>
        <w:tabs>
          <w:tab w:val="left" w:pos="2213"/>
          <w:tab w:val="left" w:pos="6113"/>
        </w:tabs>
        <w:spacing w:line="212" w:lineRule="exact"/>
        <w:ind w:left="1013"/>
        <w:rPr>
          <w:rFonts w:ascii="仿宋" w:eastAsia="仿宋" w:hAnsi="仿宋" w:cs="仿宋"/>
        </w:rPr>
      </w:pPr>
      <w:r>
        <w:rPr>
          <w:rFonts w:ascii="仿宋" w:eastAsia="仿宋" w:hAnsi="仿宋" w:cs="仿宋"/>
        </w:rPr>
        <w:t>println("</w:t>
      </w:r>
      <w:r>
        <w:rPr>
          <w:rFonts w:ascii="仿宋" w:eastAsia="仿宋" w:hAnsi="仿宋" w:cs="仿宋"/>
        </w:rPr>
        <w:tab/>
        <w:t>quit</w:t>
      </w:r>
      <w:r>
        <w:rPr>
          <w:rFonts w:ascii="仿宋" w:eastAsia="仿宋" w:hAnsi="仿宋" w:cs="仿宋"/>
        </w:rPr>
        <w:tab/>
        <w:t>exit");</w:t>
      </w:r>
    </w:p>
    <w:p w:rsidR="0020037C" w:rsidRDefault="004474D3">
      <w:pPr>
        <w:pStyle w:val="BodyText"/>
        <w:spacing w:line="212" w:lineRule="exact"/>
        <w:ind w:left="1013"/>
        <w:rPr>
          <w:rFonts w:ascii="仿宋" w:eastAsia="仿宋" w:hAnsi="仿宋" w:cs="仿宋"/>
        </w:rPr>
      </w:pPr>
      <w:r>
        <w:rPr>
          <w:rFonts w:ascii="仿宋" w:eastAsia="仿宋" w:hAnsi="仿宋" w:cs="仿宋"/>
        </w:rPr>
        <w:t>}</w:t>
      </w:r>
    </w:p>
    <w:p w:rsidR="0020037C" w:rsidRDefault="00B0609F">
      <w:pPr>
        <w:pStyle w:val="BodyText"/>
        <w:numPr>
          <w:ilvl w:val="0"/>
          <w:numId w:val="7"/>
        </w:numPr>
        <w:tabs>
          <w:tab w:val="left" w:pos="897"/>
        </w:tabs>
        <w:spacing w:before="41" w:line="248" w:lineRule="auto"/>
        <w:ind w:left="897" w:right="6842"/>
        <w:rPr>
          <w:rFonts w:ascii="仿宋" w:eastAsia="仿宋" w:hAnsi="仿宋" w:cs="仿宋"/>
        </w:rPr>
      </w:pPr>
      <w:r w:rsidRPr="00B0609F">
        <w:pict>
          <v:group id="_x0000_s2981" style="position:absolute;left:0;text-align:left;margin-left:95.85pt;margin-top:42.3pt;width:459.45pt;height:10.6pt;z-index:-251771392;mso-position-horizontal-relative:page" coordorigin="1917,846" coordsize="9189,212">
            <v:shape id="_x0000_s2982" style="position:absolute;left:1917;top:846;width:9189;height:212" coordorigin="1917,846" coordsize="9189,212" path="m1917,846r9189,l11106,1058r-9189,l1917,846xe" fillcolor="#efefef" stroked="f">
              <v:path arrowok="t"/>
            </v:shape>
            <w10:wrap anchorx="page"/>
          </v:group>
        </w:pict>
      </w:r>
      <w:r w:rsidR="004474D3">
        <w:rPr>
          <w:w w:val="95"/>
          <w:position w:val="1"/>
        </w:rPr>
        <w:t>Database</w:t>
      </w:r>
      <w:r w:rsidR="004474D3">
        <w:rPr>
          <w:spacing w:val="-14"/>
          <w:w w:val="95"/>
          <w:position w:val="1"/>
        </w:rPr>
        <w:t xml:space="preserve"> </w:t>
      </w:r>
      <w:r w:rsidR="004474D3">
        <w:rPr>
          <w:w w:val="95"/>
          <w:position w:val="1"/>
        </w:rPr>
        <w:t>Help</w:t>
      </w:r>
      <w:r w:rsidR="004474D3">
        <w:rPr>
          <w:w w:val="93"/>
          <w:position w:val="1"/>
        </w:rPr>
        <w:t xml:space="preserve"> </w:t>
      </w:r>
      <w:r w:rsidR="004474D3">
        <w:rPr>
          <w:w w:val="95"/>
        </w:rPr>
        <w:t>查看数据库级别帮助使用命令：</w:t>
      </w:r>
      <w:r w:rsidR="004474D3">
        <w:t xml:space="preserve"> </w:t>
      </w:r>
      <w:r w:rsidR="004474D3">
        <w:rPr>
          <w:rFonts w:ascii="仿宋" w:eastAsia="仿宋" w:hAnsi="仿宋" w:cs="仿宋"/>
          <w:w w:val="95"/>
        </w:rPr>
        <w:t>db.help()</w:t>
      </w:r>
    </w:p>
    <w:p w:rsidR="0020037C" w:rsidRDefault="004474D3">
      <w:pPr>
        <w:pStyle w:val="BodyText"/>
        <w:numPr>
          <w:ilvl w:val="0"/>
          <w:numId w:val="7"/>
        </w:numPr>
        <w:tabs>
          <w:tab w:val="left" w:pos="897"/>
        </w:tabs>
        <w:spacing w:line="250" w:lineRule="exact"/>
        <w:ind w:left="897"/>
      </w:pPr>
      <w:r>
        <w:rPr>
          <w:w w:val="90"/>
          <w:position w:val="1"/>
        </w:rPr>
        <w:t xml:space="preserve">CollectionSpace </w:t>
      </w:r>
      <w:r>
        <w:rPr>
          <w:spacing w:val="20"/>
          <w:w w:val="90"/>
          <w:position w:val="1"/>
        </w:rPr>
        <w:t xml:space="preserve"> </w:t>
      </w:r>
      <w:r>
        <w:rPr>
          <w:w w:val="90"/>
          <w:position w:val="1"/>
        </w:rPr>
        <w:t>Help</w:t>
      </w:r>
    </w:p>
    <w:p w:rsidR="0020037C" w:rsidRDefault="004474D3">
      <w:pPr>
        <w:pStyle w:val="BodyText"/>
        <w:spacing w:before="18"/>
        <w:ind w:left="897"/>
        <w:rPr>
          <w:lang w:eastAsia="zh-CN"/>
        </w:rPr>
      </w:pPr>
      <w:r>
        <w:rPr>
          <w:lang w:eastAsia="zh-CN"/>
        </w:rPr>
        <w:t>查看集合空间下的方法帮助使用命令：</w:t>
      </w:r>
    </w:p>
    <w:p w:rsidR="0020037C" w:rsidRDefault="00B0609F">
      <w:pPr>
        <w:pStyle w:val="BodyText"/>
        <w:spacing w:before="8"/>
        <w:ind w:left="897"/>
        <w:rPr>
          <w:rFonts w:ascii="仿宋" w:eastAsia="仿宋" w:hAnsi="仿宋" w:cs="仿宋"/>
        </w:rPr>
      </w:pPr>
      <w:r w:rsidRPr="00B0609F">
        <w:pict>
          <v:group id="_x0000_s2979" style="position:absolute;left:0;text-align:left;margin-left:95.85pt;margin-top:4.85pt;width:459.45pt;height:10.6pt;z-index:-251770368;mso-position-horizontal-relative:page" coordorigin="1917,97" coordsize="9189,212">
            <v:shape id="_x0000_s2980"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db.&lt;collectionspace&gt;.help()</w:t>
      </w:r>
    </w:p>
    <w:p w:rsidR="0020037C" w:rsidRDefault="004474D3">
      <w:pPr>
        <w:pStyle w:val="BodyText"/>
        <w:numPr>
          <w:ilvl w:val="0"/>
          <w:numId w:val="7"/>
        </w:numPr>
        <w:tabs>
          <w:tab w:val="left" w:pos="897"/>
        </w:tabs>
        <w:spacing w:line="257" w:lineRule="exact"/>
        <w:ind w:left="897"/>
      </w:pPr>
      <w:r>
        <w:rPr>
          <w:w w:val="95"/>
          <w:position w:val="1"/>
        </w:rPr>
        <w:t>Collection</w:t>
      </w:r>
      <w:r>
        <w:rPr>
          <w:spacing w:val="-14"/>
          <w:w w:val="95"/>
          <w:position w:val="1"/>
        </w:rPr>
        <w:t xml:space="preserve"> </w:t>
      </w:r>
      <w:r>
        <w:rPr>
          <w:w w:val="95"/>
          <w:position w:val="1"/>
        </w:rPr>
        <w:t>Help</w:t>
      </w:r>
    </w:p>
    <w:p w:rsidR="0020037C" w:rsidRDefault="004474D3">
      <w:pPr>
        <w:pStyle w:val="BodyText"/>
        <w:spacing w:before="18"/>
        <w:ind w:left="897"/>
        <w:rPr>
          <w:lang w:eastAsia="zh-CN"/>
        </w:rPr>
      </w:pPr>
      <w:r>
        <w:rPr>
          <w:lang w:eastAsia="zh-CN"/>
        </w:rPr>
        <w:t>查看集合下的方法帮助使用命令：</w:t>
      </w:r>
    </w:p>
    <w:p w:rsidR="0020037C" w:rsidRDefault="00B0609F">
      <w:pPr>
        <w:pStyle w:val="BodyText"/>
        <w:spacing w:before="8"/>
        <w:ind w:left="897"/>
        <w:rPr>
          <w:rFonts w:ascii="仿宋" w:eastAsia="仿宋" w:hAnsi="仿宋" w:cs="仿宋"/>
        </w:rPr>
      </w:pPr>
      <w:r w:rsidRPr="00B0609F">
        <w:pict>
          <v:group id="_x0000_s2977" style="position:absolute;left:0;text-align:left;margin-left:95.85pt;margin-top:4.85pt;width:459.45pt;height:10.6pt;z-index:-251769344;mso-position-horizontal-relative:page" coordorigin="1917,97" coordsize="9189,212">
            <v:shape id="_x0000_s2978"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db.&lt;collectionspace&gt;.&lt;collection&gt;.help()</w:t>
      </w:r>
    </w:p>
    <w:p w:rsidR="0020037C" w:rsidRDefault="004474D3">
      <w:pPr>
        <w:pStyle w:val="BodyText"/>
        <w:numPr>
          <w:ilvl w:val="0"/>
          <w:numId w:val="7"/>
        </w:numPr>
        <w:tabs>
          <w:tab w:val="left" w:pos="897"/>
        </w:tabs>
        <w:spacing w:line="257" w:lineRule="exact"/>
        <w:ind w:left="897"/>
      </w:pPr>
      <w:r>
        <w:rPr>
          <w:w w:val="95"/>
          <w:position w:val="1"/>
        </w:rPr>
        <w:t>Cursor</w:t>
      </w:r>
      <w:r>
        <w:rPr>
          <w:spacing w:val="8"/>
          <w:w w:val="95"/>
          <w:position w:val="1"/>
        </w:rPr>
        <w:t xml:space="preserve"> </w:t>
      </w:r>
      <w:r>
        <w:rPr>
          <w:w w:val="95"/>
          <w:position w:val="1"/>
        </w:rPr>
        <w:t>Help</w:t>
      </w:r>
    </w:p>
    <w:p w:rsidR="0020037C" w:rsidRDefault="0020037C">
      <w:pPr>
        <w:spacing w:before="6" w:line="100" w:lineRule="exact"/>
        <w:rPr>
          <w:sz w:val="10"/>
          <w:szCs w:val="10"/>
        </w:rPr>
      </w:pPr>
    </w:p>
    <w:p w:rsidR="0020037C" w:rsidRDefault="004474D3">
      <w:pPr>
        <w:pStyle w:val="BodyText"/>
        <w:spacing w:line="167" w:lineRule="auto"/>
        <w:ind w:left="897" w:right="463"/>
      </w:pPr>
      <w:r>
        <w:rPr>
          <w:w w:val="95"/>
        </w:rPr>
        <w:t>在shell命令中，当使用</w:t>
      </w:r>
      <w:hyperlink w:anchor="_bookmark175" w:history="1">
        <w:r>
          <w:rPr>
            <w:color w:val="0000FF"/>
            <w:w w:val="95"/>
          </w:rPr>
          <w:t>find()</w:t>
        </w:r>
      </w:hyperlink>
      <w:r>
        <w:rPr>
          <w:color w:val="000000"/>
          <w:w w:val="95"/>
        </w:rPr>
        <w:t>方法执行数据库读操作时，可是使用各种游标方法和javascript方法来处</w:t>
      </w:r>
      <w:r>
        <w:rPr>
          <w:color w:val="000000"/>
        </w:rPr>
        <w:t xml:space="preserve"> 理find()方法返回的结果集。</w:t>
      </w:r>
    </w:p>
    <w:p w:rsidR="0020037C" w:rsidRDefault="004474D3">
      <w:pPr>
        <w:pStyle w:val="BodyText"/>
        <w:spacing w:before="31"/>
        <w:ind w:left="897"/>
        <w:rPr>
          <w:lang w:eastAsia="zh-CN"/>
        </w:rPr>
      </w:pPr>
      <w:r>
        <w:rPr>
          <w:lang w:eastAsia="zh-CN"/>
        </w:rPr>
        <w:t>查看游标处理方法帮助使用命令：</w:t>
      </w:r>
    </w:p>
    <w:p w:rsidR="0020037C" w:rsidRDefault="00B0609F">
      <w:pPr>
        <w:pStyle w:val="BodyText"/>
        <w:spacing w:before="8"/>
        <w:ind w:left="897"/>
        <w:rPr>
          <w:rFonts w:ascii="仿宋" w:eastAsia="仿宋" w:hAnsi="仿宋" w:cs="仿宋"/>
        </w:rPr>
      </w:pPr>
      <w:r w:rsidRPr="00B0609F">
        <w:pict>
          <v:group id="_x0000_s2975" style="position:absolute;left:0;text-align:left;margin-left:95.85pt;margin-top:4.85pt;width:459.45pt;height:10.6pt;z-index:-251768320;mso-position-horizontal-relative:page" coordorigin="1917,97" coordsize="9189,212">
            <v:shape id="_x0000_s2976"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db.&lt;collectionspace&gt;.&lt;collection&gt;.find().help()</w:t>
      </w:r>
    </w:p>
    <w:p w:rsidR="0020037C" w:rsidRDefault="004474D3">
      <w:pPr>
        <w:pStyle w:val="BodyText"/>
        <w:numPr>
          <w:ilvl w:val="0"/>
          <w:numId w:val="7"/>
        </w:numPr>
        <w:tabs>
          <w:tab w:val="left" w:pos="897"/>
        </w:tabs>
        <w:spacing w:line="257" w:lineRule="exact"/>
        <w:ind w:left="897"/>
      </w:pPr>
      <w:r>
        <w:rPr>
          <w:w w:val="95"/>
          <w:position w:val="1"/>
        </w:rPr>
        <w:t>Methods</w:t>
      </w:r>
      <w:r>
        <w:rPr>
          <w:spacing w:val="-22"/>
          <w:w w:val="95"/>
          <w:position w:val="1"/>
        </w:rPr>
        <w:t xml:space="preserve"> </w:t>
      </w:r>
      <w:r>
        <w:rPr>
          <w:w w:val="95"/>
          <w:position w:val="1"/>
        </w:rPr>
        <w:t>Help</w:t>
      </w:r>
    </w:p>
    <w:p w:rsidR="0020037C" w:rsidRDefault="0020037C">
      <w:pPr>
        <w:spacing w:line="257" w:lineRule="exact"/>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ind w:left="1217"/>
        <w:rPr>
          <w:lang w:eastAsia="zh-CN"/>
        </w:rPr>
      </w:pPr>
      <w:r>
        <w:rPr>
          <w:lang w:eastAsia="zh-CN"/>
        </w:rPr>
        <w:t>此外还有一个了解函数功能的技巧，就是在输入的时候不要输入括号，这样就会显示该函数 的javascript源代码。如：</w:t>
      </w:r>
    </w:p>
    <w:p w:rsidR="0020037C" w:rsidRDefault="00B0609F">
      <w:pPr>
        <w:pStyle w:val="BodyText"/>
        <w:spacing w:before="23"/>
        <w:ind w:left="1217"/>
        <w:rPr>
          <w:rFonts w:ascii="仿宋" w:eastAsia="仿宋" w:hAnsi="仿宋" w:cs="仿宋"/>
          <w:lang w:eastAsia="zh-CN"/>
        </w:rPr>
      </w:pPr>
      <w:r w:rsidRPr="00B0609F">
        <w:pict>
          <v:group id="_x0000_s2973" style="position:absolute;left:0;text-align:left;margin-left:95.85pt;margin-top:5.6pt;width:459.45pt;height:42.4pt;z-index:-251767296;mso-position-horizontal-relative:page" coordorigin="1917,112" coordsize="9189,848">
            <v:shape id="_x0000_s2974" style="position:absolute;left:1917;top:112;width:9189;height:848" coordorigin="1917,112" coordsize="9189,848" path="m1917,112r9189,l11106,960r-9189,l1917,112xe" fillcolor="#efefef" stroked="f">
              <v:path arrowok="t"/>
            </v:shape>
            <w10:wrap anchorx="page"/>
          </v:group>
        </w:pict>
      </w:r>
      <w:r w:rsidR="004474D3">
        <w:rPr>
          <w:rFonts w:ascii="仿宋" w:eastAsia="仿宋" w:hAnsi="仿宋" w:cs="仿宋"/>
          <w:lang w:eastAsia="zh-CN"/>
        </w:rPr>
        <w:t>&gt; db.foo.bar.find</w:t>
      </w:r>
    </w:p>
    <w:p w:rsidR="0020037C" w:rsidRDefault="004474D3">
      <w:pPr>
        <w:pStyle w:val="BodyText"/>
        <w:spacing w:line="212" w:lineRule="exact"/>
        <w:ind w:left="1217"/>
        <w:rPr>
          <w:rFonts w:ascii="仿宋" w:eastAsia="仿宋" w:hAnsi="仿宋" w:cs="仿宋"/>
        </w:rPr>
      </w:pPr>
      <w:r>
        <w:rPr>
          <w:rFonts w:ascii="仿宋" w:eastAsia="仿宋" w:hAnsi="仿宋" w:cs="仿宋"/>
        </w:rPr>
        <w:t>function (query, select) {</w:t>
      </w:r>
    </w:p>
    <w:p w:rsidR="0020037C" w:rsidRDefault="004474D3">
      <w:pPr>
        <w:pStyle w:val="BodyText"/>
        <w:spacing w:line="212" w:lineRule="exact"/>
        <w:ind w:left="1617"/>
        <w:rPr>
          <w:rFonts w:ascii="仿宋" w:eastAsia="仿宋" w:hAnsi="仿宋" w:cs="仿宋"/>
        </w:rPr>
      </w:pPr>
      <w:r>
        <w:rPr>
          <w:rFonts w:ascii="仿宋" w:eastAsia="仿宋" w:hAnsi="仿宋" w:cs="仿宋"/>
        </w:rPr>
        <w:t>return new SdbQuery(this, query, select);</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before="25"/>
      </w:pPr>
      <w:r>
        <w:t>查看shell提供的所有自动生成的javascript函数API文档，可访问http://</w:t>
      </w:r>
    </w:p>
    <w:p w:rsidR="0020037C" w:rsidRDefault="0020037C">
      <w:pPr>
        <w:spacing w:line="200" w:lineRule="exact"/>
        <w:rPr>
          <w:sz w:val="20"/>
          <w:szCs w:val="20"/>
        </w:rPr>
      </w:pPr>
    </w:p>
    <w:p w:rsidR="0020037C" w:rsidRDefault="0020037C">
      <w:pPr>
        <w:spacing w:before="15" w:line="200" w:lineRule="exact"/>
        <w:rPr>
          <w:sz w:val="20"/>
          <w:szCs w:val="20"/>
        </w:rPr>
      </w:pPr>
    </w:p>
    <w:p w:rsidR="0020037C" w:rsidRDefault="004474D3">
      <w:pPr>
        <w:pStyle w:val="Heading2"/>
        <w:spacing w:line="394" w:lineRule="exact"/>
        <w:rPr>
          <w:lang w:eastAsia="zh-CN"/>
        </w:rPr>
      </w:pPr>
      <w:bookmarkStart w:id="262" w:name="Shell中的基本操作"/>
      <w:bookmarkStart w:id="263" w:name="_bookmark119"/>
      <w:bookmarkEnd w:id="262"/>
      <w:bookmarkEnd w:id="263"/>
      <w:r>
        <w:rPr>
          <w:lang w:eastAsia="zh-CN"/>
        </w:rPr>
        <w:t>Shell中的基本操作</w:t>
      </w:r>
    </w:p>
    <w:p w:rsidR="0020037C" w:rsidRDefault="00B0609F">
      <w:pPr>
        <w:pStyle w:val="BodyText"/>
        <w:spacing w:before="42"/>
        <w:rPr>
          <w:lang w:eastAsia="zh-CN"/>
        </w:rPr>
      </w:pPr>
      <w:r>
        <w:pict>
          <v:group id="_x0000_s2971" style="position:absolute;left:0;text-align:left;margin-left:56.7pt;margin-top:1.65pt;width:498.6pt;height:.1pt;z-index:-251766272;mso-position-horizontal-relative:page" coordorigin="1134,33" coordsize="9972,2">
            <v:shape id="_x0000_s2972" style="position:absolute;left:1134;top:33;width:9972;height:2" coordorigin="1134,33" coordsize="9972,0" path="m1134,33r9972,e" filled="f" strokeweight="1pt">
              <v:path arrowok="t"/>
            </v:shape>
            <w10:wrap anchorx="page"/>
          </v:group>
        </w:pict>
      </w:r>
      <w:r w:rsidR="004474D3">
        <w:rPr>
          <w:lang w:eastAsia="zh-CN"/>
        </w:rPr>
        <w:t>在shell查看操作数据会用到4个基本操作：创建、读取、更新和删除（CRUD）。</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0" w:history="1">
        <w:r>
          <w:rPr>
            <w:color w:val="0000FF"/>
            <w:position w:val="1"/>
            <w:lang w:eastAsia="zh-CN"/>
          </w:rPr>
          <w:t>创建</w:t>
        </w:r>
      </w:hyperlink>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1" w:history="1">
        <w:r>
          <w:rPr>
            <w:color w:val="0000FF"/>
            <w:position w:val="1"/>
            <w:lang w:eastAsia="zh-CN"/>
          </w:rPr>
          <w:t>读取</w:t>
        </w:r>
      </w:hyperlink>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2" w:history="1">
        <w:r>
          <w:rPr>
            <w:color w:val="0000FF"/>
            <w:position w:val="1"/>
            <w:lang w:eastAsia="zh-CN"/>
          </w:rPr>
          <w:t>更新</w:t>
        </w:r>
      </w:hyperlink>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hyperlink w:anchor="_bookmark123" w:history="1">
        <w:r>
          <w:rPr>
            <w:color w:val="0000FF"/>
            <w:position w:val="1"/>
            <w:lang w:eastAsia="zh-CN"/>
          </w:rPr>
          <w:t>删除</w:t>
        </w:r>
      </w:hyperlink>
    </w:p>
    <w:p w:rsidR="0020037C" w:rsidRDefault="0020037C">
      <w:pPr>
        <w:spacing w:before="7" w:line="190" w:lineRule="exact"/>
        <w:rPr>
          <w:sz w:val="19"/>
          <w:szCs w:val="19"/>
          <w:lang w:eastAsia="zh-CN"/>
        </w:rPr>
      </w:pPr>
    </w:p>
    <w:p w:rsidR="0020037C" w:rsidRDefault="004474D3">
      <w:pPr>
        <w:pStyle w:val="Heading3"/>
        <w:spacing w:line="352" w:lineRule="exact"/>
        <w:rPr>
          <w:lang w:eastAsia="zh-CN"/>
        </w:rPr>
      </w:pPr>
      <w:bookmarkStart w:id="264" w:name="创建"/>
      <w:bookmarkStart w:id="265" w:name="_bookmark120"/>
      <w:bookmarkEnd w:id="264"/>
      <w:bookmarkEnd w:id="265"/>
      <w:r>
        <w:rPr>
          <w:lang w:eastAsia="zh-CN"/>
        </w:rPr>
        <w:t>创建</w:t>
      </w:r>
    </w:p>
    <w:p w:rsidR="0020037C" w:rsidRDefault="0020037C">
      <w:pPr>
        <w:spacing w:before="8" w:line="100" w:lineRule="exact"/>
        <w:rPr>
          <w:sz w:val="10"/>
          <w:szCs w:val="10"/>
          <w:lang w:eastAsia="zh-CN"/>
        </w:rPr>
      </w:pPr>
    </w:p>
    <w:p w:rsidR="0020037C" w:rsidRDefault="004474D3">
      <w:pPr>
        <w:pStyle w:val="BodyText"/>
        <w:spacing w:line="167" w:lineRule="auto"/>
        <w:ind w:right="112"/>
        <w:rPr>
          <w:lang w:eastAsia="zh-CN"/>
        </w:rPr>
      </w:pPr>
      <w:r>
        <w:rPr>
          <w:w w:val="95"/>
          <w:lang w:eastAsia="zh-CN"/>
        </w:rPr>
        <w:t>在sequoiadb中，create操作是向集合中添加新的文档记录。我们可以使用insert方法向sequoiadb中的集合</w:t>
      </w:r>
      <w:r>
        <w:rPr>
          <w:lang w:eastAsia="zh-CN"/>
        </w:rPr>
        <w:t xml:space="preserve"> 中添加记录。</w:t>
      </w:r>
    </w:p>
    <w:p w:rsidR="0020037C" w:rsidRDefault="004474D3">
      <w:pPr>
        <w:pStyle w:val="BodyText"/>
        <w:spacing w:before="31"/>
        <w:rPr>
          <w:lang w:eastAsia="zh-CN"/>
        </w:rPr>
      </w:pPr>
      <w:r>
        <w:rPr>
          <w:lang w:eastAsia="zh-CN"/>
        </w:rPr>
        <w:t>所有的插入操作在sequoiadb中具有如下性质：</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如果插入的文档记录没有_id字段，客户端将会为记录自动添加_id字段，并且填充一个唯一值。</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如果指定_id字段，那个在集合中_id的值必须唯一；否则出现操作异常。</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最大的BSON文档长度为16MB。</w:t>
      </w:r>
    </w:p>
    <w:p w:rsidR="0020037C" w:rsidRDefault="004474D3">
      <w:pPr>
        <w:pStyle w:val="BodyText"/>
        <w:tabs>
          <w:tab w:val="left" w:pos="1217"/>
        </w:tabs>
        <w:spacing w:line="29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文档结构的字段命令有如下限制：</w:t>
      </w:r>
    </w:p>
    <w:p w:rsidR="0020037C" w:rsidRDefault="0020037C">
      <w:pPr>
        <w:spacing w:before="6" w:line="100" w:lineRule="exact"/>
        <w:rPr>
          <w:sz w:val="10"/>
          <w:szCs w:val="10"/>
          <w:lang w:eastAsia="zh-CN"/>
        </w:rPr>
      </w:pPr>
    </w:p>
    <w:p w:rsidR="0020037C" w:rsidRDefault="004474D3">
      <w:pPr>
        <w:pStyle w:val="BodyText"/>
        <w:spacing w:line="167" w:lineRule="auto"/>
        <w:ind w:left="1217" w:right="132"/>
        <w:rPr>
          <w:lang w:eastAsia="zh-CN"/>
        </w:rPr>
      </w:pPr>
      <w:r>
        <w:rPr>
          <w:w w:val="95"/>
          <w:lang w:eastAsia="zh-CN"/>
        </w:rPr>
        <w:t>字段名_id作为主键保存在集合中，它的值必须唯一且不可改变。并且可以是除数组类型以外的其他任何</w:t>
      </w:r>
      <w:r>
        <w:rPr>
          <w:lang w:eastAsia="zh-CN"/>
        </w:rPr>
        <w:t xml:space="preserve"> 类型。</w:t>
      </w:r>
    </w:p>
    <w:p w:rsidR="0020037C" w:rsidRDefault="004474D3">
      <w:pPr>
        <w:pStyle w:val="BodyText"/>
        <w:spacing w:before="31"/>
        <w:ind w:left="1217"/>
        <w:rPr>
          <w:lang w:eastAsia="zh-CN"/>
        </w:rPr>
      </w:pPr>
      <w:r>
        <w:rPr>
          <w:lang w:eastAsia="zh-CN"/>
        </w:rPr>
        <w:t>字段的命名不能是空串、不能以$开始、不能含有(.)。</w:t>
      </w:r>
    </w:p>
    <w:p w:rsidR="0020037C" w:rsidRDefault="00DD1987">
      <w:pPr>
        <w:pStyle w:val="BodyText"/>
        <w:spacing w:before="36" w:line="335" w:lineRule="auto"/>
        <w:ind w:right="3298"/>
      </w:pPr>
      <w:r>
        <w:pict>
          <v:shape id="_x0000_i1066"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t>注:</w:t>
      </w:r>
      <w:r w:rsidR="004474D3">
        <w:rPr>
          <w:spacing w:val="-12"/>
        </w:rPr>
        <w:t xml:space="preserve"> </w:t>
      </w:r>
      <w:r w:rsidR="004474D3">
        <w:t>本文档的所有例子都是使用sequoiadb的shell接口。 insert()</w:t>
      </w:r>
    </w:p>
    <w:p w:rsidR="0020037C" w:rsidRDefault="00B0609F">
      <w:pPr>
        <w:pStyle w:val="BodyText"/>
        <w:spacing w:line="254" w:lineRule="exact"/>
      </w:pPr>
      <w:hyperlink w:anchor="_bookmark173" w:history="1">
        <w:r w:rsidR="004474D3">
          <w:rPr>
            <w:color w:val="0000FF"/>
          </w:rPr>
          <w:t>insert()</w:t>
        </w:r>
      </w:hyperlink>
      <w:r w:rsidR="004474D3">
        <w:rPr>
          <w:color w:val="000000"/>
        </w:rPr>
        <w:t>是向sequoiadb集合中插入记录的只要方法，它有以下语法：</w:t>
      </w:r>
    </w:p>
    <w:p w:rsidR="0020037C" w:rsidRDefault="00B0609F">
      <w:pPr>
        <w:pStyle w:val="BodyText"/>
        <w:spacing w:before="8"/>
        <w:rPr>
          <w:rFonts w:ascii="仿宋" w:eastAsia="仿宋" w:hAnsi="仿宋" w:cs="仿宋"/>
        </w:rPr>
      </w:pPr>
      <w:r w:rsidRPr="00B0609F">
        <w:pict>
          <v:group id="_x0000_s2968" style="position:absolute;left:0;text-align:left;margin-left:81.7pt;margin-top:4.85pt;width:473.6pt;height:10.6pt;z-index:-251765248;mso-position-horizontal-relative:page" coordorigin="1634,97" coordsize="9472,212">
            <v:shape id="_x0000_s2969"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db.collectionspace.collection.insert(&lt;doc|docs&gt;,[flag])</w:t>
      </w:r>
    </w:p>
    <w:p w:rsidR="0020037C" w:rsidRDefault="0020037C">
      <w:pPr>
        <w:spacing w:before="5" w:line="180" w:lineRule="exact"/>
        <w:rPr>
          <w:sz w:val="18"/>
          <w:szCs w:val="18"/>
        </w:rPr>
      </w:pPr>
    </w:p>
    <w:p w:rsidR="0020037C" w:rsidRDefault="004474D3">
      <w:pPr>
        <w:pStyle w:val="BodyText"/>
        <w:spacing w:line="251" w:lineRule="auto"/>
        <w:ind w:right="1345"/>
      </w:pPr>
      <w:r>
        <w:t xml:space="preserve">插入第一个文档 </w:t>
      </w:r>
      <w:r>
        <w:rPr>
          <w:w w:val="95"/>
        </w:rPr>
        <w:t>如果</w:t>
      </w:r>
      <w:hyperlink w:anchor="_bookmark8" w:history="1">
        <w:r>
          <w:rPr>
            <w:color w:val="0000FF"/>
            <w:w w:val="95"/>
          </w:rPr>
          <w:t>集合空间</w:t>
        </w:r>
      </w:hyperlink>
      <w:r>
        <w:rPr>
          <w:color w:val="000000"/>
          <w:w w:val="95"/>
        </w:rPr>
        <w:t>和</w:t>
      </w:r>
      <w:hyperlink w:anchor="_bookmark7" w:history="1">
        <w:r>
          <w:rPr>
            <w:color w:val="0000FF"/>
            <w:w w:val="95"/>
          </w:rPr>
          <w:t>集合</w:t>
        </w:r>
      </w:hyperlink>
      <w:r>
        <w:rPr>
          <w:color w:val="000000"/>
          <w:w w:val="95"/>
        </w:rPr>
        <w:t>不存在，首先创建集合空间(如db.createCS("foo"):创建集合空间foo)和集</w:t>
      </w:r>
    </w:p>
    <w:p w:rsidR="0020037C" w:rsidRDefault="004474D3">
      <w:pPr>
        <w:pStyle w:val="BodyText"/>
        <w:spacing w:line="227" w:lineRule="exact"/>
      </w:pPr>
      <w:r>
        <w:t>合(如db.foo.createCL("bar"):在集合空间下创建集合bar)，之后才能做插入操作。</w:t>
      </w:r>
    </w:p>
    <w:p w:rsidR="0020037C" w:rsidRDefault="00B0609F">
      <w:pPr>
        <w:pStyle w:val="BodyText"/>
        <w:spacing w:before="8"/>
        <w:rPr>
          <w:rFonts w:ascii="仿宋" w:eastAsia="仿宋" w:hAnsi="仿宋" w:cs="仿宋"/>
        </w:rPr>
      </w:pPr>
      <w:r w:rsidRPr="00B0609F">
        <w:pict>
          <v:group id="_x0000_s2966" style="position:absolute;left:0;text-align:left;margin-left:81.7pt;margin-top:4.85pt;width:473.6pt;height:116.6pt;z-index:-251764224;mso-position-horizontal-relative:page" coordorigin="1634,97" coordsize="9472,2332">
            <v:shape id="_x0000_s2967" style="position:absolute;left:1634;top:97;width:9472;height:2332" coordorigin="1634,97" coordsize="9472,2332" path="m1634,97r9472,l11106,2429r-9472,l1634,97xe" fillcolor="#efefef" stroked="f">
              <v:path arrowok="t"/>
            </v:shape>
            <w10:wrap anchorx="page"/>
          </v:group>
        </w:pict>
      </w:r>
      <w:r w:rsidR="004474D3">
        <w:rPr>
          <w:rFonts w:ascii="仿宋" w:eastAsia="仿宋" w:hAnsi="仿宋" w:cs="仿宋"/>
        </w:rPr>
        <w:t>db.foo.bar.insert(</w:t>
      </w:r>
    </w:p>
    <w:p w:rsidR="0020037C" w:rsidRDefault="004474D3">
      <w:pPr>
        <w:pStyle w:val="BodyText"/>
        <w:spacing w:line="212" w:lineRule="exact"/>
        <w:ind w:left="1133"/>
        <w:rPr>
          <w:rFonts w:ascii="仿宋" w:eastAsia="仿宋" w:hAnsi="仿宋" w:cs="仿宋"/>
        </w:rPr>
      </w:pPr>
      <w:r>
        <w:rPr>
          <w:rFonts w:ascii="仿宋" w:eastAsia="仿宋" w:hAnsi="仿宋" w:cs="仿宋"/>
        </w:rPr>
        <w:t>{</w:t>
      </w:r>
    </w:p>
    <w:p w:rsidR="0020037C" w:rsidRDefault="004474D3">
      <w:pPr>
        <w:pStyle w:val="BodyText"/>
        <w:spacing w:line="212" w:lineRule="exact"/>
        <w:ind w:left="1433"/>
        <w:rPr>
          <w:rFonts w:ascii="仿宋" w:eastAsia="仿宋" w:hAnsi="仿宋" w:cs="仿宋"/>
        </w:rPr>
      </w:pPr>
      <w:r>
        <w:rPr>
          <w:rFonts w:ascii="仿宋" w:eastAsia="仿宋" w:hAnsi="仿宋" w:cs="仿宋"/>
        </w:rPr>
        <w:t>_id:1,</w:t>
      </w:r>
    </w:p>
    <w:p w:rsidR="0020037C" w:rsidRDefault="004474D3">
      <w:pPr>
        <w:pStyle w:val="BodyText"/>
        <w:spacing w:line="212" w:lineRule="exact"/>
        <w:ind w:left="1433"/>
        <w:rPr>
          <w:rFonts w:ascii="仿宋" w:eastAsia="仿宋" w:hAnsi="仿宋" w:cs="仿宋"/>
        </w:rPr>
      </w:pPr>
      <w:r>
        <w:rPr>
          <w:rFonts w:ascii="仿宋" w:eastAsia="仿宋" w:hAnsi="仿宋" w:cs="仿宋"/>
        </w:rPr>
        <w:t>name:{fist:"Jhon",last:"Black"},</w:t>
      </w:r>
    </w:p>
    <w:p w:rsidR="0020037C" w:rsidRDefault="004474D3">
      <w:pPr>
        <w:pStyle w:val="BodyText"/>
        <w:spacing w:line="212" w:lineRule="exact"/>
        <w:ind w:left="1433"/>
        <w:rPr>
          <w:rFonts w:ascii="仿宋" w:eastAsia="仿宋" w:hAnsi="仿宋" w:cs="仿宋"/>
        </w:rPr>
      </w:pPr>
      <w:r>
        <w:rPr>
          <w:rFonts w:ascii="仿宋" w:eastAsia="仿宋" w:hAnsi="仿宋" w:cs="仿宋"/>
        </w:rPr>
        <w:t>phone:[1853742XXX,1802321XXX],</w:t>
      </w:r>
    </w:p>
    <w:p w:rsidR="0020037C" w:rsidRDefault="004474D3">
      <w:pPr>
        <w:pStyle w:val="BodyText"/>
        <w:spacing w:line="212" w:lineRule="exact"/>
        <w:ind w:left="1433"/>
        <w:rPr>
          <w:rFonts w:ascii="仿宋" w:eastAsia="仿宋" w:hAnsi="仿宋" w:cs="仿宋"/>
        </w:rPr>
      </w:pPr>
      <w:r>
        <w:rPr>
          <w:rFonts w:ascii="仿宋" w:eastAsia="仿宋" w:hAnsi="仿宋" w:cs="仿宋"/>
        </w:rPr>
        <w:t>remark:[</w:t>
      </w:r>
    </w:p>
    <w:p w:rsidR="0020037C" w:rsidRDefault="004474D3">
      <w:pPr>
        <w:pStyle w:val="BodyText"/>
        <w:spacing w:line="212" w:lineRule="exact"/>
        <w:ind w:left="2333"/>
        <w:rPr>
          <w:rFonts w:ascii="仿宋" w:eastAsia="仿宋" w:hAnsi="仿宋" w:cs="仿宋"/>
        </w:rPr>
      </w:pPr>
      <w:r>
        <w:rPr>
          <w:rFonts w:ascii="仿宋" w:eastAsia="仿宋" w:hAnsi="仿宋" w:cs="仿宋"/>
        </w:rPr>
        <w:t>{</w:t>
      </w:r>
    </w:p>
    <w:p w:rsidR="0020037C" w:rsidRDefault="004474D3">
      <w:pPr>
        <w:pStyle w:val="BodyText"/>
        <w:spacing w:line="212" w:lineRule="exact"/>
        <w:ind w:left="2633"/>
        <w:rPr>
          <w:rFonts w:ascii="仿宋" w:eastAsia="仿宋" w:hAnsi="仿宋" w:cs="仿宋"/>
        </w:rPr>
      </w:pPr>
      <w:r>
        <w:rPr>
          <w:rFonts w:ascii="仿宋" w:eastAsia="仿宋" w:hAnsi="仿宋" w:cs="仿宋"/>
        </w:rPr>
        <w:t>position:"manager",</w:t>
      </w:r>
    </w:p>
    <w:p w:rsidR="0020037C" w:rsidRDefault="004474D3">
      <w:pPr>
        <w:pStyle w:val="BodyText"/>
        <w:spacing w:line="212" w:lineRule="exact"/>
        <w:ind w:left="2633"/>
        <w:rPr>
          <w:rFonts w:ascii="仿宋" w:eastAsia="仿宋" w:hAnsi="仿宋" w:cs="仿宋"/>
        </w:rPr>
      </w:pPr>
      <w:r>
        <w:rPr>
          <w:rFonts w:ascii="仿宋" w:eastAsia="仿宋" w:hAnsi="仿宋" w:cs="仿宋"/>
        </w:rPr>
        <w:t>year:2000</w:t>
      </w:r>
    </w:p>
    <w:p w:rsidR="0020037C" w:rsidRDefault="004474D3">
      <w:pPr>
        <w:pStyle w:val="BodyText"/>
        <w:spacing w:line="212" w:lineRule="exact"/>
        <w:ind w:left="2533"/>
        <w:rPr>
          <w:rFonts w:ascii="仿宋" w:eastAsia="仿宋" w:hAnsi="仿宋" w:cs="仿宋"/>
        </w:rPr>
      </w:pPr>
      <w:r>
        <w:rPr>
          <w:rFonts w:ascii="仿宋" w:eastAsia="仿宋" w:hAnsi="仿宋" w:cs="仿宋"/>
        </w:rPr>
        <w:t>},</w:t>
      </w:r>
    </w:p>
    <w:p w:rsidR="0020037C" w:rsidRDefault="004474D3">
      <w:pPr>
        <w:pStyle w:val="BodyText"/>
        <w:spacing w:line="212" w:lineRule="exact"/>
        <w:ind w:left="2433"/>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114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80" w:line="172" w:lineRule="auto"/>
        <w:ind w:left="2313" w:right="6363"/>
        <w:rPr>
          <w:rFonts w:ascii="仿宋" w:eastAsia="仿宋" w:hAnsi="仿宋" w:cs="仿宋"/>
        </w:rPr>
      </w:pPr>
      <w:r w:rsidRPr="00B0609F">
        <w:pict>
          <v:group id="_x0000_s2964" style="position:absolute;left:0;text-align:left;margin-left:81.7pt;margin-top:4.7pt;width:473.6pt;height:63.6pt;z-index:-251763200;mso-position-horizontal-relative:page" coordorigin="1634,94" coordsize="9472,1272">
            <v:shape id="_x0000_s2965" style="position:absolute;left:1634;top:94;width:9472;height:1272" coordorigin="1634,94" coordsize="9472,1272" path="m1634,94r9472,l11106,1366r-9472,l1634,94xe" fillcolor="#efefef" stroked="f">
              <v:path arrowok="t"/>
            </v:shape>
            <w10:wrap anchorx="page"/>
          </v:group>
        </w:pict>
      </w:r>
      <w:r w:rsidR="004474D3">
        <w:rPr>
          <w:rFonts w:ascii="仿宋" w:eastAsia="仿宋" w:hAnsi="仿宋" w:cs="仿宋"/>
        </w:rPr>
        <w:t>position:"CEO", year:2012</w:t>
      </w:r>
    </w:p>
    <w:p w:rsidR="0020037C" w:rsidRDefault="004474D3">
      <w:pPr>
        <w:pStyle w:val="BodyText"/>
        <w:spacing w:line="220" w:lineRule="exact"/>
        <w:ind w:left="2213"/>
        <w:rPr>
          <w:rFonts w:ascii="仿宋" w:eastAsia="仿宋" w:hAnsi="仿宋" w:cs="仿宋"/>
        </w:rPr>
      </w:pPr>
      <w:r>
        <w:rPr>
          <w:rFonts w:ascii="仿宋" w:eastAsia="仿宋" w:hAnsi="仿宋" w:cs="仿宋"/>
        </w:rPr>
        <w:t>}</w:t>
      </w:r>
    </w:p>
    <w:p w:rsidR="0020037C" w:rsidRDefault="004474D3">
      <w:pPr>
        <w:pStyle w:val="BodyText"/>
        <w:spacing w:line="212" w:lineRule="exact"/>
        <w:ind w:left="1913"/>
        <w:rPr>
          <w:rFonts w:ascii="仿宋" w:eastAsia="仿宋" w:hAnsi="仿宋" w:cs="仿宋"/>
        </w:rPr>
      </w:pPr>
      <w:r>
        <w:rPr>
          <w:rFonts w:ascii="仿宋" w:eastAsia="仿宋" w:hAnsi="仿宋" w:cs="仿宋"/>
        </w:rPr>
        <w:t>]</w:t>
      </w:r>
    </w:p>
    <w:p w:rsidR="0020037C" w:rsidRDefault="004474D3">
      <w:pPr>
        <w:pStyle w:val="BodyText"/>
        <w:spacing w:line="212" w:lineRule="exact"/>
        <w:ind w:left="813"/>
        <w:rPr>
          <w:rFonts w:ascii="仿宋" w:eastAsia="仿宋" w:hAnsi="仿宋" w:cs="仿宋"/>
        </w:rPr>
      </w:pPr>
      <w:r>
        <w:rPr>
          <w:rFonts w:ascii="仿宋" w:eastAsia="仿宋" w:hAnsi="仿宋" w:cs="仿宋"/>
        </w:rPr>
        <w:t>}</w:t>
      </w:r>
    </w:p>
    <w:p w:rsidR="0020037C" w:rsidRDefault="004474D3">
      <w:pPr>
        <w:pStyle w:val="BodyText"/>
        <w:spacing w:line="212" w:lineRule="exact"/>
        <w:ind w:left="913"/>
        <w:rPr>
          <w:rFonts w:ascii="仿宋" w:eastAsia="仿宋" w:hAnsi="仿宋" w:cs="仿宋"/>
        </w:rPr>
      </w:pPr>
      <w:r>
        <w:rPr>
          <w:rFonts w:ascii="仿宋" w:eastAsia="仿宋" w:hAnsi="仿宋" w:cs="仿宋"/>
        </w:rPr>
        <w:t>)</w:t>
      </w:r>
    </w:p>
    <w:p w:rsidR="0020037C" w:rsidRDefault="00B0609F">
      <w:pPr>
        <w:pStyle w:val="BodyText"/>
        <w:spacing w:before="45" w:line="261" w:lineRule="auto"/>
        <w:ind w:left="613" w:right="6247"/>
      </w:pPr>
      <w:r>
        <w:pict>
          <v:group id="_x0000_s2962" style="position:absolute;left:0;text-align:left;margin-left:81.7pt;margin-top:24.3pt;width:473.6pt;height:10.6pt;z-index:-251762176;mso-position-horizontal-relative:page" coordorigin="1634,486" coordsize="9472,212">
            <v:shape id="_x0000_s2963" style="position:absolute;left:1634;top:486;width:9472;height:212" coordorigin="1634,486" coordsize="9472,212" path="m1634,486r9472,l11106,698r-9472,l1634,486xe" fillcolor="#efefef" stroked="f">
              <v:path arrowok="t"/>
            </v:shape>
            <w10:wrap anchorx="page"/>
          </v:group>
        </w:pict>
      </w:r>
      <w:r w:rsidR="004474D3">
        <w:rPr>
          <w:w w:val="95"/>
        </w:rPr>
        <w:t>可以使用find()方法确认是否插入成功。</w:t>
      </w:r>
      <w:r w:rsidR="004474D3">
        <w:t xml:space="preserve"> </w:t>
      </w:r>
      <w:r w:rsidR="004474D3">
        <w:rPr>
          <w:rFonts w:ascii="仿宋" w:eastAsia="仿宋" w:hAnsi="仿宋" w:cs="仿宋"/>
        </w:rPr>
        <w:t xml:space="preserve">db.foo.bar.find() </w:t>
      </w:r>
      <w:r w:rsidR="004474D3">
        <w:t>此操作返回结果如下：</w:t>
      </w:r>
    </w:p>
    <w:p w:rsidR="0020037C" w:rsidRDefault="00B0609F">
      <w:pPr>
        <w:pStyle w:val="BodyText"/>
        <w:spacing w:line="279" w:lineRule="exact"/>
        <w:ind w:left="713"/>
        <w:rPr>
          <w:rFonts w:ascii="仿宋" w:eastAsia="仿宋" w:hAnsi="仿宋" w:cs="仿宋"/>
        </w:rPr>
      </w:pPr>
      <w:r w:rsidRPr="00B0609F">
        <w:pict>
          <v:group id="_x0000_s2960" style="position:absolute;left:0;text-align:left;margin-left:81.7pt;margin-top:3.65pt;width:473.6pt;height:159pt;z-index:-251761152;mso-position-horizontal-relative:page" coordorigin="1634,73" coordsize="9472,3180">
            <v:shape id="_x0000_s2961" style="position:absolute;left:1634;top:73;width:9472;height:3180" coordorigin="1634,73" coordsize="9472,3180" path="m1634,73r9472,l11106,3253r-9472,l1634,73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013"/>
        <w:rPr>
          <w:rFonts w:ascii="仿宋" w:eastAsia="仿宋" w:hAnsi="仿宋" w:cs="仿宋"/>
        </w:rPr>
      </w:pPr>
      <w:r>
        <w:rPr>
          <w:rFonts w:ascii="仿宋" w:eastAsia="仿宋" w:hAnsi="仿宋" w:cs="仿宋"/>
        </w:rPr>
        <w:t>_id:1,</w:t>
      </w:r>
    </w:p>
    <w:p w:rsidR="0020037C" w:rsidRDefault="004474D3">
      <w:pPr>
        <w:pStyle w:val="BodyText"/>
        <w:spacing w:line="212" w:lineRule="exact"/>
        <w:ind w:left="1013"/>
        <w:rPr>
          <w:rFonts w:ascii="仿宋" w:eastAsia="仿宋" w:hAnsi="仿宋" w:cs="仿宋"/>
        </w:rPr>
      </w:pPr>
      <w:r>
        <w:rPr>
          <w:rFonts w:ascii="仿宋" w:eastAsia="仿宋" w:hAnsi="仿宋" w:cs="仿宋"/>
        </w:rPr>
        <w:t>name:{fist:"Jhon",last:"Black"},</w:t>
      </w:r>
    </w:p>
    <w:p w:rsidR="0020037C" w:rsidRDefault="004474D3">
      <w:pPr>
        <w:pStyle w:val="BodyText"/>
        <w:spacing w:line="212" w:lineRule="exact"/>
        <w:ind w:left="1013"/>
        <w:rPr>
          <w:rFonts w:ascii="仿宋" w:eastAsia="仿宋" w:hAnsi="仿宋" w:cs="仿宋"/>
        </w:rPr>
      </w:pPr>
      <w:r>
        <w:rPr>
          <w:rFonts w:ascii="仿宋" w:eastAsia="仿宋" w:hAnsi="仿宋" w:cs="仿宋"/>
        </w:rPr>
        <w:t>phone:[1853742XXX,1802321XXX],</w:t>
      </w:r>
    </w:p>
    <w:p w:rsidR="0020037C" w:rsidRDefault="004474D3">
      <w:pPr>
        <w:pStyle w:val="BodyText"/>
        <w:spacing w:line="212" w:lineRule="exact"/>
        <w:ind w:left="1013"/>
        <w:rPr>
          <w:rFonts w:ascii="仿宋" w:eastAsia="仿宋" w:hAnsi="仿宋" w:cs="仿宋"/>
        </w:rPr>
      </w:pPr>
      <w:r>
        <w:rPr>
          <w:rFonts w:ascii="仿宋" w:eastAsia="仿宋" w:hAnsi="仿宋" w:cs="仿宋"/>
        </w:rPr>
        <w:t>remark:[</w:t>
      </w:r>
    </w:p>
    <w:p w:rsidR="0020037C" w:rsidRDefault="004474D3">
      <w:pPr>
        <w:pStyle w:val="BodyText"/>
        <w:spacing w:line="212" w:lineRule="exact"/>
        <w:ind w:left="1913"/>
        <w:rPr>
          <w:rFonts w:ascii="仿宋" w:eastAsia="仿宋" w:hAnsi="仿宋" w:cs="仿宋"/>
        </w:rPr>
      </w:pPr>
      <w:r>
        <w:rPr>
          <w:rFonts w:ascii="仿宋" w:eastAsia="仿宋" w:hAnsi="仿宋" w:cs="仿宋"/>
        </w:rPr>
        <w:t>{</w:t>
      </w:r>
    </w:p>
    <w:p w:rsidR="0020037C" w:rsidRDefault="004474D3">
      <w:pPr>
        <w:pStyle w:val="BodyText"/>
        <w:spacing w:line="212" w:lineRule="exact"/>
        <w:ind w:left="2213"/>
        <w:rPr>
          <w:rFonts w:ascii="仿宋" w:eastAsia="仿宋" w:hAnsi="仿宋" w:cs="仿宋"/>
        </w:rPr>
      </w:pPr>
      <w:r>
        <w:rPr>
          <w:rFonts w:ascii="仿宋" w:eastAsia="仿宋" w:hAnsi="仿宋" w:cs="仿宋"/>
        </w:rPr>
        <w:t>position:"manager",</w:t>
      </w:r>
    </w:p>
    <w:p w:rsidR="0020037C" w:rsidRDefault="004474D3">
      <w:pPr>
        <w:pStyle w:val="BodyText"/>
        <w:spacing w:line="212" w:lineRule="exact"/>
        <w:ind w:left="2213"/>
        <w:rPr>
          <w:rFonts w:ascii="仿宋" w:eastAsia="仿宋" w:hAnsi="仿宋" w:cs="仿宋"/>
        </w:rPr>
      </w:pPr>
      <w:r>
        <w:rPr>
          <w:rFonts w:ascii="仿宋" w:eastAsia="仿宋" w:hAnsi="仿宋" w:cs="仿宋"/>
        </w:rPr>
        <w:t>year:2000</w:t>
      </w:r>
    </w:p>
    <w:p w:rsidR="0020037C" w:rsidRDefault="004474D3">
      <w:pPr>
        <w:pStyle w:val="BodyText"/>
        <w:spacing w:line="212" w:lineRule="exact"/>
        <w:ind w:left="2113"/>
        <w:rPr>
          <w:rFonts w:ascii="仿宋" w:eastAsia="仿宋" w:hAnsi="仿宋" w:cs="仿宋"/>
        </w:rPr>
      </w:pPr>
      <w:r>
        <w:rPr>
          <w:rFonts w:ascii="仿宋" w:eastAsia="仿宋" w:hAnsi="仿宋" w:cs="仿宋"/>
        </w:rPr>
        <w:t>},</w:t>
      </w:r>
    </w:p>
    <w:p w:rsidR="0020037C" w:rsidRDefault="004474D3">
      <w:pPr>
        <w:pStyle w:val="BodyText"/>
        <w:spacing w:line="212" w:lineRule="exact"/>
        <w:ind w:left="2013"/>
        <w:rPr>
          <w:rFonts w:ascii="仿宋" w:eastAsia="仿宋" w:hAnsi="仿宋" w:cs="仿宋"/>
        </w:rPr>
      </w:pPr>
      <w:r>
        <w:rPr>
          <w:rFonts w:ascii="仿宋" w:eastAsia="仿宋" w:hAnsi="仿宋" w:cs="仿宋"/>
        </w:rPr>
        <w:t>{</w:t>
      </w:r>
    </w:p>
    <w:p w:rsidR="0020037C" w:rsidRDefault="004474D3">
      <w:pPr>
        <w:pStyle w:val="BodyText"/>
        <w:spacing w:line="212" w:lineRule="exact"/>
        <w:ind w:left="2213"/>
        <w:rPr>
          <w:rFonts w:ascii="仿宋" w:eastAsia="仿宋" w:hAnsi="仿宋" w:cs="仿宋"/>
        </w:rPr>
      </w:pPr>
      <w:r>
        <w:rPr>
          <w:rFonts w:ascii="仿宋" w:eastAsia="仿宋" w:hAnsi="仿宋" w:cs="仿宋"/>
        </w:rPr>
        <w:t>position:"CEO",</w:t>
      </w:r>
    </w:p>
    <w:p w:rsidR="0020037C" w:rsidRDefault="004474D3">
      <w:pPr>
        <w:pStyle w:val="BodyText"/>
        <w:spacing w:line="212" w:lineRule="exact"/>
        <w:ind w:left="2213"/>
        <w:rPr>
          <w:rFonts w:ascii="仿宋" w:eastAsia="仿宋" w:hAnsi="仿宋" w:cs="仿宋"/>
        </w:rPr>
      </w:pPr>
      <w:r>
        <w:rPr>
          <w:rFonts w:ascii="仿宋" w:eastAsia="仿宋" w:hAnsi="仿宋" w:cs="仿宋"/>
        </w:rPr>
        <w:t>year:2012</w:t>
      </w:r>
    </w:p>
    <w:p w:rsidR="0020037C" w:rsidRDefault="004474D3">
      <w:pPr>
        <w:pStyle w:val="BodyText"/>
        <w:spacing w:line="212" w:lineRule="exact"/>
        <w:ind w:left="2113"/>
        <w:rPr>
          <w:rFonts w:ascii="仿宋" w:eastAsia="仿宋" w:hAnsi="仿宋" w:cs="仿宋"/>
        </w:rPr>
      </w:pPr>
      <w:r>
        <w:rPr>
          <w:rFonts w:ascii="仿宋" w:eastAsia="仿宋" w:hAnsi="仿宋" w:cs="仿宋"/>
        </w:rPr>
        <w:t>}</w:t>
      </w:r>
    </w:p>
    <w:p w:rsidR="0020037C" w:rsidRDefault="004474D3">
      <w:pPr>
        <w:pStyle w:val="BodyText"/>
        <w:spacing w:line="212" w:lineRule="exact"/>
        <w:ind w:left="1813"/>
        <w:rPr>
          <w:rFonts w:ascii="仿宋" w:eastAsia="仿宋" w:hAnsi="仿宋" w:cs="仿宋"/>
        </w:rPr>
      </w:pPr>
      <w:r>
        <w:rPr>
          <w:rFonts w:ascii="仿宋" w:eastAsia="仿宋" w:hAnsi="仿宋" w:cs="仿宋"/>
        </w:rPr>
        <w:t>]</w:t>
      </w:r>
    </w:p>
    <w:p w:rsidR="0020037C" w:rsidRDefault="004474D3">
      <w:pPr>
        <w:pStyle w:val="BodyText"/>
        <w:spacing w:line="212" w:lineRule="exact"/>
        <w:ind w:left="713"/>
        <w:rPr>
          <w:rFonts w:ascii="仿宋" w:eastAsia="仿宋" w:hAnsi="仿宋" w:cs="仿宋"/>
        </w:rPr>
      </w:pPr>
      <w:r>
        <w:rPr>
          <w:rFonts w:ascii="仿宋" w:eastAsia="仿宋" w:hAnsi="仿宋" w:cs="仿宋"/>
        </w:rPr>
        <w:t>}</w:t>
      </w:r>
    </w:p>
    <w:p w:rsidR="0020037C" w:rsidRDefault="0020037C">
      <w:pPr>
        <w:spacing w:before="19" w:line="200" w:lineRule="exact"/>
        <w:rPr>
          <w:sz w:val="20"/>
          <w:szCs w:val="20"/>
        </w:rPr>
      </w:pPr>
    </w:p>
    <w:p w:rsidR="0020037C" w:rsidRDefault="004474D3">
      <w:pPr>
        <w:pStyle w:val="BodyText"/>
        <w:spacing w:line="310" w:lineRule="exact"/>
        <w:ind w:left="613"/>
      </w:pPr>
      <w:r>
        <w:t>不指定_id字段</w:t>
      </w:r>
    </w:p>
    <w:p w:rsidR="0020037C" w:rsidRDefault="00B0609F">
      <w:pPr>
        <w:pStyle w:val="BodyText"/>
        <w:spacing w:before="16" w:line="261" w:lineRule="auto"/>
        <w:ind w:left="613"/>
      </w:pPr>
      <w:r>
        <w:pict>
          <v:group id="_x0000_s2958" style="position:absolute;left:0;text-align:left;margin-left:81.7pt;margin-top:22.85pt;width:473.6pt;height:10.6pt;z-index:-251760128;mso-position-horizontal-relative:page" coordorigin="1634,457" coordsize="9472,212">
            <v:shape id="_x0000_s2959" style="position:absolute;left:1634;top:457;width:9472;height:212" coordorigin="1634,457" coordsize="9472,212" path="m1634,457r9472,l11106,669r-9472,l1634,457xe" fillcolor="#efefef" stroked="f">
              <v:path arrowok="t"/>
            </v:shape>
            <w10:wrap anchorx="page"/>
          </v:group>
        </w:pict>
      </w:r>
      <w:r w:rsidR="004474D3">
        <w:t>如果新的文档记录不包含_id字段，</w:t>
      </w:r>
      <w:hyperlink w:anchor="_bookmark173" w:history="1">
        <w:r w:rsidR="004474D3">
          <w:rPr>
            <w:color w:val="0000FF"/>
          </w:rPr>
          <w:t>insert()</w:t>
        </w:r>
      </w:hyperlink>
      <w:r w:rsidR="004474D3">
        <w:rPr>
          <w:color w:val="000000"/>
        </w:rPr>
        <w:t xml:space="preserve">方法向文档添加_id字段并生成一个唯一的$oid值 </w:t>
      </w:r>
      <w:r w:rsidR="004474D3">
        <w:rPr>
          <w:rFonts w:ascii="仿宋" w:eastAsia="仿宋" w:hAnsi="仿宋" w:cs="仿宋"/>
          <w:color w:val="000000"/>
        </w:rPr>
        <w:t xml:space="preserve">db.foo.bar.insert({name:"Tom",age:20}) </w:t>
      </w:r>
      <w:r w:rsidR="004474D3">
        <w:rPr>
          <w:color w:val="000000"/>
          <w:w w:val="95"/>
        </w:rPr>
        <w:t>此操作是向集合bar中插入一条新的记录，记录name字段的值为“Tom”，age字段的值为20，_id字段被唯一</w:t>
      </w:r>
    </w:p>
    <w:p w:rsidR="0020037C" w:rsidRDefault="004474D3">
      <w:pPr>
        <w:pStyle w:val="BodyText"/>
        <w:spacing w:line="217" w:lineRule="exact"/>
        <w:ind w:left="613"/>
      </w:pPr>
      <w:r>
        <w:t>创建：</w:t>
      </w:r>
    </w:p>
    <w:p w:rsidR="0020037C" w:rsidRDefault="00B0609F">
      <w:pPr>
        <w:pStyle w:val="BodyText"/>
        <w:spacing w:before="8"/>
        <w:ind w:left="613"/>
        <w:rPr>
          <w:rFonts w:ascii="仿宋" w:eastAsia="仿宋" w:hAnsi="仿宋" w:cs="仿宋"/>
        </w:rPr>
      </w:pPr>
      <w:r w:rsidRPr="00B0609F">
        <w:pict>
          <v:group id="_x0000_s2956" style="position:absolute;left:0;text-align:left;margin-left:81.7pt;margin-top:4.85pt;width:473.6pt;height:10.6pt;z-index:-251759104;mso-position-horizontal-relative:page" coordorigin="1634,97" coordsize="9472,212">
            <v:shape id="_x0000_s2957"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 "_id": { "$oid": "515152ba49af395200000000" }, "name": "Tom", "age": 20 }</w:t>
      </w:r>
    </w:p>
    <w:p w:rsidR="0020037C" w:rsidRDefault="0020037C">
      <w:pPr>
        <w:spacing w:before="5" w:line="180" w:lineRule="exact"/>
        <w:rPr>
          <w:sz w:val="18"/>
          <w:szCs w:val="18"/>
        </w:rPr>
      </w:pPr>
    </w:p>
    <w:p w:rsidR="0020037C" w:rsidRDefault="004474D3">
      <w:pPr>
        <w:pStyle w:val="BodyText"/>
        <w:spacing w:line="251" w:lineRule="auto"/>
        <w:ind w:left="613" w:right="1549"/>
      </w:pPr>
      <w:r>
        <w:t xml:space="preserve">插入多条记录 </w:t>
      </w:r>
      <w:r>
        <w:rPr>
          <w:w w:val="95"/>
        </w:rPr>
        <w:t>如果向insert方法中传一个数组类型的文档，insert()方法将会在集合中执行批量插入。</w:t>
      </w:r>
    </w:p>
    <w:p w:rsidR="0020037C" w:rsidRDefault="004474D3">
      <w:pPr>
        <w:pStyle w:val="BodyText"/>
        <w:spacing w:before="92" w:line="167" w:lineRule="auto"/>
        <w:ind w:left="613" w:right="428"/>
        <w:rPr>
          <w:lang w:eastAsia="zh-CN"/>
        </w:rPr>
      </w:pPr>
      <w:r>
        <w:rPr>
          <w:w w:val="95"/>
        </w:rPr>
        <w:t>下面的操作是向集合bar中插入两条记录。此操作也说明了sequoiadb的动态模式的特点。</w:t>
      </w:r>
      <w:r>
        <w:rPr>
          <w:w w:val="95"/>
          <w:lang w:eastAsia="zh-CN"/>
        </w:rPr>
        <w:t>尽管_id:20的记录</w:t>
      </w:r>
      <w:r>
        <w:rPr>
          <w:lang w:eastAsia="zh-CN"/>
        </w:rPr>
        <w:t xml:space="preserve"> 含有字段名phone而在另一条记录中不存在，sequoiadb不要求其他记录必须含有此字段。</w:t>
      </w:r>
    </w:p>
    <w:p w:rsidR="0020037C" w:rsidRDefault="00B0609F">
      <w:pPr>
        <w:pStyle w:val="BodyText"/>
        <w:spacing w:before="23"/>
        <w:ind w:left="613"/>
        <w:rPr>
          <w:rFonts w:ascii="仿宋" w:eastAsia="仿宋" w:hAnsi="仿宋" w:cs="仿宋"/>
        </w:rPr>
      </w:pPr>
      <w:r w:rsidRPr="00B0609F">
        <w:pict>
          <v:group id="_x0000_s2954" style="position:absolute;left:0;text-align:left;margin-left:81.7pt;margin-top:5.6pt;width:473.6pt;height:10.6pt;z-index:-251758080;mso-position-horizontal-relative:page" coordorigin="1634,112" coordsize="9472,212">
            <v:shape id="_x0000_s2955" style="position:absolute;left:1634;top:112;width:9472;height:212" coordorigin="1634,112" coordsize="9472,212" path="m1634,112r9472,l11106,324r-9472,l1634,112xe" fillcolor="#efefef" stroked="f">
              <v:path arrowok="t"/>
            </v:shape>
            <w10:wrap anchorx="page"/>
          </v:group>
        </w:pict>
      </w:r>
      <w:r w:rsidR="004474D3">
        <w:rPr>
          <w:rFonts w:ascii="仿宋" w:eastAsia="仿宋" w:hAnsi="仿宋" w:cs="仿宋"/>
        </w:rPr>
        <w:t>db.foo.bar.insert([{name:”Mike”,age:15},{_id:20,name:”John”,age:25,phone:123}])</w:t>
      </w:r>
    </w:p>
    <w:p w:rsidR="0020037C" w:rsidRDefault="0020037C">
      <w:pPr>
        <w:spacing w:before="1" w:line="160" w:lineRule="exact"/>
        <w:rPr>
          <w:sz w:val="16"/>
          <w:szCs w:val="16"/>
        </w:rPr>
      </w:pPr>
    </w:p>
    <w:p w:rsidR="0020037C" w:rsidRDefault="004474D3">
      <w:pPr>
        <w:pStyle w:val="Heading3"/>
        <w:spacing w:line="352" w:lineRule="exact"/>
        <w:ind w:left="113"/>
        <w:rPr>
          <w:lang w:eastAsia="zh-CN"/>
        </w:rPr>
      </w:pPr>
      <w:bookmarkStart w:id="266" w:name="读取"/>
      <w:bookmarkStart w:id="267" w:name="_bookmark121"/>
      <w:bookmarkEnd w:id="266"/>
      <w:bookmarkEnd w:id="267"/>
      <w:r>
        <w:rPr>
          <w:lang w:eastAsia="zh-CN"/>
        </w:rPr>
        <w:t>读取</w:t>
      </w:r>
    </w:p>
    <w:p w:rsidR="0020037C" w:rsidRDefault="0020037C">
      <w:pPr>
        <w:spacing w:before="8" w:line="100" w:lineRule="exact"/>
        <w:rPr>
          <w:sz w:val="10"/>
          <w:szCs w:val="10"/>
          <w:lang w:eastAsia="zh-CN"/>
        </w:rPr>
      </w:pPr>
    </w:p>
    <w:p w:rsidR="0020037C" w:rsidRDefault="004474D3">
      <w:pPr>
        <w:pStyle w:val="BodyText"/>
        <w:spacing w:line="167" w:lineRule="auto"/>
        <w:ind w:left="613" w:right="463"/>
        <w:rPr>
          <w:lang w:eastAsia="zh-CN"/>
        </w:rPr>
      </w:pPr>
      <w:r>
        <w:rPr>
          <w:w w:val="95"/>
          <w:lang w:eastAsia="zh-CN"/>
        </w:rPr>
        <w:t>四大基本数据库操作即（CRUD），读操作是从sequoiadb中的集合中检索文档记录，包括所有响应应用程序</w:t>
      </w:r>
      <w:r>
        <w:rPr>
          <w:lang w:eastAsia="zh-CN"/>
        </w:rPr>
        <w:t xml:space="preserve"> 请求数据并返回游标的操作。</w:t>
      </w:r>
    </w:p>
    <w:p w:rsidR="0020037C" w:rsidRDefault="004474D3">
      <w:pPr>
        <w:pStyle w:val="BodyText"/>
        <w:spacing w:before="31"/>
        <w:ind w:left="613"/>
        <w:rPr>
          <w:lang w:eastAsia="zh-CN"/>
        </w:rPr>
      </w:pPr>
      <w:r>
        <w:rPr>
          <w:lang w:eastAsia="zh-CN"/>
        </w:rPr>
        <w:t>本文档描述了应用程序从sequoiadb中请求数据的查询语法和结构，以及不同因素影响效率的读取请求。</w:t>
      </w:r>
    </w:p>
    <w:p w:rsidR="0020037C" w:rsidRDefault="0020037C">
      <w:pPr>
        <w:spacing w:before="9" w:line="130" w:lineRule="exact"/>
        <w:rPr>
          <w:sz w:val="13"/>
          <w:szCs w:val="13"/>
          <w:lang w:eastAsia="zh-CN"/>
        </w:rPr>
      </w:pPr>
    </w:p>
    <w:p w:rsidR="0020037C" w:rsidRDefault="00DD1987">
      <w:pPr>
        <w:pStyle w:val="BodyText"/>
        <w:spacing w:line="139" w:lineRule="auto"/>
        <w:ind w:left="1253" w:right="4680" w:hanging="640"/>
        <w:rPr>
          <w:lang w:eastAsia="zh-CN"/>
        </w:rPr>
      </w:pPr>
      <w:r>
        <w:pict>
          <v:shape id="_x0000_i1067"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本文档的所有例子都是使用sequoiadb的shell接口。</w:t>
      </w:r>
    </w:p>
    <w:p w:rsidR="0020037C" w:rsidRDefault="0020037C">
      <w:pPr>
        <w:spacing w:before="17" w:line="200" w:lineRule="exact"/>
        <w:rPr>
          <w:sz w:val="20"/>
          <w:szCs w:val="20"/>
          <w:lang w:eastAsia="zh-CN"/>
        </w:rPr>
      </w:pPr>
    </w:p>
    <w:p w:rsidR="0020037C" w:rsidRDefault="004474D3">
      <w:pPr>
        <w:pStyle w:val="BodyText"/>
        <w:spacing w:line="251" w:lineRule="auto"/>
        <w:ind w:left="613" w:right="427"/>
        <w:rPr>
          <w:lang w:eastAsia="zh-CN"/>
        </w:rPr>
      </w:pPr>
      <w:r>
        <w:rPr>
          <w:w w:val="95"/>
          <w:lang w:eastAsia="zh-CN"/>
        </w:rPr>
        <w:t>find() 我们使用</w:t>
      </w:r>
      <w:hyperlink w:anchor="_bookmark175" w:history="1">
        <w:r>
          <w:rPr>
            <w:color w:val="0000FF"/>
            <w:w w:val="95"/>
            <w:lang w:eastAsia="zh-CN"/>
          </w:rPr>
          <w:t>find</w:t>
        </w:r>
      </w:hyperlink>
      <w:r>
        <w:rPr>
          <w:color w:val="000000"/>
          <w:w w:val="95"/>
          <w:lang w:eastAsia="zh-CN"/>
        </w:rPr>
        <w:t>方法读取sequoiadb中的记录。find方法是从集合中选择记录的主要方法，它返回一个包含很多</w:t>
      </w:r>
    </w:p>
    <w:p w:rsidR="0020037C" w:rsidRDefault="004474D3">
      <w:pPr>
        <w:pStyle w:val="BodyText"/>
        <w:spacing w:line="227" w:lineRule="exact"/>
        <w:ind w:left="613"/>
        <w:rPr>
          <w:lang w:eastAsia="zh-CN"/>
        </w:rPr>
      </w:pPr>
      <w:r>
        <w:rPr>
          <w:lang w:eastAsia="zh-CN"/>
        </w:rPr>
        <w:t>记录的游标。它的语法结构如下：</w:t>
      </w:r>
    </w:p>
    <w:p w:rsidR="0020037C" w:rsidRDefault="00B0609F">
      <w:pPr>
        <w:pStyle w:val="BodyText"/>
        <w:spacing w:before="8"/>
        <w:ind w:left="613"/>
        <w:rPr>
          <w:rFonts w:ascii="仿宋" w:eastAsia="仿宋" w:hAnsi="仿宋" w:cs="仿宋"/>
        </w:rPr>
      </w:pPr>
      <w:r w:rsidRPr="00B0609F">
        <w:pict>
          <v:group id="_x0000_s2951" style="position:absolute;left:0;text-align:left;margin-left:81.7pt;margin-top:4.85pt;width:473.6pt;height:10.6pt;z-index:-251757056;mso-position-horizontal-relative:page" coordorigin="1634,97" coordsize="9472,212">
            <v:shape id="_x0000_s2952"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db.collectionspace.collection.find([cond],[sel])</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rPr>
          <w:lang w:eastAsia="zh-CN"/>
        </w:rPr>
      </w:pPr>
      <w:r>
        <w:rPr>
          <w:lang w:eastAsia="zh-CN"/>
        </w:rPr>
        <w:t>在SQL中对应的操作：find()的方法与SELECT语句相似：</w:t>
      </w:r>
    </w:p>
    <w:p w:rsidR="0020037C" w:rsidRDefault="004474D3">
      <w:pPr>
        <w:pStyle w:val="BodyText"/>
        <w:spacing w:before="16"/>
        <w:ind w:left="0" w:right="6115"/>
        <w:jc w:val="center"/>
        <w:rPr>
          <w:lang w:eastAsia="zh-CN"/>
        </w:rPr>
      </w:pPr>
      <w:r>
        <w:rPr>
          <w:w w:val="95"/>
          <w:lang w:eastAsia="zh-CN"/>
        </w:rPr>
        <w:t>.[cond]</w:t>
      </w:r>
      <w:r>
        <w:rPr>
          <w:spacing w:val="41"/>
          <w:w w:val="95"/>
          <w:lang w:eastAsia="zh-CN"/>
        </w:rPr>
        <w:t xml:space="preserve"> </w:t>
      </w:r>
      <w:r>
        <w:rPr>
          <w:w w:val="95"/>
          <w:lang w:eastAsia="zh-CN"/>
        </w:rPr>
        <w:t>参数对应WHERE语句</w:t>
      </w:r>
    </w:p>
    <w:p w:rsidR="0020037C" w:rsidRDefault="004474D3">
      <w:pPr>
        <w:pStyle w:val="BodyText"/>
        <w:spacing w:before="16" w:line="251" w:lineRule="auto"/>
        <w:ind w:right="3513"/>
        <w:rPr>
          <w:lang w:eastAsia="zh-CN"/>
        </w:rPr>
      </w:pPr>
      <w:r>
        <w:rPr>
          <w:lang w:eastAsia="zh-CN"/>
        </w:rPr>
        <w:t>.[sel]</w:t>
      </w:r>
      <w:r>
        <w:rPr>
          <w:spacing w:val="-6"/>
          <w:lang w:eastAsia="zh-CN"/>
        </w:rPr>
        <w:t xml:space="preserve"> </w:t>
      </w:r>
      <w:r>
        <w:rPr>
          <w:lang w:eastAsia="zh-CN"/>
        </w:rPr>
        <w:t>参数对应从结果集中选择的字段列表 现集合中有如下一条记录：</w:t>
      </w:r>
    </w:p>
    <w:p w:rsidR="0020037C" w:rsidRDefault="00B0609F">
      <w:pPr>
        <w:pStyle w:val="BodyText"/>
        <w:spacing w:line="290" w:lineRule="exact"/>
        <w:ind w:left="1333"/>
        <w:rPr>
          <w:rFonts w:ascii="仿宋" w:eastAsia="仿宋" w:hAnsi="仿宋" w:cs="仿宋"/>
        </w:rPr>
      </w:pPr>
      <w:r w:rsidRPr="00B0609F">
        <w:pict>
          <v:group id="_x0000_s2949" style="position:absolute;left:0;text-align:left;margin-left:81.7pt;margin-top:4.2pt;width:473.6pt;height:254.4pt;z-index:-251756032;mso-position-horizontal-relative:page" coordorigin="1634,84" coordsize="9472,5088">
            <v:shape id="_x0000_s2950" style="position:absolute;left:1634;top:84;width:9472;height:5088" coordorigin="1634,84" coordsize="9472,5088" path="m1634,84r9472,l11106,5172r-9472,l1634,84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314" w:right="7746"/>
        <w:jc w:val="center"/>
        <w:rPr>
          <w:rFonts w:ascii="仿宋" w:eastAsia="仿宋" w:hAnsi="仿宋" w:cs="仿宋"/>
        </w:rPr>
      </w:pPr>
      <w:r>
        <w:rPr>
          <w:rFonts w:ascii="仿宋" w:eastAsia="仿宋" w:hAnsi="仿宋" w:cs="仿宋"/>
        </w:rPr>
        <w:t>"_id":1,</w:t>
      </w:r>
    </w:p>
    <w:p w:rsidR="0020037C" w:rsidRDefault="004474D3">
      <w:pPr>
        <w:pStyle w:val="BodyText"/>
        <w:spacing w:line="212" w:lineRule="exact"/>
        <w:ind w:left="314" w:right="7746"/>
        <w:jc w:val="center"/>
        <w:rPr>
          <w:rFonts w:ascii="仿宋" w:eastAsia="仿宋" w:hAnsi="仿宋" w:cs="仿宋"/>
        </w:rPr>
      </w:pPr>
      <w:r>
        <w:rPr>
          <w:rFonts w:ascii="仿宋" w:eastAsia="仿宋" w:hAnsi="仿宋" w:cs="仿宋"/>
        </w:rPr>
        <w:t>"name":{</w:t>
      </w:r>
    </w:p>
    <w:p w:rsidR="0020037C" w:rsidRDefault="004474D3">
      <w:pPr>
        <w:pStyle w:val="BodyText"/>
        <w:spacing w:line="212" w:lineRule="exact"/>
        <w:ind w:left="1114" w:right="7146"/>
        <w:jc w:val="center"/>
        <w:rPr>
          <w:rFonts w:ascii="仿宋" w:eastAsia="仿宋" w:hAnsi="仿宋" w:cs="仿宋"/>
        </w:rPr>
      </w:pPr>
      <w:r>
        <w:rPr>
          <w:rFonts w:ascii="仿宋" w:eastAsia="仿宋" w:hAnsi="仿宋" w:cs="仿宋"/>
        </w:rPr>
        <w:t>"first" : "Tom",</w:t>
      </w:r>
    </w:p>
    <w:p w:rsidR="0020037C" w:rsidRDefault="004474D3">
      <w:pPr>
        <w:pStyle w:val="BodyText"/>
        <w:spacing w:line="212" w:lineRule="exact"/>
        <w:ind w:left="1114" w:right="7146"/>
        <w:jc w:val="center"/>
        <w:rPr>
          <w:rFonts w:ascii="仿宋" w:eastAsia="仿宋" w:hAnsi="仿宋" w:cs="仿宋"/>
        </w:rPr>
      </w:pPr>
      <w:r>
        <w:rPr>
          <w:rFonts w:ascii="仿宋" w:eastAsia="仿宋" w:hAnsi="仿宋" w:cs="仿宋"/>
        </w:rPr>
        <w:t>"second":"David"</w:t>
      </w:r>
    </w:p>
    <w:p w:rsidR="0020037C" w:rsidRDefault="004474D3">
      <w:pPr>
        <w:pStyle w:val="BodyText"/>
        <w:spacing w:line="212" w:lineRule="exact"/>
        <w:ind w:left="714" w:right="7746"/>
        <w:jc w:val="center"/>
        <w:rPr>
          <w:rFonts w:ascii="仿宋" w:eastAsia="仿宋" w:hAnsi="仿宋" w:cs="仿宋"/>
        </w:rPr>
      </w:pPr>
      <w:r>
        <w:rPr>
          <w:rFonts w:ascii="仿宋" w:eastAsia="仿宋" w:hAnsi="仿宋" w:cs="仿宋"/>
        </w:rPr>
        <w:t>},</w:t>
      </w:r>
    </w:p>
    <w:p w:rsidR="0020037C" w:rsidRDefault="004474D3">
      <w:pPr>
        <w:pStyle w:val="BodyText"/>
        <w:spacing w:line="212" w:lineRule="exact"/>
        <w:ind w:left="314" w:right="7746"/>
        <w:jc w:val="center"/>
        <w:rPr>
          <w:rFonts w:ascii="仿宋" w:eastAsia="仿宋" w:hAnsi="仿宋" w:cs="仿宋"/>
        </w:rPr>
      </w:pPr>
      <w:r>
        <w:rPr>
          <w:rFonts w:ascii="仿宋" w:eastAsia="仿宋" w:hAnsi="仿宋" w:cs="仿宋"/>
        </w:rPr>
        <w:t>"age":23</w:t>
      </w:r>
    </w:p>
    <w:p w:rsidR="0020037C" w:rsidRDefault="004474D3">
      <w:pPr>
        <w:pStyle w:val="BodyText"/>
        <w:spacing w:line="212" w:lineRule="exact"/>
        <w:ind w:left="1133"/>
        <w:rPr>
          <w:rFonts w:ascii="仿宋" w:eastAsia="仿宋" w:hAnsi="仿宋" w:cs="仿宋"/>
        </w:rPr>
      </w:pPr>
      <w:r>
        <w:rPr>
          <w:rFonts w:ascii="仿宋" w:eastAsia="仿宋" w:hAnsi="仿宋" w:cs="仿宋"/>
        </w:rPr>
        <w:t>"birth":"1990-04-01",</w:t>
      </w:r>
    </w:p>
    <w:p w:rsidR="0020037C" w:rsidRDefault="004474D3">
      <w:pPr>
        <w:pStyle w:val="BodyText"/>
        <w:spacing w:line="212" w:lineRule="exact"/>
        <w:ind w:left="414" w:right="7746"/>
        <w:jc w:val="center"/>
        <w:rPr>
          <w:rFonts w:ascii="仿宋" w:eastAsia="仿宋" w:hAnsi="仿宋" w:cs="仿宋"/>
        </w:rPr>
      </w:pPr>
      <w:r>
        <w:rPr>
          <w:rFonts w:ascii="仿宋" w:eastAsia="仿宋" w:hAnsi="仿宋" w:cs="仿宋"/>
        </w:rPr>
        <w:t>"phone":[</w:t>
      </w:r>
    </w:p>
    <w:p w:rsidR="0020037C" w:rsidRDefault="004474D3">
      <w:pPr>
        <w:pStyle w:val="BodyText"/>
        <w:spacing w:line="212" w:lineRule="exact"/>
        <w:ind w:left="1533"/>
        <w:rPr>
          <w:rFonts w:ascii="仿宋" w:eastAsia="仿宋" w:hAnsi="仿宋" w:cs="仿宋"/>
        </w:rPr>
      </w:pPr>
      <w:r>
        <w:rPr>
          <w:rFonts w:ascii="仿宋" w:eastAsia="仿宋" w:hAnsi="仿宋" w:cs="仿宋"/>
        </w:rPr>
        <w:t>10086,</w:t>
      </w:r>
    </w:p>
    <w:p w:rsidR="0020037C" w:rsidRDefault="004474D3">
      <w:pPr>
        <w:pStyle w:val="BodyText"/>
        <w:spacing w:line="212" w:lineRule="exact"/>
        <w:ind w:left="1533"/>
        <w:rPr>
          <w:rFonts w:ascii="仿宋" w:eastAsia="仿宋" w:hAnsi="仿宋" w:cs="仿宋"/>
        </w:rPr>
      </w:pPr>
      <w:r>
        <w:rPr>
          <w:rFonts w:ascii="仿宋" w:eastAsia="仿宋" w:hAnsi="仿宋" w:cs="仿宋"/>
        </w:rPr>
        <w:t>10010,</w:t>
      </w:r>
    </w:p>
    <w:p w:rsidR="0020037C" w:rsidRDefault="004474D3">
      <w:pPr>
        <w:pStyle w:val="BodyText"/>
        <w:spacing w:line="212" w:lineRule="exact"/>
        <w:ind w:left="1533"/>
        <w:rPr>
          <w:rFonts w:ascii="仿宋" w:eastAsia="仿宋" w:hAnsi="仿宋" w:cs="仿宋"/>
        </w:rPr>
      </w:pPr>
      <w:r>
        <w:rPr>
          <w:rFonts w:ascii="仿宋" w:eastAsia="仿宋" w:hAnsi="仿宋" w:cs="仿宋"/>
        </w:rPr>
        <w:t>10000</w:t>
      </w:r>
    </w:p>
    <w:p w:rsidR="0020037C" w:rsidRDefault="004474D3">
      <w:pPr>
        <w:pStyle w:val="BodyText"/>
        <w:spacing w:line="212" w:lineRule="exact"/>
        <w:ind w:left="314" w:right="7746"/>
        <w:jc w:val="center"/>
        <w:rPr>
          <w:rFonts w:ascii="仿宋" w:eastAsia="仿宋" w:hAnsi="仿宋" w:cs="仿宋"/>
        </w:rPr>
      </w:pPr>
      <w:r>
        <w:rPr>
          <w:rFonts w:ascii="仿宋" w:eastAsia="仿宋" w:hAnsi="仿宋" w:cs="仿宋"/>
        </w:rPr>
        <w:t>],</w:t>
      </w:r>
    </w:p>
    <w:p w:rsidR="0020037C" w:rsidRDefault="004474D3">
      <w:pPr>
        <w:pStyle w:val="BodyText"/>
        <w:spacing w:line="212" w:lineRule="exact"/>
        <w:ind w:left="1133"/>
        <w:rPr>
          <w:rFonts w:ascii="仿宋" w:eastAsia="仿宋" w:hAnsi="仿宋" w:cs="仿宋"/>
        </w:rPr>
      </w:pPr>
      <w:r>
        <w:rPr>
          <w:rFonts w:ascii="仿宋" w:eastAsia="仿宋" w:hAnsi="仿宋" w:cs="仿宋"/>
        </w:rPr>
        <w:t>"family":[</w:t>
      </w:r>
    </w:p>
    <w:p w:rsidR="0020037C" w:rsidRDefault="004474D3">
      <w:pPr>
        <w:pStyle w:val="BodyText"/>
        <w:spacing w:line="212" w:lineRule="exact"/>
        <w:ind w:left="414" w:right="7746"/>
        <w:jc w:val="center"/>
        <w:rPr>
          <w:rFonts w:ascii="仿宋" w:eastAsia="仿宋" w:hAnsi="仿宋" w:cs="仿宋"/>
        </w:rPr>
      </w:pPr>
      <w:r>
        <w:rPr>
          <w:rFonts w:ascii="仿宋" w:eastAsia="仿宋" w:hAnsi="仿宋" w:cs="仿宋"/>
        </w:rPr>
        <w:t>{</w:t>
      </w:r>
    </w:p>
    <w:p w:rsidR="0020037C" w:rsidRDefault="004474D3">
      <w:pPr>
        <w:pStyle w:val="BodyText"/>
        <w:spacing w:line="212" w:lineRule="exact"/>
        <w:ind w:left="1433"/>
        <w:rPr>
          <w:rFonts w:ascii="仿宋" w:eastAsia="仿宋" w:hAnsi="仿宋" w:cs="仿宋"/>
        </w:rPr>
      </w:pPr>
      <w:r>
        <w:rPr>
          <w:rFonts w:ascii="仿宋" w:eastAsia="仿宋" w:hAnsi="仿宋" w:cs="仿宋"/>
        </w:rPr>
        <w:t>"Dad":"Kobe",</w:t>
      </w:r>
    </w:p>
    <w:p w:rsidR="0020037C" w:rsidRDefault="004474D3">
      <w:pPr>
        <w:pStyle w:val="BodyText"/>
        <w:spacing w:line="212" w:lineRule="exact"/>
        <w:ind w:left="1433"/>
        <w:rPr>
          <w:rFonts w:ascii="仿宋" w:eastAsia="仿宋" w:hAnsi="仿宋" w:cs="仿宋"/>
        </w:rPr>
      </w:pPr>
      <w:r>
        <w:rPr>
          <w:rFonts w:ascii="仿宋" w:eastAsia="仿宋" w:hAnsi="仿宋" w:cs="仿宋"/>
        </w:rPr>
        <w:t>"phone":139123456</w:t>
      </w:r>
    </w:p>
    <w:p w:rsidR="0020037C" w:rsidRDefault="004474D3">
      <w:pPr>
        <w:pStyle w:val="BodyText"/>
        <w:spacing w:line="212" w:lineRule="exact"/>
        <w:ind w:left="1533"/>
        <w:rPr>
          <w:rFonts w:ascii="仿宋" w:eastAsia="仿宋" w:hAnsi="仿宋" w:cs="仿宋"/>
        </w:rPr>
      </w:pPr>
      <w:r>
        <w:rPr>
          <w:rFonts w:ascii="仿宋" w:eastAsia="仿宋" w:hAnsi="仿宋" w:cs="仿宋"/>
        </w:rPr>
        <w:t>},</w:t>
      </w:r>
    </w:p>
    <w:p w:rsidR="0020037C" w:rsidRDefault="004474D3">
      <w:pPr>
        <w:pStyle w:val="BodyText"/>
        <w:spacing w:line="212" w:lineRule="exact"/>
        <w:ind w:left="414" w:right="7746"/>
        <w:jc w:val="center"/>
        <w:rPr>
          <w:rFonts w:ascii="仿宋" w:eastAsia="仿宋" w:hAnsi="仿宋" w:cs="仿宋"/>
        </w:rPr>
      </w:pPr>
      <w:r>
        <w:rPr>
          <w:rFonts w:ascii="仿宋" w:eastAsia="仿宋" w:hAnsi="仿宋" w:cs="仿宋"/>
        </w:rPr>
        <w:t>{</w:t>
      </w:r>
    </w:p>
    <w:p w:rsidR="0020037C" w:rsidRDefault="004474D3">
      <w:pPr>
        <w:pStyle w:val="BodyText"/>
        <w:spacing w:line="212" w:lineRule="exact"/>
        <w:ind w:left="1533"/>
        <w:rPr>
          <w:rFonts w:ascii="仿宋" w:eastAsia="仿宋" w:hAnsi="仿宋" w:cs="仿宋"/>
        </w:rPr>
      </w:pPr>
      <w:r>
        <w:rPr>
          <w:rFonts w:ascii="仿宋" w:eastAsia="仿宋" w:hAnsi="仿宋" w:cs="仿宋"/>
        </w:rPr>
        <w:t>"Mom":"Julie",</w:t>
      </w:r>
    </w:p>
    <w:p w:rsidR="0020037C" w:rsidRDefault="004474D3">
      <w:pPr>
        <w:pStyle w:val="BodyText"/>
        <w:spacing w:line="212" w:lineRule="exact"/>
        <w:ind w:left="1533"/>
        <w:rPr>
          <w:rFonts w:ascii="仿宋" w:eastAsia="仿宋" w:hAnsi="仿宋" w:cs="仿宋"/>
        </w:rPr>
      </w:pPr>
      <w:r>
        <w:rPr>
          <w:rFonts w:ascii="仿宋" w:eastAsia="仿宋" w:hAnsi="仿宋" w:cs="仿宋"/>
        </w:rPr>
        <w:t>"phone":189123456</w:t>
      </w:r>
    </w:p>
    <w:p w:rsidR="0020037C" w:rsidRDefault="004474D3">
      <w:pPr>
        <w:pStyle w:val="BodyText"/>
        <w:spacing w:line="212" w:lineRule="exact"/>
        <w:ind w:left="614" w:right="7746"/>
        <w:jc w:val="center"/>
        <w:rPr>
          <w:rFonts w:ascii="仿宋" w:eastAsia="仿宋" w:hAnsi="仿宋" w:cs="仿宋"/>
        </w:rPr>
      </w:pPr>
      <w:r>
        <w:rPr>
          <w:rFonts w:ascii="仿宋" w:eastAsia="仿宋" w:hAnsi="仿宋" w:cs="仿宋"/>
        </w:rPr>
        <w:t>}</w:t>
      </w:r>
    </w:p>
    <w:p w:rsidR="0020037C" w:rsidRDefault="004474D3">
      <w:pPr>
        <w:pStyle w:val="BodyText"/>
        <w:spacing w:line="212" w:lineRule="exact"/>
        <w:ind w:left="1333"/>
        <w:rPr>
          <w:rFonts w:ascii="仿宋" w:eastAsia="仿宋" w:hAnsi="仿宋" w:cs="仿宋"/>
        </w:rPr>
      </w:pPr>
      <w:r>
        <w:rPr>
          <w:rFonts w:ascii="仿宋" w:eastAsia="仿宋" w:hAnsi="仿宋" w:cs="仿宋"/>
        </w:rPr>
        <w:t>]</w:t>
      </w:r>
    </w:p>
    <w:p w:rsidR="0020037C" w:rsidRDefault="004474D3">
      <w:pPr>
        <w:pStyle w:val="BodyText"/>
        <w:spacing w:line="212" w:lineRule="exact"/>
        <w:ind w:left="1033"/>
        <w:rPr>
          <w:rFonts w:ascii="仿宋" w:eastAsia="仿宋" w:hAnsi="仿宋" w:cs="仿宋"/>
        </w:rPr>
      </w:pPr>
      <w:r>
        <w:rPr>
          <w:rFonts w:ascii="仿宋" w:eastAsia="仿宋" w:hAnsi="仿宋" w:cs="仿宋"/>
        </w:rPr>
        <w:t>}</w:t>
      </w:r>
    </w:p>
    <w:p w:rsidR="0020037C" w:rsidRDefault="0020037C">
      <w:pPr>
        <w:spacing w:before="19" w:line="200" w:lineRule="exact"/>
        <w:rPr>
          <w:sz w:val="20"/>
          <w:szCs w:val="20"/>
        </w:rPr>
      </w:pPr>
    </w:p>
    <w:p w:rsidR="0020037C" w:rsidRDefault="004474D3">
      <w:pPr>
        <w:pStyle w:val="BodyText"/>
        <w:spacing w:line="310" w:lineRule="exact"/>
      </w:pPr>
      <w:r>
        <w:t>返回集合所有记录</w:t>
      </w:r>
    </w:p>
    <w:p w:rsidR="0020037C" w:rsidRDefault="0020037C">
      <w:pPr>
        <w:spacing w:before="5" w:line="100" w:lineRule="exact"/>
        <w:rPr>
          <w:sz w:val="10"/>
          <w:szCs w:val="10"/>
        </w:rPr>
      </w:pPr>
    </w:p>
    <w:p w:rsidR="0020037C" w:rsidRDefault="004474D3">
      <w:pPr>
        <w:pStyle w:val="BodyText"/>
        <w:spacing w:line="167" w:lineRule="auto"/>
      </w:pPr>
      <w:r>
        <w:rPr>
          <w:w w:val="95"/>
        </w:rPr>
        <w:t>如果没有cond参数，方法db.collectionspace.colletion.find()选择集合中所有的记录，如下返回集合空</w:t>
      </w:r>
      <w:r>
        <w:t xml:space="preserve"> 间foo中集合bar的所有记录：</w:t>
      </w:r>
    </w:p>
    <w:p w:rsidR="0020037C" w:rsidRDefault="00B0609F">
      <w:pPr>
        <w:pStyle w:val="BodyText"/>
        <w:spacing w:before="63"/>
        <w:rPr>
          <w:rFonts w:ascii="仿宋" w:eastAsia="仿宋" w:hAnsi="仿宋" w:cs="仿宋"/>
        </w:rPr>
      </w:pPr>
      <w:r w:rsidRPr="00B0609F">
        <w:pict>
          <v:group id="_x0000_s2947" style="position:absolute;left:0;text-align:left;margin-left:81.7pt;margin-top:7.6pt;width:473.6pt;height:10.6pt;z-index:-251755008;mso-position-horizontal-relative:page" coordorigin="1634,152" coordsize="9472,212">
            <v:shape id="_x0000_s2948" style="position:absolute;left:1634;top:152;width:9472;height:212" coordorigin="1634,152" coordsize="9472,212" path="m1634,152r9472,l11106,364r-9472,l1634,152xe" fillcolor="#efefef" stroked="f">
              <v:path arrowok="t"/>
            </v:shape>
            <w10:wrap anchorx="page"/>
          </v:group>
        </w:pict>
      </w:r>
      <w:r w:rsidR="004474D3">
        <w:rPr>
          <w:rFonts w:ascii="仿宋" w:eastAsia="仿宋" w:hAnsi="仿宋" w:cs="仿宋"/>
        </w:rPr>
        <w:t>db.foo.bar.find()</w:t>
      </w:r>
    </w:p>
    <w:p w:rsidR="0020037C" w:rsidRDefault="0020037C">
      <w:pPr>
        <w:spacing w:before="5" w:line="180" w:lineRule="exact"/>
        <w:rPr>
          <w:sz w:val="18"/>
          <w:szCs w:val="18"/>
        </w:rPr>
      </w:pPr>
    </w:p>
    <w:p w:rsidR="0020037C" w:rsidRDefault="004474D3">
      <w:pPr>
        <w:pStyle w:val="BodyText"/>
      </w:pPr>
      <w:r>
        <w:t>返回匹配条件的记录</w:t>
      </w:r>
    </w:p>
    <w:p w:rsidR="0020037C" w:rsidRDefault="00B0609F">
      <w:pPr>
        <w:pStyle w:val="BodyText"/>
        <w:numPr>
          <w:ilvl w:val="1"/>
          <w:numId w:val="7"/>
        </w:numPr>
        <w:tabs>
          <w:tab w:val="left" w:pos="1217"/>
        </w:tabs>
        <w:spacing w:before="31" w:line="263" w:lineRule="auto"/>
        <w:ind w:left="1217" w:right="5442"/>
        <w:rPr>
          <w:rFonts w:ascii="仿宋" w:eastAsia="仿宋" w:hAnsi="仿宋" w:cs="仿宋"/>
        </w:rPr>
      </w:pPr>
      <w:r w:rsidRPr="00B0609F">
        <w:pict>
          <v:group id="_x0000_s2945" style="position:absolute;left:0;text-align:left;margin-left:95.85pt;margin-top:43.8pt;width:459.45pt;height:10.6pt;z-index:-251753984;mso-position-horizontal-relative:page" coordorigin="1917,876" coordsize="9189,212">
            <v:shape id="_x0000_s2946" style="position:absolute;left:1917;top:876;width:9189;height:212" coordorigin="1917,876" coordsize="9189,212" path="m1917,876r9189,l11106,1088r-9189,l1917,876xe" fillcolor="#efefef" stroked="f">
              <v:path arrowok="t"/>
            </v:shape>
            <w10:wrap anchorx="page"/>
          </v:group>
        </w:pict>
      </w:r>
      <w:r w:rsidR="004474D3">
        <w:rPr>
          <w:position w:val="1"/>
        </w:rPr>
        <w:t xml:space="preserve">Equality匹配 </w:t>
      </w:r>
      <w:r w:rsidR="004474D3">
        <w:rPr>
          <w:w w:val="95"/>
        </w:rPr>
        <w:t>下面的操作返回集合bar中age等于23的记录</w:t>
      </w:r>
      <w:r w:rsidR="004474D3">
        <w:t xml:space="preserve"> </w:t>
      </w:r>
      <w:r w:rsidR="004474D3">
        <w:rPr>
          <w:rFonts w:ascii="仿宋" w:eastAsia="仿宋" w:hAnsi="仿宋" w:cs="仿宋"/>
        </w:rPr>
        <w:t>db.foo.bar.find({age:23})</w:t>
      </w:r>
    </w:p>
    <w:p w:rsidR="0020037C" w:rsidRDefault="004474D3">
      <w:pPr>
        <w:pStyle w:val="BodyText"/>
        <w:tabs>
          <w:tab w:val="left" w:pos="1217"/>
        </w:tabs>
        <w:spacing w:line="238"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使用</w:t>
      </w:r>
      <w:hyperlink w:anchor="_bookmark212" w:history="1">
        <w:r>
          <w:rPr>
            <w:color w:val="0000FF"/>
            <w:position w:val="1"/>
          </w:rPr>
          <w:t>匹配符</w:t>
        </w:r>
      </w:hyperlink>
    </w:p>
    <w:p w:rsidR="0020037C" w:rsidRDefault="004474D3">
      <w:pPr>
        <w:pStyle w:val="BodyText"/>
        <w:spacing w:before="18"/>
        <w:ind w:left="1217"/>
      </w:pPr>
      <w:r>
        <w:rPr>
          <w:w w:val="95"/>
        </w:rPr>
        <w:t xml:space="preserve">下面操作返回集合bar   </w:t>
      </w:r>
      <w:r>
        <w:rPr>
          <w:spacing w:val="8"/>
          <w:w w:val="95"/>
        </w:rPr>
        <w:t xml:space="preserve"> </w:t>
      </w:r>
      <w:r>
        <w:rPr>
          <w:w w:val="95"/>
        </w:rPr>
        <w:t>age字段值大于20的记录</w:t>
      </w:r>
    </w:p>
    <w:p w:rsidR="0020037C" w:rsidRDefault="00B0609F">
      <w:pPr>
        <w:pStyle w:val="BodyText"/>
        <w:spacing w:before="48"/>
        <w:ind w:left="1217"/>
        <w:rPr>
          <w:rFonts w:ascii="仿宋" w:eastAsia="仿宋" w:hAnsi="仿宋" w:cs="仿宋"/>
        </w:rPr>
      </w:pPr>
      <w:r w:rsidRPr="00B0609F">
        <w:pict>
          <v:group id="_x0000_s2943" style="position:absolute;left:0;text-align:left;margin-left:95.85pt;margin-top:6.85pt;width:459.45pt;height:10.6pt;z-index:-251752960;mso-position-horizontal-relative:page" coordorigin="1917,137" coordsize="9189,212">
            <v:shape id="_x0000_s2944"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:20}})</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嵌套数组匹配</w:t>
      </w:r>
    </w:p>
    <w:p w:rsidR="0020037C" w:rsidRDefault="0020037C">
      <w:pPr>
        <w:spacing w:before="6" w:line="100" w:lineRule="exact"/>
        <w:rPr>
          <w:sz w:val="10"/>
          <w:szCs w:val="10"/>
          <w:lang w:eastAsia="zh-CN"/>
        </w:rPr>
      </w:pPr>
    </w:p>
    <w:p w:rsidR="0020037C" w:rsidRDefault="004474D3">
      <w:pPr>
        <w:pStyle w:val="BodyText"/>
        <w:spacing w:line="167" w:lineRule="auto"/>
        <w:ind w:left="1217" w:right="487"/>
        <w:rPr>
          <w:lang w:eastAsia="zh-CN"/>
        </w:rPr>
      </w:pPr>
      <w:r>
        <w:rPr>
          <w:w w:val="95"/>
          <w:lang w:eastAsia="zh-CN"/>
        </w:rPr>
        <w:t>(1)数组元素查询，下面的操作操作返回一个游标，指向集合bar中所有数组类型字段phone含有元</w:t>
      </w:r>
      <w:r>
        <w:rPr>
          <w:lang w:eastAsia="zh-CN"/>
        </w:rPr>
        <w:t xml:space="preserve"> 素10086的记录：</w:t>
      </w:r>
    </w:p>
    <w:p w:rsidR="0020037C" w:rsidRDefault="00B0609F">
      <w:pPr>
        <w:pStyle w:val="BodyText"/>
        <w:spacing w:before="63"/>
        <w:ind w:left="1317"/>
        <w:rPr>
          <w:rFonts w:ascii="仿宋" w:eastAsia="仿宋" w:hAnsi="仿宋" w:cs="仿宋"/>
        </w:rPr>
      </w:pPr>
      <w:r w:rsidRPr="00B0609F">
        <w:pict>
          <v:group id="_x0000_s2941" style="position:absolute;left:0;text-align:left;margin-left:95.85pt;margin-top:7.6pt;width:459.45pt;height:10.6pt;z-index:-251751936;mso-position-horizontal-relative:page" coordorigin="1917,152" coordsize="9189,212">
            <v:shape id="_x0000_s2942" style="position:absolute;left:1917;top:152;width:9189;height:212" coordorigin="1917,152" coordsize="9189,212" path="m1917,152r9189,l11106,364r-9189,l1917,152xe" fillcolor="#efefef" stroked="f">
              <v:path arrowok="t"/>
            </v:shape>
            <w10:wrap anchorx="page"/>
          </v:group>
        </w:pict>
      </w:r>
      <w:r w:rsidR="004474D3">
        <w:rPr>
          <w:rFonts w:ascii="仿宋" w:eastAsia="仿宋" w:hAnsi="仿宋" w:cs="仿宋"/>
        </w:rPr>
        <w:t>db.foo.bar.find({"phone":10086})</w:t>
      </w:r>
    </w:p>
    <w:p w:rsidR="0020037C" w:rsidRDefault="0020037C">
      <w:pPr>
        <w:spacing w:before="4" w:line="130" w:lineRule="exact"/>
        <w:rPr>
          <w:sz w:val="13"/>
          <w:szCs w:val="13"/>
        </w:rPr>
      </w:pPr>
    </w:p>
    <w:p w:rsidR="0020037C" w:rsidRDefault="004474D3">
      <w:pPr>
        <w:pStyle w:val="BodyText"/>
        <w:spacing w:line="167" w:lineRule="auto"/>
        <w:ind w:left="1217"/>
        <w:rPr>
          <w:lang w:eastAsia="zh-CN"/>
        </w:rPr>
      </w:pPr>
      <w:r>
        <w:rPr>
          <w:w w:val="95"/>
          <w:lang w:eastAsia="zh-CN"/>
        </w:rPr>
        <w:t>(2)数组元素为BSON对象的查询，下面的操作返回一个游标指向集合bar中family字段包含的子元素Dad字</w:t>
      </w:r>
      <w:r>
        <w:rPr>
          <w:lang w:eastAsia="zh-CN"/>
        </w:rPr>
        <w:t xml:space="preserve"> 段值为"Kobe"、phone字段值为139123456的记录：</w:t>
      </w:r>
    </w:p>
    <w:p w:rsidR="0020037C" w:rsidRDefault="00B0609F">
      <w:pPr>
        <w:pStyle w:val="BodyText"/>
        <w:spacing w:before="63"/>
        <w:ind w:left="1317"/>
        <w:rPr>
          <w:rFonts w:ascii="仿宋" w:eastAsia="仿宋" w:hAnsi="仿宋" w:cs="仿宋"/>
        </w:rPr>
      </w:pPr>
      <w:r w:rsidRPr="00B0609F">
        <w:pict>
          <v:group id="_x0000_s2939" style="position:absolute;left:0;text-align:left;margin-left:95.85pt;margin-top:7.6pt;width:459.45pt;height:53pt;z-index:-251750912;mso-position-horizontal-relative:page" coordorigin="1917,152" coordsize="9189,1060">
            <v:shape id="_x0000_s2940" style="position:absolute;left:1917;top:152;width:9189;height:1060" coordorigin="1917,152" coordsize="9189,1060" path="m1917,152r9189,l11106,1212r-9189,l1917,152xe" fillcolor="#efefef" stroked="f">
              <v:path arrowok="t"/>
            </v:shape>
            <w10:wrap anchorx="page"/>
          </v:group>
        </w:pict>
      </w:r>
      <w:r w:rsidR="004474D3">
        <w:rPr>
          <w:rFonts w:ascii="仿宋" w:eastAsia="仿宋" w:hAnsi="仿宋" w:cs="仿宋"/>
        </w:rPr>
        <w:t>db.foo.bar.find(</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"family":{</w:t>
      </w:r>
    </w:p>
    <w:p w:rsidR="0020037C" w:rsidRDefault="004474D3">
      <w:pPr>
        <w:pStyle w:val="BodyText"/>
        <w:spacing w:line="212" w:lineRule="exact"/>
        <w:ind w:left="1617"/>
        <w:rPr>
          <w:rFonts w:ascii="仿宋" w:eastAsia="仿宋" w:hAnsi="仿宋" w:cs="仿宋"/>
        </w:rPr>
      </w:pPr>
      <w:r>
        <w:rPr>
          <w:rFonts w:ascii="仿宋" w:eastAsia="仿宋" w:hAnsi="仿宋" w:cs="仿宋"/>
        </w:rPr>
        <w:t>$elemMatch: {</w:t>
      </w:r>
    </w:p>
    <w:p w:rsidR="0020037C" w:rsidRDefault="004474D3">
      <w:pPr>
        <w:pStyle w:val="BodyText"/>
        <w:spacing w:line="212" w:lineRule="exact"/>
        <w:ind w:left="1717"/>
        <w:rPr>
          <w:rFonts w:ascii="仿宋" w:eastAsia="仿宋" w:hAnsi="仿宋" w:cs="仿宋"/>
        </w:rPr>
      </w:pPr>
      <w:r>
        <w:rPr>
          <w:rFonts w:ascii="仿宋" w:eastAsia="仿宋" w:hAnsi="仿宋" w:cs="仿宋"/>
        </w:rPr>
        <w:t>"Dad":"Kobe",</w:t>
      </w:r>
    </w:p>
    <w:p w:rsidR="0020037C" w:rsidRDefault="0020037C">
      <w:pPr>
        <w:spacing w:line="212" w:lineRule="exact"/>
        <w:rPr>
          <w:rFonts w:ascii="仿宋" w:eastAsia="仿宋" w:hAnsi="仿宋" w:cs="仿宋"/>
        </w:rPr>
        <w:sectPr w:rsidR="0020037C">
          <w:pgSz w:w="12240" w:h="15840"/>
          <w:pgMar w:top="900" w:right="104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897"/>
        <w:rPr>
          <w:rFonts w:ascii="仿宋" w:eastAsia="仿宋" w:hAnsi="仿宋" w:cs="仿宋"/>
        </w:rPr>
      </w:pPr>
      <w:r w:rsidRPr="00B0609F">
        <w:pict>
          <v:group id="_x0000_s2937" style="position:absolute;left:0;text-align:left;margin-left:95.85pt;margin-top:4.7pt;width:459.45pt;height:42.4pt;z-index:-251749888;mso-position-horizontal-relative:page" coordorigin="1917,94" coordsize="9189,848">
            <v:shape id="_x0000_s2938" style="position:absolute;left:1917;top:94;width:9189;height:848" coordorigin="1917,94" coordsize="9189,848" path="m1917,94r9189,l11106,942r-9189,l1917,94xe" fillcolor="#efefef" stroked="f">
              <v:path arrowok="t"/>
            </v:shape>
            <w10:wrap anchorx="page"/>
          </v:group>
        </w:pict>
      </w:r>
      <w:r w:rsidR="004474D3">
        <w:rPr>
          <w:rFonts w:ascii="仿宋" w:eastAsia="仿宋" w:hAnsi="仿宋" w:cs="仿宋"/>
        </w:rPr>
        <w:t>"phone":139123456</w:t>
      </w:r>
    </w:p>
    <w:p w:rsidR="0020037C" w:rsidRDefault="004474D3">
      <w:pPr>
        <w:pStyle w:val="BodyText"/>
        <w:spacing w:line="212" w:lineRule="exact"/>
        <w:ind w:left="6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tabs>
          <w:tab w:val="left" w:pos="283"/>
        </w:tabs>
        <w:spacing w:line="257" w:lineRule="exact"/>
        <w:ind w:left="0" w:right="7406"/>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嵌套BSON对象匹配查询</w:t>
      </w:r>
    </w:p>
    <w:p w:rsidR="0020037C" w:rsidRDefault="004474D3">
      <w:pPr>
        <w:pStyle w:val="BodyText"/>
        <w:spacing w:before="18"/>
        <w:ind w:left="397"/>
      </w:pPr>
      <w:r>
        <w:t>下面的操作返回一个游标指向集合bar中嵌套BSON对象的name字段匹配{"first":"Tom"}的记录</w:t>
      </w:r>
    </w:p>
    <w:p w:rsidR="0020037C" w:rsidRDefault="00B0609F">
      <w:pPr>
        <w:pStyle w:val="BodyText"/>
        <w:spacing w:before="48"/>
        <w:ind w:left="377" w:right="7822"/>
        <w:jc w:val="center"/>
        <w:rPr>
          <w:rFonts w:ascii="仿宋" w:eastAsia="仿宋" w:hAnsi="仿宋" w:cs="仿宋"/>
        </w:rPr>
      </w:pPr>
      <w:r w:rsidRPr="00B0609F">
        <w:pict>
          <v:group id="_x0000_s2935" style="position:absolute;left:0;text-align:left;margin-left:95.85pt;margin-top:6.85pt;width:459.45pt;height:74.2pt;z-index:-251748864;mso-position-horizontal-relative:page" coordorigin="1917,137" coordsize="9189,1484">
            <v:shape id="_x0000_s2936" style="position:absolute;left:1917;top:137;width:9189;height:1484" coordorigin="1917,137" coordsize="9189,1484" path="m1917,137r9189,l11106,1621r-9189,l1917,137xe" fillcolor="#efefef" stroked="f">
              <v:path arrowok="t"/>
            </v:shape>
            <w10:wrap anchorx="page"/>
          </v:group>
        </w:pict>
      </w:r>
      <w:r w:rsidR="004474D3">
        <w:rPr>
          <w:rFonts w:ascii="仿宋" w:eastAsia="仿宋" w:hAnsi="仿宋" w:cs="仿宋"/>
        </w:rPr>
        <w:t>db.foo.bar.find(</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377" w:right="7822"/>
        <w:jc w:val="center"/>
        <w:rPr>
          <w:rFonts w:ascii="仿宋" w:eastAsia="仿宋" w:hAnsi="仿宋" w:cs="仿宋"/>
        </w:rPr>
      </w:pPr>
      <w:r>
        <w:rPr>
          <w:rFonts w:ascii="仿宋" w:eastAsia="仿宋" w:hAnsi="仿宋" w:cs="仿宋"/>
        </w:rPr>
        <w:t>"name":{</w:t>
      </w:r>
    </w:p>
    <w:p w:rsidR="0020037C" w:rsidRDefault="004474D3">
      <w:pPr>
        <w:pStyle w:val="BodyText"/>
        <w:spacing w:line="212" w:lineRule="exact"/>
        <w:ind w:left="897"/>
        <w:rPr>
          <w:rFonts w:ascii="仿宋" w:eastAsia="仿宋" w:hAnsi="仿宋" w:cs="仿宋"/>
        </w:rPr>
      </w:pPr>
      <w:r>
        <w:rPr>
          <w:rFonts w:ascii="仿宋" w:eastAsia="仿宋" w:hAnsi="仿宋" w:cs="仿宋"/>
        </w:rPr>
        <w:t>"first":"Tom"</w:t>
      </w:r>
    </w:p>
    <w:p w:rsidR="0020037C" w:rsidRDefault="004474D3">
      <w:pPr>
        <w:pStyle w:val="BodyText"/>
        <w:spacing w:line="212" w:lineRule="exact"/>
        <w:ind w:left="997"/>
        <w:rPr>
          <w:rFonts w:ascii="仿宋" w:eastAsia="仿宋" w:hAnsi="仿宋" w:cs="仿宋"/>
        </w:rPr>
      </w:pPr>
      <w:r>
        <w:rPr>
          <w:rFonts w:ascii="仿宋" w:eastAsia="仿宋" w:hAnsi="仿宋" w:cs="仿宋"/>
        </w:rPr>
        <w:t>}</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697"/>
        <w:rPr>
          <w:rFonts w:ascii="仿宋" w:eastAsia="仿宋" w:hAnsi="仿宋" w:cs="仿宋"/>
        </w:rPr>
      </w:pPr>
      <w:r>
        <w:rPr>
          <w:rFonts w:ascii="仿宋" w:eastAsia="仿宋" w:hAnsi="仿宋" w:cs="仿宋"/>
        </w:rPr>
        <w:t>)</w:t>
      </w:r>
    </w:p>
    <w:p w:rsidR="0020037C" w:rsidRDefault="004474D3">
      <w:pPr>
        <w:pStyle w:val="BodyText"/>
        <w:spacing w:before="45"/>
        <w:ind w:left="397"/>
      </w:pPr>
      <w:r>
        <w:t>上面还可以写成：</w:t>
      </w:r>
    </w:p>
    <w:p w:rsidR="0020037C" w:rsidRDefault="00B0609F">
      <w:pPr>
        <w:pStyle w:val="BodyText"/>
        <w:spacing w:before="8"/>
        <w:ind w:left="497"/>
        <w:rPr>
          <w:rFonts w:ascii="仿宋" w:eastAsia="仿宋" w:hAnsi="仿宋" w:cs="仿宋"/>
        </w:rPr>
      </w:pPr>
      <w:r w:rsidRPr="00B0609F">
        <w:pict>
          <v:group id="_x0000_s2933" style="position:absolute;left:0;text-align:left;margin-left:95.85pt;margin-top:4.85pt;width:459.45pt;height:53pt;z-index:-251747840;mso-position-horizontal-relative:page" coordorigin="1917,97" coordsize="9189,1060">
            <v:shape id="_x0000_s2934" style="position:absolute;left:1917;top:97;width:9189;height:1060" coordorigin="1917,97" coordsize="9189,1060" path="m1917,97r9189,l11106,1157r-9189,l1917,97xe" fillcolor="#efefef" stroked="f">
              <v:path arrowok="t"/>
            </v:shape>
            <w10:wrap anchorx="page"/>
          </v:group>
        </w:pict>
      </w:r>
      <w:r w:rsidR="004474D3">
        <w:rPr>
          <w:rFonts w:ascii="仿宋" w:eastAsia="仿宋" w:hAnsi="仿宋" w:cs="仿宋"/>
        </w:rPr>
        <w:t>db.foo.bar.find(</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897"/>
        <w:rPr>
          <w:rFonts w:ascii="仿宋" w:eastAsia="仿宋" w:hAnsi="仿宋" w:cs="仿宋"/>
        </w:rPr>
      </w:pPr>
      <w:r>
        <w:rPr>
          <w:rFonts w:ascii="仿宋" w:eastAsia="仿宋" w:hAnsi="仿宋" w:cs="仿宋"/>
        </w:rPr>
        <w:t>"name.first":"Tom"</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697"/>
        <w:rPr>
          <w:rFonts w:ascii="仿宋" w:eastAsia="仿宋" w:hAnsi="仿宋" w:cs="仿宋"/>
        </w:rPr>
      </w:pPr>
      <w:r>
        <w:rPr>
          <w:rFonts w:ascii="仿宋" w:eastAsia="仿宋" w:hAnsi="仿宋" w:cs="仿宋"/>
        </w:rPr>
        <w:t>)</w:t>
      </w:r>
    </w:p>
    <w:p w:rsidR="0020037C" w:rsidRDefault="0020037C">
      <w:pPr>
        <w:spacing w:before="5" w:line="180" w:lineRule="exact"/>
        <w:rPr>
          <w:sz w:val="18"/>
          <w:szCs w:val="18"/>
        </w:rPr>
      </w:pPr>
    </w:p>
    <w:p w:rsidR="0020037C" w:rsidRDefault="00B0609F">
      <w:pPr>
        <w:pStyle w:val="BodyText"/>
        <w:spacing w:line="262" w:lineRule="auto"/>
        <w:ind w:left="113" w:right="345"/>
        <w:rPr>
          <w:rFonts w:ascii="仿宋" w:eastAsia="仿宋" w:hAnsi="仿宋" w:cs="仿宋"/>
        </w:rPr>
      </w:pPr>
      <w:r w:rsidRPr="00B0609F">
        <w:pict>
          <v:group id="_x0000_s2931" style="position:absolute;left:0;text-align:left;margin-left:81.7pt;margin-top:42.05pt;width:473.6pt;height:10.6pt;z-index:-251746816;mso-position-horizontal-relative:page" coordorigin="1634,841" coordsize="9472,212">
            <v:shape id="_x0000_s2932" style="position:absolute;left:1634;top:841;width:9472;height:212" coordorigin="1634,841" coordsize="9472,212" path="m1634,841r9472,l11106,1053r-9472,l1634,841xe" fillcolor="#efefef" stroked="f">
              <v:path arrowok="t"/>
            </v:shape>
            <w10:wrap anchorx="page"/>
          </v:group>
        </w:pict>
      </w:r>
      <w:r w:rsidR="004474D3">
        <w:t xml:space="preserve">指定返回记录字段 </w:t>
      </w:r>
      <w:r w:rsidR="004474D3">
        <w:rPr>
          <w:w w:val="95"/>
        </w:rPr>
        <w:t>如果指定find方法的sel参数，那么只返回指定的sel参数内的字段名。下面的操作返回记录的name字段：</w:t>
      </w:r>
      <w:r w:rsidR="004474D3">
        <w:t xml:space="preserve"> </w:t>
      </w:r>
      <w:r w:rsidR="004474D3">
        <w:rPr>
          <w:rFonts w:ascii="仿宋" w:eastAsia="仿宋" w:hAnsi="仿宋" w:cs="仿宋"/>
        </w:rPr>
        <w:t>db.foo.bar.find(null,{name:""})</w:t>
      </w:r>
    </w:p>
    <w:p w:rsidR="0020037C" w:rsidRDefault="0020037C">
      <w:pPr>
        <w:spacing w:before="10" w:line="140" w:lineRule="exact"/>
        <w:rPr>
          <w:sz w:val="14"/>
          <w:szCs w:val="14"/>
        </w:rPr>
      </w:pPr>
    </w:p>
    <w:p w:rsidR="0020037C" w:rsidRDefault="00DD1987">
      <w:pPr>
        <w:pStyle w:val="BodyText"/>
        <w:spacing w:line="139" w:lineRule="auto"/>
        <w:ind w:left="753" w:right="2332" w:hanging="640"/>
      </w:pPr>
      <w:r>
        <w:pict>
          <v:shape id="_x0000_i1068"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t>注:</w:t>
      </w:r>
      <w:r w:rsidR="004474D3">
        <w:rPr>
          <w:w w:val="116"/>
        </w:rPr>
        <w:t xml:space="preserve"> </w:t>
      </w:r>
      <w:r w:rsidR="004474D3">
        <w:rPr>
          <w:w w:val="95"/>
        </w:rPr>
        <w:t>如果记录中不存在指定的字段名（如：people），Sequoiadb默认也返回。如：</w:t>
      </w:r>
    </w:p>
    <w:p w:rsidR="0020037C" w:rsidRDefault="0020037C">
      <w:pPr>
        <w:spacing w:before="4" w:line="100" w:lineRule="exact"/>
        <w:rPr>
          <w:sz w:val="10"/>
          <w:szCs w:val="10"/>
        </w:rPr>
      </w:pPr>
    </w:p>
    <w:p w:rsidR="0020037C" w:rsidRDefault="00B0609F">
      <w:pPr>
        <w:pStyle w:val="BodyText"/>
        <w:spacing w:line="172" w:lineRule="auto"/>
        <w:ind w:left="753" w:right="4863"/>
        <w:rPr>
          <w:rFonts w:ascii="仿宋" w:eastAsia="仿宋" w:hAnsi="仿宋" w:cs="仿宋"/>
        </w:rPr>
      </w:pPr>
      <w:r w:rsidRPr="00B0609F">
        <w:pict>
          <v:group id="_x0000_s2928" style="position:absolute;left:0;text-align:left;margin-left:113.7pt;margin-top:.7pt;width:441.6pt;height:84.8pt;z-index:-251745792;mso-position-horizontal-relative:page" coordorigin="2274,14" coordsize="8832,1696">
            <v:shape id="_x0000_s2929" style="position:absolute;left:2274;top:14;width:8832;height:1696" coordorigin="2274,14" coordsize="8832,1696" path="m2274,14r8832,l11106,1710r-8832,l2274,14xe" fillcolor="#efefef" stroked="f">
              <v:path arrowok="t"/>
            </v:shape>
            <w10:wrap anchorx="page"/>
          </v:group>
        </w:pict>
      </w:r>
      <w:r w:rsidR="004474D3">
        <w:rPr>
          <w:rFonts w:ascii="仿宋" w:eastAsia="仿宋" w:hAnsi="仿宋" w:cs="仿宋"/>
        </w:rPr>
        <w:t>db.foo.bar.find({},{name:"",people:""}) 返回：{</w:t>
      </w:r>
    </w:p>
    <w:p w:rsidR="0020037C" w:rsidRDefault="0020037C">
      <w:pPr>
        <w:spacing w:line="172" w:lineRule="auto"/>
        <w:rPr>
          <w:rFonts w:ascii="仿宋" w:eastAsia="仿宋" w:hAnsi="仿宋" w:cs="仿宋"/>
        </w:rPr>
        <w:sectPr w:rsidR="0020037C">
          <w:pgSz w:w="12240" w:h="15840"/>
          <w:pgMar w:top="900" w:right="680" w:bottom="280" w:left="1520" w:header="713" w:footer="0" w:gutter="0"/>
          <w:cols w:space="720"/>
        </w:sectPr>
      </w:pPr>
    </w:p>
    <w:p w:rsidR="0020037C" w:rsidRDefault="004474D3">
      <w:pPr>
        <w:pStyle w:val="BodyText"/>
        <w:spacing w:line="220" w:lineRule="exact"/>
        <w:ind w:left="1453"/>
        <w:rPr>
          <w:rFonts w:ascii="仿宋" w:eastAsia="仿宋" w:hAnsi="仿宋" w:cs="仿宋"/>
        </w:rPr>
      </w:pPr>
      <w:r>
        <w:rPr>
          <w:rFonts w:ascii="仿宋" w:eastAsia="仿宋" w:hAnsi="仿宋" w:cs="仿宋"/>
        </w:rPr>
        <w:lastRenderedPageBreak/>
        <w:t>"name":{</w:t>
      </w: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0"/>
        <w:jc w:val="right"/>
        <w:rPr>
          <w:rFonts w:ascii="仿宋" w:eastAsia="仿宋" w:hAnsi="仿宋" w:cs="仿宋"/>
        </w:rPr>
      </w:pPr>
      <w:r>
        <w:rPr>
          <w:rFonts w:ascii="仿宋" w:eastAsia="仿宋" w:hAnsi="仿宋" w:cs="仿宋"/>
        </w:rPr>
        <w:t>},</w:t>
      </w:r>
    </w:p>
    <w:p w:rsidR="0020037C" w:rsidRDefault="004474D3">
      <w:pPr>
        <w:spacing w:before="7" w:line="130" w:lineRule="exact"/>
        <w:rPr>
          <w:sz w:val="13"/>
          <w:szCs w:val="13"/>
        </w:rPr>
      </w:pPr>
      <w:r>
        <w:br w:type="column"/>
      </w:r>
    </w:p>
    <w:p w:rsidR="0020037C" w:rsidRDefault="004474D3">
      <w:pPr>
        <w:pStyle w:val="BodyText"/>
        <w:ind w:left="-40"/>
        <w:rPr>
          <w:rFonts w:ascii="仿宋" w:eastAsia="仿宋" w:hAnsi="仿宋" w:cs="仿宋"/>
        </w:rPr>
      </w:pPr>
      <w:r>
        <w:rPr>
          <w:rFonts w:ascii="仿宋" w:eastAsia="仿宋" w:hAnsi="仿宋" w:cs="仿宋"/>
        </w:rPr>
        <w:t>"fist":"Tom",</w:t>
      </w:r>
    </w:p>
    <w:p w:rsidR="0020037C" w:rsidRDefault="004474D3">
      <w:pPr>
        <w:pStyle w:val="BodyText"/>
        <w:spacing w:line="212" w:lineRule="exact"/>
        <w:ind w:left="-40"/>
        <w:rPr>
          <w:rFonts w:ascii="仿宋" w:eastAsia="仿宋" w:hAnsi="仿宋" w:cs="仿宋"/>
        </w:rPr>
      </w:pPr>
      <w:r>
        <w:rPr>
          <w:rFonts w:ascii="仿宋" w:eastAsia="仿宋" w:hAnsi="仿宋" w:cs="仿宋"/>
        </w:rPr>
        <w:t>"second":"David"</w:t>
      </w:r>
    </w:p>
    <w:p w:rsidR="0020037C" w:rsidRDefault="0020037C">
      <w:pPr>
        <w:spacing w:line="212" w:lineRule="exact"/>
        <w:rPr>
          <w:rFonts w:ascii="仿宋" w:eastAsia="仿宋" w:hAnsi="仿宋" w:cs="仿宋"/>
        </w:rPr>
        <w:sectPr w:rsidR="0020037C">
          <w:type w:val="continuous"/>
          <w:pgSz w:w="12240" w:h="15840"/>
          <w:pgMar w:top="1480" w:right="680" w:bottom="280" w:left="1520" w:header="720" w:footer="720" w:gutter="0"/>
          <w:cols w:num="2" w:space="720" w:equalWidth="0">
            <w:col w:w="2354" w:space="40"/>
            <w:col w:w="7646"/>
          </w:cols>
        </w:sectPr>
      </w:pPr>
    </w:p>
    <w:p w:rsidR="0020037C" w:rsidRDefault="004474D3">
      <w:pPr>
        <w:pStyle w:val="BodyText"/>
        <w:spacing w:line="212" w:lineRule="exact"/>
        <w:ind w:left="1553"/>
        <w:rPr>
          <w:rFonts w:ascii="仿宋" w:eastAsia="仿宋" w:hAnsi="仿宋" w:cs="仿宋"/>
        </w:rPr>
      </w:pPr>
      <w:r>
        <w:rPr>
          <w:rFonts w:ascii="仿宋" w:eastAsia="仿宋" w:hAnsi="仿宋" w:cs="仿宋"/>
        </w:rPr>
        <w:lastRenderedPageBreak/>
        <w:t>"people":""</w:t>
      </w:r>
    </w:p>
    <w:p w:rsidR="0020037C" w:rsidRDefault="004474D3">
      <w:pPr>
        <w:pStyle w:val="BodyText"/>
        <w:spacing w:line="212" w:lineRule="exact"/>
        <w:ind w:left="1553"/>
        <w:rPr>
          <w:rFonts w:ascii="仿宋" w:eastAsia="仿宋" w:hAnsi="仿宋" w:cs="仿宋"/>
        </w:rPr>
      </w:pPr>
      <w:r>
        <w:rPr>
          <w:rFonts w:ascii="仿宋" w:eastAsia="仿宋" w:hAnsi="仿宋" w:cs="仿宋"/>
        </w:rPr>
        <w:t>}</w:t>
      </w:r>
    </w:p>
    <w:p w:rsidR="0020037C" w:rsidRDefault="0020037C">
      <w:pPr>
        <w:spacing w:before="5" w:line="180" w:lineRule="exact"/>
        <w:rPr>
          <w:sz w:val="18"/>
          <w:szCs w:val="18"/>
        </w:rPr>
      </w:pPr>
    </w:p>
    <w:p w:rsidR="0020037C" w:rsidRDefault="004474D3">
      <w:pPr>
        <w:pStyle w:val="BodyText"/>
        <w:ind w:left="113"/>
      </w:pPr>
      <w:r>
        <w:t>find()更多信息</w:t>
      </w:r>
    </w:p>
    <w:p w:rsidR="0020037C" w:rsidRDefault="004474D3">
      <w:pPr>
        <w:pStyle w:val="BodyText"/>
        <w:spacing w:before="16"/>
        <w:ind w:left="113"/>
      </w:pPr>
      <w:r>
        <w:rPr>
          <w:w w:val="95"/>
        </w:rPr>
        <w:t xml:space="preserve">执行db.foo.bar.find().help() </w:t>
      </w:r>
      <w:r>
        <w:rPr>
          <w:spacing w:val="6"/>
          <w:w w:val="95"/>
        </w:rPr>
        <w:t xml:space="preserve"> </w:t>
      </w:r>
      <w:r>
        <w:rPr>
          <w:w w:val="95"/>
        </w:rPr>
        <w:t xml:space="preserve">, </w:t>
      </w:r>
      <w:r>
        <w:rPr>
          <w:spacing w:val="6"/>
          <w:w w:val="95"/>
        </w:rPr>
        <w:t xml:space="preserve"> </w:t>
      </w:r>
      <w:r>
        <w:rPr>
          <w:w w:val="95"/>
        </w:rPr>
        <w:t xml:space="preserve">会看到find() </w:t>
      </w:r>
      <w:r>
        <w:rPr>
          <w:spacing w:val="6"/>
          <w:w w:val="95"/>
        </w:rPr>
        <w:t xml:space="preserve"> </w:t>
      </w:r>
      <w:r>
        <w:rPr>
          <w:w w:val="95"/>
        </w:rPr>
        <w:t>的更多使用方法</w:t>
      </w:r>
    </w:p>
    <w:p w:rsidR="0020037C" w:rsidRDefault="00B0609F">
      <w:pPr>
        <w:pStyle w:val="BodyText"/>
        <w:numPr>
          <w:ilvl w:val="0"/>
          <w:numId w:val="26"/>
        </w:numPr>
        <w:tabs>
          <w:tab w:val="left" w:pos="397"/>
        </w:tabs>
        <w:spacing w:before="31" w:line="252" w:lineRule="auto"/>
        <w:ind w:left="397" w:right="852"/>
      </w:pPr>
      <w:hyperlink w:anchor="_bookmark200" w:history="1">
        <w:r w:rsidR="004474D3">
          <w:rPr>
            <w:color w:val="0000FF"/>
            <w:w w:val="95"/>
            <w:position w:val="1"/>
          </w:rPr>
          <w:t>cursor.sort()</w:t>
        </w:r>
        <w:r w:rsidR="004474D3">
          <w:rPr>
            <w:color w:val="0000FF"/>
            <w:spacing w:val="-16"/>
            <w:w w:val="95"/>
            <w:position w:val="1"/>
          </w:rPr>
          <w:t xml:space="preserve"> </w:t>
        </w:r>
      </w:hyperlink>
      <w:r w:rsidR="004474D3">
        <w:rPr>
          <w:color w:val="000000"/>
          <w:w w:val="95"/>
          <w:position w:val="1"/>
        </w:rPr>
        <w:t>on</w:t>
      </w:r>
      <w:r w:rsidR="004474D3">
        <w:rPr>
          <w:color w:val="000000"/>
          <w:spacing w:val="-16"/>
          <w:w w:val="95"/>
          <w:position w:val="1"/>
        </w:rPr>
        <w:t xml:space="preserve"> </w:t>
      </w:r>
      <w:r w:rsidR="004474D3">
        <w:rPr>
          <w:color w:val="000000"/>
          <w:w w:val="95"/>
          <w:position w:val="1"/>
        </w:rPr>
        <w:t>page</w:t>
      </w:r>
      <w:r w:rsidR="004474D3">
        <w:rPr>
          <w:color w:val="000000"/>
          <w:spacing w:val="-15"/>
          <w:w w:val="95"/>
          <w:position w:val="1"/>
        </w:rPr>
        <w:t xml:space="preserve"> </w:t>
      </w:r>
      <w:r w:rsidR="004474D3">
        <w:rPr>
          <w:color w:val="000000"/>
          <w:w w:val="95"/>
          <w:position w:val="1"/>
        </w:rPr>
        <w:t>156sort(&lt;sort&gt;)</w:t>
      </w:r>
      <w:r w:rsidR="004474D3">
        <w:rPr>
          <w:color w:val="000000"/>
          <w:w w:val="90"/>
          <w:position w:val="1"/>
        </w:rPr>
        <w:t xml:space="preserve"> </w:t>
      </w:r>
      <w:r w:rsidR="004474D3">
        <w:rPr>
          <w:color w:val="000000"/>
          <w:w w:val="95"/>
        </w:rPr>
        <w:t>sort()方法用来按指定的字段排序，语法格式为：sort({"字段名1"：1|-1,"字段名2"：1|-1,...})，1为升</w:t>
      </w:r>
    </w:p>
    <w:p w:rsidR="0020037C" w:rsidRDefault="004474D3">
      <w:pPr>
        <w:pStyle w:val="BodyText"/>
        <w:spacing w:line="226" w:lineRule="exact"/>
        <w:ind w:left="397"/>
        <w:rPr>
          <w:lang w:eastAsia="zh-CN"/>
        </w:rPr>
      </w:pPr>
      <w:r>
        <w:rPr>
          <w:lang w:eastAsia="zh-CN"/>
        </w:rPr>
        <w:t>序，-1为降序。如果find方法的sel参数不设定内容，sort()方法按指定sort参数设定的字段排序，如</w:t>
      </w:r>
    </w:p>
    <w:p w:rsidR="0020037C" w:rsidRDefault="004474D3">
      <w:pPr>
        <w:pStyle w:val="BodyText"/>
        <w:spacing w:line="240" w:lineRule="exact"/>
        <w:ind w:left="397"/>
        <w:rPr>
          <w:lang w:eastAsia="zh-CN"/>
        </w:rPr>
      </w:pPr>
      <w:r>
        <w:rPr>
          <w:lang w:eastAsia="zh-CN"/>
        </w:rPr>
        <w:t>果sel参数设定了返回的字段名，那么sort()方法只能对sel参数中选定的字段进行排序。如：</w:t>
      </w:r>
    </w:p>
    <w:p w:rsidR="0020037C" w:rsidRDefault="00B0609F">
      <w:pPr>
        <w:pStyle w:val="BodyText"/>
        <w:spacing w:before="8" w:line="302" w:lineRule="auto"/>
        <w:ind w:left="397" w:right="492"/>
        <w:rPr>
          <w:rFonts w:ascii="仿宋" w:eastAsia="仿宋" w:hAnsi="仿宋" w:cs="仿宋"/>
          <w:lang w:eastAsia="zh-CN"/>
        </w:rPr>
      </w:pPr>
      <w:r w:rsidRPr="00B0609F">
        <w:pict>
          <v:group id="_x0000_s2926" style="position:absolute;left:0;text-align:left;margin-left:95.85pt;margin-top:4.85pt;width:459.45pt;height:10.6pt;z-index:-251744768;mso-position-horizontal-relative:page" coordorigin="1917,97" coordsize="9189,212">
            <v:shape id="_x0000_s2927" style="position:absolute;left:1917;top:97;width:9189;height:212" coordorigin="1917,97" coordsize="9189,212" path="m1917,97r9189,l11106,309r-9189,l1917,97xe" fillcolor="#efefef" stroked="f">
              <v:path arrowok="t"/>
            </v:shape>
            <w10:wrap anchorx="page"/>
          </v:group>
        </w:pict>
      </w:r>
      <w:r w:rsidRPr="00B0609F">
        <w:pict>
          <v:group id="_x0000_s2924" style="position:absolute;left:0;text-align:left;margin-left:95.85pt;margin-top:23.45pt;width:459.45pt;height:10.6pt;z-index:-251743744;mso-position-horizontal-relative:page" coordorigin="1917,469" coordsize="9189,212">
            <v:shape id="_x0000_s2925" style="position:absolute;left:1917;top:469;width:9189;height:212" coordorigin="1917,469" coordsize="9189,212" path="m1917,469r9189,l11106,681r-9189,l1917,469xe" fillcolor="#efefef" stroked="f">
              <v:path arrowok="t"/>
            </v:shape>
            <w10:wrap anchorx="page"/>
          </v:group>
        </w:pict>
      </w:r>
      <w:r w:rsidR="004474D3">
        <w:rPr>
          <w:rFonts w:ascii="仿宋" w:eastAsia="仿宋" w:hAnsi="仿宋" w:cs="仿宋"/>
          <w:lang w:eastAsia="zh-CN"/>
        </w:rPr>
        <w:t>db.foo.bar.find().sort({age:1}) 对返回的记录按age字段值的升序排序 db.foo.bar.find(null,{name:""}).sort({age:1})此操作实际上对返回的记录达不到排序的效果。</w:t>
      </w:r>
    </w:p>
    <w:p w:rsidR="0020037C" w:rsidRDefault="00B0609F">
      <w:pPr>
        <w:pStyle w:val="BodyText"/>
        <w:numPr>
          <w:ilvl w:val="0"/>
          <w:numId w:val="26"/>
        </w:numPr>
        <w:tabs>
          <w:tab w:val="left" w:pos="397"/>
        </w:tabs>
        <w:spacing w:line="205" w:lineRule="exact"/>
        <w:ind w:left="397"/>
      </w:pPr>
      <w:hyperlink w:anchor="_bookmark201" w:history="1">
        <w:r w:rsidR="004474D3">
          <w:rPr>
            <w:color w:val="0000FF"/>
            <w:w w:val="95"/>
            <w:position w:val="1"/>
          </w:rPr>
          <w:t>cursor.hint()</w:t>
        </w:r>
        <w:r w:rsidR="004474D3">
          <w:rPr>
            <w:color w:val="0000FF"/>
            <w:spacing w:val="-16"/>
            <w:w w:val="95"/>
            <w:position w:val="1"/>
          </w:rPr>
          <w:t xml:space="preserve"> </w:t>
        </w:r>
      </w:hyperlink>
      <w:r w:rsidR="004474D3">
        <w:rPr>
          <w:color w:val="000000"/>
          <w:w w:val="95"/>
          <w:position w:val="1"/>
        </w:rPr>
        <w:t>on</w:t>
      </w:r>
      <w:r w:rsidR="004474D3">
        <w:rPr>
          <w:color w:val="000000"/>
          <w:spacing w:val="-16"/>
          <w:w w:val="95"/>
          <w:position w:val="1"/>
        </w:rPr>
        <w:t xml:space="preserve"> </w:t>
      </w:r>
      <w:r w:rsidR="004474D3">
        <w:rPr>
          <w:color w:val="000000"/>
          <w:w w:val="95"/>
          <w:position w:val="1"/>
        </w:rPr>
        <w:t>page</w:t>
      </w:r>
      <w:r w:rsidR="004474D3">
        <w:rPr>
          <w:color w:val="000000"/>
          <w:spacing w:val="-15"/>
          <w:w w:val="95"/>
          <w:position w:val="1"/>
        </w:rPr>
        <w:t xml:space="preserve"> </w:t>
      </w:r>
      <w:r w:rsidR="004474D3">
        <w:rPr>
          <w:color w:val="000000"/>
          <w:w w:val="95"/>
          <w:position w:val="1"/>
        </w:rPr>
        <w:t>157hint(&lt;hint&gt;)</w:t>
      </w:r>
    </w:p>
    <w:p w:rsidR="0020037C" w:rsidRDefault="004474D3">
      <w:pPr>
        <w:pStyle w:val="BodyText"/>
        <w:spacing w:before="18"/>
        <w:ind w:left="397"/>
      </w:pPr>
      <w:r>
        <w:t>添加索引加快查找速度，假设存在名为"testIndex"的索引：</w:t>
      </w:r>
    </w:p>
    <w:p w:rsidR="0020037C" w:rsidRDefault="00B0609F">
      <w:pPr>
        <w:pStyle w:val="BodyText"/>
        <w:spacing w:before="8"/>
        <w:ind w:left="397"/>
        <w:rPr>
          <w:rFonts w:ascii="仿宋" w:eastAsia="仿宋" w:hAnsi="仿宋" w:cs="仿宋"/>
        </w:rPr>
      </w:pPr>
      <w:r w:rsidRPr="00B0609F">
        <w:pict>
          <v:group id="_x0000_s2922" style="position:absolute;left:0;text-align:left;margin-left:95.85pt;margin-top:4.85pt;width:459.45pt;height:10.6pt;z-index:-251742720;mso-position-horizontal-relative:page" coordorigin="1917,97" coordsize="9189,212">
            <v:shape id="_x0000_s2923"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db.foo.bar.find().hint({"":"testIndex"})</w:t>
      </w:r>
    </w:p>
    <w:p w:rsidR="0020037C" w:rsidRDefault="00B0609F">
      <w:pPr>
        <w:pStyle w:val="BodyText"/>
        <w:numPr>
          <w:ilvl w:val="0"/>
          <w:numId w:val="26"/>
        </w:numPr>
        <w:tabs>
          <w:tab w:val="left" w:pos="397"/>
        </w:tabs>
        <w:spacing w:line="257" w:lineRule="exact"/>
        <w:ind w:left="397"/>
      </w:pPr>
      <w:hyperlink w:anchor="_bookmark202" w:history="1">
        <w:r w:rsidR="004474D3">
          <w:rPr>
            <w:color w:val="0000FF"/>
            <w:w w:val="95"/>
            <w:position w:val="1"/>
          </w:rPr>
          <w:t>cursor.limit()</w:t>
        </w:r>
        <w:r w:rsidR="004474D3">
          <w:rPr>
            <w:color w:val="0000FF"/>
            <w:spacing w:val="-13"/>
            <w:w w:val="95"/>
            <w:position w:val="1"/>
          </w:rPr>
          <w:t xml:space="preserve"> </w:t>
        </w:r>
      </w:hyperlink>
      <w:r w:rsidR="004474D3">
        <w:rPr>
          <w:color w:val="000000"/>
          <w:w w:val="95"/>
          <w:position w:val="1"/>
        </w:rPr>
        <w:t>on</w:t>
      </w:r>
      <w:r w:rsidR="004474D3">
        <w:rPr>
          <w:color w:val="000000"/>
          <w:spacing w:val="-13"/>
          <w:w w:val="95"/>
          <w:position w:val="1"/>
        </w:rPr>
        <w:t xml:space="preserve"> </w:t>
      </w:r>
      <w:r w:rsidR="004474D3">
        <w:rPr>
          <w:color w:val="000000"/>
          <w:w w:val="95"/>
          <w:position w:val="1"/>
        </w:rPr>
        <w:t>page</w:t>
      </w:r>
      <w:r w:rsidR="004474D3">
        <w:rPr>
          <w:color w:val="000000"/>
          <w:spacing w:val="-13"/>
          <w:w w:val="95"/>
          <w:position w:val="1"/>
        </w:rPr>
        <w:t xml:space="preserve"> </w:t>
      </w:r>
      <w:r w:rsidR="004474D3">
        <w:rPr>
          <w:color w:val="000000"/>
          <w:w w:val="95"/>
          <w:position w:val="1"/>
        </w:rPr>
        <w:t>157limit(&lt;num&gt;)</w:t>
      </w:r>
    </w:p>
    <w:p w:rsidR="0020037C" w:rsidRDefault="004474D3">
      <w:pPr>
        <w:pStyle w:val="BodyText"/>
        <w:spacing w:before="18"/>
        <w:ind w:left="397"/>
        <w:rPr>
          <w:lang w:eastAsia="zh-CN"/>
        </w:rPr>
      </w:pPr>
      <w:r>
        <w:rPr>
          <w:lang w:eastAsia="zh-CN"/>
        </w:rPr>
        <w:t>在结果集中限制返回的记录条数：</w:t>
      </w:r>
    </w:p>
    <w:p w:rsidR="0020037C" w:rsidRDefault="00B0609F">
      <w:pPr>
        <w:pStyle w:val="BodyText"/>
        <w:spacing w:before="8"/>
        <w:ind w:left="397"/>
        <w:rPr>
          <w:rFonts w:ascii="仿宋" w:eastAsia="仿宋" w:hAnsi="仿宋" w:cs="仿宋"/>
        </w:rPr>
      </w:pPr>
      <w:r w:rsidRPr="00B0609F">
        <w:pict>
          <v:group id="_x0000_s2920" style="position:absolute;left:0;text-align:left;margin-left:95.85pt;margin-top:4.85pt;width:459.45pt;height:10.6pt;z-index:-251741696;mso-position-horizontal-relative:page" coordorigin="1917,97" coordsize="9189,212">
            <v:shape id="_x0000_s292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db.foo.bar.find().limit(3)返回结果集里面的的前三条记录</w:t>
      </w:r>
    </w:p>
    <w:p w:rsidR="0020037C" w:rsidRDefault="00B0609F">
      <w:pPr>
        <w:pStyle w:val="BodyText"/>
        <w:numPr>
          <w:ilvl w:val="0"/>
          <w:numId w:val="26"/>
        </w:numPr>
        <w:tabs>
          <w:tab w:val="left" w:pos="397"/>
        </w:tabs>
        <w:spacing w:line="257" w:lineRule="exact"/>
        <w:ind w:left="397"/>
      </w:pPr>
      <w:hyperlink w:anchor="_bookmark203" w:history="1">
        <w:r w:rsidR="004474D3">
          <w:rPr>
            <w:color w:val="0000FF"/>
            <w:w w:val="95"/>
            <w:position w:val="1"/>
          </w:rPr>
          <w:t>cursor.skip()</w:t>
        </w:r>
        <w:r w:rsidR="004474D3">
          <w:rPr>
            <w:color w:val="0000FF"/>
            <w:spacing w:val="-17"/>
            <w:w w:val="95"/>
            <w:position w:val="1"/>
          </w:rPr>
          <w:t xml:space="preserve"> </w:t>
        </w:r>
      </w:hyperlink>
      <w:r w:rsidR="004474D3">
        <w:rPr>
          <w:color w:val="000000"/>
          <w:w w:val="95"/>
          <w:position w:val="1"/>
        </w:rPr>
        <w:t>on</w:t>
      </w:r>
      <w:r w:rsidR="004474D3">
        <w:rPr>
          <w:color w:val="000000"/>
          <w:spacing w:val="-17"/>
          <w:w w:val="95"/>
          <w:position w:val="1"/>
        </w:rPr>
        <w:t xml:space="preserve"> </w:t>
      </w:r>
      <w:r w:rsidR="004474D3">
        <w:rPr>
          <w:color w:val="000000"/>
          <w:w w:val="95"/>
          <w:position w:val="1"/>
        </w:rPr>
        <w:t>page</w:t>
      </w:r>
      <w:r w:rsidR="004474D3">
        <w:rPr>
          <w:color w:val="000000"/>
          <w:spacing w:val="-17"/>
          <w:w w:val="95"/>
          <w:position w:val="1"/>
        </w:rPr>
        <w:t xml:space="preserve"> </w:t>
      </w:r>
      <w:r w:rsidR="004474D3">
        <w:rPr>
          <w:color w:val="000000"/>
          <w:w w:val="95"/>
          <w:position w:val="1"/>
        </w:rPr>
        <w:t>158skip(&lt;num&gt;)</w:t>
      </w:r>
    </w:p>
    <w:p w:rsidR="0020037C" w:rsidRDefault="0020037C">
      <w:pPr>
        <w:spacing w:line="257" w:lineRule="exact"/>
        <w:sectPr w:rsidR="0020037C">
          <w:type w:val="continuous"/>
          <w:pgSz w:w="12240" w:h="15840"/>
          <w:pgMar w:top="1480" w:right="680" w:bottom="280" w:left="1520" w:header="720" w:footer="72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1217"/>
        <w:rPr>
          <w:lang w:eastAsia="zh-CN"/>
        </w:rPr>
      </w:pPr>
      <w:r>
        <w:rPr>
          <w:lang w:eastAsia="zh-CN"/>
        </w:rPr>
        <w:t>skip()方法控制结果集的开始点，即跳过前面的num条记录，从num+1条记录开始返回：</w:t>
      </w:r>
    </w:p>
    <w:p w:rsidR="0020037C" w:rsidRDefault="00B0609F">
      <w:pPr>
        <w:pStyle w:val="BodyText"/>
        <w:spacing w:before="8"/>
        <w:ind w:left="1217"/>
        <w:rPr>
          <w:rFonts w:ascii="仿宋" w:eastAsia="仿宋" w:hAnsi="仿宋" w:cs="仿宋"/>
          <w:lang w:eastAsia="zh-CN"/>
        </w:rPr>
      </w:pPr>
      <w:r w:rsidRPr="00B0609F">
        <w:pict>
          <v:group id="_x0000_s2918" style="position:absolute;left:0;text-align:left;margin-left:95.85pt;margin-top:4.85pt;width:459.45pt;height:10.6pt;z-index:-251740672;mso-position-horizontal-relative:page" coordorigin="1917,97" coordsize="9189,212">
            <v:shape id="_x0000_s291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db.foo.bar.find().skip(5)从查询的结果集的第6条记录开始返回</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使用游标控制find()返回的记录</w:t>
      </w:r>
    </w:p>
    <w:p w:rsidR="0020037C" w:rsidRDefault="0020037C">
      <w:pPr>
        <w:spacing w:before="5" w:line="120" w:lineRule="exact"/>
        <w:rPr>
          <w:sz w:val="12"/>
          <w:szCs w:val="12"/>
          <w:lang w:eastAsia="zh-CN"/>
        </w:rPr>
      </w:pPr>
    </w:p>
    <w:p w:rsidR="0020037C" w:rsidRDefault="00B0609F">
      <w:pPr>
        <w:pStyle w:val="BodyText"/>
        <w:spacing w:line="172" w:lineRule="auto"/>
        <w:ind w:left="1217" w:right="3467"/>
        <w:rPr>
          <w:rFonts w:ascii="仿宋" w:eastAsia="仿宋" w:hAnsi="仿宋" w:cs="仿宋"/>
        </w:rPr>
      </w:pPr>
      <w:r w:rsidRPr="00B0609F">
        <w:pict>
          <v:group id="_x0000_s2916" style="position:absolute;left:0;text-align:left;margin-left:95.85pt;margin-top:.7pt;width:459.45pt;height:74.2pt;z-index:-251739648;mso-position-horizontal-relative:page" coordorigin="1917,14" coordsize="9189,1484">
            <v:shape id="_x0000_s2917" style="position:absolute;left:1917;top:14;width:9189;height:1484" coordorigin="1917,14" coordsize="9189,1484" path="m1917,14r9189,l11106,1498r-9189,l1917,14xe" fillcolor="#efefef" stroked="f">
              <v:path arrowok="t"/>
            </v:shape>
            <w10:wrap anchorx="page"/>
          </v:group>
        </w:pict>
      </w:r>
      <w:hyperlink w:anchor="_bookmark204" w:history="1">
        <w:r w:rsidR="004474D3">
          <w:rPr>
            <w:rFonts w:ascii="仿宋" w:eastAsia="仿宋" w:hAnsi="仿宋" w:cs="仿宋"/>
            <w:color w:val="0000FF"/>
          </w:rPr>
          <w:t xml:space="preserve">db.foo.bar.find().current() </w:t>
        </w:r>
      </w:hyperlink>
      <w:r w:rsidR="004474D3">
        <w:rPr>
          <w:rFonts w:ascii="仿宋" w:eastAsia="仿宋" w:hAnsi="仿宋" w:cs="仿宋"/>
          <w:color w:val="000000"/>
        </w:rPr>
        <w:t xml:space="preserve">返回当前游标指向的记录 </w:t>
      </w:r>
      <w:r w:rsidR="004474D3">
        <w:rPr>
          <w:rFonts w:ascii="仿宋" w:eastAsia="仿宋" w:hAnsi="仿宋" w:cs="仿宋"/>
          <w:color w:val="0000FF"/>
        </w:rPr>
        <w:t xml:space="preserve">db.foo.bar.find().deleteCurrent() </w:t>
      </w:r>
      <w:r w:rsidR="004474D3">
        <w:rPr>
          <w:rFonts w:ascii="仿宋" w:eastAsia="仿宋" w:hAnsi="仿宋" w:cs="仿宋"/>
          <w:color w:val="000000"/>
        </w:rPr>
        <w:t xml:space="preserve">删除当前游标指向的记录 </w:t>
      </w:r>
      <w:hyperlink w:anchor="_bookmark205" w:history="1">
        <w:r w:rsidR="004474D3">
          <w:rPr>
            <w:rFonts w:ascii="仿宋" w:eastAsia="仿宋" w:hAnsi="仿宋" w:cs="仿宋"/>
            <w:color w:val="0000FF"/>
          </w:rPr>
          <w:t xml:space="preserve">db.foo.bar.find().next() </w:t>
        </w:r>
      </w:hyperlink>
      <w:r w:rsidR="004474D3">
        <w:rPr>
          <w:rFonts w:ascii="仿宋" w:eastAsia="仿宋" w:hAnsi="仿宋" w:cs="仿宋"/>
          <w:color w:val="000000"/>
        </w:rPr>
        <w:t xml:space="preserve">返回当前游标指向的下一条记录 </w:t>
      </w:r>
      <w:r w:rsidR="004474D3">
        <w:rPr>
          <w:rFonts w:ascii="仿宋" w:eastAsia="仿宋" w:hAnsi="仿宋" w:cs="仿宋"/>
          <w:color w:val="0000FF"/>
        </w:rPr>
        <w:t>db.foo.bar.find().updateCurrent()</w:t>
      </w:r>
      <w:r w:rsidR="004474D3">
        <w:rPr>
          <w:rFonts w:ascii="仿宋" w:eastAsia="仿宋" w:hAnsi="仿宋" w:cs="仿宋"/>
          <w:color w:val="000000"/>
        </w:rPr>
        <w:t xml:space="preserve">更新当前游标指向的记录 </w:t>
      </w:r>
      <w:hyperlink w:anchor="_bookmark174" w:history="1">
        <w:r w:rsidR="004474D3">
          <w:rPr>
            <w:rFonts w:ascii="仿宋" w:eastAsia="仿宋" w:hAnsi="仿宋" w:cs="仿宋"/>
            <w:color w:val="0000FF"/>
          </w:rPr>
          <w:t>db.foo.bar.find().count()</w:t>
        </w:r>
      </w:hyperlink>
      <w:r w:rsidR="004474D3">
        <w:rPr>
          <w:rFonts w:ascii="仿宋" w:eastAsia="仿宋" w:hAnsi="仿宋" w:cs="仿宋"/>
          <w:color w:val="000000"/>
        </w:rPr>
        <w:t xml:space="preserve">返回当前游标的记录总数 </w:t>
      </w:r>
      <w:hyperlink w:anchor="_bookmark206" w:history="1">
        <w:r w:rsidR="004474D3">
          <w:rPr>
            <w:rFonts w:ascii="仿宋" w:eastAsia="仿宋" w:hAnsi="仿宋" w:cs="仿宋"/>
            <w:color w:val="0000FF"/>
          </w:rPr>
          <w:t xml:space="preserve">db.foo.bar.find().size() </w:t>
        </w:r>
      </w:hyperlink>
      <w:r w:rsidR="004474D3">
        <w:rPr>
          <w:rFonts w:ascii="仿宋" w:eastAsia="仿宋" w:hAnsi="仿宋" w:cs="仿宋"/>
          <w:color w:val="000000"/>
        </w:rPr>
        <w:t xml:space="preserve">返回当前游标到最终游标的距离 </w:t>
      </w:r>
      <w:hyperlink w:anchor="_bookmark207" w:history="1">
        <w:r w:rsidR="004474D3">
          <w:rPr>
            <w:rFonts w:ascii="仿宋" w:eastAsia="仿宋" w:hAnsi="仿宋" w:cs="仿宋"/>
            <w:color w:val="0000FF"/>
          </w:rPr>
          <w:t xml:space="preserve">db.foo.bar.find().toArray() </w:t>
        </w:r>
      </w:hyperlink>
      <w:r w:rsidR="004474D3">
        <w:rPr>
          <w:rFonts w:ascii="仿宋" w:eastAsia="仿宋" w:hAnsi="仿宋" w:cs="仿宋"/>
          <w:color w:val="000000"/>
        </w:rPr>
        <w:t>以数组形式返回结果集</w:t>
      </w:r>
    </w:p>
    <w:p w:rsidR="0020037C" w:rsidRDefault="0020037C">
      <w:pPr>
        <w:spacing w:before="9" w:line="160" w:lineRule="exact"/>
        <w:rPr>
          <w:sz w:val="16"/>
          <w:szCs w:val="16"/>
        </w:rPr>
      </w:pPr>
    </w:p>
    <w:p w:rsidR="0020037C" w:rsidRDefault="004474D3">
      <w:pPr>
        <w:pStyle w:val="Heading3"/>
        <w:spacing w:line="352" w:lineRule="exact"/>
        <w:rPr>
          <w:lang w:eastAsia="zh-CN"/>
        </w:rPr>
      </w:pPr>
      <w:bookmarkStart w:id="268" w:name="更新"/>
      <w:bookmarkStart w:id="269" w:name="_bookmark122"/>
      <w:bookmarkEnd w:id="268"/>
      <w:bookmarkEnd w:id="269"/>
      <w:r>
        <w:rPr>
          <w:lang w:eastAsia="zh-CN"/>
        </w:rPr>
        <w:t>更新</w:t>
      </w:r>
    </w:p>
    <w:p w:rsidR="0020037C" w:rsidRDefault="0020037C">
      <w:pPr>
        <w:spacing w:before="8" w:line="100" w:lineRule="exact"/>
        <w:rPr>
          <w:sz w:val="10"/>
          <w:szCs w:val="10"/>
          <w:lang w:eastAsia="zh-CN"/>
        </w:rPr>
      </w:pPr>
    </w:p>
    <w:p w:rsidR="0020037C" w:rsidRDefault="004474D3">
      <w:pPr>
        <w:pStyle w:val="BodyText"/>
        <w:spacing w:line="167" w:lineRule="auto"/>
        <w:ind w:right="90"/>
        <w:rPr>
          <w:lang w:eastAsia="zh-CN"/>
        </w:rPr>
      </w:pPr>
      <w:r>
        <w:rPr>
          <w:w w:val="95"/>
          <w:lang w:eastAsia="zh-CN"/>
        </w:rPr>
        <w:t>四大基本数据库操作即（CRUD），更新操作即修改集合中已存在的记录。sequoiadb中使用</w:t>
      </w:r>
      <w:hyperlink w:anchor="_bookmark183" w:history="1">
        <w:r>
          <w:rPr>
            <w:color w:val="0000FF"/>
            <w:w w:val="95"/>
            <w:lang w:eastAsia="zh-CN"/>
          </w:rPr>
          <w:t>update()</w:t>
        </w:r>
      </w:hyperlink>
      <w:r>
        <w:rPr>
          <w:color w:val="000000"/>
          <w:w w:val="95"/>
          <w:lang w:eastAsia="zh-CN"/>
        </w:rPr>
        <w:t>方法做</w:t>
      </w:r>
      <w:r>
        <w:rPr>
          <w:color w:val="000000"/>
          <w:lang w:eastAsia="zh-CN"/>
        </w:rPr>
        <w:t xml:space="preserve"> 更新操作。</w:t>
      </w:r>
    </w:p>
    <w:p w:rsidR="0020037C" w:rsidRDefault="0020037C">
      <w:pPr>
        <w:spacing w:before="5" w:line="150" w:lineRule="exact"/>
        <w:rPr>
          <w:sz w:val="15"/>
          <w:szCs w:val="15"/>
          <w:lang w:eastAsia="zh-CN"/>
        </w:rPr>
      </w:pPr>
    </w:p>
    <w:p w:rsidR="0020037C" w:rsidRDefault="00DD1987">
      <w:pPr>
        <w:pStyle w:val="BodyText"/>
        <w:spacing w:line="139" w:lineRule="auto"/>
        <w:ind w:left="1573" w:right="4300" w:hanging="640"/>
      </w:pPr>
      <w:r>
        <w:pict>
          <v:shape id="_x0000_i1069"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t>注:</w:t>
      </w:r>
      <w:r w:rsidR="004474D3">
        <w:rPr>
          <w:w w:val="116"/>
        </w:rPr>
        <w:t xml:space="preserve"> </w:t>
      </w:r>
      <w:r w:rsidR="004474D3">
        <w:rPr>
          <w:w w:val="95"/>
        </w:rPr>
        <w:t>本文档的所有例子都是使用sequoiadb的shell接口。</w:t>
      </w:r>
    </w:p>
    <w:p w:rsidR="0020037C" w:rsidRDefault="0020037C">
      <w:pPr>
        <w:spacing w:before="17" w:line="200" w:lineRule="exact"/>
        <w:rPr>
          <w:sz w:val="20"/>
          <w:szCs w:val="20"/>
        </w:rPr>
      </w:pPr>
    </w:p>
    <w:p w:rsidR="0020037C" w:rsidRDefault="00B0609F">
      <w:pPr>
        <w:pStyle w:val="BodyText"/>
        <w:spacing w:line="257" w:lineRule="auto"/>
        <w:ind w:right="3467"/>
      </w:pPr>
      <w:r>
        <w:pict>
          <v:group id="_x0000_s2913" style="position:absolute;left:0;text-align:left;margin-left:81.7pt;margin-top:40.05pt;width:473.6pt;height:10.6pt;z-index:-251738624;mso-position-horizontal-relative:page" coordorigin="1634,801" coordsize="9472,212">
            <v:shape id="_x0000_s2914" style="position:absolute;left:1634;top:801;width:9472;height:212" coordorigin="1634,801" coordsize="9472,212" path="m1634,801r9472,l11106,1013r-9472,l1634,801xe" fillcolor="#efefef" stroked="f">
              <v:path arrowok="t"/>
            </v:shape>
            <w10:wrap anchorx="page"/>
          </v:group>
        </w:pict>
      </w:r>
      <w:r w:rsidR="004474D3">
        <w:t>update()</w:t>
      </w:r>
      <w:r w:rsidR="004474D3">
        <w:rPr>
          <w:w w:val="94"/>
        </w:rPr>
        <w:t xml:space="preserve"> </w:t>
      </w:r>
      <w:r w:rsidR="004474D3">
        <w:t xml:space="preserve">update()方法是修改集合中记录的主要方法，它的语法结构为： </w:t>
      </w:r>
      <w:r w:rsidR="004474D3">
        <w:rPr>
          <w:rFonts w:ascii="仿宋" w:eastAsia="仿宋" w:hAnsi="仿宋" w:cs="仿宋"/>
        </w:rPr>
        <w:t xml:space="preserve">db.collectionspace.collection.update(&lt;rule&gt;,[cond],[hint]) </w:t>
      </w:r>
      <w:r w:rsidR="004474D3">
        <w:t>在SQL中对应的操作：update()的方法与update...set语句相似：</w:t>
      </w:r>
    </w:p>
    <w:p w:rsidR="0020037C" w:rsidRDefault="004474D3">
      <w:pPr>
        <w:pStyle w:val="BodyText"/>
        <w:spacing w:line="340" w:lineRule="exact"/>
        <w:rPr>
          <w:lang w:eastAsia="zh-CN"/>
        </w:rPr>
      </w:pPr>
      <w:r>
        <w:rPr>
          <w:w w:val="95"/>
          <w:lang w:eastAsia="zh-CN"/>
        </w:rPr>
        <w:t>.</w:t>
      </w:r>
      <w:r>
        <w:rPr>
          <w:spacing w:val="24"/>
          <w:w w:val="95"/>
          <w:lang w:eastAsia="zh-CN"/>
        </w:rPr>
        <w:t xml:space="preserve"> </w:t>
      </w:r>
      <w:r>
        <w:rPr>
          <w:w w:val="95"/>
          <w:lang w:eastAsia="zh-CN"/>
        </w:rPr>
        <w:t>&lt;rule&gt;参数对应set语句</w:t>
      </w:r>
    </w:p>
    <w:p w:rsidR="0020037C" w:rsidRDefault="004474D3">
      <w:pPr>
        <w:pStyle w:val="BodyText"/>
        <w:spacing w:before="16"/>
        <w:rPr>
          <w:lang w:eastAsia="zh-CN"/>
        </w:rPr>
      </w:pPr>
      <w:r>
        <w:rPr>
          <w:w w:val="95"/>
          <w:lang w:eastAsia="zh-CN"/>
        </w:rPr>
        <w:t xml:space="preserve">.[cond] </w:t>
      </w:r>
      <w:r>
        <w:rPr>
          <w:spacing w:val="26"/>
          <w:w w:val="95"/>
          <w:lang w:eastAsia="zh-CN"/>
        </w:rPr>
        <w:t xml:space="preserve"> </w:t>
      </w:r>
      <w:r>
        <w:rPr>
          <w:w w:val="95"/>
          <w:lang w:eastAsia="zh-CN"/>
        </w:rPr>
        <w:t>参数对应where语句</w:t>
      </w:r>
    </w:p>
    <w:p w:rsidR="0020037C" w:rsidRDefault="004474D3">
      <w:pPr>
        <w:pStyle w:val="BodyText"/>
        <w:spacing w:before="16"/>
        <w:rPr>
          <w:lang w:eastAsia="zh-CN"/>
        </w:rPr>
      </w:pPr>
      <w:r>
        <w:rPr>
          <w:lang w:eastAsia="zh-CN"/>
        </w:rPr>
        <w:t>.</w:t>
      </w:r>
      <w:r>
        <w:rPr>
          <w:spacing w:val="-5"/>
          <w:lang w:eastAsia="zh-CN"/>
        </w:rPr>
        <w:t xml:space="preserve"> </w:t>
      </w:r>
      <w:r>
        <w:rPr>
          <w:lang w:eastAsia="zh-CN"/>
        </w:rPr>
        <w:t>[hint]</w:t>
      </w:r>
      <w:r>
        <w:rPr>
          <w:spacing w:val="-4"/>
          <w:lang w:eastAsia="zh-CN"/>
        </w:rPr>
        <w:t xml:space="preserve"> </w:t>
      </w:r>
      <w:r>
        <w:rPr>
          <w:lang w:eastAsia="zh-CN"/>
        </w:rPr>
        <w:t>参数是对应索引表里的名称</w:t>
      </w:r>
    </w:p>
    <w:p w:rsidR="0020037C" w:rsidRDefault="0020037C">
      <w:pPr>
        <w:spacing w:before="6" w:line="190" w:lineRule="exact"/>
        <w:rPr>
          <w:sz w:val="19"/>
          <w:szCs w:val="19"/>
          <w:lang w:eastAsia="zh-CN"/>
        </w:rPr>
      </w:pPr>
    </w:p>
    <w:p w:rsidR="0020037C" w:rsidRDefault="004474D3">
      <w:pPr>
        <w:pStyle w:val="BodyText"/>
        <w:spacing w:line="251" w:lineRule="auto"/>
        <w:ind w:right="90"/>
      </w:pPr>
      <w:r>
        <w:t xml:space="preserve">使用update操作修改记录 </w:t>
      </w:r>
      <w:r>
        <w:rPr>
          <w:w w:val="95"/>
        </w:rPr>
        <w:t>如果update()方法只有rule参数的表达式(例如使用</w:t>
      </w:r>
      <w:hyperlink w:anchor="_bookmark235" w:history="1">
        <w:r>
          <w:rPr>
            <w:color w:val="0000FF"/>
            <w:w w:val="95"/>
          </w:rPr>
          <w:t>$set</w:t>
        </w:r>
      </w:hyperlink>
      <w:r>
        <w:rPr>
          <w:color w:val="000000"/>
          <w:w w:val="95"/>
        </w:rPr>
        <w:t>更新表达式)，那么update方法会修改集合记录中所有</w:t>
      </w:r>
    </w:p>
    <w:p w:rsidR="0020037C" w:rsidRDefault="004474D3">
      <w:pPr>
        <w:pStyle w:val="BodyText"/>
        <w:spacing w:line="227" w:lineRule="exact"/>
      </w:pPr>
      <w:r>
        <w:t>指定的字段；更新嵌套对象sequoiadb使用点(.)操作符。</w:t>
      </w:r>
    </w:p>
    <w:p w:rsidR="0020037C" w:rsidRDefault="004474D3">
      <w:pPr>
        <w:pStyle w:val="BodyText"/>
        <w:tabs>
          <w:tab w:val="left" w:pos="1217"/>
        </w:tabs>
        <w:spacing w:before="31" w:line="252" w:lineRule="auto"/>
        <w:ind w:left="1217" w:right="448"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更新记录字段 </w:t>
      </w:r>
      <w:r>
        <w:rPr>
          <w:w w:val="95"/>
          <w:lang w:eastAsia="zh-CN"/>
        </w:rPr>
        <w:t>使用</w:t>
      </w:r>
      <w:hyperlink w:anchor="_bookmark235" w:history="1">
        <w:r>
          <w:rPr>
            <w:color w:val="0000FF"/>
            <w:w w:val="95"/>
            <w:lang w:eastAsia="zh-CN"/>
          </w:rPr>
          <w:t>$set</w:t>
        </w:r>
      </w:hyperlink>
      <w:r>
        <w:rPr>
          <w:color w:val="000000"/>
          <w:w w:val="95"/>
          <w:lang w:eastAsia="zh-CN"/>
        </w:rPr>
        <w:t>更新记录字段的值。下面的操作修改集合bar中符合条件_id字段值等于1的记录，使用$set修</w:t>
      </w:r>
    </w:p>
    <w:p w:rsidR="0020037C" w:rsidRDefault="004474D3">
      <w:pPr>
        <w:pStyle w:val="BodyText"/>
        <w:spacing w:line="226" w:lineRule="exact"/>
        <w:ind w:left="1217"/>
      </w:pPr>
      <w:r>
        <w:t>改name字段的嵌套元素first字段的值，将它的值修改为"Mike"：</w:t>
      </w:r>
    </w:p>
    <w:p w:rsidR="0020037C" w:rsidRDefault="00B0609F">
      <w:pPr>
        <w:pStyle w:val="BodyText"/>
        <w:spacing w:before="8"/>
        <w:ind w:left="1217"/>
        <w:rPr>
          <w:rFonts w:ascii="仿宋" w:eastAsia="仿宋" w:hAnsi="仿宋" w:cs="仿宋"/>
        </w:rPr>
      </w:pPr>
      <w:r w:rsidRPr="00B0609F">
        <w:pict>
          <v:group id="_x0000_s2911" style="position:absolute;left:0;text-align:left;margin-left:95.85pt;margin-top:4.85pt;width:459.45pt;height:10.6pt;z-index:-251737600;mso-position-horizontal-relative:page" coordorigin="1917,97" coordsize="9189,212">
            <v:shape id="_x0000_s2912"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db.foo.bar.update({$set:{"name.first":"Mike"}},{_id:1})</w:t>
      </w:r>
    </w:p>
    <w:p w:rsidR="0020037C" w:rsidRDefault="0020037C">
      <w:pPr>
        <w:spacing w:before="4" w:line="130" w:lineRule="exact"/>
        <w:rPr>
          <w:sz w:val="13"/>
          <w:szCs w:val="13"/>
        </w:rPr>
      </w:pPr>
    </w:p>
    <w:p w:rsidR="0020037C" w:rsidRDefault="00B0609F">
      <w:pPr>
        <w:pStyle w:val="BodyText"/>
        <w:spacing w:line="167" w:lineRule="auto"/>
        <w:ind w:left="1857"/>
      </w:pPr>
      <w:r>
        <w:pict>
          <v:shape id="_x0000_s2910" type="#_x0000_t75" style="position:absolute;left:0;text-align:left;margin-left:95.85pt;margin-top:2.6pt;width:24pt;height:24pt;z-index:-251736576;mso-position-horizontal-relative:page">
            <v:imagedata r:id="rId21" o:title=""/>
            <w10:wrap anchorx="page"/>
          </v:shape>
        </w:pict>
      </w:r>
      <w:r w:rsidR="004474D3">
        <w:t>注:</w:t>
      </w:r>
      <w:r w:rsidR="004474D3">
        <w:rPr>
          <w:spacing w:val="-3"/>
        </w:rPr>
        <w:t xml:space="preserve"> </w:t>
      </w:r>
      <w:r w:rsidR="004474D3">
        <w:t>如果rule参数包含的字段名没有在当前的记录中，update()方法会添加rule参数包含的字段到 记录中。</w:t>
      </w:r>
    </w:p>
    <w:p w:rsidR="0020037C" w:rsidRDefault="004474D3">
      <w:pPr>
        <w:pStyle w:val="BodyText"/>
        <w:tabs>
          <w:tab w:val="left" w:pos="1217"/>
        </w:tabs>
        <w:spacing w:before="25" w:line="252" w:lineRule="auto"/>
        <w:ind w:left="1217" w:right="43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删除记录字段 </w:t>
      </w:r>
      <w:r>
        <w:rPr>
          <w:w w:val="95"/>
          <w:lang w:eastAsia="zh-CN"/>
        </w:rPr>
        <w:t>使用</w:t>
      </w:r>
      <w:hyperlink w:anchor="_bookmark236" w:history="1">
        <w:r>
          <w:rPr>
            <w:color w:val="0000FF"/>
            <w:w w:val="95"/>
            <w:lang w:eastAsia="zh-CN"/>
          </w:rPr>
          <w:t>$unset</w:t>
        </w:r>
      </w:hyperlink>
      <w:r>
        <w:rPr>
          <w:color w:val="000000"/>
          <w:w w:val="95"/>
          <w:lang w:eastAsia="zh-CN"/>
        </w:rPr>
        <w:t>删除记录的字段名。下面的操作是删除集合bar中所有含有age字段的记录，如果记录中没</w:t>
      </w:r>
    </w:p>
    <w:p w:rsidR="0020037C" w:rsidRDefault="004474D3">
      <w:pPr>
        <w:pStyle w:val="BodyText"/>
        <w:spacing w:line="226" w:lineRule="exact"/>
        <w:ind w:left="1217"/>
      </w:pPr>
      <w:r>
        <w:t>有age字段，跳过。</w:t>
      </w:r>
    </w:p>
    <w:p w:rsidR="0020037C" w:rsidRDefault="00B0609F">
      <w:pPr>
        <w:pStyle w:val="BodyText"/>
        <w:spacing w:before="8"/>
        <w:ind w:left="1217"/>
        <w:rPr>
          <w:rFonts w:ascii="仿宋" w:eastAsia="仿宋" w:hAnsi="仿宋" w:cs="仿宋"/>
        </w:rPr>
      </w:pPr>
      <w:r w:rsidRPr="00B0609F">
        <w:pict>
          <v:group id="_x0000_s2908" style="position:absolute;left:0;text-align:left;margin-left:95.85pt;margin-top:4.85pt;width:459.45pt;height:10.6pt;z-index:-251735552;mso-position-horizontal-relative:page" coordorigin="1917,97" coordsize="9189,212">
            <v:shape id="_x0000_s290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db.foo.bar.update({$unset:{age:""}})</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数组元素更新</w:t>
      </w:r>
    </w:p>
    <w:p w:rsidR="0020037C" w:rsidRDefault="0020037C">
      <w:pPr>
        <w:spacing w:before="6" w:line="100" w:lineRule="exact"/>
        <w:rPr>
          <w:sz w:val="10"/>
          <w:szCs w:val="10"/>
        </w:rPr>
      </w:pPr>
    </w:p>
    <w:p w:rsidR="0020037C" w:rsidRDefault="004474D3">
      <w:pPr>
        <w:pStyle w:val="BodyText"/>
        <w:spacing w:line="167" w:lineRule="auto"/>
        <w:ind w:left="1217"/>
        <w:rPr>
          <w:lang w:eastAsia="zh-CN"/>
        </w:rPr>
      </w:pPr>
      <w:r>
        <w:rPr>
          <w:w w:val="95"/>
        </w:rPr>
        <w:t>如果需要更新数组中的元素，sequoiadb使用点操作符(.)，数组下标从0开始。</w:t>
      </w:r>
      <w:r>
        <w:rPr>
          <w:w w:val="95"/>
          <w:lang w:eastAsia="zh-CN"/>
        </w:rPr>
        <w:t>下面的操作是修改数组字</w:t>
      </w:r>
      <w:r>
        <w:rPr>
          <w:lang w:eastAsia="zh-CN"/>
        </w:rPr>
        <w:t xml:space="preserve"> 段arr的第二个元素的值，将它的值添加为5,：</w:t>
      </w:r>
    </w:p>
    <w:p w:rsidR="0020037C" w:rsidRDefault="00B0609F">
      <w:pPr>
        <w:pStyle w:val="BodyText"/>
        <w:spacing w:before="23"/>
        <w:ind w:left="1217"/>
        <w:rPr>
          <w:rFonts w:ascii="仿宋" w:eastAsia="仿宋" w:hAnsi="仿宋" w:cs="仿宋"/>
        </w:rPr>
      </w:pPr>
      <w:r w:rsidRPr="00B0609F">
        <w:pict>
          <v:group id="_x0000_s2906" style="position:absolute;left:0;text-align:left;margin-left:95.85pt;margin-top:5.6pt;width:459.45pt;height:10.6pt;z-index:-251734528;mso-position-horizontal-relative:page" coordorigin="1917,112" coordsize="9189,212">
            <v:shape id="_x0000_s2907"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rPr>
        <w:t>db.foo.bar.update({</w:t>
      </w:r>
      <w:hyperlink w:anchor="_bookmark234" w:history="1">
        <w:r w:rsidR="004474D3">
          <w:rPr>
            <w:rFonts w:ascii="仿宋" w:eastAsia="仿宋" w:hAnsi="仿宋" w:cs="仿宋"/>
            <w:color w:val="0000FF"/>
          </w:rPr>
          <w:t>$inc</w:t>
        </w:r>
      </w:hyperlink>
      <w:r w:rsidR="004474D3">
        <w:rPr>
          <w:rFonts w:ascii="仿宋" w:eastAsia="仿宋" w:hAnsi="仿宋" w:cs="仿宋"/>
          <w:color w:val="000000"/>
        </w:rPr>
        <w:t>:{"arr.1":5}})</w:t>
      </w:r>
    </w:p>
    <w:p w:rsidR="0020037C" w:rsidRDefault="004474D3">
      <w:pPr>
        <w:pStyle w:val="BodyText"/>
        <w:numPr>
          <w:ilvl w:val="1"/>
          <w:numId w:val="26"/>
        </w:numPr>
        <w:tabs>
          <w:tab w:val="left" w:pos="1217"/>
        </w:tabs>
        <w:spacing w:line="257" w:lineRule="exact"/>
        <w:ind w:left="1217"/>
      </w:pPr>
      <w:r>
        <w:rPr>
          <w:position w:val="1"/>
        </w:rPr>
        <w:t>hint参数</w:t>
      </w:r>
    </w:p>
    <w:p w:rsidR="0020037C" w:rsidRDefault="004474D3">
      <w:pPr>
        <w:pStyle w:val="BodyText"/>
        <w:spacing w:before="18"/>
        <w:ind w:left="1217"/>
        <w:rPr>
          <w:lang w:eastAsia="zh-CN"/>
        </w:rPr>
      </w:pPr>
      <w:r>
        <w:rPr>
          <w:w w:val="95"/>
          <w:lang w:eastAsia="zh-CN"/>
        </w:rPr>
        <w:t>下面操作会通过索引遍历对所有记录的</w:t>
      </w:r>
      <w:r>
        <w:rPr>
          <w:spacing w:val="28"/>
          <w:w w:val="95"/>
          <w:lang w:eastAsia="zh-CN"/>
        </w:rPr>
        <w:t xml:space="preserve"> </w:t>
      </w:r>
      <w:r>
        <w:rPr>
          <w:w w:val="95"/>
          <w:lang w:eastAsia="zh-CN"/>
        </w:rPr>
        <w:t>name</w:t>
      </w:r>
      <w:r>
        <w:rPr>
          <w:spacing w:val="29"/>
          <w:w w:val="95"/>
          <w:lang w:eastAsia="zh-CN"/>
        </w:rPr>
        <w:t xml:space="preserve"> </w:t>
      </w:r>
      <w:r>
        <w:rPr>
          <w:w w:val="95"/>
          <w:lang w:eastAsia="zh-CN"/>
        </w:rPr>
        <w:t>字段内容修改为</w:t>
      </w:r>
      <w:r>
        <w:rPr>
          <w:spacing w:val="29"/>
          <w:w w:val="95"/>
          <w:lang w:eastAsia="zh-CN"/>
        </w:rPr>
        <w:t xml:space="preserve"> </w:t>
      </w:r>
      <w:r>
        <w:rPr>
          <w:w w:val="95"/>
          <w:lang w:eastAsia="zh-CN"/>
        </w:rPr>
        <w:t>Tom，”textIndex”为索引名称</w:t>
      </w:r>
    </w:p>
    <w:p w:rsidR="0020037C" w:rsidRDefault="00B0609F">
      <w:pPr>
        <w:pStyle w:val="BodyText"/>
        <w:spacing w:before="8"/>
        <w:ind w:left="1217"/>
        <w:rPr>
          <w:rFonts w:ascii="仿宋" w:eastAsia="仿宋" w:hAnsi="仿宋" w:cs="仿宋"/>
        </w:rPr>
      </w:pPr>
      <w:r w:rsidRPr="00B0609F">
        <w:pict>
          <v:group id="_x0000_s2904" style="position:absolute;left:0;text-align:left;margin-left:95.85pt;margin-top:4.85pt;width:459.45pt;height:10.6pt;z-index:-251733504;mso-position-horizontal-relative:page" coordorigin="1917,97" coordsize="9189,212">
            <v:shape id="_x0000_s290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db.foo.bar.update({$set:{name:"Tom"}},null,{"":"textIndex"})</w:t>
      </w:r>
    </w:p>
    <w:p w:rsidR="0020037C" w:rsidRDefault="0020037C">
      <w:pPr>
        <w:rPr>
          <w:rFonts w:ascii="仿宋" w:eastAsia="仿宋" w:hAnsi="仿宋" w:cs="仿宋"/>
        </w:rPr>
        <w:sectPr w:rsidR="0020037C">
          <w:pgSz w:w="12240" w:h="15840"/>
          <w:pgMar w:top="900" w:right="1060" w:bottom="280" w:left="700" w:header="713" w:footer="0" w:gutter="0"/>
          <w:cols w:space="720"/>
        </w:sectPr>
      </w:pPr>
    </w:p>
    <w:p w:rsidR="0020037C" w:rsidRDefault="0020037C">
      <w:pPr>
        <w:spacing w:before="4" w:line="130" w:lineRule="exact"/>
        <w:rPr>
          <w:sz w:val="13"/>
          <w:szCs w:val="13"/>
        </w:rPr>
      </w:pPr>
    </w:p>
    <w:p w:rsidR="0020037C" w:rsidRDefault="00B0609F">
      <w:pPr>
        <w:pStyle w:val="BodyText"/>
        <w:spacing w:line="310" w:lineRule="exact"/>
        <w:ind w:left="1253"/>
        <w:rPr>
          <w:lang w:eastAsia="zh-CN"/>
        </w:rPr>
      </w:pPr>
      <w:r>
        <w:pict>
          <v:shape id="_x0000_s2903" type="#_x0000_t75" style="position:absolute;left:0;text-align:left;margin-left:81.7pt;margin-top:5.35pt;width:24pt;height:24pt;z-index:-251732480;mso-position-horizontal-relative:page">
            <v:imagedata r:id="rId21" o:title=""/>
            <w10:wrap anchorx="page"/>
          </v:shape>
        </w:pict>
      </w:r>
      <w:r w:rsidR="004474D3">
        <w:rPr>
          <w:lang w:eastAsia="zh-CN"/>
        </w:rPr>
        <w:t xml:space="preserve">注: </w:t>
      </w:r>
      <w:r w:rsidR="004474D3">
        <w:rPr>
          <w:spacing w:val="11"/>
          <w:lang w:eastAsia="zh-CN"/>
        </w:rPr>
        <w:t xml:space="preserve"> </w:t>
      </w:r>
      <w:hyperlink w:anchor="_bookmark212" w:history="1">
        <w:r w:rsidR="004474D3">
          <w:rPr>
            <w:color w:val="0000FF"/>
            <w:lang w:eastAsia="zh-CN"/>
          </w:rPr>
          <w:t>更多更新操作符查看</w:t>
        </w:r>
      </w:hyperlink>
    </w:p>
    <w:p w:rsidR="0020037C" w:rsidRDefault="0020037C">
      <w:pPr>
        <w:spacing w:line="100" w:lineRule="exact"/>
        <w:rPr>
          <w:sz w:val="10"/>
          <w:szCs w:val="1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4474D3">
      <w:pPr>
        <w:pStyle w:val="Heading3"/>
        <w:spacing w:line="352" w:lineRule="exact"/>
        <w:ind w:left="113"/>
        <w:rPr>
          <w:lang w:eastAsia="zh-CN"/>
        </w:rPr>
      </w:pPr>
      <w:bookmarkStart w:id="270" w:name="删除"/>
      <w:bookmarkStart w:id="271" w:name="_bookmark123"/>
      <w:bookmarkEnd w:id="270"/>
      <w:bookmarkEnd w:id="271"/>
      <w:r>
        <w:rPr>
          <w:lang w:eastAsia="zh-CN"/>
        </w:rPr>
        <w:t>删除</w:t>
      </w:r>
    </w:p>
    <w:p w:rsidR="0020037C" w:rsidRDefault="0020037C">
      <w:pPr>
        <w:spacing w:before="8" w:line="100" w:lineRule="exact"/>
        <w:rPr>
          <w:sz w:val="10"/>
          <w:szCs w:val="10"/>
          <w:lang w:eastAsia="zh-CN"/>
        </w:rPr>
      </w:pPr>
    </w:p>
    <w:p w:rsidR="0020037C" w:rsidRDefault="004474D3">
      <w:pPr>
        <w:pStyle w:val="BodyText"/>
        <w:spacing w:line="167" w:lineRule="auto"/>
        <w:ind w:left="613" w:right="463"/>
        <w:rPr>
          <w:lang w:eastAsia="zh-CN"/>
        </w:rPr>
      </w:pPr>
      <w:r>
        <w:rPr>
          <w:w w:val="95"/>
          <w:lang w:eastAsia="zh-CN"/>
        </w:rPr>
        <w:t>四大基本数据库操作即（CRUD），删除操作即移除集合中的记录。sequoiadb中使用</w:t>
      </w:r>
      <w:hyperlink w:anchor="_bookmark177" w:history="1">
        <w:r>
          <w:rPr>
            <w:color w:val="0000FF"/>
            <w:w w:val="95"/>
            <w:lang w:eastAsia="zh-CN"/>
          </w:rPr>
          <w:t>remove()</w:t>
        </w:r>
      </w:hyperlink>
      <w:r>
        <w:rPr>
          <w:color w:val="000000"/>
          <w:w w:val="95"/>
          <w:lang w:eastAsia="zh-CN"/>
        </w:rPr>
        <w:t>方法做删除操</w:t>
      </w:r>
      <w:r>
        <w:rPr>
          <w:color w:val="000000"/>
          <w:lang w:eastAsia="zh-CN"/>
        </w:rPr>
        <w:t xml:space="preserve"> 作。</w:t>
      </w:r>
    </w:p>
    <w:p w:rsidR="0020037C" w:rsidRDefault="0020037C">
      <w:pPr>
        <w:spacing w:before="5" w:line="150" w:lineRule="exact"/>
        <w:rPr>
          <w:sz w:val="15"/>
          <w:szCs w:val="15"/>
          <w:lang w:eastAsia="zh-CN"/>
        </w:rPr>
      </w:pPr>
    </w:p>
    <w:p w:rsidR="0020037C" w:rsidRDefault="00DD1987">
      <w:pPr>
        <w:pStyle w:val="BodyText"/>
        <w:spacing w:line="139" w:lineRule="auto"/>
        <w:ind w:left="1253" w:right="4680" w:hanging="640"/>
        <w:rPr>
          <w:lang w:eastAsia="zh-CN"/>
        </w:rPr>
      </w:pPr>
      <w:r>
        <w:pict>
          <v:shape id="_x0000_i1070"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本文档的所有例子都是使用sequoiadb的shell接口。</w:t>
      </w:r>
    </w:p>
    <w:p w:rsidR="0020037C" w:rsidRDefault="0020037C">
      <w:pPr>
        <w:spacing w:before="11" w:line="240" w:lineRule="exact"/>
        <w:rPr>
          <w:sz w:val="24"/>
          <w:szCs w:val="24"/>
          <w:lang w:eastAsia="zh-CN"/>
        </w:rPr>
      </w:pPr>
    </w:p>
    <w:p w:rsidR="0020037C" w:rsidRDefault="004474D3">
      <w:pPr>
        <w:pStyle w:val="BodyText"/>
        <w:spacing w:line="310" w:lineRule="exact"/>
        <w:ind w:left="613"/>
        <w:rPr>
          <w:lang w:eastAsia="zh-CN"/>
        </w:rPr>
      </w:pPr>
      <w:r>
        <w:rPr>
          <w:w w:val="95"/>
          <w:lang w:eastAsia="zh-CN"/>
        </w:rPr>
        <w:t>remove()</w:t>
      </w:r>
    </w:p>
    <w:p w:rsidR="0020037C" w:rsidRDefault="00B0609F">
      <w:pPr>
        <w:pStyle w:val="BodyText"/>
        <w:spacing w:before="16" w:line="261" w:lineRule="auto"/>
        <w:ind w:left="613" w:right="2747"/>
        <w:rPr>
          <w:lang w:eastAsia="zh-CN"/>
        </w:rPr>
      </w:pPr>
      <w:r>
        <w:pict>
          <v:group id="_x0000_s2900" style="position:absolute;left:0;text-align:left;margin-left:81.7pt;margin-top:22.85pt;width:473.6pt;height:10.6pt;z-index:-251731456;mso-position-horizontal-relative:page" coordorigin="1634,457" coordsize="9472,212">
            <v:shape id="_x0000_s2901" style="position:absolute;left:1634;top:457;width:9472;height:212" coordorigin="1634,457" coordsize="9472,212" path="m1634,457r9472,l11106,669r-9472,l1634,457xe" fillcolor="#efefef" stroked="f">
              <v:path arrowok="t"/>
            </v:shape>
            <w10:wrap anchorx="page"/>
          </v:group>
        </w:pict>
      </w:r>
      <w:r w:rsidR="004474D3">
        <w:rPr>
          <w:w w:val="95"/>
          <w:lang w:eastAsia="zh-CN"/>
        </w:rPr>
        <w:t>remove()方法是删除集合中记录主要方法，它的语法结构为：</w:t>
      </w:r>
      <w:r w:rsidR="004474D3">
        <w:rPr>
          <w:lang w:eastAsia="zh-CN"/>
        </w:rPr>
        <w:t xml:space="preserve"> </w:t>
      </w:r>
      <w:r w:rsidR="004474D3">
        <w:rPr>
          <w:rFonts w:ascii="仿宋" w:eastAsia="仿宋" w:hAnsi="仿宋" w:cs="仿宋"/>
          <w:lang w:eastAsia="zh-CN"/>
        </w:rPr>
        <w:t xml:space="preserve">db.collectionspace.collection.remove([cond],[hint]) </w:t>
      </w:r>
      <w:r w:rsidR="004474D3">
        <w:rPr>
          <w:w w:val="95"/>
          <w:lang w:eastAsia="zh-CN"/>
        </w:rPr>
        <w:t xml:space="preserve">在SQL中对应的操作：remove()的方法与 </w:t>
      </w:r>
      <w:r w:rsidR="004474D3">
        <w:rPr>
          <w:spacing w:val="33"/>
          <w:w w:val="95"/>
          <w:lang w:eastAsia="zh-CN"/>
        </w:rPr>
        <w:t xml:space="preserve"> </w:t>
      </w:r>
      <w:r w:rsidR="004474D3">
        <w:rPr>
          <w:w w:val="95"/>
          <w:lang w:eastAsia="zh-CN"/>
        </w:rPr>
        <w:t xml:space="preserve">DELETE </w:t>
      </w:r>
      <w:r w:rsidR="004474D3">
        <w:rPr>
          <w:spacing w:val="33"/>
          <w:w w:val="95"/>
          <w:lang w:eastAsia="zh-CN"/>
        </w:rPr>
        <w:t xml:space="preserve"> </w:t>
      </w:r>
      <w:r w:rsidR="004474D3">
        <w:rPr>
          <w:w w:val="95"/>
          <w:lang w:eastAsia="zh-CN"/>
        </w:rPr>
        <w:t>语句相似：</w:t>
      </w:r>
    </w:p>
    <w:p w:rsidR="0020037C" w:rsidRDefault="004474D3">
      <w:pPr>
        <w:pStyle w:val="BodyText"/>
        <w:spacing w:line="337" w:lineRule="exact"/>
        <w:ind w:left="613"/>
        <w:rPr>
          <w:lang w:eastAsia="zh-CN"/>
        </w:rPr>
      </w:pPr>
      <w:r>
        <w:rPr>
          <w:w w:val="95"/>
          <w:lang w:eastAsia="zh-CN"/>
        </w:rPr>
        <w:t xml:space="preserve">.[cond] </w:t>
      </w:r>
      <w:r>
        <w:rPr>
          <w:spacing w:val="26"/>
          <w:w w:val="95"/>
          <w:lang w:eastAsia="zh-CN"/>
        </w:rPr>
        <w:t xml:space="preserve"> </w:t>
      </w:r>
      <w:r>
        <w:rPr>
          <w:w w:val="95"/>
          <w:lang w:eastAsia="zh-CN"/>
        </w:rPr>
        <w:t>参数对应where语句</w:t>
      </w:r>
    </w:p>
    <w:p w:rsidR="0020037C" w:rsidRDefault="004474D3">
      <w:pPr>
        <w:pStyle w:val="BodyText"/>
        <w:spacing w:before="16" w:line="376" w:lineRule="auto"/>
        <w:ind w:left="613" w:right="5714"/>
        <w:rPr>
          <w:lang w:eastAsia="zh-CN"/>
        </w:rPr>
      </w:pPr>
      <w:r>
        <w:rPr>
          <w:lang w:eastAsia="zh-CN"/>
        </w:rPr>
        <w:t>.</w:t>
      </w:r>
      <w:r>
        <w:rPr>
          <w:spacing w:val="-5"/>
          <w:lang w:eastAsia="zh-CN"/>
        </w:rPr>
        <w:t xml:space="preserve"> </w:t>
      </w:r>
      <w:r>
        <w:rPr>
          <w:lang w:eastAsia="zh-CN"/>
        </w:rPr>
        <w:t>[hint]</w:t>
      </w:r>
      <w:r>
        <w:rPr>
          <w:spacing w:val="-4"/>
          <w:lang w:eastAsia="zh-CN"/>
        </w:rPr>
        <w:t xml:space="preserve"> </w:t>
      </w:r>
      <w:r>
        <w:rPr>
          <w:lang w:eastAsia="zh-CN"/>
        </w:rPr>
        <w:t>参数是对应索引表里的名称 删除集合记录</w:t>
      </w:r>
    </w:p>
    <w:p w:rsidR="0020037C" w:rsidRDefault="004474D3">
      <w:pPr>
        <w:pStyle w:val="BodyText"/>
        <w:tabs>
          <w:tab w:val="left" w:pos="897"/>
        </w:tabs>
        <w:spacing w:line="226"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删除集合中的所有记录</w:t>
      </w:r>
    </w:p>
    <w:p w:rsidR="0020037C" w:rsidRDefault="004474D3">
      <w:pPr>
        <w:pStyle w:val="BodyText"/>
        <w:spacing w:before="18"/>
        <w:ind w:left="897"/>
        <w:rPr>
          <w:lang w:eastAsia="zh-CN"/>
        </w:rPr>
      </w:pPr>
      <w:r>
        <w:rPr>
          <w:lang w:eastAsia="zh-CN"/>
        </w:rPr>
        <w:t>以下操作会删除集合bar中所有的记录</w:t>
      </w:r>
    </w:p>
    <w:p w:rsidR="0020037C" w:rsidRDefault="00B0609F">
      <w:pPr>
        <w:pStyle w:val="BodyText"/>
        <w:spacing w:before="8"/>
        <w:ind w:left="897"/>
        <w:rPr>
          <w:rFonts w:ascii="仿宋" w:eastAsia="仿宋" w:hAnsi="仿宋" w:cs="仿宋"/>
        </w:rPr>
      </w:pPr>
      <w:r w:rsidRPr="00B0609F">
        <w:pict>
          <v:group id="_x0000_s2898" style="position:absolute;left:0;text-align:left;margin-left:95.85pt;margin-top:4.85pt;width:459.45pt;height:10.6pt;z-index:-251730432;mso-position-horizontal-relative:page" coordorigin="1917,97" coordsize="9189,212">
            <v:shape id="_x0000_s289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db.foo.bar.remove()</w:t>
      </w:r>
    </w:p>
    <w:p w:rsidR="0020037C" w:rsidRDefault="004474D3">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删除集合中匹配条件的记录</w:t>
      </w:r>
    </w:p>
    <w:p w:rsidR="0020037C" w:rsidRDefault="004474D3">
      <w:pPr>
        <w:pStyle w:val="BodyText"/>
        <w:spacing w:before="18"/>
        <w:ind w:left="897"/>
      </w:pPr>
      <w:r>
        <w:t>以下操作会删除集合bar中所有匹配name字段值为"Tom"的记录</w:t>
      </w:r>
    </w:p>
    <w:p w:rsidR="0020037C" w:rsidRDefault="00B0609F">
      <w:pPr>
        <w:pStyle w:val="BodyText"/>
        <w:spacing w:before="8"/>
        <w:ind w:left="897"/>
        <w:rPr>
          <w:rFonts w:ascii="仿宋" w:eastAsia="仿宋" w:hAnsi="仿宋" w:cs="仿宋"/>
        </w:rPr>
      </w:pPr>
      <w:r w:rsidRPr="00B0609F">
        <w:pict>
          <v:group id="_x0000_s2896" style="position:absolute;left:0;text-align:left;margin-left:95.85pt;margin-top:4.85pt;width:459.45pt;height:10.6pt;z-index:-251729408;mso-position-horizontal-relative:page" coordorigin="1917,97" coordsize="9189,212">
            <v:shape id="_x0000_s2897"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db.foo.bar.remove({name:"Tom"})</w:t>
      </w:r>
    </w:p>
    <w:p w:rsidR="0020037C" w:rsidRDefault="004474D3">
      <w:pPr>
        <w:pStyle w:val="BodyText"/>
        <w:numPr>
          <w:ilvl w:val="0"/>
          <w:numId w:val="6"/>
        </w:numPr>
        <w:tabs>
          <w:tab w:val="left" w:pos="897"/>
        </w:tabs>
        <w:spacing w:line="257" w:lineRule="exact"/>
        <w:ind w:left="897"/>
      </w:pPr>
      <w:r>
        <w:rPr>
          <w:position w:val="1"/>
        </w:rPr>
        <w:t>hint参数</w:t>
      </w:r>
    </w:p>
    <w:p w:rsidR="0020037C" w:rsidRDefault="004474D3">
      <w:pPr>
        <w:pStyle w:val="BodyText"/>
        <w:spacing w:before="18"/>
        <w:ind w:left="897"/>
        <w:rPr>
          <w:lang w:eastAsia="zh-CN"/>
        </w:rPr>
      </w:pPr>
      <w:r>
        <w:rPr>
          <w:w w:val="95"/>
          <w:lang w:eastAsia="zh-CN"/>
        </w:rPr>
        <w:t>以下操作会通过索引遍历快速删除匹配条件的记录,”textIndex”为索引名称</w:t>
      </w:r>
    </w:p>
    <w:p w:rsidR="0020037C" w:rsidRDefault="00B0609F">
      <w:pPr>
        <w:pStyle w:val="BodyText"/>
        <w:spacing w:before="8"/>
        <w:ind w:left="897"/>
        <w:rPr>
          <w:rFonts w:ascii="仿宋" w:eastAsia="仿宋" w:hAnsi="仿宋" w:cs="仿宋"/>
        </w:rPr>
      </w:pPr>
      <w:r w:rsidRPr="00B0609F">
        <w:pict>
          <v:group id="_x0000_s2894" style="position:absolute;left:0;text-align:left;margin-left:95.85pt;margin-top:4.85pt;width:459.45pt;height:10.6pt;z-index:-251728384;mso-position-horizontal-relative:page" coordorigin="1917,97" coordsize="9189,212">
            <v:shape id="_x0000_s289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db.foo.bar.remove({name:"Tom"},{"":"testIndex"})</w:t>
      </w:r>
    </w:p>
    <w:p w:rsidR="0020037C" w:rsidRDefault="0020037C">
      <w:pPr>
        <w:spacing w:line="200" w:lineRule="exact"/>
        <w:rPr>
          <w:sz w:val="20"/>
          <w:szCs w:val="20"/>
        </w:rPr>
      </w:pPr>
    </w:p>
    <w:p w:rsidR="0020037C" w:rsidRDefault="0020037C">
      <w:pPr>
        <w:spacing w:before="4" w:line="200" w:lineRule="exact"/>
        <w:rPr>
          <w:sz w:val="20"/>
          <w:szCs w:val="20"/>
        </w:rPr>
      </w:pPr>
    </w:p>
    <w:p w:rsidR="0020037C" w:rsidRDefault="00B0609F">
      <w:pPr>
        <w:pStyle w:val="Heading2"/>
        <w:spacing w:line="394" w:lineRule="exact"/>
        <w:ind w:left="113"/>
        <w:rPr>
          <w:lang w:eastAsia="zh-CN"/>
        </w:rPr>
      </w:pPr>
      <w:r>
        <w:pict>
          <v:group id="_x0000_s2892" style="position:absolute;left:0;text-align:left;margin-left:56.7pt;margin-top:21.4pt;width:498.6pt;height:.1pt;z-index:-251727360;mso-position-horizontal-relative:page" coordorigin="1134,428" coordsize="9972,2">
            <v:shape id="_x0000_s2893" style="position:absolute;left:1134;top:428;width:9972;height:2" coordorigin="1134,428" coordsize="9972,0" path="m1134,428r9972,e" filled="f" strokeweight="1pt">
              <v:path arrowok="t"/>
            </v:shape>
            <w10:wrap anchorx="page"/>
          </v:group>
        </w:pict>
      </w:r>
      <w:bookmarkStart w:id="272" w:name="聚集"/>
      <w:bookmarkStart w:id="273" w:name="_bookmark124"/>
      <w:bookmarkEnd w:id="272"/>
      <w:bookmarkEnd w:id="273"/>
      <w:r w:rsidR="004474D3">
        <w:rPr>
          <w:lang w:eastAsia="zh-CN"/>
        </w:rPr>
        <w:t>聚集</w:t>
      </w:r>
    </w:p>
    <w:p w:rsidR="0020037C" w:rsidRDefault="0020037C">
      <w:pPr>
        <w:spacing w:before="1" w:line="130" w:lineRule="exact"/>
        <w:rPr>
          <w:sz w:val="13"/>
          <w:szCs w:val="13"/>
          <w:lang w:eastAsia="zh-CN"/>
        </w:rPr>
      </w:pPr>
    </w:p>
    <w:p w:rsidR="0020037C" w:rsidRDefault="004474D3">
      <w:pPr>
        <w:pStyle w:val="BodyText"/>
        <w:spacing w:line="167" w:lineRule="auto"/>
        <w:ind w:left="613" w:right="463"/>
        <w:rPr>
          <w:lang w:eastAsia="zh-CN"/>
        </w:rPr>
      </w:pPr>
      <w:r>
        <w:rPr>
          <w:lang w:eastAsia="zh-CN"/>
        </w:rPr>
        <w:t>聚集框架提供了对集合中的原始数据记录进行统计计算的能力。通过使用聚集框架，用户能够直接从集合中 提取数据记录</w:t>
      </w:r>
    </w:p>
    <w:p w:rsidR="0020037C" w:rsidRDefault="0020037C">
      <w:pPr>
        <w:spacing w:before="10" w:line="110" w:lineRule="exact"/>
        <w:rPr>
          <w:sz w:val="11"/>
          <w:szCs w:val="11"/>
          <w:lang w:eastAsia="zh-CN"/>
        </w:rPr>
      </w:pPr>
    </w:p>
    <w:p w:rsidR="0020037C" w:rsidRDefault="004474D3">
      <w:pPr>
        <w:pStyle w:val="BodyText"/>
        <w:spacing w:line="167" w:lineRule="auto"/>
        <w:ind w:left="613" w:right="427"/>
        <w:rPr>
          <w:lang w:eastAsia="zh-CN"/>
        </w:rPr>
      </w:pPr>
      <w:r>
        <w:rPr>
          <w:lang w:eastAsia="zh-CN"/>
        </w:rPr>
        <w:t>并获取所需的统计结果。</w:t>
      </w:r>
      <w:r>
        <w:rPr>
          <w:spacing w:val="2"/>
          <w:lang w:eastAsia="zh-CN"/>
        </w:rPr>
        <w:t xml:space="preserve"> </w:t>
      </w:r>
      <w:r>
        <w:rPr>
          <w:lang w:eastAsia="zh-CN"/>
        </w:rPr>
        <w:t>聚集框架提供的操作接口类似于集合中的查询操作，不同的是聚集框架还提供了一 系列函数及</w:t>
      </w:r>
    </w:p>
    <w:p w:rsidR="0020037C" w:rsidRDefault="004474D3">
      <w:pPr>
        <w:pStyle w:val="BodyText"/>
        <w:spacing w:before="31"/>
        <w:ind w:left="613"/>
        <w:rPr>
          <w:lang w:eastAsia="zh-CN"/>
        </w:rPr>
      </w:pPr>
      <w:r>
        <w:rPr>
          <w:lang w:eastAsia="zh-CN"/>
        </w:rPr>
        <w:t>操作对查询结果进行处理。</w:t>
      </w:r>
      <w:r>
        <w:rPr>
          <w:spacing w:val="2"/>
          <w:lang w:eastAsia="zh-CN"/>
        </w:rPr>
        <w:t xml:space="preserve"> </w:t>
      </w:r>
      <w:hyperlink w:anchor="_bookmark243" w:history="1">
        <w:r>
          <w:rPr>
            <w:color w:val="0000FF"/>
            <w:lang w:eastAsia="zh-CN"/>
          </w:rPr>
          <w:t>更多聚集符操作请点击这里</w:t>
        </w:r>
      </w:hyperlink>
    </w:p>
    <w:p w:rsidR="0020037C" w:rsidRDefault="0020037C">
      <w:pPr>
        <w:spacing w:before="6" w:line="190" w:lineRule="exact"/>
        <w:rPr>
          <w:sz w:val="19"/>
          <w:szCs w:val="19"/>
          <w:lang w:eastAsia="zh-CN"/>
        </w:rPr>
      </w:pPr>
    </w:p>
    <w:p w:rsidR="0020037C" w:rsidRDefault="004474D3">
      <w:pPr>
        <w:pStyle w:val="BodyText"/>
        <w:spacing w:line="251" w:lineRule="auto"/>
        <w:ind w:left="613" w:right="7163"/>
      </w:pPr>
      <w:r>
        <w:rPr>
          <w:w w:val="95"/>
        </w:rPr>
        <w:t>aggregate()</w:t>
      </w:r>
      <w:r>
        <w:rPr>
          <w:w w:val="91"/>
        </w:rPr>
        <w:t xml:space="preserve"> </w:t>
      </w:r>
      <w:r>
        <w:rPr>
          <w:w w:val="95"/>
        </w:rPr>
        <w:t>以下是聚集操作举例：</w:t>
      </w:r>
    </w:p>
    <w:p w:rsidR="0020037C" w:rsidRDefault="0020037C">
      <w:pPr>
        <w:spacing w:before="4" w:line="140" w:lineRule="exact"/>
        <w:rPr>
          <w:sz w:val="14"/>
          <w:szCs w:val="14"/>
        </w:rPr>
      </w:pPr>
    </w:p>
    <w:p w:rsidR="0020037C" w:rsidRDefault="00DD1987">
      <w:pPr>
        <w:ind w:left="613" w:right="10520"/>
        <w:rPr>
          <w:rFonts w:ascii="Times New Roman" w:eastAsia="Times New Roman" w:hAnsi="Times New Roman" w:cs="Times New Roman"/>
          <w:sz w:val="20"/>
          <w:szCs w:val="20"/>
        </w:rPr>
      </w:pPr>
      <w:r>
        <w:pict>
          <v:shape id="_x0000_i1071" type="#_x0000_t75" style="width:412.65pt;height:91.35pt;mso-position-horizontal-relative:char;mso-position-vertical-relative:line">
            <v:imagedata r:id="rId40" o:title=""/>
          </v:shape>
        </w:pict>
      </w:r>
    </w:p>
    <w:p w:rsidR="0020037C" w:rsidRDefault="0020037C">
      <w:pPr>
        <w:rPr>
          <w:rFonts w:ascii="Times New Roman" w:eastAsia="Times New Roman" w:hAnsi="Times New Roman" w:cs="Times New Roman"/>
          <w:sz w:val="20"/>
          <w:szCs w:val="20"/>
        </w:rPr>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rPr>
          <w:lang w:eastAsia="zh-CN"/>
        </w:rPr>
      </w:pPr>
      <w:r>
        <w:rPr>
          <w:w w:val="95"/>
          <w:lang w:eastAsia="zh-CN"/>
        </w:rPr>
        <w:t>上例聚集操作包含了两个子操作，其中“$match”子操作将集合中年龄大于30的数据记录筛选出</w:t>
      </w:r>
      <w:r>
        <w:rPr>
          <w:lang w:eastAsia="zh-CN"/>
        </w:rPr>
        <w:t xml:space="preserve"> </w:t>
      </w:r>
      <w:r>
        <w:rPr>
          <w:w w:val="95"/>
          <w:lang w:eastAsia="zh-CN"/>
        </w:rPr>
        <w:t>来；“$group”操作从筛选出的</w:t>
      </w:r>
    </w:p>
    <w:p w:rsidR="0020037C" w:rsidRDefault="0020037C">
      <w:pPr>
        <w:spacing w:before="10" w:line="110" w:lineRule="exact"/>
        <w:rPr>
          <w:sz w:val="11"/>
          <w:szCs w:val="11"/>
          <w:lang w:eastAsia="zh-CN"/>
        </w:rPr>
      </w:pPr>
    </w:p>
    <w:p w:rsidR="0020037C" w:rsidRDefault="004474D3">
      <w:pPr>
        <w:pStyle w:val="BodyText"/>
        <w:spacing w:line="167" w:lineRule="auto"/>
        <w:ind w:right="157"/>
        <w:rPr>
          <w:lang w:eastAsia="zh-CN"/>
        </w:rPr>
      </w:pPr>
      <w:r>
        <w:rPr>
          <w:w w:val="95"/>
          <w:lang w:eastAsia="zh-CN"/>
        </w:rPr>
        <w:t>数据记录按照城市进行分组，计算出每个城市的人均收入。通过上例聚集操作将得到各城市30岁以上的人均</w:t>
      </w:r>
      <w:r>
        <w:rPr>
          <w:lang w:eastAsia="zh-CN"/>
        </w:rPr>
        <w:t xml:space="preserve"> 收入。</w:t>
      </w:r>
    </w:p>
    <w:p w:rsidR="0020037C" w:rsidRDefault="0020037C">
      <w:pPr>
        <w:spacing w:before="2" w:line="170" w:lineRule="exact"/>
        <w:rPr>
          <w:sz w:val="17"/>
          <w:szCs w:val="17"/>
          <w:lang w:eastAsia="zh-CN"/>
        </w:rPr>
      </w:pPr>
    </w:p>
    <w:p w:rsidR="0020037C" w:rsidRDefault="00DD1987">
      <w:pPr>
        <w:ind w:left="933" w:right="11520"/>
        <w:rPr>
          <w:rFonts w:ascii="Times New Roman" w:eastAsia="Times New Roman" w:hAnsi="Times New Roman" w:cs="Times New Roman"/>
          <w:sz w:val="20"/>
          <w:szCs w:val="20"/>
        </w:rPr>
      </w:pPr>
      <w:r>
        <w:pict>
          <v:shape id="_x0000_i1072" type="#_x0000_t75" style="width:417.5pt;height:344.95pt;mso-position-horizontal-relative:char;mso-position-vertical-relative:line">
            <v:imagedata r:id="rId41" o:title=""/>
          </v:shape>
        </w:pict>
      </w:r>
    </w:p>
    <w:p w:rsidR="0020037C" w:rsidRDefault="0020037C">
      <w:pPr>
        <w:spacing w:before="9" w:line="170" w:lineRule="exact"/>
        <w:rPr>
          <w:sz w:val="17"/>
          <w:szCs w:val="17"/>
        </w:rPr>
      </w:pPr>
    </w:p>
    <w:p w:rsidR="0020037C" w:rsidRDefault="0020037C">
      <w:pPr>
        <w:spacing w:line="200" w:lineRule="exact"/>
        <w:rPr>
          <w:sz w:val="20"/>
          <w:szCs w:val="20"/>
        </w:rPr>
      </w:pPr>
    </w:p>
    <w:p w:rsidR="0020037C" w:rsidRDefault="004474D3">
      <w:pPr>
        <w:pStyle w:val="Heading2"/>
        <w:rPr>
          <w:lang w:eastAsia="zh-CN"/>
        </w:rPr>
      </w:pPr>
      <w:bookmarkStart w:id="274" w:name="Sequoiadb应用程序开发"/>
      <w:bookmarkStart w:id="275" w:name="_bookmark125"/>
      <w:bookmarkEnd w:id="274"/>
      <w:bookmarkEnd w:id="275"/>
      <w:r>
        <w:rPr>
          <w:w w:val="95"/>
          <w:lang w:eastAsia="zh-CN"/>
        </w:rPr>
        <w:t>Sequoiadb应用程序开发</w:t>
      </w:r>
    </w:p>
    <w:p w:rsidR="0020037C" w:rsidRDefault="00B0609F">
      <w:pPr>
        <w:pStyle w:val="BodyText"/>
        <w:spacing w:before="42"/>
        <w:rPr>
          <w:lang w:eastAsia="zh-CN"/>
        </w:rPr>
      </w:pPr>
      <w:r>
        <w:pict>
          <v:group id="_x0000_s2888" style="position:absolute;left:0;text-align:left;margin-left:56.7pt;margin-top:1.65pt;width:498.6pt;height:.1pt;z-index:-251726336;mso-position-horizontal-relative:page" coordorigin="1134,33" coordsize="9972,2">
            <v:shape id="_x0000_s2889" style="position:absolute;left:1134;top:33;width:9972;height:2" coordorigin="1134,33" coordsize="9972,0" path="m1134,33r9972,e" filled="f" strokeweight="1pt">
              <v:path arrowok="t"/>
            </v:shape>
            <w10:wrap anchorx="page"/>
          </v:group>
        </w:pict>
      </w:r>
      <w:r w:rsidR="004474D3">
        <w:rPr>
          <w:w w:val="95"/>
          <w:lang w:eastAsia="zh-CN"/>
        </w:rPr>
        <w:t>Sequoiadb允许用户通过多种方式连接，如C、C++、Java、PHP，本章介绍各个语言的相关驱动信息。</w:t>
      </w:r>
    </w:p>
    <w:p w:rsidR="0020037C" w:rsidRDefault="0020037C">
      <w:pPr>
        <w:spacing w:before="2" w:line="110" w:lineRule="exact"/>
        <w:rPr>
          <w:sz w:val="11"/>
          <w:szCs w:val="11"/>
          <w:lang w:eastAsia="zh-CN"/>
        </w:rPr>
      </w:pPr>
    </w:p>
    <w:p w:rsidR="0020037C" w:rsidRDefault="004474D3">
      <w:pPr>
        <w:pStyle w:val="Heading3"/>
        <w:rPr>
          <w:lang w:eastAsia="zh-CN"/>
        </w:rPr>
      </w:pPr>
      <w:bookmarkStart w:id="276" w:name="C驱动"/>
      <w:bookmarkStart w:id="277" w:name="_bookmark126"/>
      <w:bookmarkEnd w:id="276"/>
      <w:bookmarkEnd w:id="277"/>
      <w:r>
        <w:rPr>
          <w:w w:val="95"/>
          <w:lang w:eastAsia="zh-CN"/>
        </w:rPr>
        <w:t>C驱动</w:t>
      </w:r>
    </w:p>
    <w:p w:rsidR="0020037C" w:rsidRDefault="004474D3">
      <w:pPr>
        <w:pStyle w:val="BodyText"/>
        <w:spacing w:before="19"/>
        <w:rPr>
          <w:lang w:eastAsia="zh-CN"/>
        </w:rPr>
      </w:pPr>
      <w:r>
        <w:rPr>
          <w:lang w:eastAsia="zh-CN"/>
        </w:rPr>
        <w:t>本节介绍C驱动的相关驱动信息。</w:t>
      </w:r>
    </w:p>
    <w:p w:rsidR="0020037C" w:rsidRDefault="00B0609F">
      <w:pPr>
        <w:pStyle w:val="BodyText"/>
        <w:spacing w:before="16"/>
        <w:rPr>
          <w:lang w:eastAsia="zh-CN"/>
        </w:rPr>
      </w:pPr>
      <w:hyperlink w:anchor="_bookmark127" w:history="1">
        <w:r w:rsidR="004474D3">
          <w:rPr>
            <w:color w:val="0000FF"/>
            <w:w w:val="95"/>
            <w:lang w:eastAsia="zh-CN"/>
          </w:rPr>
          <w:t>C</w:t>
        </w:r>
        <w:r w:rsidR="004474D3">
          <w:rPr>
            <w:color w:val="0000FF"/>
            <w:spacing w:val="16"/>
            <w:w w:val="95"/>
            <w:lang w:eastAsia="zh-CN"/>
          </w:rPr>
          <w:t xml:space="preserve"> </w:t>
        </w:r>
        <w:r w:rsidR="004474D3">
          <w:rPr>
            <w:color w:val="0000FF"/>
            <w:w w:val="95"/>
            <w:lang w:eastAsia="zh-CN"/>
          </w:rPr>
          <w:t>驱动</w:t>
        </w:r>
      </w:hyperlink>
    </w:p>
    <w:p w:rsidR="0020037C" w:rsidRDefault="00B0609F">
      <w:pPr>
        <w:pStyle w:val="BodyText"/>
        <w:spacing w:before="16" w:line="251" w:lineRule="auto"/>
        <w:ind w:right="8049"/>
        <w:rPr>
          <w:lang w:eastAsia="zh-CN"/>
        </w:rPr>
      </w:pPr>
      <w:hyperlink w:anchor="_bookmark128" w:history="1">
        <w:r w:rsidR="004474D3">
          <w:rPr>
            <w:color w:val="0000FF"/>
            <w:w w:val="95"/>
            <w:lang w:eastAsia="zh-CN"/>
          </w:rPr>
          <w:t xml:space="preserve">C </w:t>
        </w:r>
        <w:r w:rsidR="004474D3">
          <w:rPr>
            <w:color w:val="0000FF"/>
            <w:spacing w:val="9"/>
            <w:w w:val="95"/>
            <w:lang w:eastAsia="zh-CN"/>
          </w:rPr>
          <w:t xml:space="preserve"> </w:t>
        </w:r>
        <w:r w:rsidR="004474D3">
          <w:rPr>
            <w:color w:val="0000FF"/>
            <w:w w:val="95"/>
            <w:lang w:eastAsia="zh-CN"/>
          </w:rPr>
          <w:t>开发环境搭建</w:t>
        </w:r>
      </w:hyperlink>
      <w:r w:rsidR="004474D3">
        <w:rPr>
          <w:color w:val="0000FF"/>
          <w:lang w:eastAsia="zh-CN"/>
        </w:rPr>
        <w:t xml:space="preserve"> </w:t>
      </w:r>
      <w:hyperlink w:anchor="_bookmark129" w:history="1">
        <w:r w:rsidR="004474D3">
          <w:rPr>
            <w:color w:val="0000FF"/>
            <w:w w:val="95"/>
            <w:lang w:eastAsia="zh-CN"/>
          </w:rPr>
          <w:t>C</w:t>
        </w:r>
        <w:r w:rsidR="004474D3">
          <w:rPr>
            <w:color w:val="0000FF"/>
            <w:spacing w:val="36"/>
            <w:w w:val="95"/>
            <w:lang w:eastAsia="zh-CN"/>
          </w:rPr>
          <w:t xml:space="preserve"> </w:t>
        </w:r>
        <w:r w:rsidR="004474D3">
          <w:rPr>
            <w:color w:val="0000FF"/>
            <w:w w:val="95"/>
            <w:lang w:eastAsia="zh-CN"/>
          </w:rPr>
          <w:t>开发基础</w:t>
        </w:r>
      </w:hyperlink>
    </w:p>
    <w:p w:rsidR="0020037C" w:rsidRDefault="00B0609F">
      <w:pPr>
        <w:pStyle w:val="BodyText"/>
        <w:spacing w:before="3" w:line="251" w:lineRule="auto"/>
        <w:ind w:right="6979"/>
      </w:pPr>
      <w:hyperlink w:anchor="_bookmark130" w:history="1">
        <w:r w:rsidR="004474D3">
          <w:rPr>
            <w:color w:val="0000FF"/>
            <w:w w:val="95"/>
          </w:rPr>
          <w:t>SQL</w:t>
        </w:r>
        <w:r w:rsidR="004474D3">
          <w:rPr>
            <w:color w:val="0000FF"/>
            <w:spacing w:val="-3"/>
            <w:w w:val="95"/>
          </w:rPr>
          <w:t xml:space="preserve"> </w:t>
        </w:r>
        <w:r w:rsidR="004474D3">
          <w:rPr>
            <w:color w:val="0000FF"/>
            <w:w w:val="95"/>
          </w:rPr>
          <w:t>to</w:t>
        </w:r>
        <w:r w:rsidR="004474D3">
          <w:rPr>
            <w:color w:val="0000FF"/>
            <w:spacing w:val="-2"/>
            <w:w w:val="95"/>
          </w:rPr>
          <w:t xml:space="preserve"> </w:t>
        </w:r>
        <w:r w:rsidR="004474D3">
          <w:rPr>
            <w:color w:val="0000FF"/>
            <w:w w:val="95"/>
          </w:rPr>
          <w:t>sequoiadb</w:t>
        </w:r>
        <w:r w:rsidR="004474D3">
          <w:rPr>
            <w:color w:val="0000FF"/>
            <w:spacing w:val="-2"/>
            <w:w w:val="95"/>
          </w:rPr>
          <w:t xml:space="preserve"> </w:t>
        </w:r>
        <w:r w:rsidR="004474D3">
          <w:rPr>
            <w:color w:val="0000FF"/>
            <w:w w:val="95"/>
          </w:rPr>
          <w:t>shell</w:t>
        </w:r>
        <w:r w:rsidR="004474D3">
          <w:rPr>
            <w:color w:val="0000FF"/>
            <w:spacing w:val="-2"/>
            <w:w w:val="95"/>
          </w:rPr>
          <w:t xml:space="preserve"> </w:t>
        </w:r>
        <w:r w:rsidR="004474D3">
          <w:rPr>
            <w:color w:val="0000FF"/>
            <w:w w:val="95"/>
          </w:rPr>
          <w:t>to</w:t>
        </w:r>
        <w:r w:rsidR="004474D3">
          <w:rPr>
            <w:color w:val="0000FF"/>
            <w:spacing w:val="-2"/>
            <w:w w:val="95"/>
          </w:rPr>
          <w:t xml:space="preserve"> </w:t>
        </w:r>
        <w:r w:rsidR="004474D3">
          <w:rPr>
            <w:color w:val="0000FF"/>
            <w:w w:val="95"/>
          </w:rPr>
          <w:t>C</w:t>
        </w:r>
      </w:hyperlink>
      <w:r w:rsidR="004474D3">
        <w:rPr>
          <w:color w:val="0000FF"/>
          <w:w w:val="89"/>
        </w:rPr>
        <w:t xml:space="preserve"> </w:t>
      </w:r>
      <w:r w:rsidR="004474D3">
        <w:rPr>
          <w:color w:val="0000FF"/>
          <w:w w:val="95"/>
        </w:rPr>
        <w:t>C</w:t>
      </w:r>
      <w:r w:rsidR="004474D3">
        <w:rPr>
          <w:color w:val="0000FF"/>
          <w:spacing w:val="-1"/>
          <w:w w:val="95"/>
        </w:rPr>
        <w:t xml:space="preserve"> </w:t>
      </w:r>
      <w:r w:rsidR="004474D3">
        <w:rPr>
          <w:color w:val="0000FF"/>
          <w:w w:val="95"/>
        </w:rPr>
        <w:t>API</w:t>
      </w:r>
    </w:p>
    <w:p w:rsidR="0020037C" w:rsidRDefault="0020037C">
      <w:pPr>
        <w:spacing w:line="251" w:lineRule="auto"/>
        <w:sectPr w:rsidR="0020037C">
          <w:pgSz w:w="12240" w:h="15840"/>
          <w:pgMar w:top="900" w:right="1080" w:bottom="280" w:left="700" w:header="713" w:footer="0" w:gutter="0"/>
          <w:cols w:space="720"/>
        </w:sectPr>
      </w:pPr>
    </w:p>
    <w:p w:rsidR="0020037C" w:rsidRDefault="0020037C">
      <w:pPr>
        <w:spacing w:before="4" w:line="130" w:lineRule="exact"/>
        <w:rPr>
          <w:sz w:val="13"/>
          <w:szCs w:val="13"/>
        </w:rPr>
      </w:pPr>
    </w:p>
    <w:p w:rsidR="0020037C" w:rsidRDefault="0020037C">
      <w:pPr>
        <w:spacing w:line="200" w:lineRule="exact"/>
        <w:rPr>
          <w:sz w:val="20"/>
          <w:szCs w:val="20"/>
        </w:rPr>
      </w:pPr>
    </w:p>
    <w:p w:rsidR="0020037C" w:rsidRDefault="004474D3">
      <w:pPr>
        <w:pStyle w:val="BodyText"/>
        <w:spacing w:line="310" w:lineRule="exact"/>
        <w:ind w:left="113"/>
        <w:rPr>
          <w:lang w:eastAsia="zh-CN"/>
        </w:rPr>
      </w:pPr>
      <w:bookmarkStart w:id="278" w:name="C_驱动"/>
      <w:bookmarkStart w:id="279" w:name="_bookmark127"/>
      <w:bookmarkEnd w:id="278"/>
      <w:bookmarkEnd w:id="279"/>
      <w:r>
        <w:rPr>
          <w:w w:val="95"/>
          <w:lang w:eastAsia="zh-CN"/>
        </w:rPr>
        <w:t>C</w:t>
      </w:r>
      <w:r>
        <w:rPr>
          <w:spacing w:val="16"/>
          <w:w w:val="95"/>
          <w:lang w:eastAsia="zh-CN"/>
        </w:rPr>
        <w:t xml:space="preserve"> </w:t>
      </w:r>
      <w:r>
        <w:rPr>
          <w:w w:val="95"/>
          <w:lang w:eastAsia="zh-CN"/>
        </w:rPr>
        <w:t>驱动</w:t>
      </w:r>
    </w:p>
    <w:p w:rsidR="0020037C" w:rsidRDefault="0020037C">
      <w:pPr>
        <w:spacing w:before="6" w:line="190" w:lineRule="exact"/>
        <w:rPr>
          <w:sz w:val="19"/>
          <w:szCs w:val="19"/>
          <w:lang w:eastAsia="zh-CN"/>
        </w:rPr>
      </w:pPr>
    </w:p>
    <w:p w:rsidR="0020037C" w:rsidRDefault="004474D3">
      <w:pPr>
        <w:pStyle w:val="BodyText"/>
        <w:spacing w:line="251" w:lineRule="auto"/>
        <w:ind w:left="113" w:right="427"/>
        <w:rPr>
          <w:lang w:eastAsia="zh-CN"/>
        </w:rPr>
      </w:pPr>
      <w:r>
        <w:rPr>
          <w:lang w:eastAsia="zh-CN"/>
        </w:rPr>
        <w:t xml:space="preserve">概述 </w:t>
      </w:r>
      <w:r>
        <w:rPr>
          <w:w w:val="95"/>
          <w:lang w:eastAsia="zh-CN"/>
        </w:rPr>
        <w:t>C客户端程序主要提供了数据库的连接，数据的增删改查，索引的创建删除，以及集合与集合空间的创建删</w:t>
      </w:r>
    </w:p>
    <w:p w:rsidR="0020037C" w:rsidRDefault="004474D3">
      <w:pPr>
        <w:pStyle w:val="BodyText"/>
        <w:spacing w:line="227" w:lineRule="exact"/>
        <w:ind w:left="113"/>
        <w:rPr>
          <w:lang w:eastAsia="zh-CN"/>
        </w:rPr>
      </w:pPr>
      <w:r>
        <w:rPr>
          <w:lang w:eastAsia="zh-CN"/>
        </w:rPr>
        <w:t>除操作。</w:t>
      </w:r>
      <w:r>
        <w:rPr>
          <w:color w:val="0000FF"/>
          <w:lang w:eastAsia="zh-CN"/>
        </w:rPr>
        <w:t>更多参考C在线API</w:t>
      </w:r>
      <w:r>
        <w:rPr>
          <w:color w:val="000000"/>
          <w:lang w:eastAsia="zh-CN"/>
        </w:rPr>
        <w:t>。</w:t>
      </w:r>
    </w:p>
    <w:p w:rsidR="0020037C" w:rsidRDefault="0020037C">
      <w:pPr>
        <w:spacing w:before="6" w:line="190" w:lineRule="exact"/>
        <w:rPr>
          <w:sz w:val="19"/>
          <w:szCs w:val="19"/>
          <w:lang w:eastAsia="zh-CN"/>
        </w:rPr>
      </w:pPr>
    </w:p>
    <w:p w:rsidR="0020037C" w:rsidRDefault="004474D3">
      <w:pPr>
        <w:pStyle w:val="BodyText"/>
        <w:spacing w:line="251" w:lineRule="auto"/>
        <w:ind w:left="113" w:right="3151"/>
        <w:rPr>
          <w:lang w:eastAsia="zh-CN"/>
        </w:rPr>
      </w:pPr>
      <w:r>
        <w:rPr>
          <w:lang w:eastAsia="zh-CN"/>
        </w:rPr>
        <w:t xml:space="preserve">句柄 </w:t>
      </w:r>
      <w:r>
        <w:rPr>
          <w:w w:val="95"/>
          <w:lang w:eastAsia="zh-CN"/>
        </w:rPr>
        <w:t>C客户端驱动的句柄分为两类。一类用于数据库操作，另一类用于集群操作。</w:t>
      </w:r>
    </w:p>
    <w:p w:rsidR="0020037C" w:rsidRDefault="004474D3">
      <w:pPr>
        <w:pStyle w:val="BodyText"/>
        <w:tabs>
          <w:tab w:val="left" w:pos="397"/>
        </w:tabs>
        <w:spacing w:before="19" w:line="251" w:lineRule="auto"/>
        <w:ind w:left="397" w:right="546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数据库操作句柄 </w:t>
      </w:r>
      <w:r>
        <w:rPr>
          <w:w w:val="95"/>
          <w:lang w:eastAsia="zh-CN"/>
        </w:rPr>
        <w:t>SequoiaDB数据库中的数据存放分为三个级别：</w:t>
      </w:r>
      <w:r>
        <w:rPr>
          <w:lang w:eastAsia="zh-CN"/>
        </w:rPr>
        <w:t xml:space="preserve"> 1)</w:t>
      </w:r>
      <w:r>
        <w:rPr>
          <w:spacing w:val="-9"/>
          <w:lang w:eastAsia="zh-CN"/>
        </w:rPr>
        <w:t xml:space="preserve"> </w:t>
      </w:r>
      <w:r>
        <w:rPr>
          <w:lang w:eastAsia="zh-CN"/>
        </w:rPr>
        <w:t>数据库</w:t>
      </w:r>
    </w:p>
    <w:p w:rsidR="0020037C" w:rsidRDefault="004474D3">
      <w:pPr>
        <w:pStyle w:val="BodyText"/>
        <w:spacing w:before="3"/>
        <w:ind w:left="501"/>
      </w:pPr>
      <w:r>
        <w:rPr>
          <w:w w:val="95"/>
        </w:rPr>
        <w:t>2)</w:t>
      </w:r>
      <w:r>
        <w:rPr>
          <w:spacing w:val="42"/>
          <w:w w:val="95"/>
        </w:rPr>
        <w:t xml:space="preserve"> </w:t>
      </w:r>
      <w:r>
        <w:rPr>
          <w:w w:val="95"/>
        </w:rPr>
        <w:t>集合空间</w:t>
      </w:r>
    </w:p>
    <w:p w:rsidR="0020037C" w:rsidRDefault="004474D3">
      <w:pPr>
        <w:pStyle w:val="BodyText"/>
        <w:numPr>
          <w:ilvl w:val="0"/>
          <w:numId w:val="5"/>
        </w:numPr>
        <w:tabs>
          <w:tab w:val="left" w:pos="723"/>
        </w:tabs>
        <w:spacing w:before="16" w:line="251" w:lineRule="auto"/>
        <w:ind w:left="397" w:right="642" w:firstLine="104"/>
        <w:rPr>
          <w:lang w:eastAsia="zh-CN"/>
        </w:rPr>
      </w:pPr>
      <w:r>
        <w:rPr>
          <w:lang w:eastAsia="zh-CN"/>
        </w:rPr>
        <w:t>集合 每一个数据库中的集合空间没有物理上限，每个集合空间在单系统内存放为一个单独的文件，因此集合</w:t>
      </w:r>
    </w:p>
    <w:p w:rsidR="0020037C" w:rsidRDefault="004474D3">
      <w:pPr>
        <w:pStyle w:val="BodyText"/>
        <w:spacing w:line="227" w:lineRule="exact"/>
        <w:ind w:left="397"/>
        <w:rPr>
          <w:lang w:eastAsia="zh-CN"/>
        </w:rPr>
      </w:pPr>
      <w:r>
        <w:rPr>
          <w:lang w:eastAsia="zh-CN"/>
        </w:rPr>
        <w:t>空间的数量取决于磁盘和内存的大小。每个集合空间可以包含最多4096个集合。每个集合可以包含多条</w:t>
      </w:r>
    </w:p>
    <w:p w:rsidR="0020037C" w:rsidRDefault="004474D3">
      <w:pPr>
        <w:pStyle w:val="BodyText"/>
        <w:spacing w:line="240" w:lineRule="exact"/>
        <w:ind w:left="397"/>
        <w:rPr>
          <w:lang w:eastAsia="zh-CN"/>
        </w:rPr>
      </w:pPr>
      <w:r>
        <w:rPr>
          <w:lang w:eastAsia="zh-CN"/>
        </w:rPr>
        <w:t>记录。</w:t>
      </w:r>
      <w:r>
        <w:rPr>
          <w:spacing w:val="-29"/>
          <w:lang w:eastAsia="zh-CN"/>
        </w:rPr>
        <w:t xml:space="preserve"> </w:t>
      </w:r>
      <w:r>
        <w:rPr>
          <w:lang w:eastAsia="zh-CN"/>
        </w:rPr>
        <w:t>在一台物理系统内，每个集合空间最大256GB。对比关系型数据库，可以把记录看作关系型数据</w:t>
      </w:r>
    </w:p>
    <w:p w:rsidR="0020037C" w:rsidRDefault="004474D3">
      <w:pPr>
        <w:pStyle w:val="BodyText"/>
        <w:spacing w:line="240" w:lineRule="exact"/>
        <w:ind w:left="397"/>
        <w:rPr>
          <w:lang w:eastAsia="zh-CN"/>
        </w:rPr>
      </w:pPr>
      <w:r>
        <w:rPr>
          <w:w w:val="95"/>
          <w:lang w:eastAsia="zh-CN"/>
        </w:rPr>
        <w:t>库的“行”；把集合看作关系型数据库的“表”。因此，在数据库操作中，可用3个句柄分别代表连接、集合</w:t>
      </w:r>
    </w:p>
    <w:p w:rsidR="0020037C" w:rsidRDefault="004474D3">
      <w:pPr>
        <w:pStyle w:val="BodyText"/>
        <w:spacing w:line="240" w:lineRule="exact"/>
        <w:ind w:left="397"/>
        <w:rPr>
          <w:lang w:eastAsia="zh-CN"/>
        </w:rPr>
      </w:pPr>
      <w:r>
        <w:rPr>
          <w:lang w:eastAsia="zh-CN"/>
        </w:rPr>
        <w:t>空间、对象，另1个句柄代表游标：</w:t>
      </w:r>
    </w:p>
    <w:p w:rsidR="0020037C" w:rsidRDefault="0020037C">
      <w:pPr>
        <w:spacing w:before="7" w:line="60" w:lineRule="exact"/>
        <w:rPr>
          <w:sz w:val="6"/>
          <w:szCs w:val="6"/>
          <w:lang w:eastAsia="zh-CN"/>
        </w:rPr>
      </w:pPr>
    </w:p>
    <w:tbl>
      <w:tblPr>
        <w:tblW w:w="0" w:type="auto"/>
        <w:tblInd w:w="387" w:type="dxa"/>
        <w:tblLayout w:type="fixed"/>
        <w:tblCellMar>
          <w:left w:w="0" w:type="dxa"/>
          <w:right w:w="0" w:type="dxa"/>
        </w:tblCellMar>
        <w:tblLook w:val="01E0"/>
      </w:tblPr>
      <w:tblGrid>
        <w:gridCol w:w="3058"/>
        <w:gridCol w:w="3063"/>
        <w:gridCol w:w="3068"/>
      </w:tblGrid>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代表一个单独的数据库连接</w:t>
            </w:r>
          </w:p>
        </w:tc>
      </w:tr>
      <w:tr w:rsidR="0020037C">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CollectionSpace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代表一个单独的集合空间</w:t>
            </w:r>
          </w:p>
        </w:tc>
      </w:tr>
      <w:tr w:rsidR="0020037C">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代表一个单独的集合</w:t>
            </w:r>
          </w:p>
        </w:tc>
      </w:tr>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DBCursor</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游标实例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代表一个查询产生的结果集</w:t>
            </w:r>
          </w:p>
        </w:tc>
      </w:tr>
    </w:tbl>
    <w:p w:rsidR="0020037C" w:rsidRDefault="004474D3">
      <w:pPr>
        <w:pStyle w:val="BodyText"/>
        <w:spacing w:before="77" w:line="167" w:lineRule="auto"/>
        <w:ind w:left="397"/>
        <w:rPr>
          <w:lang w:eastAsia="zh-CN"/>
        </w:rPr>
      </w:pPr>
      <w:r>
        <w:rPr>
          <w:w w:val="95"/>
          <w:lang w:eastAsia="zh-CN"/>
        </w:rPr>
        <w:t>C客户端程序需要使用不同的句柄进行操作。譬如读取数据的操作需要游标句柄，而创建表空间则需要数</w:t>
      </w:r>
      <w:r>
        <w:rPr>
          <w:lang w:eastAsia="zh-CN"/>
        </w:rPr>
        <w:t xml:space="preserve"> 据库连接句柄。</w:t>
      </w:r>
    </w:p>
    <w:p w:rsidR="0020037C" w:rsidRDefault="00DD1987">
      <w:pPr>
        <w:pStyle w:val="BodyText"/>
        <w:spacing w:before="31" w:line="567" w:lineRule="exact"/>
        <w:ind w:left="397"/>
        <w:rPr>
          <w:lang w:eastAsia="zh-CN"/>
        </w:rPr>
      </w:pPr>
      <w:r>
        <w:pict>
          <v:shape id="_x0000_i1073"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tabs>
          <w:tab w:val="left" w:pos="1320"/>
        </w:tabs>
        <w:spacing w:line="155" w:lineRule="exact"/>
        <w:ind w:left="103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对于每一个连接，其产生的集合空间，集合，与游标句柄公用一个套接字。因此在多线程系统</w:t>
      </w:r>
    </w:p>
    <w:p w:rsidR="0020037C" w:rsidRDefault="004474D3">
      <w:pPr>
        <w:pStyle w:val="BodyText"/>
        <w:spacing w:line="242" w:lineRule="exact"/>
        <w:ind w:left="1320"/>
        <w:rPr>
          <w:lang w:eastAsia="zh-CN"/>
        </w:rPr>
      </w:pPr>
      <w:r>
        <w:rPr>
          <w:lang w:eastAsia="zh-CN"/>
        </w:rPr>
        <w:t>中，必须确保每个线程不会同时针对同一套接字，在同一时间发送或接收数据。</w:t>
      </w:r>
    </w:p>
    <w:p w:rsidR="0020037C" w:rsidRDefault="004474D3">
      <w:pPr>
        <w:pStyle w:val="BodyText"/>
        <w:tabs>
          <w:tab w:val="left" w:pos="1320"/>
        </w:tabs>
        <w:spacing w:line="268" w:lineRule="exact"/>
        <w:ind w:left="103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一般来说，不建议使用多个线程共同操作一个连接句柄与其产生的其它句柄。</w:t>
      </w:r>
    </w:p>
    <w:p w:rsidR="0020037C" w:rsidRDefault="004474D3">
      <w:pPr>
        <w:pStyle w:val="BodyText"/>
        <w:tabs>
          <w:tab w:val="left" w:pos="1320"/>
        </w:tabs>
        <w:spacing w:line="293" w:lineRule="exact"/>
        <w:ind w:left="103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如果每个线程使用自己的连接句柄以及其它产生的句柄，则可以保证线程安全。</w:t>
      </w:r>
    </w:p>
    <w:p w:rsidR="0020037C" w:rsidRDefault="004474D3">
      <w:pPr>
        <w:pStyle w:val="BodyText"/>
        <w:tabs>
          <w:tab w:val="left" w:pos="283"/>
        </w:tabs>
        <w:spacing w:line="293" w:lineRule="exact"/>
        <w:ind w:left="0" w:right="832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集群操作句柄</w:t>
      </w:r>
    </w:p>
    <w:p w:rsidR="0020037C" w:rsidRDefault="004474D3">
      <w:pPr>
        <w:pStyle w:val="BodyText"/>
        <w:spacing w:before="18" w:line="251" w:lineRule="auto"/>
        <w:ind w:left="501" w:right="4858" w:hanging="105"/>
        <w:rPr>
          <w:lang w:eastAsia="zh-CN"/>
        </w:rPr>
      </w:pPr>
      <w:r>
        <w:rPr>
          <w:w w:val="95"/>
          <w:lang w:eastAsia="zh-CN"/>
        </w:rPr>
        <w:t>SequoiaDB数据库中的集群操作分为两个级别：</w:t>
      </w:r>
      <w:r>
        <w:rPr>
          <w:lang w:eastAsia="zh-CN"/>
        </w:rPr>
        <w:t xml:space="preserve"> 1)</w:t>
      </w:r>
      <w:r w:rsidR="00423ADE">
        <w:rPr>
          <w:lang w:eastAsia="zh-CN"/>
        </w:rPr>
        <w:t>分区</w:t>
      </w:r>
      <w:r>
        <w:rPr>
          <w:lang w:eastAsia="zh-CN"/>
        </w:rPr>
        <w:t>组</w:t>
      </w:r>
    </w:p>
    <w:p w:rsidR="0020037C" w:rsidRDefault="004474D3">
      <w:pPr>
        <w:pStyle w:val="BodyText"/>
        <w:spacing w:before="3"/>
        <w:ind w:left="501"/>
        <w:rPr>
          <w:lang w:eastAsia="zh-CN"/>
        </w:rPr>
      </w:pPr>
      <w:r>
        <w:rPr>
          <w:lang w:eastAsia="zh-CN"/>
        </w:rPr>
        <w:t>2)数据节点</w:t>
      </w:r>
    </w:p>
    <w:p w:rsidR="0020037C" w:rsidRDefault="0020037C">
      <w:pPr>
        <w:spacing w:before="9" w:line="130" w:lineRule="exact"/>
        <w:rPr>
          <w:sz w:val="13"/>
          <w:szCs w:val="13"/>
          <w:lang w:eastAsia="zh-CN"/>
        </w:rPr>
      </w:pPr>
    </w:p>
    <w:p w:rsidR="0020037C" w:rsidRDefault="00DD1987">
      <w:pPr>
        <w:pStyle w:val="BodyText"/>
        <w:spacing w:line="139" w:lineRule="auto"/>
        <w:ind w:left="1037" w:right="3387" w:hanging="640"/>
        <w:rPr>
          <w:lang w:eastAsia="zh-CN"/>
        </w:rPr>
      </w:pPr>
      <w:r>
        <w:pict>
          <v:shape id="_x0000_i1074"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23ADE">
        <w:rPr>
          <w:lang w:eastAsia="zh-CN"/>
        </w:rPr>
        <w:t>分区</w:t>
      </w:r>
      <w:r w:rsidR="004474D3">
        <w:rPr>
          <w:lang w:eastAsia="zh-CN"/>
        </w:rPr>
        <w:t>组包三种类型：协调</w:t>
      </w:r>
      <w:r w:rsidR="00423ADE">
        <w:rPr>
          <w:lang w:eastAsia="zh-CN"/>
        </w:rPr>
        <w:t>分区</w:t>
      </w:r>
      <w:r w:rsidR="004474D3">
        <w:rPr>
          <w:lang w:eastAsia="zh-CN"/>
        </w:rPr>
        <w:t>组、编目</w:t>
      </w:r>
      <w:r w:rsidR="00423ADE">
        <w:rPr>
          <w:lang w:eastAsia="zh-CN"/>
        </w:rPr>
        <w:t>分区</w:t>
      </w:r>
      <w:r w:rsidR="004474D3">
        <w:rPr>
          <w:lang w:eastAsia="zh-CN"/>
        </w:rPr>
        <w:t>组、数据</w:t>
      </w:r>
      <w:r w:rsidR="00423ADE">
        <w:rPr>
          <w:lang w:eastAsia="zh-CN"/>
        </w:rPr>
        <w:t>分区</w:t>
      </w:r>
      <w:r w:rsidR="004474D3">
        <w:rPr>
          <w:lang w:eastAsia="zh-CN"/>
        </w:rPr>
        <w:t>组。</w:t>
      </w:r>
    </w:p>
    <w:p w:rsidR="0020037C" w:rsidRDefault="00423ADE">
      <w:pPr>
        <w:pStyle w:val="BodyText"/>
        <w:spacing w:before="37"/>
        <w:ind w:left="397"/>
        <w:rPr>
          <w:lang w:eastAsia="zh-CN"/>
        </w:rPr>
      </w:pPr>
      <w:r>
        <w:rPr>
          <w:lang w:eastAsia="zh-CN"/>
        </w:rPr>
        <w:t>分区</w:t>
      </w:r>
      <w:r w:rsidR="004474D3">
        <w:rPr>
          <w:lang w:eastAsia="zh-CN"/>
        </w:rPr>
        <w:t>组实例和数据节点实例可以用以下两类句柄表示。</w:t>
      </w:r>
    </w:p>
    <w:p w:rsidR="0020037C" w:rsidRDefault="0020037C">
      <w:pPr>
        <w:spacing w:before="7" w:line="60" w:lineRule="exact"/>
        <w:rPr>
          <w:sz w:val="6"/>
          <w:szCs w:val="6"/>
          <w:lang w:eastAsia="zh-CN"/>
        </w:rPr>
      </w:pPr>
    </w:p>
    <w:tbl>
      <w:tblPr>
        <w:tblW w:w="0" w:type="auto"/>
        <w:tblInd w:w="387" w:type="dxa"/>
        <w:tblLayout w:type="fixed"/>
        <w:tblCellMar>
          <w:left w:w="0" w:type="dxa"/>
          <w:right w:w="0" w:type="dxa"/>
        </w:tblCellMar>
        <w:tblLook w:val="01E0"/>
      </w:tblPr>
      <w:tblGrid>
        <w:gridCol w:w="3058"/>
        <w:gridCol w:w="3063"/>
        <w:gridCol w:w="3068"/>
      </w:tblGrid>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rsidP="006616A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w:t>
            </w:r>
            <w:r w:rsidR="006A07F5">
              <w:rPr>
                <w:rFonts w:ascii="Microsoft JhengHei" w:hAnsi="Microsoft JhengHei" w:cs="Microsoft JhengHei" w:hint="eastAsia"/>
                <w:w w:val="95"/>
                <w:sz w:val="14"/>
                <w:szCs w:val="14"/>
                <w:lang w:eastAsia="zh-CN"/>
              </w:rPr>
              <w:t>ReplicaGroup</w:t>
            </w:r>
            <w:r>
              <w:rPr>
                <w:rFonts w:ascii="Microsoft JhengHei" w:eastAsia="Microsoft JhengHei" w:hAnsi="Microsoft JhengHei" w:cs="Microsoft JhengHei"/>
                <w:w w:val="95"/>
                <w:sz w:val="14"/>
                <w:szCs w:val="14"/>
              </w:rPr>
              <w:t>Handle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组句柄</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代表一个单独的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w:t>
            </w:r>
          </w:p>
        </w:tc>
      </w:tr>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sdbNodeHandle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数据节点句柄</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代表一个单独的数据节点</w:t>
            </w:r>
          </w:p>
        </w:tc>
      </w:tr>
    </w:tbl>
    <w:p w:rsidR="0020037C" w:rsidRDefault="004474D3">
      <w:pPr>
        <w:pStyle w:val="BodyText"/>
        <w:spacing w:line="333" w:lineRule="exact"/>
        <w:ind w:left="397"/>
        <w:rPr>
          <w:lang w:eastAsia="zh-CN"/>
        </w:rPr>
      </w:pPr>
      <w:r>
        <w:rPr>
          <w:lang w:eastAsia="zh-CN"/>
        </w:rPr>
        <w:t>与集群相关的操作需要使用</w:t>
      </w:r>
      <w:r w:rsidR="00423ADE">
        <w:rPr>
          <w:lang w:eastAsia="zh-CN"/>
        </w:rPr>
        <w:t>分区</w:t>
      </w:r>
      <w:r>
        <w:rPr>
          <w:lang w:eastAsia="zh-CN"/>
        </w:rPr>
        <w:t>组及数据节点句柄。</w:t>
      </w:r>
    </w:p>
    <w:p w:rsidR="0020037C" w:rsidRDefault="0020037C">
      <w:pPr>
        <w:spacing w:before="5" w:line="100" w:lineRule="exact"/>
        <w:rPr>
          <w:sz w:val="10"/>
          <w:szCs w:val="10"/>
          <w:lang w:eastAsia="zh-CN"/>
        </w:rPr>
      </w:pPr>
    </w:p>
    <w:p w:rsidR="0020037C" w:rsidRDefault="007A6AD0">
      <w:pPr>
        <w:pStyle w:val="BodyText"/>
        <w:spacing w:line="167" w:lineRule="auto"/>
        <w:ind w:left="397" w:right="369"/>
        <w:rPr>
          <w:lang w:eastAsia="zh-CN"/>
        </w:rPr>
      </w:pPr>
      <w:r>
        <w:rPr>
          <w:w w:val="95"/>
          <w:lang w:eastAsia="zh-CN"/>
        </w:rPr>
        <w:t>sdb</w:t>
      </w:r>
      <w:r w:rsidR="006A07F5">
        <w:rPr>
          <w:rFonts w:eastAsiaTheme="minorEastAsia" w:hint="eastAsia"/>
          <w:w w:val="95"/>
          <w:lang w:eastAsia="zh-CN"/>
        </w:rPr>
        <w:t>ReplicaGroup</w:t>
      </w:r>
      <w:r>
        <w:rPr>
          <w:w w:val="95"/>
          <w:lang w:eastAsia="zh-CN"/>
        </w:rPr>
        <w:t>Handle</w:t>
      </w:r>
      <w:r w:rsidR="004474D3">
        <w:rPr>
          <w:w w:val="95"/>
          <w:lang w:eastAsia="zh-CN"/>
        </w:rPr>
        <w:t>的实例用于管理</w:t>
      </w:r>
      <w:r w:rsidR="00423ADE">
        <w:rPr>
          <w:w w:val="95"/>
          <w:lang w:eastAsia="zh-CN"/>
        </w:rPr>
        <w:t>分区</w:t>
      </w:r>
      <w:r w:rsidR="004474D3">
        <w:rPr>
          <w:w w:val="95"/>
          <w:lang w:eastAsia="zh-CN"/>
        </w:rPr>
        <w:t>组。其操作包括启动、停止</w:t>
      </w:r>
      <w:r w:rsidR="00423ADE">
        <w:rPr>
          <w:w w:val="95"/>
          <w:lang w:eastAsia="zh-CN"/>
        </w:rPr>
        <w:t>分区</w:t>
      </w:r>
      <w:r w:rsidR="004474D3">
        <w:rPr>
          <w:w w:val="95"/>
          <w:lang w:eastAsia="zh-CN"/>
        </w:rPr>
        <w:t>组，获取</w:t>
      </w:r>
      <w:r w:rsidR="00423ADE">
        <w:rPr>
          <w:w w:val="95"/>
          <w:lang w:eastAsia="zh-CN"/>
        </w:rPr>
        <w:t>分区</w:t>
      </w:r>
      <w:r w:rsidR="004474D3">
        <w:rPr>
          <w:w w:val="95"/>
          <w:lang w:eastAsia="zh-CN"/>
        </w:rPr>
        <w:t>组中节点的状</w:t>
      </w:r>
      <w:r w:rsidR="004474D3">
        <w:rPr>
          <w:lang w:eastAsia="zh-CN"/>
        </w:rPr>
        <w:t xml:space="preserve"> 态、名称信息、数目信息。</w:t>
      </w:r>
    </w:p>
    <w:p w:rsidR="0020037C" w:rsidRDefault="0020037C">
      <w:pPr>
        <w:spacing w:line="167" w:lineRule="auto"/>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before="55" w:line="167" w:lineRule="auto"/>
        <w:ind w:left="1217" w:right="23"/>
        <w:rPr>
          <w:lang w:eastAsia="zh-CN"/>
        </w:rPr>
      </w:pPr>
      <w:r>
        <w:rPr>
          <w:w w:val="95"/>
          <w:lang w:eastAsia="zh-CN"/>
        </w:rPr>
        <w:t>sdbNodeHandle的实例用于管理数据节点。其操作包括启动、停止指定的数据节点，获取指定数</w:t>
      </w:r>
      <w:r>
        <w:rPr>
          <w:lang w:eastAsia="zh-CN"/>
        </w:rPr>
        <w:t xml:space="preserve"> 据节点实例，获取主从数据节点实例，获取数据节点地址信息。</w:t>
      </w:r>
    </w:p>
    <w:p w:rsidR="0020037C" w:rsidRDefault="0020037C">
      <w:pPr>
        <w:spacing w:before="11" w:line="200" w:lineRule="exact"/>
        <w:rPr>
          <w:sz w:val="20"/>
          <w:szCs w:val="20"/>
          <w:lang w:eastAsia="zh-CN"/>
        </w:rPr>
      </w:pPr>
    </w:p>
    <w:p w:rsidR="0020037C" w:rsidRDefault="004474D3">
      <w:pPr>
        <w:pStyle w:val="BodyText"/>
        <w:spacing w:line="251" w:lineRule="auto"/>
        <w:ind w:right="5427"/>
        <w:rPr>
          <w:lang w:eastAsia="zh-CN"/>
        </w:rPr>
      </w:pPr>
      <w:r>
        <w:rPr>
          <w:lang w:eastAsia="zh-CN"/>
        </w:rPr>
        <w:t xml:space="preserve">错误信息 每个函数都有返回值,返回值的定义如下： </w:t>
      </w:r>
      <w:r>
        <w:rPr>
          <w:w w:val="95"/>
          <w:lang w:eastAsia="zh-CN"/>
        </w:rPr>
        <w:t xml:space="preserve">SDB_OK  </w:t>
      </w:r>
      <w:r>
        <w:rPr>
          <w:spacing w:val="2"/>
          <w:w w:val="95"/>
          <w:lang w:eastAsia="zh-CN"/>
        </w:rPr>
        <w:t xml:space="preserve"> </w:t>
      </w:r>
      <w:r>
        <w:rPr>
          <w:w w:val="95"/>
          <w:lang w:eastAsia="zh-CN"/>
        </w:rPr>
        <w:t>(数据值为0)：表示执行成功；</w:t>
      </w:r>
    </w:p>
    <w:p w:rsidR="0020037C" w:rsidRDefault="004474D3">
      <w:pPr>
        <w:pStyle w:val="BodyText"/>
        <w:spacing w:before="3"/>
        <w:rPr>
          <w:lang w:eastAsia="zh-CN"/>
        </w:rPr>
      </w:pPr>
      <w:r>
        <w:rPr>
          <w:w w:val="95"/>
          <w:lang w:eastAsia="zh-CN"/>
        </w:rPr>
        <w:t xml:space="preserve">&lt;0   </w:t>
      </w:r>
      <w:r>
        <w:rPr>
          <w:spacing w:val="12"/>
          <w:w w:val="95"/>
          <w:lang w:eastAsia="zh-CN"/>
        </w:rPr>
        <w:t xml:space="preserve"> </w:t>
      </w:r>
      <w:r>
        <w:rPr>
          <w:w w:val="95"/>
          <w:lang w:eastAsia="zh-CN"/>
        </w:rPr>
        <w:t xml:space="preserve">：表示数据库错误，具体的错误描述在C驱动开发包中include/ossErr.h   </w:t>
      </w:r>
      <w:r>
        <w:rPr>
          <w:spacing w:val="12"/>
          <w:w w:val="95"/>
          <w:lang w:eastAsia="zh-CN"/>
        </w:rPr>
        <w:t xml:space="preserve"> </w:t>
      </w:r>
      <w:r>
        <w:rPr>
          <w:w w:val="95"/>
          <w:lang w:eastAsia="zh-CN"/>
        </w:rPr>
        <w:t>文件中可以找到；</w:t>
      </w:r>
    </w:p>
    <w:p w:rsidR="0020037C" w:rsidRDefault="004474D3">
      <w:pPr>
        <w:pStyle w:val="BodyText"/>
        <w:spacing w:before="16" w:line="306" w:lineRule="auto"/>
        <w:ind w:right="4784"/>
        <w:rPr>
          <w:lang w:eastAsia="zh-CN"/>
        </w:rPr>
      </w:pPr>
      <w:r>
        <w:rPr>
          <w:w w:val="95"/>
          <w:lang w:eastAsia="zh-CN"/>
        </w:rPr>
        <w:t xml:space="preserve">&gt;0    </w:t>
      </w:r>
      <w:r>
        <w:rPr>
          <w:spacing w:val="2"/>
          <w:w w:val="95"/>
          <w:lang w:eastAsia="zh-CN"/>
        </w:rPr>
        <w:t xml:space="preserve"> </w:t>
      </w:r>
      <w:r>
        <w:rPr>
          <w:w w:val="95"/>
          <w:lang w:eastAsia="zh-CN"/>
        </w:rPr>
        <w:t>：表示系统错误，请查阅相关系统的错误码信息；</w:t>
      </w:r>
      <w:r>
        <w:rPr>
          <w:lang w:eastAsia="zh-CN"/>
        </w:rPr>
        <w:t xml:space="preserve"> </w:t>
      </w:r>
      <w:bookmarkStart w:id="280" w:name="C_开发环境搭建"/>
      <w:bookmarkStart w:id="281" w:name="_bookmark128"/>
      <w:bookmarkEnd w:id="280"/>
      <w:bookmarkEnd w:id="281"/>
      <w:r>
        <w:rPr>
          <w:lang w:eastAsia="zh-CN"/>
        </w:rPr>
        <w:t>C</w:t>
      </w:r>
      <w:r>
        <w:rPr>
          <w:spacing w:val="-13"/>
          <w:lang w:eastAsia="zh-CN"/>
        </w:rPr>
        <w:t xml:space="preserve"> </w:t>
      </w:r>
      <w:r>
        <w:rPr>
          <w:lang w:eastAsia="zh-CN"/>
        </w:rPr>
        <w:t>开发环境搭建</w:t>
      </w:r>
    </w:p>
    <w:p w:rsidR="0020037C" w:rsidRDefault="0020037C">
      <w:pPr>
        <w:spacing w:before="2" w:line="120" w:lineRule="exact"/>
        <w:rPr>
          <w:sz w:val="12"/>
          <w:szCs w:val="12"/>
          <w:lang w:eastAsia="zh-CN"/>
        </w:rPr>
      </w:pPr>
    </w:p>
    <w:p w:rsidR="0020037C" w:rsidRDefault="004474D3">
      <w:pPr>
        <w:pStyle w:val="BodyText"/>
        <w:spacing w:line="251" w:lineRule="auto"/>
        <w:ind w:right="1343"/>
        <w:rPr>
          <w:lang w:eastAsia="zh-CN"/>
        </w:rPr>
      </w:pPr>
      <w:r>
        <w:rPr>
          <w:lang w:eastAsia="zh-CN"/>
        </w:rPr>
        <w:t xml:space="preserve">获取驱动开发包 </w:t>
      </w:r>
      <w:r>
        <w:rPr>
          <w:w w:val="95"/>
          <w:lang w:eastAsia="zh-CN"/>
        </w:rPr>
        <w:t>从</w:t>
      </w:r>
      <w:hyperlink r:id="rId42">
        <w:r>
          <w:rPr>
            <w:color w:val="0000FF"/>
            <w:w w:val="95"/>
            <w:lang w:eastAsia="zh-CN"/>
          </w:rPr>
          <w:t>http://www.sequoiadb.com</w:t>
        </w:r>
      </w:hyperlink>
      <w:r>
        <w:rPr>
          <w:color w:val="000000"/>
          <w:w w:val="95"/>
          <w:lang w:eastAsia="zh-CN"/>
        </w:rPr>
        <w:t>下载对应操作系统版本的SequoiaDB驱动开发包。</w:t>
      </w:r>
    </w:p>
    <w:p w:rsidR="0020037C" w:rsidRDefault="0020037C">
      <w:pPr>
        <w:spacing w:before="4" w:line="180" w:lineRule="exact"/>
        <w:rPr>
          <w:sz w:val="18"/>
          <w:szCs w:val="18"/>
          <w:lang w:eastAsia="zh-CN"/>
        </w:rPr>
      </w:pPr>
    </w:p>
    <w:p w:rsidR="0020037C" w:rsidRDefault="004474D3">
      <w:pPr>
        <w:pStyle w:val="BodyText"/>
      </w:pPr>
      <w:r>
        <w:t>配置开发环境</w:t>
      </w:r>
    </w:p>
    <w:p w:rsidR="0020037C" w:rsidRDefault="004474D3">
      <w:pPr>
        <w:pStyle w:val="BodyText"/>
        <w:numPr>
          <w:ilvl w:val="1"/>
          <w:numId w:val="5"/>
        </w:numPr>
        <w:tabs>
          <w:tab w:val="left" w:pos="1217"/>
        </w:tabs>
        <w:spacing w:before="31"/>
        <w:ind w:left="1217"/>
      </w:pPr>
      <w:r>
        <w:rPr>
          <w:position w:val="1"/>
        </w:rPr>
        <w:t>Linux</w:t>
      </w:r>
    </w:p>
    <w:p w:rsidR="0020037C" w:rsidRDefault="004474D3">
      <w:pPr>
        <w:pStyle w:val="BodyText"/>
        <w:spacing w:before="18"/>
        <w:ind w:left="1217"/>
        <w:rPr>
          <w:lang w:eastAsia="zh-CN"/>
        </w:rPr>
      </w:pPr>
      <w:r>
        <w:rPr>
          <w:lang w:eastAsia="zh-CN"/>
        </w:rPr>
        <w:t>1.</w:t>
      </w:r>
      <w:r>
        <w:rPr>
          <w:spacing w:val="3"/>
          <w:lang w:eastAsia="zh-CN"/>
        </w:rPr>
        <w:t xml:space="preserve"> </w:t>
      </w:r>
      <w:r>
        <w:rPr>
          <w:lang w:eastAsia="zh-CN"/>
        </w:rPr>
        <w:t>解压下来的驱动开发包；</w:t>
      </w:r>
    </w:p>
    <w:p w:rsidR="0020037C" w:rsidRDefault="0020037C">
      <w:pPr>
        <w:spacing w:before="5" w:line="100" w:lineRule="exact"/>
        <w:rPr>
          <w:sz w:val="10"/>
          <w:szCs w:val="10"/>
          <w:lang w:eastAsia="zh-CN"/>
        </w:rPr>
      </w:pPr>
    </w:p>
    <w:p w:rsidR="0020037C" w:rsidRDefault="004474D3">
      <w:pPr>
        <w:pStyle w:val="BodyText"/>
        <w:spacing w:line="167" w:lineRule="auto"/>
        <w:ind w:left="1217" w:right="23"/>
        <w:rPr>
          <w:lang w:eastAsia="zh-CN"/>
        </w:rPr>
      </w:pPr>
      <w:r>
        <w:rPr>
          <w:lang w:eastAsia="zh-CN"/>
        </w:rPr>
        <w:t>2.</w:t>
      </w:r>
      <w:r>
        <w:rPr>
          <w:spacing w:val="-6"/>
          <w:lang w:eastAsia="zh-CN"/>
        </w:rPr>
        <w:t xml:space="preserve"> </w:t>
      </w:r>
      <w:r>
        <w:rPr>
          <w:lang w:eastAsia="zh-CN"/>
        </w:rPr>
        <w:t>将压缩包中的</w:t>
      </w:r>
      <w:r>
        <w:rPr>
          <w:spacing w:val="-5"/>
          <w:lang w:eastAsia="zh-CN"/>
        </w:rPr>
        <w:t xml:space="preserve"> </w:t>
      </w:r>
      <w:r>
        <w:rPr>
          <w:lang w:eastAsia="zh-CN"/>
        </w:rPr>
        <w:t>driver目录，拷贝到开发工程目录中（建议放在第三方库目录下），并命名 为sdbdriver。</w:t>
      </w:r>
    </w:p>
    <w:p w:rsidR="0020037C" w:rsidRDefault="0020037C">
      <w:pPr>
        <w:spacing w:before="10" w:line="110" w:lineRule="exact"/>
        <w:rPr>
          <w:sz w:val="11"/>
          <w:szCs w:val="11"/>
          <w:lang w:eastAsia="zh-CN"/>
        </w:rPr>
      </w:pPr>
    </w:p>
    <w:p w:rsidR="0020037C" w:rsidRDefault="004474D3">
      <w:pPr>
        <w:pStyle w:val="BodyText"/>
        <w:spacing w:line="167" w:lineRule="auto"/>
        <w:ind w:left="1217"/>
      </w:pPr>
      <w:r>
        <w:rPr>
          <w:w w:val="95"/>
        </w:rPr>
        <w:t xml:space="preserve">3.  </w:t>
      </w:r>
      <w:r>
        <w:rPr>
          <w:spacing w:val="4"/>
          <w:w w:val="95"/>
        </w:rPr>
        <w:t xml:space="preserve"> </w:t>
      </w:r>
      <w:r>
        <w:rPr>
          <w:w w:val="95"/>
        </w:rPr>
        <w:t xml:space="preserve">将sdbdriver/include  </w:t>
      </w:r>
      <w:r>
        <w:rPr>
          <w:spacing w:val="5"/>
          <w:w w:val="95"/>
        </w:rPr>
        <w:t xml:space="preserve"> </w:t>
      </w:r>
      <w:r>
        <w:rPr>
          <w:w w:val="95"/>
        </w:rPr>
        <w:t xml:space="preserve">目录加入到编译头目录，并将sdbdriver/lib  </w:t>
      </w:r>
      <w:r>
        <w:rPr>
          <w:spacing w:val="4"/>
          <w:w w:val="95"/>
        </w:rPr>
        <w:t xml:space="preserve"> </w:t>
      </w:r>
      <w:r>
        <w:rPr>
          <w:w w:val="95"/>
        </w:rPr>
        <w:t>目录加入连接目录，并加入sdbc动态</w:t>
      </w:r>
      <w:r>
        <w:t xml:space="preserve"> 库，gcc编译参数形式如：</w:t>
      </w:r>
    </w:p>
    <w:p w:rsidR="0020037C" w:rsidRDefault="00B0609F">
      <w:pPr>
        <w:pStyle w:val="BodyText"/>
        <w:spacing w:before="63"/>
        <w:ind w:left="1217"/>
        <w:rPr>
          <w:rFonts w:ascii="仿宋" w:eastAsia="仿宋" w:hAnsi="仿宋" w:cs="仿宋"/>
        </w:rPr>
      </w:pPr>
      <w:r w:rsidRPr="00B0609F">
        <w:pict>
          <v:group id="_x0000_s2884" style="position:absolute;left:0;text-align:left;margin-left:95.85pt;margin-top:7.6pt;width:459.45pt;height:10.6pt;z-index:-251725312;mso-position-horizontal-relative:page" coordorigin="1917,152" coordsize="9189,212">
            <v:shape id="_x0000_s2885" style="position:absolute;left:1917;top:152;width:9189;height:212" coordorigin="1917,152" coordsize="9189,212" path="m1917,152r9189,l11106,364r-9189,l1917,152xe" fillcolor="#efefef" stroked="f">
              <v:path arrowok="t"/>
            </v:shape>
            <w10:wrap anchorx="page"/>
          </v:group>
        </w:pict>
      </w:r>
      <w:r w:rsidR="004474D3">
        <w:rPr>
          <w:rFonts w:ascii="仿宋" w:eastAsia="仿宋" w:hAnsi="仿宋" w:cs="仿宋"/>
        </w:rPr>
        <w:t>cc testClient.c -o testClientC -I &lt;path&gt;/sdbdriver/include -L &lt;path&gt;/sdbdriver/lib -lsdbc</w:t>
      </w:r>
    </w:p>
    <w:p w:rsidR="0020037C" w:rsidRDefault="004474D3">
      <w:pPr>
        <w:pStyle w:val="BodyText"/>
        <w:spacing w:before="45"/>
        <w:ind w:left="1217"/>
      </w:pPr>
      <w:r>
        <w:t>其中：PATH为sdbdriver放置路径；</w:t>
      </w:r>
    </w:p>
    <w:p w:rsidR="0020037C" w:rsidRDefault="004474D3">
      <w:pPr>
        <w:pStyle w:val="BodyText"/>
        <w:spacing w:before="16"/>
        <w:ind w:left="1217"/>
      </w:pPr>
      <w:r>
        <w:rPr>
          <w:w w:val="95"/>
        </w:rPr>
        <w:t xml:space="preserve">4.    </w:t>
      </w:r>
      <w:r>
        <w:rPr>
          <w:spacing w:val="39"/>
          <w:w w:val="95"/>
        </w:rPr>
        <w:t xml:space="preserve"> </w:t>
      </w:r>
      <w:r>
        <w:rPr>
          <w:w w:val="95"/>
        </w:rPr>
        <w:t>运行程序时，用户需要将LD_LIBRARY_PATH路径指定为包含libsdbc.so动态库的路径。</w:t>
      </w:r>
    </w:p>
    <w:p w:rsidR="0020037C" w:rsidRDefault="00B0609F">
      <w:pPr>
        <w:pStyle w:val="BodyText"/>
        <w:spacing w:before="48"/>
        <w:ind w:left="1217"/>
        <w:rPr>
          <w:rFonts w:ascii="仿宋" w:eastAsia="仿宋" w:hAnsi="仿宋" w:cs="仿宋"/>
        </w:rPr>
      </w:pPr>
      <w:r w:rsidRPr="00B0609F">
        <w:pict>
          <v:group id="_x0000_s2882" style="position:absolute;left:0;text-align:left;margin-left:95.85pt;margin-top:6.85pt;width:459.45pt;height:10.6pt;z-index:-251724288;mso-position-horizontal-relative:page" coordorigin="1917,137" coordsize="9189,212">
            <v:shape id="_x0000_s2883"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export LD_LIBRARY_PATH=&lt;PATH&gt;/sdbdriver/lib</w:t>
      </w:r>
    </w:p>
    <w:p w:rsidR="0020037C" w:rsidRDefault="0020037C">
      <w:pPr>
        <w:spacing w:before="8" w:line="160" w:lineRule="exact"/>
        <w:rPr>
          <w:sz w:val="16"/>
          <w:szCs w:val="16"/>
        </w:rPr>
      </w:pPr>
    </w:p>
    <w:p w:rsidR="0020037C" w:rsidRDefault="00DD1987">
      <w:pPr>
        <w:pStyle w:val="BodyText"/>
        <w:spacing w:line="139" w:lineRule="auto"/>
        <w:ind w:left="1857" w:right="5427" w:hanging="640"/>
        <w:rPr>
          <w:lang w:eastAsia="zh-CN"/>
        </w:rPr>
      </w:pPr>
      <w:r>
        <w:pict>
          <v:shape id="_x0000_i1075"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如果运行程序时会出现错误提示：</w:t>
      </w:r>
    </w:p>
    <w:p w:rsidR="0020037C" w:rsidRDefault="0020037C">
      <w:pPr>
        <w:spacing w:before="6" w:line="120" w:lineRule="exact"/>
        <w:rPr>
          <w:sz w:val="12"/>
          <w:szCs w:val="12"/>
          <w:lang w:eastAsia="zh-CN"/>
        </w:rPr>
      </w:pPr>
    </w:p>
    <w:p w:rsidR="0020037C" w:rsidRDefault="004474D3">
      <w:pPr>
        <w:pStyle w:val="BodyText"/>
        <w:spacing w:line="167" w:lineRule="auto"/>
        <w:ind w:left="1857"/>
      </w:pPr>
      <w:r>
        <w:rPr>
          <w:w w:val="95"/>
        </w:rPr>
        <w:t>error</w:t>
      </w:r>
      <w:r>
        <w:rPr>
          <w:spacing w:val="8"/>
          <w:w w:val="95"/>
        </w:rPr>
        <w:t xml:space="preserve"> </w:t>
      </w:r>
      <w:r>
        <w:rPr>
          <w:w w:val="95"/>
        </w:rPr>
        <w:t>while</w:t>
      </w:r>
      <w:r>
        <w:rPr>
          <w:spacing w:val="9"/>
          <w:w w:val="95"/>
        </w:rPr>
        <w:t xml:space="preserve"> </w:t>
      </w:r>
      <w:r>
        <w:rPr>
          <w:w w:val="95"/>
        </w:rPr>
        <w:t>loading</w:t>
      </w:r>
      <w:r>
        <w:rPr>
          <w:spacing w:val="9"/>
          <w:w w:val="95"/>
        </w:rPr>
        <w:t xml:space="preserve"> </w:t>
      </w:r>
      <w:r>
        <w:rPr>
          <w:w w:val="95"/>
        </w:rPr>
        <w:t>shared</w:t>
      </w:r>
      <w:r>
        <w:rPr>
          <w:spacing w:val="9"/>
          <w:w w:val="95"/>
        </w:rPr>
        <w:t xml:space="preserve"> </w:t>
      </w:r>
      <w:r>
        <w:rPr>
          <w:w w:val="95"/>
        </w:rPr>
        <w:t>libraries:</w:t>
      </w:r>
      <w:r>
        <w:rPr>
          <w:spacing w:val="8"/>
          <w:w w:val="95"/>
        </w:rPr>
        <w:t xml:space="preserve"> </w:t>
      </w:r>
      <w:r>
        <w:rPr>
          <w:w w:val="95"/>
        </w:rPr>
        <w:t>libsdbc.so:</w:t>
      </w:r>
      <w:r>
        <w:rPr>
          <w:spacing w:val="9"/>
          <w:w w:val="95"/>
        </w:rPr>
        <w:t xml:space="preserve"> </w:t>
      </w:r>
      <w:r>
        <w:rPr>
          <w:w w:val="95"/>
        </w:rPr>
        <w:t>cannot</w:t>
      </w:r>
      <w:r>
        <w:rPr>
          <w:spacing w:val="9"/>
          <w:w w:val="95"/>
        </w:rPr>
        <w:t xml:space="preserve"> </w:t>
      </w:r>
      <w:r>
        <w:rPr>
          <w:w w:val="95"/>
        </w:rPr>
        <w:t>open</w:t>
      </w:r>
      <w:r>
        <w:rPr>
          <w:spacing w:val="9"/>
          <w:w w:val="95"/>
        </w:rPr>
        <w:t xml:space="preserve"> </w:t>
      </w:r>
      <w:r>
        <w:rPr>
          <w:w w:val="95"/>
        </w:rPr>
        <w:t>shared</w:t>
      </w:r>
      <w:r>
        <w:rPr>
          <w:spacing w:val="8"/>
          <w:w w:val="95"/>
        </w:rPr>
        <w:t xml:space="preserve"> </w:t>
      </w:r>
      <w:r>
        <w:rPr>
          <w:w w:val="95"/>
        </w:rPr>
        <w:t>object</w:t>
      </w:r>
      <w:r>
        <w:rPr>
          <w:spacing w:val="9"/>
          <w:w w:val="95"/>
        </w:rPr>
        <w:t xml:space="preserve"> </w:t>
      </w:r>
      <w:r>
        <w:rPr>
          <w:w w:val="95"/>
        </w:rPr>
        <w:t>file:</w:t>
      </w:r>
      <w:r>
        <w:rPr>
          <w:spacing w:val="9"/>
          <w:w w:val="95"/>
        </w:rPr>
        <w:t xml:space="preserve"> </w:t>
      </w:r>
      <w:r>
        <w:rPr>
          <w:w w:val="95"/>
        </w:rPr>
        <w:t>No</w:t>
      </w:r>
      <w:r>
        <w:rPr>
          <w:spacing w:val="9"/>
          <w:w w:val="95"/>
        </w:rPr>
        <w:t xml:space="preserve"> </w:t>
      </w:r>
      <w:r>
        <w:rPr>
          <w:w w:val="95"/>
        </w:rPr>
        <w:t>such</w:t>
      </w:r>
      <w:r>
        <w:rPr>
          <w:spacing w:val="9"/>
          <w:w w:val="95"/>
        </w:rPr>
        <w:t xml:space="preserve"> </w:t>
      </w:r>
      <w:r>
        <w:rPr>
          <w:w w:val="95"/>
        </w:rPr>
        <w:t>file</w:t>
      </w:r>
      <w:r>
        <w:rPr>
          <w:spacing w:val="8"/>
          <w:w w:val="95"/>
        </w:rPr>
        <w:t xml:space="preserve"> </w:t>
      </w:r>
      <w:r>
        <w:rPr>
          <w:w w:val="95"/>
        </w:rPr>
        <w:t>or</w:t>
      </w:r>
      <w:r>
        <w:rPr>
          <w:w w:val="97"/>
        </w:rPr>
        <w:t xml:space="preserve"> </w:t>
      </w:r>
      <w:r>
        <w:rPr>
          <w:w w:val="95"/>
        </w:rPr>
        <w:t>directory</w:t>
      </w:r>
    </w:p>
    <w:p w:rsidR="0020037C" w:rsidRDefault="0020037C">
      <w:pPr>
        <w:spacing w:before="10" w:line="110" w:lineRule="exact"/>
        <w:rPr>
          <w:sz w:val="11"/>
          <w:szCs w:val="11"/>
        </w:rPr>
      </w:pPr>
    </w:p>
    <w:p w:rsidR="0020037C" w:rsidRDefault="004474D3">
      <w:pPr>
        <w:pStyle w:val="BodyText"/>
        <w:spacing w:line="167" w:lineRule="auto"/>
        <w:ind w:left="1857" w:right="117"/>
      </w:pPr>
      <w:r>
        <w:rPr>
          <w:w w:val="95"/>
        </w:rPr>
        <w:t xml:space="preserve">表示没有正确设置LD_LIBRARY_PATH，LD_LIBRARY_PATH是环境变量，建议设置到/etc/profile  </w:t>
      </w:r>
      <w:r>
        <w:rPr>
          <w:spacing w:val="24"/>
          <w:w w:val="95"/>
        </w:rPr>
        <w:t xml:space="preserve"> </w:t>
      </w:r>
      <w:r>
        <w:rPr>
          <w:w w:val="95"/>
        </w:rPr>
        <w:t>或</w:t>
      </w:r>
      <w:r>
        <w:t xml:space="preserve"> 者</w:t>
      </w:r>
      <w:r>
        <w:rPr>
          <w:spacing w:val="2"/>
        </w:rPr>
        <w:t xml:space="preserve"> </w:t>
      </w:r>
      <w:r>
        <w:t>应用程序的启动脚本中，避免每次新开终端都需要重新设置。</w:t>
      </w:r>
    </w:p>
    <w:p w:rsidR="0020037C" w:rsidRDefault="004474D3">
      <w:pPr>
        <w:pStyle w:val="BodyText"/>
        <w:numPr>
          <w:ilvl w:val="1"/>
          <w:numId w:val="5"/>
        </w:numPr>
        <w:tabs>
          <w:tab w:val="left" w:pos="1217"/>
        </w:tabs>
        <w:spacing w:line="283" w:lineRule="exact"/>
        <w:ind w:left="1217"/>
      </w:pPr>
      <w:r>
        <w:rPr>
          <w:w w:val="95"/>
          <w:position w:val="1"/>
        </w:rPr>
        <w:t>Windows</w:t>
      </w:r>
    </w:p>
    <w:p w:rsidR="0020037C" w:rsidRDefault="004474D3">
      <w:pPr>
        <w:pStyle w:val="BodyText"/>
        <w:spacing w:before="18" w:line="306" w:lineRule="auto"/>
        <w:ind w:right="6464" w:firstLine="283"/>
        <w:rPr>
          <w:lang w:eastAsia="zh-CN"/>
        </w:rPr>
      </w:pPr>
      <w:r>
        <w:rPr>
          <w:w w:val="95"/>
          <w:lang w:eastAsia="zh-CN"/>
        </w:rPr>
        <w:t>暂未推出Windows驱动开发包。</w:t>
      </w:r>
      <w:r>
        <w:rPr>
          <w:lang w:eastAsia="zh-CN"/>
        </w:rPr>
        <w:t xml:space="preserve"> </w:t>
      </w:r>
      <w:bookmarkStart w:id="282" w:name="C_开发基础"/>
      <w:bookmarkStart w:id="283" w:name="_bookmark129"/>
      <w:bookmarkEnd w:id="282"/>
      <w:bookmarkEnd w:id="283"/>
      <w:r>
        <w:rPr>
          <w:w w:val="95"/>
          <w:lang w:eastAsia="zh-CN"/>
        </w:rPr>
        <w:t>C</w:t>
      </w:r>
      <w:r>
        <w:rPr>
          <w:spacing w:val="36"/>
          <w:w w:val="95"/>
          <w:lang w:eastAsia="zh-CN"/>
        </w:rPr>
        <w:t xml:space="preserve"> </w:t>
      </w:r>
      <w:r>
        <w:rPr>
          <w:w w:val="95"/>
          <w:lang w:eastAsia="zh-CN"/>
        </w:rPr>
        <w:t>开发基础</w:t>
      </w:r>
    </w:p>
    <w:p w:rsidR="0020037C" w:rsidRDefault="004474D3">
      <w:pPr>
        <w:pStyle w:val="BodyText"/>
        <w:spacing w:line="286" w:lineRule="exact"/>
        <w:rPr>
          <w:lang w:eastAsia="zh-CN"/>
        </w:rPr>
      </w:pPr>
      <w:r>
        <w:rPr>
          <w:lang w:eastAsia="zh-CN"/>
        </w:rPr>
        <w:t>本节介绍使用C程序运行SequoiaDB。首先安装SequoiaDB，</w:t>
      </w:r>
      <w:hyperlink w:anchor="_bookmark42" w:history="1">
        <w:r>
          <w:rPr>
            <w:color w:val="0000FF"/>
            <w:lang w:eastAsia="zh-CN"/>
          </w:rPr>
          <w:t>安装信息请查看安装页面</w:t>
        </w:r>
      </w:hyperlink>
      <w:r>
        <w:rPr>
          <w:color w:val="000000"/>
          <w:lang w:eastAsia="zh-CN"/>
        </w:rPr>
        <w:t>。</w:t>
      </w:r>
    </w:p>
    <w:p w:rsidR="0020037C" w:rsidRDefault="0020037C">
      <w:pPr>
        <w:spacing w:before="5" w:line="100" w:lineRule="exact"/>
        <w:rPr>
          <w:sz w:val="10"/>
          <w:szCs w:val="10"/>
          <w:lang w:eastAsia="zh-CN"/>
        </w:rPr>
      </w:pPr>
    </w:p>
    <w:p w:rsidR="0020037C" w:rsidRDefault="004474D3">
      <w:pPr>
        <w:pStyle w:val="BodyText"/>
        <w:spacing w:line="167" w:lineRule="auto"/>
        <w:ind w:right="23"/>
      </w:pPr>
      <w:r>
        <w:rPr>
          <w:w w:val="95"/>
          <w:lang w:eastAsia="zh-CN"/>
        </w:rPr>
        <w:t>这里介绍如何使用C客户端驱动接口编写使用SequoiaDB数据库的程序。为了简单起见，下面的例子不全部</w:t>
      </w:r>
      <w:r>
        <w:rPr>
          <w:lang w:eastAsia="zh-CN"/>
        </w:rPr>
        <w:t xml:space="preserve"> 是完整的代码，只起示例性作用。</w:t>
      </w:r>
      <w:r>
        <w:t>可到/sequoiadb/client/samples/C下获取相应的完整的代码。</w:t>
      </w:r>
    </w:p>
    <w:p w:rsidR="0020037C" w:rsidRDefault="0020037C">
      <w:pPr>
        <w:spacing w:before="11" w:line="200" w:lineRule="exact"/>
        <w:rPr>
          <w:sz w:val="20"/>
          <w:szCs w:val="20"/>
        </w:rPr>
      </w:pPr>
    </w:p>
    <w:p w:rsidR="0020037C" w:rsidRDefault="004474D3">
      <w:pPr>
        <w:pStyle w:val="BodyText"/>
      </w:pPr>
      <w:r>
        <w:t>数据库操作</w:t>
      </w:r>
    </w:p>
    <w:p w:rsidR="0020037C" w:rsidRDefault="004474D3">
      <w:pPr>
        <w:pStyle w:val="BodyText"/>
        <w:numPr>
          <w:ilvl w:val="1"/>
          <w:numId w:val="5"/>
        </w:numPr>
        <w:tabs>
          <w:tab w:val="left" w:pos="1217"/>
        </w:tabs>
        <w:spacing w:before="31" w:line="252" w:lineRule="auto"/>
        <w:ind w:left="1217" w:right="2019"/>
      </w:pPr>
      <w:r>
        <w:rPr>
          <w:w w:val="95"/>
          <w:position w:val="1"/>
        </w:rPr>
        <w:t>数据库连接（Connecting）</w:t>
      </w:r>
      <w:r>
        <w:rPr>
          <w:w w:val="94"/>
          <w:position w:val="1"/>
        </w:rPr>
        <w:t xml:space="preserve"> </w:t>
      </w:r>
      <w:r>
        <w:rPr>
          <w:w w:val="95"/>
        </w:rPr>
        <w:t>编写完整客户端文件connect.c演示连接到数据库。文件必须包含“client.h”头文件。</w:t>
      </w:r>
    </w:p>
    <w:p w:rsidR="0020037C" w:rsidRDefault="00B0609F">
      <w:pPr>
        <w:pStyle w:val="BodyText"/>
        <w:spacing w:line="289" w:lineRule="exact"/>
        <w:ind w:left="1217"/>
        <w:rPr>
          <w:rFonts w:ascii="仿宋" w:eastAsia="仿宋" w:hAnsi="仿宋" w:cs="仿宋"/>
        </w:rPr>
      </w:pPr>
      <w:r w:rsidRPr="00B0609F">
        <w:pict>
          <v:group id="_x0000_s2879" style="position:absolute;left:0;text-align:left;margin-left:95.85pt;margin-top:4.15pt;width:459.45pt;height:10.6pt;z-index:-251723264;mso-position-horizontal-relative:page" coordorigin="1917,83" coordsize="9189,212">
            <v:shape id="_x0000_s2880" style="position:absolute;left:1917;top:83;width:9189;height:212" coordorigin="1917,83" coordsize="9189,212" path="m1917,83r9189,l11106,295r-9189,l1917,83xe" fillcolor="#efefef" stroked="f">
              <v:path arrowok="t"/>
            </v:shape>
            <w10:wrap anchorx="page"/>
          </v:group>
        </w:pict>
      </w:r>
      <w:r w:rsidR="004474D3">
        <w:rPr>
          <w:rFonts w:ascii="仿宋" w:eastAsia="仿宋" w:hAnsi="仿宋" w:cs="仿宋"/>
        </w:rPr>
        <w:t>#include &lt;stdio.h&gt;</w:t>
      </w:r>
    </w:p>
    <w:p w:rsidR="0020037C" w:rsidRDefault="0020037C">
      <w:pPr>
        <w:spacing w:line="289" w:lineRule="exact"/>
        <w:rPr>
          <w:rFonts w:ascii="仿宋" w:eastAsia="仿宋" w:hAnsi="仿宋" w:cs="仿宋"/>
        </w:rPr>
        <w:sectPr w:rsidR="0020037C">
          <w:pgSz w:w="12240" w:h="15840"/>
          <w:pgMar w:top="900" w:right="104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97"/>
        <w:rPr>
          <w:rFonts w:ascii="仿宋" w:eastAsia="仿宋" w:hAnsi="仿宋" w:cs="仿宋"/>
        </w:rPr>
      </w:pPr>
      <w:r w:rsidRPr="00B0609F">
        <w:pict>
          <v:group id="_x0000_s2877" style="position:absolute;left:0;text-align:left;margin-left:95.85pt;margin-top:4.7pt;width:459.45pt;height:477pt;z-index:-251722240;mso-position-horizontal-relative:page" coordorigin="1917,94" coordsize="9189,9540">
            <v:shape id="_x0000_s2878" style="position:absolute;left:1917;top:94;width:9189;height:9540" coordorigin="1917,94" coordsize="9189,9540" path="m1917,94r9189,l11106,9634r-9189,l1917,94xe" fillcolor="#efefef" stroked="f">
              <v:path arrowok="t"/>
            </v:shape>
            <w10:wrap anchorx="page"/>
          </v:group>
        </w:pict>
      </w:r>
      <w:r w:rsidR="004474D3">
        <w:rPr>
          <w:rFonts w:ascii="仿宋" w:eastAsia="仿宋" w:hAnsi="仿宋" w:cs="仿宋"/>
        </w:rPr>
        <w:t>#include "client.h"</w:t>
      </w:r>
    </w:p>
    <w:p w:rsidR="0020037C" w:rsidRDefault="0020037C">
      <w:pPr>
        <w:spacing w:before="9" w:line="120" w:lineRule="exact"/>
        <w:rPr>
          <w:sz w:val="12"/>
          <w:szCs w:val="12"/>
        </w:rPr>
      </w:pPr>
    </w:p>
    <w:p w:rsidR="0020037C" w:rsidRDefault="004474D3">
      <w:pPr>
        <w:pStyle w:val="BodyText"/>
        <w:ind w:left="197"/>
        <w:rPr>
          <w:rFonts w:ascii="仿宋" w:eastAsia="仿宋" w:hAnsi="仿宋" w:cs="仿宋"/>
        </w:rPr>
      </w:pPr>
      <w:r>
        <w:rPr>
          <w:rFonts w:ascii="仿宋" w:eastAsia="仿宋" w:hAnsi="仿宋" w:cs="仿宋"/>
        </w:rPr>
        <w:t>// Display Syntax Error</w:t>
      </w:r>
    </w:p>
    <w:p w:rsidR="0020037C" w:rsidRDefault="004474D3">
      <w:pPr>
        <w:pStyle w:val="BodyText"/>
        <w:spacing w:line="212" w:lineRule="exact"/>
        <w:ind w:left="197"/>
        <w:rPr>
          <w:rFonts w:ascii="仿宋" w:eastAsia="仿宋" w:hAnsi="仿宋" w:cs="仿宋"/>
        </w:rPr>
      </w:pPr>
      <w:r>
        <w:rPr>
          <w:rFonts w:ascii="仿宋" w:eastAsia="仿宋" w:hAnsi="仿宋" w:cs="仿宋"/>
        </w:rPr>
        <w:t>void displaySyntax ( CHAR *pCommand )</w:t>
      </w:r>
    </w:p>
    <w:p w:rsidR="0020037C" w:rsidRDefault="004474D3">
      <w:pPr>
        <w:pStyle w:val="BodyText"/>
        <w:spacing w:line="212" w:lineRule="exact"/>
        <w:ind w:left="197"/>
        <w:rPr>
          <w:rFonts w:ascii="仿宋" w:eastAsia="仿宋" w:hAnsi="仿宋" w:cs="仿宋"/>
        </w:rPr>
      </w:pPr>
      <w:r>
        <w:rPr>
          <w:rFonts w:ascii="仿宋" w:eastAsia="仿宋" w:hAnsi="仿宋" w:cs="仿宋"/>
        </w:rPr>
        <w:t>{</w:t>
      </w:r>
    </w:p>
    <w:p w:rsidR="0020037C" w:rsidRDefault="004474D3">
      <w:pPr>
        <w:pStyle w:val="BodyText"/>
        <w:spacing w:line="212" w:lineRule="exact"/>
        <w:ind w:left="497"/>
        <w:rPr>
          <w:rFonts w:ascii="仿宋" w:eastAsia="仿宋" w:hAnsi="仿宋" w:cs="仿宋"/>
        </w:rPr>
      </w:pPr>
      <w:r>
        <w:rPr>
          <w:rFonts w:ascii="仿宋" w:eastAsia="仿宋" w:hAnsi="仿宋" w:cs="仿宋"/>
        </w:rPr>
        <w:t>printf ( "Syntax: %s&lt;hostname&gt; &lt;servicename&gt; &lt;username&gt; &lt;password&gt;"</w:t>
      </w:r>
    </w:p>
    <w:p w:rsidR="0020037C" w:rsidRDefault="004474D3">
      <w:pPr>
        <w:pStyle w:val="BodyText"/>
        <w:spacing w:line="212" w:lineRule="exact"/>
        <w:ind w:left="1397"/>
        <w:rPr>
          <w:rFonts w:ascii="仿宋" w:eastAsia="仿宋" w:hAnsi="仿宋" w:cs="仿宋"/>
        </w:rPr>
      </w:pPr>
      <w:r>
        <w:rPr>
          <w:rFonts w:ascii="仿宋" w:eastAsia="仿宋" w:hAnsi="仿宋" w:cs="仿宋"/>
        </w:rPr>
        <w:t>OSS_NEWLINE, pCommand ) ;</w:t>
      </w:r>
    </w:p>
    <w:p w:rsidR="0020037C" w:rsidRDefault="004474D3">
      <w:pPr>
        <w:pStyle w:val="BodyText"/>
        <w:spacing w:line="212" w:lineRule="exact"/>
        <w:ind w:left="197"/>
        <w:rPr>
          <w:rFonts w:ascii="仿宋" w:eastAsia="仿宋" w:hAnsi="仿宋" w:cs="仿宋"/>
        </w:rPr>
      </w:pPr>
      <w:r>
        <w:rPr>
          <w:rFonts w:ascii="仿宋" w:eastAsia="仿宋" w:hAnsi="仿宋" w:cs="仿宋"/>
        </w:rPr>
        <w:t>}</w:t>
      </w:r>
    </w:p>
    <w:p w:rsidR="0020037C" w:rsidRDefault="0020037C">
      <w:pPr>
        <w:spacing w:before="4" w:line="120" w:lineRule="exact"/>
        <w:rPr>
          <w:sz w:val="12"/>
          <w:szCs w:val="12"/>
        </w:rPr>
      </w:pPr>
    </w:p>
    <w:p w:rsidR="0020037C" w:rsidRDefault="004474D3">
      <w:pPr>
        <w:pStyle w:val="BodyText"/>
        <w:spacing w:before="5"/>
        <w:ind w:left="197"/>
        <w:rPr>
          <w:rFonts w:ascii="仿宋" w:eastAsia="仿宋" w:hAnsi="仿宋" w:cs="仿宋"/>
        </w:rPr>
      </w:pPr>
      <w:r>
        <w:rPr>
          <w:rFonts w:ascii="仿宋" w:eastAsia="仿宋" w:hAnsi="仿宋" w:cs="仿宋"/>
        </w:rPr>
        <w:t>INT32 main ( INT32 argc, CHAR **argv )</w:t>
      </w:r>
    </w:p>
    <w:p w:rsidR="0020037C" w:rsidRDefault="004474D3">
      <w:pPr>
        <w:pStyle w:val="BodyText"/>
        <w:spacing w:line="212" w:lineRule="exact"/>
        <w:ind w:left="197"/>
        <w:rPr>
          <w:rFonts w:ascii="仿宋" w:eastAsia="仿宋" w:hAnsi="仿宋" w:cs="仿宋"/>
        </w:rPr>
      </w:pPr>
      <w:r>
        <w:rPr>
          <w:rFonts w:ascii="仿宋" w:eastAsia="仿宋" w:hAnsi="仿宋" w:cs="仿宋"/>
        </w:rPr>
        <w:t>{</w:t>
      </w:r>
    </w:p>
    <w:p w:rsidR="0020037C" w:rsidRDefault="004474D3">
      <w:pPr>
        <w:pStyle w:val="BodyText"/>
        <w:spacing w:line="212" w:lineRule="exact"/>
        <w:ind w:left="497"/>
        <w:rPr>
          <w:rFonts w:ascii="仿宋" w:eastAsia="仿宋" w:hAnsi="仿宋" w:cs="仿宋"/>
        </w:rPr>
      </w:pPr>
      <w:r>
        <w:rPr>
          <w:rFonts w:ascii="仿宋" w:eastAsia="仿宋" w:hAnsi="仿宋" w:cs="仿宋"/>
        </w:rPr>
        <w:t>// define a connecion handle; use to connect to database</w:t>
      </w:r>
    </w:p>
    <w:p w:rsidR="0020037C" w:rsidRDefault="004474D3">
      <w:pPr>
        <w:pStyle w:val="BodyText"/>
        <w:tabs>
          <w:tab w:val="left" w:pos="3897"/>
        </w:tabs>
        <w:spacing w:line="212" w:lineRule="exact"/>
        <w:ind w:left="497"/>
        <w:rPr>
          <w:rFonts w:ascii="仿宋" w:eastAsia="仿宋" w:hAnsi="仿宋" w:cs="仿宋"/>
        </w:rPr>
      </w:pPr>
      <w:r>
        <w:rPr>
          <w:rFonts w:ascii="仿宋" w:eastAsia="仿宋" w:hAnsi="仿宋" w:cs="仿宋"/>
        </w:rPr>
        <w:t>sdbConnectionHandle connection</w:t>
      </w:r>
      <w:r>
        <w:rPr>
          <w:rFonts w:ascii="仿宋" w:eastAsia="仿宋" w:hAnsi="仿宋" w:cs="仿宋"/>
        </w:rPr>
        <w:tab/>
        <w:t>= 0 ;</w:t>
      </w:r>
    </w:p>
    <w:p w:rsidR="0020037C" w:rsidRDefault="004474D3">
      <w:pPr>
        <w:pStyle w:val="BodyText"/>
        <w:spacing w:line="212" w:lineRule="exact"/>
        <w:ind w:left="497"/>
        <w:rPr>
          <w:rFonts w:ascii="仿宋" w:eastAsia="仿宋" w:hAnsi="仿宋" w:cs="仿宋"/>
        </w:rPr>
      </w:pPr>
      <w:r>
        <w:rPr>
          <w:rFonts w:ascii="仿宋" w:eastAsia="仿宋" w:hAnsi="仿宋" w:cs="仿宋"/>
        </w:rPr>
        <w:t>INT32 rc = SDB_OK ;</w:t>
      </w:r>
    </w:p>
    <w:p w:rsidR="0020037C" w:rsidRDefault="0020037C">
      <w:pPr>
        <w:spacing w:before="4" w:line="200" w:lineRule="exact"/>
        <w:rPr>
          <w:sz w:val="20"/>
          <w:szCs w:val="20"/>
        </w:rPr>
      </w:pPr>
    </w:p>
    <w:p w:rsidR="0020037C" w:rsidRDefault="004474D3">
      <w:pPr>
        <w:pStyle w:val="BodyText"/>
        <w:spacing w:line="172" w:lineRule="auto"/>
        <w:ind w:left="497" w:right="7563"/>
        <w:rPr>
          <w:rFonts w:ascii="仿宋" w:eastAsia="仿宋" w:hAnsi="仿宋" w:cs="仿宋"/>
        </w:rPr>
      </w:pPr>
      <w:r>
        <w:rPr>
          <w:rFonts w:ascii="仿宋" w:eastAsia="仿宋" w:hAnsi="仿宋" w:cs="仿宋"/>
        </w:rPr>
        <w:t>// verify syntax if ( 5 != argc )</w:t>
      </w:r>
    </w:p>
    <w:p w:rsidR="0020037C" w:rsidRDefault="004474D3">
      <w:pPr>
        <w:pStyle w:val="BodyText"/>
        <w:spacing w:line="220" w:lineRule="exact"/>
        <w:ind w:left="497"/>
        <w:rPr>
          <w:rFonts w:ascii="仿宋" w:eastAsia="仿宋" w:hAnsi="仿宋" w:cs="仿宋"/>
        </w:rPr>
      </w:pPr>
      <w:r>
        <w:rPr>
          <w:rFonts w:ascii="仿宋" w:eastAsia="仿宋" w:hAnsi="仿宋" w:cs="仿宋"/>
        </w:rPr>
        <w:t>{</w:t>
      </w:r>
    </w:p>
    <w:p w:rsidR="0020037C" w:rsidRDefault="004474D3">
      <w:pPr>
        <w:pStyle w:val="BodyText"/>
        <w:spacing w:line="212" w:lineRule="exact"/>
        <w:ind w:left="797"/>
        <w:rPr>
          <w:rFonts w:ascii="仿宋" w:eastAsia="仿宋" w:hAnsi="仿宋" w:cs="仿宋"/>
        </w:rPr>
      </w:pPr>
      <w:r>
        <w:rPr>
          <w:rFonts w:ascii="仿宋" w:eastAsia="仿宋" w:hAnsi="仿宋" w:cs="仿宋"/>
        </w:rPr>
        <w:t>displaySyntax ( (CHAR*)argv[0] ) ;</w:t>
      </w:r>
    </w:p>
    <w:p w:rsidR="0020037C" w:rsidRDefault="004474D3">
      <w:pPr>
        <w:pStyle w:val="BodyText"/>
        <w:spacing w:line="212" w:lineRule="exact"/>
        <w:ind w:left="797"/>
        <w:rPr>
          <w:rFonts w:ascii="仿宋" w:eastAsia="仿宋" w:hAnsi="仿宋" w:cs="仿宋"/>
        </w:rPr>
      </w:pPr>
      <w:r>
        <w:rPr>
          <w:rFonts w:ascii="仿宋" w:eastAsia="仿宋" w:hAnsi="仿宋" w:cs="仿宋"/>
        </w:rPr>
        <w:t>exit ( 0 ) ;</w:t>
      </w:r>
    </w:p>
    <w:p w:rsidR="0020037C" w:rsidRDefault="004474D3">
      <w:pPr>
        <w:pStyle w:val="BodyText"/>
        <w:spacing w:line="212" w:lineRule="exact"/>
        <w:ind w:left="497"/>
        <w:rPr>
          <w:rFonts w:ascii="仿宋" w:eastAsia="仿宋" w:hAnsi="仿宋" w:cs="仿宋"/>
        </w:rPr>
      </w:pPr>
      <w:r>
        <w:rPr>
          <w:rFonts w:ascii="仿宋" w:eastAsia="仿宋" w:hAnsi="仿宋" w:cs="仿宋"/>
        </w:rPr>
        <w:t>}</w:t>
      </w:r>
    </w:p>
    <w:p w:rsidR="0020037C" w:rsidRDefault="0020037C">
      <w:pPr>
        <w:spacing w:before="4" w:line="120" w:lineRule="exact"/>
        <w:rPr>
          <w:sz w:val="12"/>
          <w:szCs w:val="12"/>
        </w:rPr>
      </w:pPr>
    </w:p>
    <w:p w:rsidR="0020037C" w:rsidRDefault="004474D3">
      <w:pPr>
        <w:pStyle w:val="BodyText"/>
        <w:spacing w:before="5"/>
        <w:ind w:left="497"/>
        <w:rPr>
          <w:rFonts w:ascii="仿宋" w:eastAsia="仿宋" w:hAnsi="仿宋" w:cs="仿宋"/>
        </w:rPr>
      </w:pPr>
      <w:r>
        <w:rPr>
          <w:rFonts w:ascii="仿宋" w:eastAsia="仿宋" w:hAnsi="仿宋" w:cs="仿宋"/>
        </w:rPr>
        <w:t>// read argument</w:t>
      </w:r>
    </w:p>
    <w:p w:rsidR="0020037C" w:rsidRDefault="004474D3">
      <w:pPr>
        <w:pStyle w:val="BodyText"/>
        <w:tabs>
          <w:tab w:val="left" w:pos="2397"/>
        </w:tabs>
        <w:spacing w:line="212" w:lineRule="exact"/>
        <w:ind w:left="497"/>
        <w:rPr>
          <w:rFonts w:ascii="仿宋" w:eastAsia="仿宋" w:hAnsi="仿宋" w:cs="仿宋"/>
        </w:rPr>
      </w:pPr>
      <w:r>
        <w:rPr>
          <w:rFonts w:ascii="仿宋" w:eastAsia="仿宋" w:hAnsi="仿宋" w:cs="仿宋"/>
        </w:rPr>
        <w:t>CHAR *pHostName</w:t>
      </w:r>
      <w:r>
        <w:rPr>
          <w:rFonts w:ascii="仿宋" w:eastAsia="仿宋" w:hAnsi="仿宋" w:cs="仿宋"/>
        </w:rPr>
        <w:tab/>
        <w:t>= (CHAR*)argv[1] ;</w:t>
      </w:r>
    </w:p>
    <w:p w:rsidR="0020037C" w:rsidRDefault="004474D3">
      <w:pPr>
        <w:pStyle w:val="BodyText"/>
        <w:spacing w:line="212" w:lineRule="exact"/>
        <w:ind w:left="497"/>
        <w:rPr>
          <w:rFonts w:ascii="仿宋" w:eastAsia="仿宋" w:hAnsi="仿宋" w:cs="仿宋"/>
        </w:rPr>
      </w:pPr>
      <w:r>
        <w:rPr>
          <w:rFonts w:ascii="仿宋" w:eastAsia="仿宋" w:hAnsi="仿宋" w:cs="仿宋"/>
        </w:rPr>
        <w:t>CHAR *pServiceName = (CHAR*)argv[2] ;</w:t>
      </w:r>
    </w:p>
    <w:p w:rsidR="0020037C" w:rsidRDefault="004474D3">
      <w:pPr>
        <w:pStyle w:val="BodyText"/>
        <w:tabs>
          <w:tab w:val="left" w:pos="2397"/>
        </w:tabs>
        <w:spacing w:line="212" w:lineRule="exact"/>
        <w:ind w:left="497"/>
        <w:rPr>
          <w:rFonts w:ascii="仿宋" w:eastAsia="仿宋" w:hAnsi="仿宋" w:cs="仿宋"/>
        </w:rPr>
      </w:pPr>
      <w:r>
        <w:rPr>
          <w:rFonts w:ascii="仿宋" w:eastAsia="仿宋" w:hAnsi="仿宋" w:cs="仿宋"/>
        </w:rPr>
        <w:t>CHAR *pUsr</w:t>
      </w:r>
      <w:r>
        <w:rPr>
          <w:rFonts w:ascii="仿宋" w:eastAsia="仿宋" w:hAnsi="仿宋" w:cs="仿宋"/>
        </w:rPr>
        <w:tab/>
        <w:t>= (CHAR*)argv[3] ;</w:t>
      </w:r>
    </w:p>
    <w:p w:rsidR="0020037C" w:rsidRDefault="004474D3">
      <w:pPr>
        <w:pStyle w:val="BodyText"/>
        <w:tabs>
          <w:tab w:val="left" w:pos="2397"/>
        </w:tabs>
        <w:spacing w:line="212" w:lineRule="exact"/>
        <w:ind w:left="497"/>
        <w:rPr>
          <w:rFonts w:ascii="仿宋" w:eastAsia="仿宋" w:hAnsi="仿宋" w:cs="仿宋"/>
        </w:rPr>
      </w:pPr>
      <w:r>
        <w:rPr>
          <w:rFonts w:ascii="仿宋" w:eastAsia="仿宋" w:hAnsi="仿宋" w:cs="仿宋"/>
        </w:rPr>
        <w:t>CHAR *pPasswd</w:t>
      </w:r>
      <w:r>
        <w:rPr>
          <w:rFonts w:ascii="仿宋" w:eastAsia="仿宋" w:hAnsi="仿宋" w:cs="仿宋"/>
        </w:rPr>
        <w:tab/>
        <w:t>= (CHAR*)argv[4] ;</w:t>
      </w:r>
    </w:p>
    <w:p w:rsidR="0020037C" w:rsidRDefault="0020037C">
      <w:pPr>
        <w:spacing w:before="9" w:line="120" w:lineRule="exact"/>
        <w:rPr>
          <w:sz w:val="12"/>
          <w:szCs w:val="12"/>
        </w:rPr>
      </w:pPr>
    </w:p>
    <w:p w:rsidR="0020037C" w:rsidRDefault="004474D3">
      <w:pPr>
        <w:pStyle w:val="BodyText"/>
        <w:ind w:left="497"/>
        <w:rPr>
          <w:rFonts w:ascii="仿宋" w:eastAsia="仿宋" w:hAnsi="仿宋" w:cs="仿宋"/>
        </w:rPr>
      </w:pPr>
      <w:r>
        <w:rPr>
          <w:rFonts w:ascii="仿宋" w:eastAsia="仿宋" w:hAnsi="仿宋" w:cs="仿宋"/>
        </w:rPr>
        <w:t>// connect to database</w:t>
      </w:r>
    </w:p>
    <w:p w:rsidR="0020037C" w:rsidRDefault="004474D3">
      <w:pPr>
        <w:pStyle w:val="BodyText"/>
        <w:spacing w:line="212" w:lineRule="exact"/>
        <w:ind w:left="497"/>
        <w:rPr>
          <w:rFonts w:ascii="仿宋" w:eastAsia="仿宋" w:hAnsi="仿宋" w:cs="仿宋"/>
        </w:rPr>
      </w:pPr>
      <w:r>
        <w:rPr>
          <w:rFonts w:ascii="仿宋" w:eastAsia="仿宋" w:hAnsi="仿宋" w:cs="仿宋"/>
        </w:rPr>
        <w:t>rc = sdbConnect ( pHostName, pServiceName, pUsr, pPasswd, &amp;connection ) ;</w:t>
      </w:r>
    </w:p>
    <w:p w:rsidR="0020037C" w:rsidRDefault="004474D3">
      <w:pPr>
        <w:pStyle w:val="BodyText"/>
        <w:spacing w:line="212" w:lineRule="exact"/>
        <w:ind w:left="497"/>
        <w:rPr>
          <w:rFonts w:ascii="仿宋" w:eastAsia="仿宋" w:hAnsi="仿宋" w:cs="仿宋"/>
        </w:rPr>
      </w:pPr>
      <w:r>
        <w:rPr>
          <w:rFonts w:ascii="仿宋" w:eastAsia="仿宋" w:hAnsi="仿宋" w:cs="仿宋"/>
        </w:rPr>
        <w:t>if( rc!=SDB_OK )</w:t>
      </w:r>
    </w:p>
    <w:p w:rsidR="0020037C" w:rsidRDefault="004474D3">
      <w:pPr>
        <w:pStyle w:val="BodyText"/>
        <w:spacing w:line="212" w:lineRule="exact"/>
        <w:ind w:left="497"/>
        <w:rPr>
          <w:rFonts w:ascii="仿宋" w:eastAsia="仿宋" w:hAnsi="仿宋" w:cs="仿宋"/>
        </w:rPr>
      </w:pPr>
      <w:r>
        <w:rPr>
          <w:rFonts w:ascii="仿宋" w:eastAsia="仿宋" w:hAnsi="仿宋" w:cs="仿宋"/>
        </w:rPr>
        <w:t>{</w:t>
      </w:r>
    </w:p>
    <w:p w:rsidR="0020037C" w:rsidRDefault="004474D3">
      <w:pPr>
        <w:pStyle w:val="BodyText"/>
        <w:spacing w:line="212" w:lineRule="exact"/>
        <w:ind w:left="797"/>
        <w:rPr>
          <w:rFonts w:ascii="仿宋" w:eastAsia="仿宋" w:hAnsi="仿宋" w:cs="仿宋"/>
        </w:rPr>
      </w:pPr>
      <w:r>
        <w:rPr>
          <w:rFonts w:ascii="仿宋" w:eastAsia="仿宋" w:hAnsi="仿宋" w:cs="仿宋"/>
        </w:rPr>
        <w:t>printf("Fail to connet to database, rc = %d" OSS_NEWLINE, rc ) ;</w:t>
      </w:r>
    </w:p>
    <w:p w:rsidR="0020037C" w:rsidRDefault="004474D3">
      <w:pPr>
        <w:pStyle w:val="BodyText"/>
        <w:spacing w:line="212" w:lineRule="exact"/>
        <w:ind w:left="797"/>
        <w:rPr>
          <w:rFonts w:ascii="仿宋" w:eastAsia="仿宋" w:hAnsi="仿宋" w:cs="仿宋"/>
        </w:rPr>
      </w:pPr>
      <w:r>
        <w:rPr>
          <w:rFonts w:ascii="仿宋" w:eastAsia="仿宋" w:hAnsi="仿宋" w:cs="仿宋"/>
        </w:rPr>
        <w:t>goto error ;</w:t>
      </w:r>
    </w:p>
    <w:p w:rsidR="0020037C" w:rsidRDefault="004474D3">
      <w:pPr>
        <w:pStyle w:val="BodyText"/>
        <w:spacing w:line="212" w:lineRule="exact"/>
        <w:ind w:left="497"/>
        <w:rPr>
          <w:rFonts w:ascii="仿宋" w:eastAsia="仿宋" w:hAnsi="仿宋" w:cs="仿宋"/>
        </w:rPr>
      </w:pPr>
      <w:r>
        <w:rPr>
          <w:rFonts w:ascii="仿宋" w:eastAsia="仿宋" w:hAnsi="仿宋" w:cs="仿宋"/>
        </w:rPr>
        <w:t>}</w:t>
      </w:r>
    </w:p>
    <w:p w:rsidR="0020037C" w:rsidRDefault="0020037C">
      <w:pPr>
        <w:spacing w:before="4" w:line="120" w:lineRule="exact"/>
        <w:rPr>
          <w:sz w:val="12"/>
          <w:szCs w:val="12"/>
        </w:rPr>
      </w:pPr>
    </w:p>
    <w:p w:rsidR="0020037C" w:rsidRDefault="004474D3">
      <w:pPr>
        <w:pStyle w:val="BodyText"/>
        <w:spacing w:before="5"/>
        <w:ind w:left="497"/>
        <w:rPr>
          <w:rFonts w:ascii="仿宋" w:eastAsia="仿宋" w:hAnsi="仿宋" w:cs="仿宋"/>
        </w:rPr>
      </w:pPr>
      <w:r>
        <w:rPr>
          <w:rFonts w:ascii="仿宋" w:eastAsia="仿宋" w:hAnsi="仿宋" w:cs="仿宋"/>
        </w:rPr>
        <w:t>done:</w:t>
      </w:r>
    </w:p>
    <w:p w:rsidR="0020037C" w:rsidRDefault="004474D3">
      <w:pPr>
        <w:pStyle w:val="BodyText"/>
        <w:spacing w:line="212" w:lineRule="exact"/>
        <w:ind w:left="497"/>
        <w:rPr>
          <w:rFonts w:ascii="仿宋" w:eastAsia="仿宋" w:hAnsi="仿宋" w:cs="仿宋"/>
        </w:rPr>
      </w:pPr>
      <w:r>
        <w:rPr>
          <w:rFonts w:ascii="仿宋" w:eastAsia="仿宋" w:hAnsi="仿宋" w:cs="仿宋"/>
        </w:rPr>
        <w:t>// disconnect from database</w:t>
      </w:r>
    </w:p>
    <w:p w:rsidR="0020037C" w:rsidRDefault="004474D3">
      <w:pPr>
        <w:pStyle w:val="BodyText"/>
        <w:spacing w:line="212" w:lineRule="exact"/>
        <w:ind w:left="497"/>
        <w:rPr>
          <w:rFonts w:ascii="仿宋" w:eastAsia="仿宋" w:hAnsi="仿宋" w:cs="仿宋"/>
        </w:rPr>
      </w:pPr>
      <w:r>
        <w:rPr>
          <w:rFonts w:ascii="仿宋" w:eastAsia="仿宋" w:hAnsi="仿宋" w:cs="仿宋"/>
        </w:rPr>
        <w:t>sdbDisconnect ( connection ) ;</w:t>
      </w:r>
    </w:p>
    <w:p w:rsidR="0020037C" w:rsidRDefault="004474D3">
      <w:pPr>
        <w:pStyle w:val="BodyText"/>
        <w:spacing w:line="212" w:lineRule="exact"/>
        <w:ind w:left="497"/>
        <w:rPr>
          <w:rFonts w:ascii="仿宋" w:eastAsia="仿宋" w:hAnsi="仿宋" w:cs="仿宋"/>
        </w:rPr>
      </w:pPr>
      <w:r>
        <w:rPr>
          <w:rFonts w:ascii="仿宋" w:eastAsia="仿宋" w:hAnsi="仿宋" w:cs="仿宋"/>
        </w:rPr>
        <w:t>// release connection</w:t>
      </w:r>
    </w:p>
    <w:p w:rsidR="0020037C" w:rsidRDefault="004474D3">
      <w:pPr>
        <w:pStyle w:val="BodyText"/>
        <w:spacing w:line="212" w:lineRule="exact"/>
        <w:ind w:left="497"/>
        <w:rPr>
          <w:rFonts w:ascii="仿宋" w:eastAsia="仿宋" w:hAnsi="仿宋" w:cs="仿宋"/>
        </w:rPr>
      </w:pPr>
      <w:r>
        <w:rPr>
          <w:rFonts w:ascii="仿宋" w:eastAsia="仿宋" w:hAnsi="仿宋" w:cs="仿宋"/>
        </w:rPr>
        <w:t>sdbReleaseConnection ( connection ) ;</w:t>
      </w:r>
    </w:p>
    <w:p w:rsidR="0020037C" w:rsidRDefault="004474D3">
      <w:pPr>
        <w:pStyle w:val="BodyText"/>
        <w:spacing w:line="212" w:lineRule="exact"/>
        <w:ind w:left="497"/>
        <w:rPr>
          <w:rFonts w:ascii="仿宋" w:eastAsia="仿宋" w:hAnsi="仿宋" w:cs="仿宋"/>
        </w:rPr>
      </w:pPr>
      <w:r>
        <w:rPr>
          <w:rFonts w:ascii="仿宋" w:eastAsia="仿宋" w:hAnsi="仿宋" w:cs="仿宋"/>
        </w:rPr>
        <w:t>return 0 ;</w:t>
      </w:r>
    </w:p>
    <w:p w:rsidR="0020037C" w:rsidRDefault="004474D3">
      <w:pPr>
        <w:pStyle w:val="BodyText"/>
        <w:spacing w:line="212" w:lineRule="exact"/>
        <w:ind w:left="497"/>
        <w:rPr>
          <w:rFonts w:ascii="仿宋" w:eastAsia="仿宋" w:hAnsi="仿宋" w:cs="仿宋"/>
        </w:rPr>
      </w:pPr>
      <w:r>
        <w:rPr>
          <w:rFonts w:ascii="仿宋" w:eastAsia="仿宋" w:hAnsi="仿宋" w:cs="仿宋"/>
        </w:rPr>
        <w:t>error:</w:t>
      </w:r>
    </w:p>
    <w:p w:rsidR="0020037C" w:rsidRDefault="004474D3">
      <w:pPr>
        <w:pStyle w:val="BodyText"/>
        <w:spacing w:line="212" w:lineRule="exact"/>
        <w:ind w:left="497"/>
        <w:rPr>
          <w:rFonts w:ascii="仿宋" w:eastAsia="仿宋" w:hAnsi="仿宋" w:cs="仿宋"/>
        </w:rPr>
      </w:pPr>
      <w:r>
        <w:rPr>
          <w:rFonts w:ascii="仿宋" w:eastAsia="仿宋" w:hAnsi="仿宋" w:cs="仿宋"/>
        </w:rPr>
        <w:t>goto done ;</w:t>
      </w:r>
    </w:p>
    <w:p w:rsidR="0020037C" w:rsidRDefault="004474D3">
      <w:pPr>
        <w:pStyle w:val="BodyText"/>
        <w:spacing w:line="212" w:lineRule="exact"/>
        <w:ind w:left="197"/>
        <w:rPr>
          <w:rFonts w:ascii="仿宋" w:eastAsia="仿宋" w:hAnsi="仿宋" w:cs="仿宋"/>
        </w:rPr>
      </w:pPr>
      <w:r>
        <w:rPr>
          <w:rFonts w:ascii="仿宋" w:eastAsia="仿宋" w:hAnsi="仿宋" w:cs="仿宋"/>
        </w:rPr>
        <w:t>}</w:t>
      </w:r>
    </w:p>
    <w:p w:rsidR="0020037C" w:rsidRDefault="004474D3">
      <w:pPr>
        <w:pStyle w:val="BodyText"/>
        <w:spacing w:before="45"/>
        <w:ind w:left="197"/>
      </w:pPr>
      <w:r>
        <w:t>在linux下，可以如下编译及链接动态链接库文件libsdbc.so。</w:t>
      </w:r>
    </w:p>
    <w:p w:rsidR="0020037C" w:rsidRDefault="00B0609F">
      <w:pPr>
        <w:pStyle w:val="BodyText"/>
        <w:spacing w:before="8"/>
        <w:ind w:left="197"/>
        <w:rPr>
          <w:rFonts w:ascii="仿宋" w:eastAsia="仿宋" w:hAnsi="仿宋" w:cs="仿宋"/>
        </w:rPr>
      </w:pPr>
      <w:r w:rsidRPr="00B0609F">
        <w:pict>
          <v:group id="_x0000_s2875" style="position:absolute;left:0;text-align:left;margin-left:95.85pt;margin-top:4.85pt;width:459.45pt;height:31.8pt;z-index:-251721216;mso-position-horizontal-relative:page" coordorigin="1917,97" coordsize="9189,636">
            <v:shape id="_x0000_s2876" style="position:absolute;left:1917;top:97;width:9189;height:636" coordorigin="1917,97" coordsize="9189,636" path="m1917,97r9189,l11106,733r-9189,l1917,97xe" fillcolor="#efefef" stroked="f">
              <v:path arrowok="t"/>
            </v:shape>
            <w10:wrap anchorx="page"/>
          </v:group>
        </w:pict>
      </w:r>
      <w:r w:rsidR="004474D3">
        <w:rPr>
          <w:rFonts w:ascii="仿宋" w:eastAsia="仿宋" w:hAnsi="仿宋" w:cs="仿宋"/>
        </w:rPr>
        <w:t>$gcc -o connect connect.c -I /&lt;PATH&gt;/sdbdriver/include -lsdbc -L /&lt;PATH&gt;/sdbdriver/lib</w:t>
      </w:r>
    </w:p>
    <w:p w:rsidR="0020037C" w:rsidRDefault="004474D3">
      <w:pPr>
        <w:pStyle w:val="BodyText"/>
        <w:spacing w:line="212" w:lineRule="exact"/>
        <w:ind w:left="197"/>
        <w:rPr>
          <w:rFonts w:ascii="仿宋" w:eastAsia="仿宋" w:hAnsi="仿宋" w:cs="仿宋"/>
        </w:rPr>
      </w:pPr>
      <w:r>
        <w:rPr>
          <w:rFonts w:ascii="仿宋" w:eastAsia="仿宋" w:hAnsi="仿宋" w:cs="仿宋"/>
        </w:rPr>
        <w:t xml:space="preserve">$ ./connect localhost </w:t>
      </w:r>
      <w:r w:rsidR="003A556E" w:rsidRPr="003A556E">
        <w:rPr>
          <w:rFonts w:ascii="仿宋" w:eastAsia="仿宋" w:hAnsi="仿宋" w:cs="仿宋"/>
        </w:rPr>
        <w:t>11810</w:t>
      </w:r>
      <w:r>
        <w:rPr>
          <w:rFonts w:ascii="仿宋" w:eastAsia="仿宋" w:hAnsi="仿宋" w:cs="仿宋"/>
        </w:rPr>
        <w:t>"" ""</w:t>
      </w:r>
    </w:p>
    <w:p w:rsidR="0020037C" w:rsidRDefault="004474D3">
      <w:pPr>
        <w:pStyle w:val="BodyText"/>
        <w:spacing w:line="212" w:lineRule="exact"/>
        <w:ind w:left="197"/>
        <w:rPr>
          <w:rFonts w:ascii="仿宋" w:eastAsia="仿宋" w:hAnsi="仿宋" w:cs="仿宋"/>
        </w:rPr>
      </w:pPr>
      <w:r>
        <w:rPr>
          <w:rFonts w:ascii="仿宋" w:eastAsia="仿宋" w:hAnsi="仿宋" w:cs="仿宋"/>
        </w:rPr>
        <w:t>connect success!</w:t>
      </w:r>
    </w:p>
    <w:p w:rsidR="0020037C" w:rsidRDefault="004474D3">
      <w:pPr>
        <w:pStyle w:val="BodyText"/>
        <w:spacing w:before="45"/>
        <w:ind w:left="197"/>
      </w:pPr>
      <w:r>
        <w:t>在Windows下，如下编译及连接动态链接库文件sdbc.lib和sdbc.dll:</w:t>
      </w:r>
    </w:p>
    <w:p w:rsidR="0020037C" w:rsidRDefault="00B0609F">
      <w:pPr>
        <w:pStyle w:val="BodyText"/>
        <w:spacing w:before="8"/>
        <w:ind w:left="197"/>
        <w:rPr>
          <w:rFonts w:ascii="仿宋" w:eastAsia="仿宋" w:hAnsi="仿宋" w:cs="仿宋"/>
        </w:rPr>
      </w:pPr>
      <w:r w:rsidRPr="00B0609F">
        <w:pict>
          <v:group id="_x0000_s2873" style="position:absolute;left:0;text-align:left;margin-left:95.85pt;margin-top:4.85pt;width:459.45pt;height:63.6pt;z-index:-251720192;mso-position-horizontal-relative:page" coordorigin="1917,97" coordsize="9189,1272">
            <v:shape id="_x0000_s2874" style="position:absolute;left:1917;top:97;width:9189;height:1272" coordorigin="1917,97" coordsize="9189,1272" path="m1917,97r9189,l11106,1369r-9189,l1917,97xe" fillcolor="#efefef" stroked="f">
              <v:path arrowok="t"/>
            </v:shape>
            <w10:wrap anchorx="page"/>
          </v:group>
        </w:pict>
      </w:r>
      <w:r w:rsidR="004474D3">
        <w:rPr>
          <w:rFonts w:ascii="仿宋" w:eastAsia="仿宋" w:hAnsi="仿宋" w:cs="仿宋"/>
        </w:rPr>
        <w:t>&gt; cl /Fo connect.obj /c connect.c /I &lt;PATH&gt; \sdbdriver\include /wd4047</w:t>
      </w:r>
    </w:p>
    <w:p w:rsidR="0020037C" w:rsidRDefault="004474D3">
      <w:pPr>
        <w:pStyle w:val="BodyText"/>
        <w:spacing w:line="212" w:lineRule="exact"/>
        <w:ind w:left="197"/>
        <w:rPr>
          <w:rFonts w:ascii="仿宋" w:eastAsia="仿宋" w:hAnsi="仿宋" w:cs="仿宋"/>
        </w:rPr>
      </w:pPr>
      <w:r>
        <w:rPr>
          <w:rFonts w:ascii="仿宋" w:eastAsia="仿宋" w:hAnsi="仿宋" w:cs="仿宋"/>
        </w:rPr>
        <w:t>&gt; link /OUT:connect.exe /LIBPATH:&lt;PATH&gt;\sdbdriver\lib sdbc.lib testClient.obj</w:t>
      </w:r>
    </w:p>
    <w:p w:rsidR="0020037C" w:rsidRDefault="004474D3">
      <w:pPr>
        <w:pStyle w:val="BodyText"/>
        <w:spacing w:line="212" w:lineRule="exact"/>
        <w:ind w:left="197"/>
        <w:rPr>
          <w:rFonts w:ascii="仿宋" w:eastAsia="仿宋" w:hAnsi="仿宋" w:cs="仿宋"/>
        </w:rPr>
      </w:pPr>
      <w:r>
        <w:rPr>
          <w:rFonts w:ascii="仿宋" w:eastAsia="仿宋" w:hAnsi="仿宋" w:cs="仿宋"/>
        </w:rPr>
        <w:t>&gt; copy &lt;PATH&gt;\sdbdriver\lib\sdbc.dll .</w:t>
      </w:r>
    </w:p>
    <w:p w:rsidR="0020037C" w:rsidRDefault="004474D3">
      <w:pPr>
        <w:pStyle w:val="BodyText"/>
        <w:spacing w:line="212" w:lineRule="exact"/>
        <w:ind w:left="197"/>
        <w:rPr>
          <w:rFonts w:ascii="仿宋" w:eastAsia="仿宋" w:hAnsi="仿宋" w:cs="仿宋"/>
        </w:rPr>
      </w:pPr>
      <w:r>
        <w:rPr>
          <w:rFonts w:ascii="仿宋" w:eastAsia="仿宋" w:hAnsi="仿宋" w:cs="仿宋"/>
        </w:rPr>
        <w:t>执行结果如下：</w:t>
      </w:r>
    </w:p>
    <w:p w:rsidR="0020037C" w:rsidRDefault="004474D3">
      <w:pPr>
        <w:pStyle w:val="BodyText"/>
        <w:spacing w:line="212" w:lineRule="exact"/>
        <w:ind w:left="197"/>
        <w:rPr>
          <w:rFonts w:ascii="仿宋" w:eastAsia="仿宋" w:hAnsi="仿宋" w:cs="仿宋"/>
        </w:rPr>
      </w:pPr>
      <w:r>
        <w:rPr>
          <w:rFonts w:ascii="仿宋" w:eastAsia="仿宋" w:hAnsi="仿宋" w:cs="仿宋"/>
        </w:rPr>
        <w:t xml:space="preserve">&gt; connect.exe localhost </w:t>
      </w:r>
      <w:r w:rsidR="003A556E" w:rsidRPr="003A556E">
        <w:rPr>
          <w:rFonts w:ascii="仿宋" w:eastAsia="仿宋" w:hAnsi="仿宋" w:cs="仿宋"/>
        </w:rPr>
        <w:t>11810</w:t>
      </w:r>
      <w:r>
        <w:rPr>
          <w:rFonts w:ascii="仿宋" w:eastAsia="仿宋" w:hAnsi="仿宋" w:cs="仿宋"/>
        </w:rPr>
        <w:t>"" ""</w:t>
      </w:r>
    </w:p>
    <w:p w:rsidR="0020037C" w:rsidRDefault="004474D3">
      <w:pPr>
        <w:pStyle w:val="BodyText"/>
        <w:spacing w:line="212" w:lineRule="exact"/>
        <w:ind w:left="197"/>
        <w:rPr>
          <w:rFonts w:ascii="仿宋" w:eastAsia="仿宋" w:hAnsi="仿宋" w:cs="仿宋"/>
        </w:rPr>
      </w:pPr>
      <w:r>
        <w:rPr>
          <w:rFonts w:ascii="仿宋" w:eastAsia="仿宋" w:hAnsi="仿宋" w:cs="仿宋"/>
        </w:rPr>
        <w:t>&gt; connect success!</w:t>
      </w:r>
    </w:p>
    <w:p w:rsidR="0020037C" w:rsidRDefault="0020037C">
      <w:pPr>
        <w:spacing w:before="1" w:line="150" w:lineRule="exact"/>
        <w:rPr>
          <w:sz w:val="15"/>
          <w:szCs w:val="15"/>
        </w:rPr>
      </w:pPr>
    </w:p>
    <w:p w:rsidR="0020037C" w:rsidRDefault="00DD1987">
      <w:pPr>
        <w:pStyle w:val="BodyText"/>
        <w:spacing w:line="153" w:lineRule="auto"/>
        <w:ind w:left="837" w:hanging="640"/>
        <w:rPr>
          <w:lang w:eastAsia="zh-CN"/>
        </w:rPr>
      </w:pPr>
      <w:r>
        <w:pict>
          <v:shape id="_x0000_i1076"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本例程连接到本地数据库的</w:t>
      </w:r>
      <w:r w:rsidR="003A556E" w:rsidRPr="003A556E">
        <w:rPr>
          <w:w w:val="95"/>
          <w:lang w:eastAsia="zh-CN"/>
        </w:rPr>
        <w:t>11810</w:t>
      </w:r>
      <w:r w:rsidR="004474D3">
        <w:rPr>
          <w:w w:val="95"/>
          <w:lang w:eastAsia="zh-CN"/>
        </w:rPr>
        <w:t>端口，使用的是空的用户名很密码。用户需要根据自己的实际</w:t>
      </w:r>
      <w:r w:rsidR="004474D3">
        <w:rPr>
          <w:lang w:eastAsia="zh-CN"/>
        </w:rPr>
        <w:t xml:space="preserve"> 情况配置参数。但如果数据库已经创建用户，可以使用已经创建的用户及密码连接到数据库。</w:t>
      </w:r>
    </w:p>
    <w:p w:rsidR="0020037C" w:rsidRDefault="0020037C">
      <w:pPr>
        <w:spacing w:line="153" w:lineRule="auto"/>
        <w:rPr>
          <w:lang w:eastAsia="zh-CN"/>
        </w:rPr>
        <w:sectPr w:rsidR="0020037C">
          <w:pgSz w:w="12240" w:h="15840"/>
          <w:pgMar w:top="900" w:right="680" w:bottom="280" w:left="17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tabs>
          <w:tab w:val="left" w:pos="1217"/>
        </w:tabs>
        <w:spacing w:line="308"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创建集合空间，集合</w:t>
      </w:r>
    </w:p>
    <w:p w:rsidR="0020037C" w:rsidRDefault="0020037C">
      <w:pPr>
        <w:spacing w:before="6" w:line="100" w:lineRule="exact"/>
        <w:rPr>
          <w:sz w:val="10"/>
          <w:szCs w:val="10"/>
          <w:lang w:eastAsia="zh-CN"/>
        </w:rPr>
      </w:pPr>
    </w:p>
    <w:p w:rsidR="0020037C" w:rsidRDefault="004474D3">
      <w:pPr>
        <w:pStyle w:val="BodyText"/>
        <w:spacing w:line="167" w:lineRule="auto"/>
        <w:ind w:left="1217" w:right="145"/>
        <w:rPr>
          <w:lang w:eastAsia="zh-CN"/>
        </w:rPr>
      </w:pPr>
      <w:r>
        <w:rPr>
          <w:w w:val="90"/>
          <w:lang w:eastAsia="zh-CN"/>
        </w:rPr>
        <w:t>以上创建了一个名字为“foo”的集合空间和一个名字为“bar”的集合，集合空间内的集合的数据页大小</w:t>
      </w:r>
      <w:r>
        <w:rPr>
          <w:lang w:eastAsia="zh-CN"/>
        </w:rPr>
        <w:t xml:space="preserve"> </w:t>
      </w:r>
      <w:r>
        <w:rPr>
          <w:w w:val="95"/>
          <w:lang w:eastAsia="zh-CN"/>
        </w:rPr>
        <w:t>为4k。可根据实际情况选择不同大小的数据页。创建集合后，可对集合做增删改查等操作。</w:t>
      </w:r>
    </w:p>
    <w:p w:rsidR="0020037C" w:rsidRDefault="00B0609F">
      <w:pPr>
        <w:pStyle w:val="BodyText"/>
        <w:tabs>
          <w:tab w:val="left" w:pos="4617"/>
        </w:tabs>
        <w:spacing w:before="98" w:line="172" w:lineRule="auto"/>
        <w:ind w:left="1217" w:right="5362"/>
        <w:rPr>
          <w:rFonts w:ascii="仿宋" w:eastAsia="仿宋" w:hAnsi="仿宋" w:cs="仿宋"/>
        </w:rPr>
      </w:pPr>
      <w:r w:rsidRPr="00B0609F">
        <w:pict>
          <v:group id="_x0000_s2870" style="position:absolute;left:0;text-align:left;margin-left:95.85pt;margin-top:5.6pt;width:459.45pt;height:84.8pt;z-index:-251719168;mso-position-horizontal-relative:page" coordorigin="1917,112" coordsize="9189,1696">
            <v:shape id="_x0000_s2871"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lang w:eastAsia="zh-CN"/>
        </w:rPr>
        <w:t xml:space="preserve">// 首先，定义集合空间、集合句柄。 </w:t>
      </w:r>
      <w:r w:rsidR="004474D3">
        <w:rPr>
          <w:rFonts w:ascii="仿宋" w:eastAsia="仿宋" w:hAnsi="仿宋" w:cs="仿宋"/>
        </w:rPr>
        <w:t>sdbCSHandle collectionspace</w:t>
      </w:r>
      <w:r w:rsidR="004474D3">
        <w:rPr>
          <w:rFonts w:ascii="仿宋" w:eastAsia="仿宋" w:hAnsi="仿宋" w:cs="仿宋"/>
        </w:rPr>
        <w:tab/>
        <w:t>= 0 ; sdbConnectionHandle connection</w:t>
      </w:r>
      <w:r w:rsidR="004474D3">
        <w:rPr>
          <w:rFonts w:ascii="仿宋" w:eastAsia="仿宋" w:hAnsi="仿宋" w:cs="仿宋"/>
        </w:rPr>
        <w:tab/>
        <w:t>= 0 ;</w:t>
      </w:r>
    </w:p>
    <w:p w:rsidR="0020037C" w:rsidRDefault="004474D3">
      <w:pPr>
        <w:pStyle w:val="BodyText"/>
        <w:spacing w:line="220" w:lineRule="exact"/>
        <w:ind w:left="1217"/>
        <w:rPr>
          <w:rFonts w:ascii="仿宋" w:eastAsia="仿宋" w:hAnsi="仿宋" w:cs="仿宋"/>
        </w:rPr>
      </w:pPr>
      <w:r>
        <w:rPr>
          <w:rFonts w:ascii="仿宋" w:eastAsia="仿宋" w:hAnsi="仿宋" w:cs="仿宋"/>
        </w:rPr>
        <w:t>// 创建集合空间"foo"</w:t>
      </w:r>
    </w:p>
    <w:p w:rsidR="0020037C" w:rsidRDefault="004474D3">
      <w:pPr>
        <w:pStyle w:val="BodyText"/>
        <w:spacing w:line="212" w:lineRule="exact"/>
        <w:ind w:left="1217"/>
        <w:rPr>
          <w:rFonts w:ascii="仿宋" w:eastAsia="仿宋" w:hAnsi="仿宋" w:cs="仿宋"/>
        </w:rPr>
      </w:pPr>
      <w:r>
        <w:rPr>
          <w:rFonts w:ascii="仿宋" w:eastAsia="仿宋" w:hAnsi="仿宋" w:cs="仿宋"/>
        </w:rPr>
        <w:t>rc = sdbCreateCollectionSpace ( connection, "foo",</w:t>
      </w:r>
    </w:p>
    <w:p w:rsidR="0020037C" w:rsidRDefault="004474D3">
      <w:pPr>
        <w:pStyle w:val="BodyText"/>
        <w:spacing w:line="212" w:lineRule="exact"/>
        <w:ind w:left="4117"/>
        <w:rPr>
          <w:rFonts w:ascii="仿宋" w:eastAsia="仿宋" w:hAnsi="仿宋" w:cs="仿宋"/>
        </w:rPr>
      </w:pPr>
      <w:r>
        <w:rPr>
          <w:rFonts w:ascii="仿宋" w:eastAsia="仿宋" w:hAnsi="仿宋" w:cs="仿宋"/>
        </w:rPr>
        <w:t>SDB_PAGESIZE_4K, &amp;collectionspace ) ;</w:t>
      </w:r>
    </w:p>
    <w:p w:rsidR="0020037C" w:rsidRDefault="004474D3">
      <w:pPr>
        <w:pStyle w:val="BodyText"/>
        <w:spacing w:line="212" w:lineRule="exact"/>
        <w:ind w:left="1217"/>
        <w:rPr>
          <w:rFonts w:ascii="仿宋" w:eastAsia="仿宋" w:hAnsi="仿宋" w:cs="仿宋"/>
        </w:rPr>
      </w:pPr>
      <w:r>
        <w:rPr>
          <w:rFonts w:ascii="仿宋" w:eastAsia="仿宋" w:hAnsi="仿宋" w:cs="仿宋"/>
        </w:rPr>
        <w:t>// 在新建立的集合空间中创建集合"bar"</w:t>
      </w:r>
    </w:p>
    <w:p w:rsidR="0020037C" w:rsidRDefault="004474D3">
      <w:pPr>
        <w:pStyle w:val="BodyText"/>
        <w:spacing w:line="212" w:lineRule="exact"/>
        <w:ind w:left="1217"/>
        <w:rPr>
          <w:rFonts w:ascii="仿宋" w:eastAsia="仿宋" w:hAnsi="仿宋" w:cs="仿宋"/>
        </w:rPr>
      </w:pPr>
      <w:r>
        <w:rPr>
          <w:rFonts w:ascii="仿宋" w:eastAsia="仿宋" w:hAnsi="仿宋" w:cs="仿宋"/>
        </w:rPr>
        <w:t>rc = sdbCreateCollection ( collectionspace, "bar", &amp;collection ) ;</w:t>
      </w:r>
    </w:p>
    <w:p w:rsidR="0020037C" w:rsidRDefault="0020037C">
      <w:pPr>
        <w:spacing w:before="1" w:line="150" w:lineRule="exact"/>
        <w:rPr>
          <w:sz w:val="15"/>
          <w:szCs w:val="15"/>
        </w:rPr>
      </w:pPr>
    </w:p>
    <w:p w:rsidR="0020037C" w:rsidRDefault="00DD1987">
      <w:pPr>
        <w:pStyle w:val="BodyText"/>
        <w:spacing w:line="153" w:lineRule="auto"/>
        <w:ind w:left="1857" w:right="145" w:hanging="640"/>
        <w:rPr>
          <w:lang w:eastAsia="zh-CN"/>
        </w:rPr>
      </w:pPr>
      <w:r>
        <w:pict>
          <v:shape id="_x0000_i1077"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95"/>
          <w:lang w:eastAsia="zh-CN"/>
        </w:rPr>
        <w:t>注:</w:t>
      </w:r>
      <w:r w:rsidR="004474D3">
        <w:rPr>
          <w:w w:val="116"/>
          <w:lang w:eastAsia="zh-CN"/>
        </w:rPr>
        <w:t xml:space="preserve"> </w:t>
      </w:r>
      <w:r w:rsidR="004474D3">
        <w:rPr>
          <w:w w:val="95"/>
          <w:lang w:eastAsia="zh-CN"/>
        </w:rPr>
        <w:t>在创建集合“bar”时并没有附加</w:t>
      </w:r>
      <w:r w:rsidR="00423ADE">
        <w:rPr>
          <w:w w:val="95"/>
          <w:lang w:eastAsia="zh-CN"/>
        </w:rPr>
        <w:t>分区</w:t>
      </w:r>
      <w:r w:rsidR="004474D3">
        <w:rPr>
          <w:w w:val="95"/>
          <w:lang w:eastAsia="zh-CN"/>
        </w:rPr>
        <w:t>、压缩等信息，关于创建集合的更详细情况，请参考详情请查</w:t>
      </w:r>
      <w:r w:rsidR="004474D3">
        <w:rPr>
          <w:lang w:eastAsia="zh-CN"/>
        </w:rPr>
        <w:t xml:space="preserve"> </w:t>
      </w:r>
      <w:r w:rsidR="004474D3">
        <w:rPr>
          <w:w w:val="95"/>
          <w:lang w:eastAsia="zh-CN"/>
        </w:rPr>
        <w:t>阅</w:t>
      </w:r>
      <w:r w:rsidR="004474D3">
        <w:rPr>
          <w:color w:val="0000FF"/>
          <w:w w:val="95"/>
          <w:lang w:eastAsia="zh-CN"/>
        </w:rPr>
        <w:t>C</w:t>
      </w:r>
      <w:r w:rsidR="004474D3">
        <w:rPr>
          <w:color w:val="0000FF"/>
          <w:spacing w:val="9"/>
          <w:w w:val="95"/>
          <w:lang w:eastAsia="zh-CN"/>
        </w:rPr>
        <w:t xml:space="preserve"> </w:t>
      </w:r>
      <w:r w:rsidR="004474D3">
        <w:rPr>
          <w:color w:val="0000FF"/>
          <w:w w:val="95"/>
          <w:lang w:eastAsia="zh-CN"/>
        </w:rPr>
        <w:t>API</w:t>
      </w:r>
    </w:p>
    <w:p w:rsidR="0020037C" w:rsidRDefault="004474D3">
      <w:pPr>
        <w:pStyle w:val="BodyText"/>
        <w:tabs>
          <w:tab w:val="left" w:pos="1217"/>
        </w:tabs>
        <w:spacing w:line="28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插入数据</w:t>
      </w:r>
    </w:p>
    <w:p w:rsidR="0020037C" w:rsidRDefault="0020037C">
      <w:pPr>
        <w:spacing w:before="6" w:line="100" w:lineRule="exact"/>
        <w:rPr>
          <w:sz w:val="10"/>
          <w:szCs w:val="10"/>
          <w:lang w:eastAsia="zh-CN"/>
        </w:rPr>
      </w:pPr>
    </w:p>
    <w:p w:rsidR="0020037C" w:rsidRDefault="004474D3">
      <w:pPr>
        <w:pStyle w:val="BodyText"/>
        <w:spacing w:line="167" w:lineRule="auto"/>
        <w:ind w:left="1217"/>
        <w:rPr>
          <w:lang w:eastAsia="zh-CN"/>
        </w:rPr>
      </w:pPr>
      <w:r>
        <w:rPr>
          <w:w w:val="95"/>
          <w:lang w:eastAsia="zh-CN"/>
        </w:rPr>
        <w:t>SequoiaDB存储数据采用BSON的格式，BSON是一种类似JSON的二进制对象。保存数据库中的数据，首</w:t>
      </w:r>
      <w:r>
        <w:rPr>
          <w:lang w:eastAsia="zh-CN"/>
        </w:rPr>
        <w:t xml:space="preserve"> 先必须创建bson对象。下面会将{name:"Tom",age:24}插入到集合中。</w:t>
      </w:r>
    </w:p>
    <w:p w:rsidR="00E110E8" w:rsidRDefault="00B0609F">
      <w:pPr>
        <w:pStyle w:val="BodyText"/>
        <w:spacing w:before="98" w:line="172" w:lineRule="auto"/>
        <w:ind w:left="1217" w:right="4783"/>
        <w:rPr>
          <w:ins w:id="284" w:author="tanzhaobo" w:date="2014-03-06T09:33:00Z"/>
          <w:rFonts w:ascii="仿宋" w:eastAsia="仿宋" w:hAnsi="仿宋" w:cs="仿宋" w:hint="eastAsia"/>
          <w:lang w:eastAsia="zh-CN"/>
        </w:rPr>
      </w:pPr>
      <w:r w:rsidRPr="00B0609F">
        <w:pict>
          <v:group id="_x0000_s2867" style="position:absolute;left:0;text-align:left;margin-left:95.85pt;margin-top:5.6pt;width:459.45pt;height:84.8pt;z-index:-251718144;mso-position-horizontal-relative:page" coordorigin="1917,112" coordsize="9189,1696">
            <v:shape id="_x0000_s2868"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lang w:eastAsia="zh-CN"/>
        </w:rPr>
        <w:t xml:space="preserve">// 首先，我们需要创建一个插入的bson对象。 </w:t>
      </w:r>
    </w:p>
    <w:p w:rsidR="00E110E8" w:rsidRDefault="00E110E8">
      <w:pPr>
        <w:pStyle w:val="BodyText"/>
        <w:spacing w:before="98" w:line="172" w:lineRule="auto"/>
        <w:ind w:left="1217" w:right="4783"/>
        <w:rPr>
          <w:ins w:id="285" w:author="tanzhaobo" w:date="2014-03-06T09:33:00Z"/>
          <w:rFonts w:ascii="仿宋" w:eastAsia="仿宋" w:hAnsi="仿宋" w:cs="仿宋" w:hint="eastAsia"/>
          <w:lang w:eastAsia="zh-CN"/>
        </w:rPr>
      </w:pPr>
      <w:ins w:id="286" w:author="tanzhaobo" w:date="2014-03-06T09:33:00Z">
        <w:r>
          <w:rPr>
            <w:rFonts w:ascii="仿宋" w:eastAsia="仿宋" w:hAnsi="仿宋" w:cs="仿宋" w:hint="eastAsia"/>
            <w:lang w:eastAsia="zh-CN"/>
          </w:rPr>
          <w:t>INT32 rc  = SDB_OK ;</w:t>
        </w:r>
      </w:ins>
    </w:p>
    <w:p w:rsidR="0020037C" w:rsidRDefault="004474D3">
      <w:pPr>
        <w:pStyle w:val="BodyText"/>
        <w:spacing w:before="98" w:line="172" w:lineRule="auto"/>
        <w:ind w:left="1217" w:right="4783"/>
        <w:rPr>
          <w:rFonts w:ascii="仿宋" w:eastAsia="仿宋" w:hAnsi="仿宋" w:cs="仿宋"/>
          <w:lang w:eastAsia="zh-CN"/>
        </w:rPr>
      </w:pPr>
      <w:r>
        <w:rPr>
          <w:rFonts w:ascii="仿宋" w:eastAsia="仿宋" w:hAnsi="仿宋" w:cs="仿宋"/>
          <w:lang w:eastAsia="zh-CN"/>
        </w:rPr>
        <w:t>bson obj</w:t>
      </w:r>
      <w:ins w:id="287" w:author="tanzhaobo" w:date="2014-03-06T09:33:00Z">
        <w:r w:rsidR="00E110E8">
          <w:rPr>
            <w:rFonts w:ascii="仿宋" w:eastAsia="仿宋" w:hAnsi="仿宋" w:cs="仿宋" w:hint="eastAsia"/>
            <w:lang w:eastAsia="zh-CN"/>
          </w:rPr>
          <w:t xml:space="preserve"> </w:t>
        </w:r>
      </w:ins>
      <w:r>
        <w:rPr>
          <w:rFonts w:ascii="仿宋" w:eastAsia="仿宋" w:hAnsi="仿宋" w:cs="仿宋"/>
          <w:lang w:eastAsia="zh-CN"/>
        </w:rPr>
        <w:t>;</w:t>
      </w:r>
    </w:p>
    <w:p w:rsidR="0020037C" w:rsidRDefault="004474D3">
      <w:pPr>
        <w:pStyle w:val="BodyText"/>
        <w:spacing w:line="220" w:lineRule="exact"/>
        <w:ind w:left="1217"/>
        <w:rPr>
          <w:rFonts w:ascii="仿宋" w:eastAsia="仿宋" w:hAnsi="仿宋" w:cs="仿宋"/>
          <w:lang w:eastAsia="zh-CN"/>
        </w:rPr>
      </w:pPr>
      <w:r>
        <w:rPr>
          <w:rFonts w:ascii="仿宋" w:eastAsia="仿宋" w:hAnsi="仿宋" w:cs="仿宋"/>
          <w:lang w:eastAsia="zh-CN"/>
        </w:rPr>
        <w:t>bson_init( &amp;obj ) ;</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bson_append_string( &amp;obj, "name", "tom"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bson_append_int( &amp;obj, "age", 24 ) ;</w:t>
      </w:r>
    </w:p>
    <w:p w:rsidR="0020037C" w:rsidRDefault="00E110E8" w:rsidP="00C52D7D">
      <w:pPr>
        <w:pStyle w:val="BodyText"/>
        <w:spacing w:line="212" w:lineRule="exact"/>
        <w:ind w:left="1217"/>
        <w:rPr>
          <w:ins w:id="288" w:author="tanzhaobo" w:date="2014-03-06T09:36:00Z"/>
          <w:rFonts w:ascii="仿宋" w:eastAsia="仿宋" w:hAnsi="仿宋" w:cs="仿宋" w:hint="eastAsia"/>
          <w:lang w:eastAsia="zh-CN"/>
        </w:rPr>
      </w:pPr>
      <w:ins w:id="289" w:author="tanzhaobo" w:date="2014-03-06T09:33:00Z">
        <w:r>
          <w:rPr>
            <w:rFonts w:ascii="仿宋" w:eastAsia="仿宋" w:hAnsi="仿宋" w:cs="仿宋" w:hint="eastAsia"/>
            <w:lang w:eastAsia="zh-CN"/>
          </w:rPr>
          <w:t xml:space="preserve">rc = </w:t>
        </w:r>
      </w:ins>
      <w:r w:rsidR="004474D3">
        <w:rPr>
          <w:rFonts w:ascii="仿宋" w:eastAsia="仿宋" w:hAnsi="仿宋" w:cs="仿宋"/>
        </w:rPr>
        <w:t>bson_finish( &amp;obj ) ;</w:t>
      </w:r>
    </w:p>
    <w:p w:rsidR="00C52D7D" w:rsidRDefault="00C52D7D" w:rsidP="00C52D7D">
      <w:pPr>
        <w:pStyle w:val="BodyText"/>
        <w:spacing w:line="212" w:lineRule="exact"/>
        <w:ind w:left="1217"/>
        <w:rPr>
          <w:ins w:id="290" w:author="tanzhaobo" w:date="2014-03-06T09:36:00Z"/>
          <w:rFonts w:ascii="仿宋" w:eastAsia="仿宋" w:hAnsi="仿宋" w:cs="仿宋" w:hint="eastAsia"/>
          <w:lang w:eastAsia="zh-CN"/>
        </w:rPr>
      </w:pPr>
      <w:ins w:id="291" w:author="tanzhaobo" w:date="2014-03-06T09:36:00Z">
        <w:r>
          <w:rPr>
            <w:rFonts w:ascii="仿宋" w:eastAsia="仿宋" w:hAnsi="仿宋" w:cs="仿宋" w:hint="eastAsia"/>
            <w:lang w:eastAsia="zh-CN"/>
          </w:rPr>
          <w:t>if ( rc != SDB_OK )</w:t>
        </w:r>
      </w:ins>
    </w:p>
    <w:p w:rsidR="00C52D7D" w:rsidRDefault="00C52D7D" w:rsidP="00C52D7D">
      <w:pPr>
        <w:pStyle w:val="BodyText"/>
        <w:spacing w:line="212" w:lineRule="exact"/>
        <w:ind w:leftChars="553" w:left="1217" w:firstLineChars="200" w:firstLine="400"/>
        <w:rPr>
          <w:rFonts w:ascii="仿宋" w:eastAsia="仿宋" w:hAnsi="仿宋" w:cs="仿宋" w:hint="eastAsia"/>
          <w:lang w:eastAsia="zh-CN"/>
        </w:rPr>
        <w:pPrChange w:id="292" w:author="tanzhaobo" w:date="2014-03-06T09:36:00Z">
          <w:pPr>
            <w:pStyle w:val="BodyText"/>
            <w:spacing w:line="212" w:lineRule="exact"/>
            <w:ind w:left="1217"/>
          </w:pPr>
        </w:pPrChange>
      </w:pPr>
      <w:ins w:id="293" w:author="tanzhaobo" w:date="2014-03-06T09:36:00Z">
        <w:r>
          <w:rPr>
            <w:rFonts w:ascii="仿宋" w:eastAsia="仿宋" w:hAnsi="仿宋" w:cs="仿宋"/>
          </w:rPr>
          <w:t>printf("Error.")</w:t>
        </w:r>
        <w:r>
          <w:rPr>
            <w:rFonts w:ascii="仿宋" w:eastAsia="仿宋" w:hAnsi="仿宋" w:cs="仿宋" w:hint="eastAsia"/>
            <w:lang w:eastAsia="zh-CN"/>
          </w:rPr>
          <w:t>;</w:t>
        </w:r>
      </w:ins>
    </w:p>
    <w:p w:rsidR="0020037C" w:rsidRDefault="004474D3">
      <w:pPr>
        <w:pStyle w:val="BodyText"/>
        <w:spacing w:line="212" w:lineRule="exact"/>
        <w:ind w:left="1217"/>
        <w:rPr>
          <w:rFonts w:ascii="仿宋" w:eastAsia="仿宋" w:hAnsi="仿宋" w:cs="仿宋"/>
        </w:rPr>
      </w:pPr>
      <w:r>
        <w:rPr>
          <w:rFonts w:ascii="仿宋" w:eastAsia="仿宋" w:hAnsi="仿宋" w:cs="仿宋"/>
        </w:rPr>
        <w:t>// 接着，把此bson对象插入集合中</w:t>
      </w:r>
    </w:p>
    <w:p w:rsidR="0020037C" w:rsidRDefault="004474D3">
      <w:pPr>
        <w:pStyle w:val="BodyText"/>
        <w:spacing w:line="212" w:lineRule="exact"/>
        <w:ind w:left="1217"/>
        <w:rPr>
          <w:rFonts w:ascii="仿宋" w:eastAsia="仿宋" w:hAnsi="仿宋" w:cs="仿宋"/>
        </w:rPr>
      </w:pPr>
      <w:r>
        <w:rPr>
          <w:rFonts w:ascii="仿宋" w:eastAsia="仿宋" w:hAnsi="仿宋" w:cs="仿宋"/>
        </w:rPr>
        <w:t>dbInsert ( collection, &amp;obj ) ;</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查询</w:t>
      </w:r>
    </w:p>
    <w:p w:rsidR="0020037C" w:rsidRDefault="0020037C">
      <w:pPr>
        <w:spacing w:before="6" w:line="100" w:lineRule="exact"/>
        <w:rPr>
          <w:sz w:val="10"/>
          <w:szCs w:val="10"/>
        </w:rPr>
      </w:pPr>
    </w:p>
    <w:p w:rsidR="0020037C" w:rsidRDefault="004474D3">
      <w:pPr>
        <w:pStyle w:val="BodyText"/>
        <w:spacing w:line="167" w:lineRule="auto"/>
        <w:ind w:left="1217"/>
        <w:rPr>
          <w:lang w:eastAsia="zh-CN"/>
        </w:rPr>
      </w:pPr>
      <w:r>
        <w:t xml:space="preserve">查询操作需要一个游标句柄存放查询的结果到本地。要获得查询的结果需要使用游标操作。本例使用了 </w:t>
      </w:r>
      <w:r>
        <w:rPr>
          <w:w w:val="95"/>
        </w:rPr>
        <w:t>游标操作的sdbNext接口，表示从查询结果中取到一条记录。</w:t>
      </w:r>
      <w:r>
        <w:rPr>
          <w:w w:val="95"/>
          <w:lang w:eastAsia="zh-CN"/>
        </w:rPr>
        <w:t>此示例中没有设置查询条件、筛选条件、排</w:t>
      </w:r>
      <w:r>
        <w:rPr>
          <w:lang w:eastAsia="zh-CN"/>
        </w:rPr>
        <w:t xml:space="preserve"> 序情况、及仅使用默认索引。</w:t>
      </w:r>
    </w:p>
    <w:p w:rsidR="0020037C" w:rsidRDefault="0020037C">
      <w:pPr>
        <w:spacing w:before="8" w:line="130" w:lineRule="exact"/>
        <w:rPr>
          <w:sz w:val="13"/>
          <w:szCs w:val="13"/>
          <w:lang w:eastAsia="zh-CN"/>
        </w:rPr>
      </w:pPr>
    </w:p>
    <w:p w:rsidR="0020037C" w:rsidRDefault="00B0609F">
      <w:pPr>
        <w:pStyle w:val="BodyText"/>
        <w:tabs>
          <w:tab w:val="left" w:pos="3717"/>
        </w:tabs>
        <w:spacing w:line="172" w:lineRule="auto"/>
        <w:ind w:left="1217" w:right="6262"/>
        <w:rPr>
          <w:rFonts w:ascii="仿宋" w:eastAsia="仿宋" w:hAnsi="仿宋" w:cs="仿宋"/>
        </w:rPr>
      </w:pPr>
      <w:r w:rsidRPr="00B0609F">
        <w:pict>
          <v:group id="_x0000_s2865" style="position:absolute;left:0;text-align:left;margin-left:95.85pt;margin-top:.7pt;width:459.45pt;height:148.4pt;z-index:-251717120;mso-position-horizontal-relative:page" coordorigin="1917,14" coordsize="9189,2968">
            <v:shape id="_x0000_s2866" style="position:absolute;left:1917;top:14;width:9189;height:2968" coordorigin="1917,14" coordsize="9189,2968" path="m1917,14r9189,l11106,2982r-9189,l1917,14xe" fillcolor="#efefef" stroked="f">
              <v:path arrowok="t"/>
            </v:shape>
            <w10:wrap anchorx="page"/>
          </v:group>
        </w:pict>
      </w:r>
      <w:r w:rsidR="004474D3">
        <w:rPr>
          <w:rFonts w:ascii="仿宋" w:eastAsia="仿宋" w:hAnsi="仿宋" w:cs="仿宋"/>
        </w:rPr>
        <w:t>// 定义一个游标句柄 dbCursorHandle cursor</w:t>
      </w:r>
      <w:r w:rsidR="004474D3">
        <w:rPr>
          <w:rFonts w:ascii="仿宋" w:eastAsia="仿宋" w:hAnsi="仿宋" w:cs="仿宋"/>
        </w:rPr>
        <w:tab/>
        <w:t>= 0 ;</w:t>
      </w:r>
    </w:p>
    <w:p w:rsidR="0020037C" w:rsidRDefault="004474D3">
      <w:pPr>
        <w:pStyle w:val="BodyText"/>
        <w:spacing w:line="220"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 查询所有记录，查询结果放在游标句柄中</w:t>
      </w:r>
    </w:p>
    <w:p w:rsidR="0020037C" w:rsidRDefault="004474D3">
      <w:pPr>
        <w:pStyle w:val="BodyText"/>
        <w:spacing w:line="212" w:lineRule="exact"/>
        <w:ind w:left="1217"/>
        <w:rPr>
          <w:rFonts w:ascii="仿宋" w:eastAsia="仿宋" w:hAnsi="仿宋" w:cs="仿宋"/>
        </w:rPr>
      </w:pPr>
      <w:r>
        <w:rPr>
          <w:rFonts w:ascii="仿宋" w:eastAsia="仿宋" w:hAnsi="仿宋" w:cs="仿宋"/>
        </w:rPr>
        <w:t>sdbQuery(collection, NULL, NULL, NULL, NULL, 0, -1, &amp;cursor ) ;</w:t>
      </w:r>
    </w:p>
    <w:p w:rsidR="0020037C" w:rsidRDefault="004474D3">
      <w:pPr>
        <w:pStyle w:val="BodyText"/>
        <w:spacing w:line="212" w:lineRule="exact"/>
        <w:ind w:left="1217"/>
        <w:rPr>
          <w:rFonts w:ascii="仿宋" w:eastAsia="仿宋" w:hAnsi="仿宋" w:cs="仿宋"/>
        </w:rPr>
      </w:pPr>
      <w:r>
        <w:rPr>
          <w:rFonts w:ascii="仿宋" w:eastAsia="仿宋" w:hAnsi="仿宋" w:cs="仿宋"/>
        </w:rPr>
        <w:t>// 从游标中显示所有记录</w:t>
      </w:r>
    </w:p>
    <w:p w:rsidR="0020037C" w:rsidRDefault="004474D3">
      <w:pPr>
        <w:pStyle w:val="BodyText"/>
        <w:spacing w:line="212" w:lineRule="exact"/>
        <w:ind w:left="1217"/>
        <w:rPr>
          <w:rFonts w:ascii="仿宋" w:eastAsia="仿宋" w:hAnsi="仿宋" w:cs="仿宋"/>
        </w:rPr>
      </w:pPr>
      <w:r>
        <w:rPr>
          <w:rFonts w:ascii="仿宋" w:eastAsia="仿宋" w:hAnsi="仿宋" w:cs="仿宋"/>
        </w:rPr>
        <w:t>bson_init(obj);</w:t>
      </w:r>
    </w:p>
    <w:p w:rsidR="0020037C" w:rsidRDefault="004474D3">
      <w:pPr>
        <w:pStyle w:val="BodyText"/>
        <w:spacing w:line="212" w:lineRule="exact"/>
        <w:ind w:left="1217"/>
        <w:rPr>
          <w:rFonts w:ascii="仿宋" w:eastAsia="仿宋" w:hAnsi="仿宋" w:cs="仿宋"/>
        </w:rPr>
      </w:pPr>
      <w:r>
        <w:rPr>
          <w:rFonts w:ascii="仿宋" w:eastAsia="仿宋" w:hAnsi="仿宋" w:cs="仿宋"/>
        </w:rPr>
        <w:t>while( !( rc=sdbNext( cursor, &amp;obj ) )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bson_print( &amp;obj ) ;</w:t>
      </w:r>
    </w:p>
    <w:p w:rsidR="0020037C" w:rsidRDefault="004474D3">
      <w:pPr>
        <w:pStyle w:val="BodyText"/>
        <w:spacing w:line="212" w:lineRule="exact"/>
        <w:ind w:left="1617"/>
        <w:rPr>
          <w:rFonts w:ascii="仿宋" w:eastAsia="仿宋" w:hAnsi="仿宋" w:cs="仿宋"/>
        </w:rPr>
      </w:pPr>
      <w:r>
        <w:rPr>
          <w:rFonts w:ascii="仿宋" w:eastAsia="仿宋" w:hAnsi="仿宋" w:cs="仿宋"/>
        </w:rPr>
        <w:t>bson_destroy(&amp;obj) ;</w:t>
      </w:r>
    </w:p>
    <w:p w:rsidR="0020037C" w:rsidRDefault="004474D3">
      <w:pPr>
        <w:pStyle w:val="BodyText"/>
        <w:spacing w:line="212" w:lineRule="exact"/>
        <w:ind w:left="1617"/>
        <w:rPr>
          <w:rFonts w:ascii="仿宋" w:eastAsia="仿宋" w:hAnsi="仿宋" w:cs="仿宋"/>
        </w:rPr>
      </w:pPr>
      <w:r>
        <w:rPr>
          <w:rFonts w:ascii="仿宋" w:eastAsia="仿宋" w:hAnsi="仿宋" w:cs="仿宋"/>
        </w:rPr>
        <w:t>bson_init(&amp;obj);</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bson_destroy(obj) ;</w:t>
      </w:r>
    </w:p>
    <w:p w:rsidR="0020037C" w:rsidRDefault="004474D3">
      <w:pPr>
        <w:pStyle w:val="BodyText"/>
        <w:tabs>
          <w:tab w:val="left" w:pos="283"/>
        </w:tabs>
        <w:spacing w:line="257" w:lineRule="exact"/>
        <w:ind w:left="0" w:right="792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索引</w:t>
      </w:r>
    </w:p>
    <w:p w:rsidR="0020037C" w:rsidRDefault="004474D3">
      <w:pPr>
        <w:pStyle w:val="BodyText"/>
        <w:spacing w:before="18"/>
        <w:ind w:left="1217"/>
      </w:pPr>
      <w:r>
        <w:rPr>
          <w:w w:val="95"/>
        </w:rPr>
        <w:t>此处，我们在集合句柄collection指定的集合中创建一个以“name”为升序，“age”为降序的索引。</w:t>
      </w:r>
    </w:p>
    <w:p w:rsidR="0020037C" w:rsidRDefault="00B0609F">
      <w:pPr>
        <w:pStyle w:val="BodyText"/>
        <w:spacing w:before="8"/>
        <w:ind w:left="1217"/>
        <w:rPr>
          <w:rFonts w:ascii="仿宋" w:eastAsia="仿宋" w:hAnsi="仿宋" w:cs="仿宋"/>
        </w:rPr>
      </w:pPr>
      <w:r w:rsidRPr="00B0609F">
        <w:pict>
          <v:group id="_x0000_s2863" style="position:absolute;left:0;text-align:left;margin-left:95.85pt;margin-top:4.85pt;width:459.45pt;height:106pt;z-index:-251716096;mso-position-horizontal-relative:page" coordorigin="1917,97" coordsize="9189,2120">
            <v:shape id="_x0000_s2864" style="position:absolute;left:1917;top:97;width:9189;height:2120" coordorigin="1917,97" coordsize="9189,2120" path="m1917,97r9189,l11106,2217r-9189,l1917,97xe" fillcolor="#efefef" stroked="f">
              <v:path arrowok="t"/>
            </v:shape>
            <w10:wrap anchorx="page"/>
          </v:group>
        </w:pict>
      </w:r>
      <w:r w:rsidR="004474D3">
        <w:rPr>
          <w:rFonts w:ascii="仿宋" w:eastAsia="仿宋" w:hAnsi="仿宋" w:cs="仿宋"/>
        </w:rPr>
        <w:t>#define INDEX_NAME "index"</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 首先创建一bson对象包含将要创建的索引的信息</w:t>
      </w:r>
    </w:p>
    <w:p w:rsidR="0020037C" w:rsidRDefault="004474D3">
      <w:pPr>
        <w:pStyle w:val="BodyText"/>
        <w:spacing w:line="212" w:lineRule="exact"/>
        <w:ind w:left="1217"/>
        <w:rPr>
          <w:rFonts w:ascii="仿宋" w:eastAsia="仿宋" w:hAnsi="仿宋" w:cs="仿宋"/>
        </w:rPr>
      </w:pPr>
      <w:r>
        <w:rPr>
          <w:rFonts w:ascii="仿宋" w:eastAsia="仿宋" w:hAnsi="仿宋" w:cs="仿宋"/>
        </w:rPr>
        <w:t>bson_init( &amp;obj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bson_append_int( &amp;obj, "name", 1 )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bson_append_int( &amp;obj, "age", -1 ) ;</w:t>
      </w:r>
    </w:p>
    <w:p w:rsidR="00E110E8" w:rsidRDefault="00E110E8">
      <w:pPr>
        <w:pStyle w:val="BodyText"/>
        <w:spacing w:line="212" w:lineRule="exact"/>
        <w:ind w:left="1217"/>
        <w:rPr>
          <w:ins w:id="294" w:author="tanzhaobo" w:date="2014-03-06T09:35:00Z"/>
          <w:rFonts w:ascii="仿宋" w:eastAsia="仿宋" w:hAnsi="仿宋" w:cs="仿宋" w:hint="eastAsia"/>
          <w:lang w:eastAsia="zh-CN"/>
        </w:rPr>
      </w:pPr>
      <w:ins w:id="295" w:author="tanzhaobo" w:date="2014-03-06T09:35:00Z">
        <w:r>
          <w:rPr>
            <w:rFonts w:ascii="仿宋" w:eastAsia="仿宋" w:hAnsi="仿宋" w:cs="仿宋" w:hint="eastAsia"/>
            <w:lang w:eastAsia="zh-CN"/>
          </w:rPr>
          <w:t xml:space="preserve">rc = </w:t>
        </w:r>
      </w:ins>
      <w:r w:rsidR="004474D3">
        <w:rPr>
          <w:rFonts w:ascii="仿宋" w:eastAsia="仿宋" w:hAnsi="仿宋" w:cs="仿宋"/>
        </w:rPr>
        <w:t xml:space="preserve">bson_finish( &amp;obj ) </w:t>
      </w:r>
    </w:p>
    <w:p w:rsidR="00E110E8" w:rsidRDefault="00E110E8" w:rsidP="00E110E8">
      <w:pPr>
        <w:pStyle w:val="BodyText"/>
        <w:spacing w:line="212" w:lineRule="exact"/>
        <w:ind w:left="1217"/>
        <w:rPr>
          <w:ins w:id="296" w:author="tanzhaobo" w:date="2014-03-06T09:35:00Z"/>
          <w:rFonts w:ascii="仿宋" w:eastAsia="仿宋" w:hAnsi="仿宋" w:cs="仿宋" w:hint="eastAsia"/>
          <w:lang w:eastAsia="zh-CN"/>
        </w:rPr>
      </w:pPr>
      <w:ins w:id="297" w:author="tanzhaobo" w:date="2014-03-06T09:35:00Z">
        <w:r>
          <w:rPr>
            <w:rFonts w:ascii="仿宋" w:eastAsia="仿宋" w:hAnsi="仿宋" w:cs="仿宋" w:hint="eastAsia"/>
            <w:lang w:eastAsia="zh-CN"/>
          </w:rPr>
          <w:t>if ( rc != SDB_OK )</w:t>
        </w:r>
      </w:ins>
    </w:p>
    <w:p w:rsidR="0020037C" w:rsidRDefault="00E110E8" w:rsidP="00E110E8">
      <w:pPr>
        <w:pStyle w:val="BodyText"/>
        <w:spacing w:line="212" w:lineRule="exact"/>
        <w:ind w:leftChars="553" w:left="1217" w:firstLineChars="200" w:firstLine="400"/>
        <w:rPr>
          <w:rFonts w:ascii="仿宋" w:eastAsia="仿宋" w:hAnsi="仿宋" w:cs="仿宋"/>
        </w:rPr>
        <w:pPrChange w:id="298" w:author="tanzhaobo" w:date="2014-03-06T09:35:00Z">
          <w:pPr>
            <w:pStyle w:val="BodyText"/>
            <w:spacing w:line="212" w:lineRule="exact"/>
            <w:ind w:left="1217"/>
          </w:pPr>
        </w:pPrChange>
      </w:pPr>
      <w:ins w:id="299" w:author="tanzhaobo" w:date="2014-03-06T09:35:00Z">
        <w:r>
          <w:rPr>
            <w:rFonts w:ascii="仿宋" w:eastAsia="仿宋" w:hAnsi="仿宋" w:cs="仿宋"/>
          </w:rPr>
          <w:t>printf("Error.")</w:t>
        </w:r>
      </w:ins>
      <w:r w:rsidR="004474D3">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 创建一个以"name"为升序，"age"为降序的索引</w:t>
      </w:r>
    </w:p>
    <w:p w:rsidR="0020037C" w:rsidRDefault="004474D3">
      <w:pPr>
        <w:pStyle w:val="BodyText"/>
        <w:spacing w:line="212" w:lineRule="exact"/>
        <w:ind w:left="1217"/>
        <w:rPr>
          <w:rFonts w:ascii="仿宋" w:eastAsia="仿宋" w:hAnsi="仿宋" w:cs="仿宋"/>
        </w:rPr>
      </w:pPr>
      <w:r>
        <w:rPr>
          <w:rFonts w:ascii="仿宋" w:eastAsia="仿宋" w:hAnsi="仿宋" w:cs="仿宋"/>
        </w:rPr>
        <w:t>sdbCreateIndex ( collection, &amp;obj, INDEX_NAME, FALSE, FALSE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bson_destroy ( &amp;obj ) ;</w:t>
      </w:r>
    </w:p>
    <w:p w:rsidR="0020037C" w:rsidRDefault="0020037C">
      <w:pPr>
        <w:spacing w:line="212" w:lineRule="exact"/>
        <w:rPr>
          <w:rFonts w:ascii="仿宋" w:eastAsia="仿宋" w:hAnsi="仿宋" w:cs="仿宋"/>
        </w:rPr>
        <w:sectPr w:rsidR="0020037C">
          <w:pgSz w:w="12240" w:h="15840"/>
          <w:pgMar w:top="900" w:right="1060" w:bottom="280" w:left="700" w:header="713" w:footer="0" w:gutter="0"/>
          <w:cols w:space="720"/>
        </w:sectPr>
      </w:pPr>
    </w:p>
    <w:p w:rsidR="0020037C" w:rsidRDefault="0020037C">
      <w:pPr>
        <w:spacing w:before="4" w:line="130" w:lineRule="exact"/>
        <w:rPr>
          <w:sz w:val="13"/>
          <w:szCs w:val="13"/>
        </w:rPr>
      </w:pPr>
    </w:p>
    <w:p w:rsidR="0020037C" w:rsidRDefault="004474D3">
      <w:pPr>
        <w:pStyle w:val="BodyText"/>
        <w:tabs>
          <w:tab w:val="left" w:pos="397"/>
        </w:tabs>
        <w:spacing w:line="308"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更新</w:t>
      </w:r>
    </w:p>
    <w:p w:rsidR="0020037C" w:rsidRDefault="0020037C">
      <w:pPr>
        <w:spacing w:before="6" w:line="100" w:lineRule="exact"/>
        <w:rPr>
          <w:sz w:val="10"/>
          <w:szCs w:val="10"/>
        </w:rPr>
      </w:pPr>
    </w:p>
    <w:p w:rsidR="0020037C" w:rsidRDefault="004474D3">
      <w:pPr>
        <w:pStyle w:val="BodyText"/>
        <w:spacing w:line="167" w:lineRule="auto"/>
        <w:ind w:left="397" w:right="585"/>
        <w:rPr>
          <w:lang w:eastAsia="zh-CN"/>
        </w:rPr>
      </w:pPr>
      <w:r>
        <w:rPr>
          <w:w w:val="95"/>
        </w:rPr>
        <w:t>此处，我们在集合句柄collection指定的集合中更新记录。</w:t>
      </w:r>
      <w:r>
        <w:rPr>
          <w:w w:val="95"/>
          <w:lang w:eastAsia="zh-CN"/>
        </w:rPr>
        <w:t>因为没有指定数据匹配规则，所以此示例将更</w:t>
      </w:r>
      <w:r>
        <w:rPr>
          <w:lang w:eastAsia="zh-CN"/>
        </w:rPr>
        <w:t xml:space="preserve"> 新集合中所有的集合。</w:t>
      </w:r>
    </w:p>
    <w:p w:rsidR="0020037C" w:rsidRDefault="00B0609F">
      <w:pPr>
        <w:pStyle w:val="BodyText"/>
        <w:spacing w:before="98" w:line="172" w:lineRule="auto"/>
        <w:ind w:left="397" w:right="5442"/>
        <w:rPr>
          <w:rFonts w:ascii="仿宋" w:eastAsia="仿宋" w:hAnsi="仿宋" w:cs="仿宋"/>
        </w:rPr>
      </w:pPr>
      <w:r w:rsidRPr="00B0609F">
        <w:pict>
          <v:group id="_x0000_s2861" style="position:absolute;left:0;text-align:left;margin-left:95.85pt;margin-top:5.6pt;width:459.45pt;height:116.6pt;z-index:-251715072;mso-position-horizontal-relative:page" coordorigin="1917,112" coordsize="9189,2332">
            <v:shape id="_x0000_s2862" style="position:absolute;left:1917;top:112;width:9189;height:2332" coordorigin="1917,112" coordsize="9189,2332" path="m1917,112r9189,l11106,2444r-9189,l1917,112xe" fillcolor="#efefef" stroked="f">
              <v:path arrowok="t"/>
            </v:shape>
            <w10:wrap anchorx="page"/>
          </v:group>
        </w:pict>
      </w:r>
      <w:r w:rsidR="004474D3">
        <w:rPr>
          <w:rFonts w:ascii="仿宋" w:eastAsia="仿宋" w:hAnsi="仿宋" w:cs="仿宋"/>
        </w:rPr>
        <w:t>// 先创建一个包含更新规则的bson对象 bson_init( &amp;rule ) ;</w:t>
      </w:r>
    </w:p>
    <w:p w:rsidR="00C52D7D" w:rsidRDefault="004474D3" w:rsidP="00C52D7D">
      <w:pPr>
        <w:pStyle w:val="BodyText"/>
        <w:spacing w:line="172" w:lineRule="auto"/>
        <w:ind w:left="397" w:right="4863"/>
        <w:rPr>
          <w:ins w:id="300" w:author="tanzhaobo" w:date="2014-03-06T09:36:00Z"/>
          <w:rFonts w:ascii="仿宋" w:eastAsia="仿宋" w:hAnsi="仿宋" w:cs="仿宋" w:hint="eastAsia"/>
          <w:lang w:eastAsia="zh-CN"/>
        </w:rPr>
        <w:pPrChange w:id="301" w:author="tanzhaobo" w:date="2014-03-06T09:36:00Z">
          <w:pPr>
            <w:pStyle w:val="BodyText"/>
            <w:spacing w:line="212" w:lineRule="exact"/>
            <w:ind w:left="1217"/>
          </w:pPr>
        </w:pPrChange>
      </w:pPr>
      <w:r>
        <w:rPr>
          <w:rFonts w:ascii="仿宋" w:eastAsia="仿宋" w:hAnsi="仿宋" w:cs="仿宋"/>
        </w:rPr>
        <w:t xml:space="preserve">bson_append_start_object ( &amp;rule, "$set" ) ; bson_append_int ( &amp;rule, "age", 19 ) ; bson_append_finish_object ( &amp;rule ) ; </w:t>
      </w:r>
      <w:ins w:id="302" w:author="tanzhaobo" w:date="2014-03-06T09:35:00Z">
        <w:r w:rsidR="00C52D7D">
          <w:rPr>
            <w:rFonts w:ascii="仿宋" w:eastAsia="仿宋" w:hAnsi="仿宋" w:cs="仿宋" w:hint="eastAsia"/>
            <w:lang w:eastAsia="zh-CN"/>
          </w:rPr>
          <w:t xml:space="preserve">rc = </w:t>
        </w:r>
      </w:ins>
      <w:r>
        <w:rPr>
          <w:rFonts w:ascii="仿宋" w:eastAsia="仿宋" w:hAnsi="仿宋" w:cs="仿宋"/>
        </w:rPr>
        <w:t>bson_finish ( &amp;rule ) ;</w:t>
      </w:r>
    </w:p>
    <w:p w:rsidR="00C52D7D" w:rsidRDefault="00C52D7D" w:rsidP="00C52D7D">
      <w:pPr>
        <w:pStyle w:val="BodyText"/>
        <w:spacing w:line="172" w:lineRule="auto"/>
        <w:ind w:left="397" w:right="4863"/>
        <w:rPr>
          <w:ins w:id="303" w:author="tanzhaobo" w:date="2014-03-06T09:35:00Z"/>
          <w:rFonts w:ascii="仿宋" w:eastAsia="仿宋" w:hAnsi="仿宋" w:cs="仿宋" w:hint="eastAsia"/>
          <w:lang w:eastAsia="zh-CN"/>
        </w:rPr>
        <w:pPrChange w:id="304" w:author="tanzhaobo" w:date="2014-03-06T09:36:00Z">
          <w:pPr>
            <w:pStyle w:val="BodyText"/>
            <w:spacing w:line="212" w:lineRule="exact"/>
            <w:ind w:left="1217"/>
          </w:pPr>
        </w:pPrChange>
      </w:pPr>
      <w:ins w:id="305" w:author="tanzhaobo" w:date="2014-03-06T09:35:00Z">
        <w:r>
          <w:rPr>
            <w:rFonts w:ascii="仿宋" w:eastAsia="仿宋" w:hAnsi="仿宋" w:cs="仿宋" w:hint="eastAsia"/>
            <w:lang w:eastAsia="zh-CN"/>
          </w:rPr>
          <w:t>if ( rc != SDB_OK )</w:t>
        </w:r>
      </w:ins>
    </w:p>
    <w:p w:rsidR="00C52D7D" w:rsidRDefault="00C52D7D" w:rsidP="00C52D7D">
      <w:pPr>
        <w:pStyle w:val="BodyText"/>
        <w:spacing w:line="172" w:lineRule="auto"/>
        <w:ind w:leftChars="180" w:left="396" w:right="4863" w:firstLineChars="200" w:firstLine="400"/>
        <w:rPr>
          <w:rFonts w:ascii="仿宋" w:eastAsia="仿宋" w:hAnsi="仿宋" w:cs="仿宋" w:hint="eastAsia"/>
          <w:lang w:eastAsia="zh-CN"/>
        </w:rPr>
        <w:pPrChange w:id="306" w:author="tanzhaobo" w:date="2014-03-06T09:35:00Z">
          <w:pPr>
            <w:pStyle w:val="BodyText"/>
            <w:spacing w:line="172" w:lineRule="auto"/>
            <w:ind w:left="397" w:right="4863"/>
          </w:pPr>
        </w:pPrChange>
      </w:pPr>
      <w:ins w:id="307" w:author="tanzhaobo" w:date="2014-03-06T09:35:00Z">
        <w:r>
          <w:rPr>
            <w:rFonts w:ascii="仿宋" w:eastAsia="仿宋" w:hAnsi="仿宋" w:cs="仿宋"/>
          </w:rPr>
          <w:t>printf("Error.")</w:t>
        </w:r>
        <w:r>
          <w:rPr>
            <w:rFonts w:ascii="仿宋" w:eastAsia="仿宋" w:hAnsi="仿宋" w:cs="仿宋" w:hint="eastAsia"/>
            <w:lang w:eastAsia="zh-CN"/>
          </w:rPr>
          <w:t>;</w:t>
        </w:r>
      </w:ins>
    </w:p>
    <w:p w:rsidR="0020037C" w:rsidRDefault="004474D3">
      <w:pPr>
        <w:pStyle w:val="BodyText"/>
        <w:spacing w:line="172" w:lineRule="auto"/>
        <w:ind w:left="397" w:right="7163"/>
        <w:rPr>
          <w:rFonts w:ascii="仿宋" w:eastAsia="仿宋" w:hAnsi="仿宋" w:cs="仿宋"/>
        </w:rPr>
      </w:pPr>
      <w:r>
        <w:rPr>
          <w:rFonts w:ascii="仿宋" w:eastAsia="仿宋" w:hAnsi="仿宋" w:cs="仿宋"/>
        </w:rPr>
        <w:t>// 打印出更新规则 bson_print( &amp;rule ) ;</w:t>
      </w:r>
    </w:p>
    <w:p w:rsidR="0020037C" w:rsidRDefault="004474D3">
      <w:pPr>
        <w:pStyle w:val="BodyText"/>
        <w:spacing w:line="220" w:lineRule="exact"/>
        <w:ind w:left="397"/>
        <w:rPr>
          <w:rFonts w:ascii="仿宋" w:eastAsia="仿宋" w:hAnsi="仿宋" w:cs="仿宋"/>
        </w:rPr>
      </w:pPr>
      <w:r>
        <w:rPr>
          <w:rFonts w:ascii="仿宋" w:eastAsia="仿宋" w:hAnsi="仿宋" w:cs="仿宋"/>
        </w:rPr>
        <w:t>// 更新记录</w:t>
      </w:r>
    </w:p>
    <w:p w:rsidR="0020037C" w:rsidRDefault="004474D3">
      <w:pPr>
        <w:pStyle w:val="BodyText"/>
        <w:spacing w:line="212" w:lineRule="exact"/>
        <w:ind w:left="397"/>
        <w:rPr>
          <w:rFonts w:ascii="仿宋" w:eastAsia="仿宋" w:hAnsi="仿宋" w:cs="仿宋"/>
        </w:rPr>
      </w:pPr>
      <w:r>
        <w:rPr>
          <w:rFonts w:ascii="仿宋" w:eastAsia="仿宋" w:hAnsi="仿宋" w:cs="仿宋"/>
        </w:rPr>
        <w:t>sdbUpdate( collection, &amp;rule, NULL, NULL ) ;</w:t>
      </w:r>
    </w:p>
    <w:p w:rsidR="0020037C" w:rsidRDefault="004474D3">
      <w:pPr>
        <w:pStyle w:val="BodyText"/>
        <w:spacing w:line="212" w:lineRule="exact"/>
        <w:ind w:left="397"/>
        <w:rPr>
          <w:rFonts w:ascii="仿宋" w:eastAsia="仿宋" w:hAnsi="仿宋" w:cs="仿宋"/>
        </w:rPr>
      </w:pPr>
      <w:r>
        <w:rPr>
          <w:rFonts w:ascii="仿宋" w:eastAsia="仿宋" w:hAnsi="仿宋" w:cs="仿宋"/>
        </w:rPr>
        <w:t>bson_destroy(&amp;rule);</w:t>
      </w:r>
    </w:p>
    <w:p w:rsidR="0020037C" w:rsidRDefault="004474D3">
      <w:pPr>
        <w:pStyle w:val="BodyText"/>
        <w:spacing w:before="45" w:line="376" w:lineRule="auto"/>
        <w:ind w:left="113" w:right="850" w:firstLine="283"/>
      </w:pPr>
      <w:r>
        <w:rPr>
          <w:w w:val="95"/>
        </w:rPr>
        <w:t>此处，因为没有指定记录匹配条件，所以此示例将更新集合句柄collection指定的集合中所有的记录。</w:t>
      </w:r>
      <w:r>
        <w:t xml:space="preserve"> 集群操作</w:t>
      </w:r>
    </w:p>
    <w:p w:rsidR="0020037C" w:rsidRDefault="004474D3">
      <w:pPr>
        <w:pStyle w:val="BodyText"/>
        <w:tabs>
          <w:tab w:val="left" w:pos="397"/>
        </w:tabs>
        <w:spacing w:line="226" w:lineRule="exact"/>
        <w:ind w:left="113"/>
      </w:pPr>
      <w:r>
        <w:rPr>
          <w:rFonts w:ascii="Times New Roman" w:eastAsia="Times New Roman" w:hAnsi="Times New Roman" w:cs="Times New Roman"/>
        </w:rPr>
        <w:t>•</w:t>
      </w:r>
      <w:r>
        <w:rPr>
          <w:rFonts w:ascii="Times New Roman" w:eastAsia="Times New Roman" w:hAnsi="Times New Roman" w:cs="Times New Roman"/>
        </w:rPr>
        <w:tab/>
      </w:r>
      <w:r w:rsidR="00423ADE">
        <w:rPr>
          <w:position w:val="1"/>
        </w:rPr>
        <w:t>分区</w:t>
      </w:r>
      <w:r>
        <w:rPr>
          <w:position w:val="1"/>
        </w:rPr>
        <w:t>组操作</w:t>
      </w:r>
    </w:p>
    <w:p w:rsidR="0020037C" w:rsidRDefault="0020037C">
      <w:pPr>
        <w:spacing w:before="6" w:line="100" w:lineRule="exact"/>
        <w:rPr>
          <w:sz w:val="10"/>
          <w:szCs w:val="10"/>
        </w:rPr>
      </w:pPr>
    </w:p>
    <w:p w:rsidR="0020037C" w:rsidRDefault="00423ADE">
      <w:pPr>
        <w:pStyle w:val="BodyText"/>
        <w:spacing w:line="167" w:lineRule="auto"/>
        <w:ind w:left="397" w:right="459"/>
        <w:rPr>
          <w:lang w:eastAsia="zh-CN"/>
        </w:rPr>
      </w:pPr>
      <w:r>
        <w:rPr>
          <w:w w:val="95"/>
        </w:rPr>
        <w:t>分区</w:t>
      </w:r>
      <w:r w:rsidR="004474D3">
        <w:rPr>
          <w:w w:val="95"/>
        </w:rPr>
        <w:t>组操作包括创建</w:t>
      </w:r>
      <w:r>
        <w:rPr>
          <w:w w:val="95"/>
        </w:rPr>
        <w:t>分区</w:t>
      </w:r>
      <w:r w:rsidR="004474D3">
        <w:rPr>
          <w:w w:val="95"/>
        </w:rPr>
        <w:t>组（sdbCreate</w:t>
      </w:r>
      <w:r w:rsidR="001F3D24">
        <w:rPr>
          <w:rFonts w:eastAsiaTheme="minorEastAsia" w:hint="eastAsia"/>
          <w:w w:val="95"/>
          <w:lang w:eastAsia="zh-CN"/>
        </w:rPr>
        <w:t>ReplicaGroup</w:t>
      </w:r>
      <w:r w:rsidR="004474D3">
        <w:rPr>
          <w:w w:val="95"/>
        </w:rPr>
        <w:t xml:space="preserve">  </w:t>
      </w:r>
      <w:r w:rsidR="004474D3">
        <w:rPr>
          <w:spacing w:val="25"/>
          <w:w w:val="95"/>
        </w:rPr>
        <w:t xml:space="preserve"> </w:t>
      </w:r>
      <w:r w:rsidR="004474D3">
        <w:rPr>
          <w:w w:val="95"/>
        </w:rPr>
        <w:t>）、得到</w:t>
      </w:r>
      <w:r>
        <w:rPr>
          <w:w w:val="95"/>
        </w:rPr>
        <w:t>分区</w:t>
      </w:r>
      <w:r w:rsidR="004474D3">
        <w:rPr>
          <w:w w:val="95"/>
        </w:rPr>
        <w:t>组句柄（sdbGet</w:t>
      </w:r>
      <w:r w:rsidR="001F3D24">
        <w:rPr>
          <w:rFonts w:eastAsiaTheme="minorEastAsia" w:hint="eastAsia"/>
          <w:w w:val="95"/>
          <w:lang w:eastAsia="zh-CN"/>
        </w:rPr>
        <w:t>ReplicaGroup</w:t>
      </w:r>
      <w:r w:rsidR="004474D3">
        <w:rPr>
          <w:w w:val="95"/>
        </w:rPr>
        <w:t xml:space="preserve">  </w:t>
      </w:r>
      <w:r w:rsidR="004474D3">
        <w:rPr>
          <w:spacing w:val="25"/>
          <w:w w:val="95"/>
        </w:rPr>
        <w:t xml:space="preserve"> </w:t>
      </w:r>
      <w:r w:rsidR="004474D3">
        <w:rPr>
          <w:w w:val="95"/>
        </w:rPr>
        <w:t>）、启动</w:t>
      </w:r>
      <w:r w:rsidR="004474D3">
        <w:t xml:space="preserve"> </w:t>
      </w:r>
      <w:r>
        <w:rPr>
          <w:w w:val="95"/>
        </w:rPr>
        <w:t>分区</w:t>
      </w:r>
      <w:r w:rsidR="004474D3">
        <w:rPr>
          <w:w w:val="95"/>
        </w:rPr>
        <w:t>组（sdbStart</w:t>
      </w:r>
      <w:r w:rsidR="001F3D24">
        <w:rPr>
          <w:rFonts w:eastAsiaTheme="minorEastAsia" w:hint="eastAsia"/>
          <w:w w:val="95"/>
          <w:lang w:eastAsia="zh-CN"/>
        </w:rPr>
        <w:t>ReplicaGroup</w:t>
      </w:r>
      <w:r w:rsidR="004474D3">
        <w:rPr>
          <w:w w:val="95"/>
        </w:rPr>
        <w:t xml:space="preserve">  </w:t>
      </w:r>
      <w:r w:rsidR="004474D3">
        <w:rPr>
          <w:spacing w:val="29"/>
          <w:w w:val="95"/>
        </w:rPr>
        <w:t xml:space="preserve"> </w:t>
      </w:r>
      <w:r w:rsidR="004474D3">
        <w:rPr>
          <w:w w:val="95"/>
        </w:rPr>
        <w:t>）、停止</w:t>
      </w:r>
      <w:r>
        <w:rPr>
          <w:w w:val="95"/>
        </w:rPr>
        <w:t>分区</w:t>
      </w:r>
      <w:r w:rsidR="004474D3">
        <w:rPr>
          <w:w w:val="95"/>
        </w:rPr>
        <w:t>组（sdbStop</w:t>
      </w:r>
      <w:r w:rsidR="001F3D24">
        <w:rPr>
          <w:rFonts w:eastAsiaTheme="minorEastAsia" w:hint="eastAsia"/>
          <w:w w:val="95"/>
          <w:lang w:eastAsia="zh-CN"/>
        </w:rPr>
        <w:t>ReplicaGroup</w:t>
      </w:r>
      <w:r w:rsidR="004474D3">
        <w:rPr>
          <w:w w:val="95"/>
        </w:rPr>
        <w:t xml:space="preserve">  </w:t>
      </w:r>
      <w:r w:rsidR="004474D3">
        <w:rPr>
          <w:spacing w:val="30"/>
          <w:w w:val="95"/>
        </w:rPr>
        <w:t xml:space="preserve"> </w:t>
      </w:r>
      <w:r w:rsidR="004474D3">
        <w:rPr>
          <w:w w:val="95"/>
        </w:rPr>
        <w:t>）等。</w:t>
      </w:r>
      <w:r w:rsidR="004474D3">
        <w:rPr>
          <w:w w:val="95"/>
          <w:lang w:eastAsia="zh-CN"/>
        </w:rPr>
        <w:t>以下为</w:t>
      </w:r>
      <w:r>
        <w:rPr>
          <w:w w:val="95"/>
          <w:lang w:eastAsia="zh-CN"/>
        </w:rPr>
        <w:t>分区</w:t>
      </w:r>
      <w:r w:rsidR="004474D3">
        <w:rPr>
          <w:w w:val="95"/>
          <w:lang w:eastAsia="zh-CN"/>
        </w:rPr>
        <w:t>组操作示例性的例</w:t>
      </w:r>
      <w:r w:rsidR="004474D3">
        <w:rPr>
          <w:lang w:eastAsia="zh-CN"/>
        </w:rPr>
        <w:t xml:space="preserve"> 子。真正的应用应包括错误检测等。</w:t>
      </w:r>
    </w:p>
    <w:p w:rsidR="0020037C" w:rsidRDefault="00B0609F">
      <w:pPr>
        <w:pStyle w:val="BodyText"/>
        <w:tabs>
          <w:tab w:val="left" w:pos="2897"/>
        </w:tabs>
        <w:spacing w:before="98" w:line="172" w:lineRule="auto"/>
        <w:ind w:left="397" w:right="6642"/>
        <w:rPr>
          <w:rFonts w:ascii="仿宋" w:eastAsia="仿宋" w:hAnsi="仿宋" w:cs="仿宋"/>
        </w:rPr>
      </w:pPr>
      <w:r w:rsidRPr="00B0609F">
        <w:pict>
          <v:group id="_x0000_s2859" style="position:absolute;left:0;text-align:left;margin-left:95.85pt;margin-top:5.6pt;width:459.45pt;height:159pt;z-index:-251714048;mso-position-horizontal-relative:page" coordorigin="1917,112" coordsize="9189,3180">
            <v:shape id="_x0000_s2860" style="position:absolute;left:1917;top:112;width:9189;height:3180" coordorigin="1917,112" coordsize="9189,3180" path="m1917,112r9189,l11106,3292r-9189,l1917,112xe" fillcolor="#efefef" stroked="f">
              <v:path arrowok="t"/>
            </v:shape>
            <w10:wrap anchorx="page"/>
          </v:group>
        </w:pict>
      </w:r>
      <w:r w:rsidR="004474D3">
        <w:rPr>
          <w:rFonts w:ascii="仿宋" w:eastAsia="仿宋" w:hAnsi="仿宋" w:cs="仿宋"/>
        </w:rPr>
        <w:t>// 定义一个</w:t>
      </w:r>
      <w:r w:rsidR="00423ADE">
        <w:rPr>
          <w:rFonts w:ascii="仿宋" w:eastAsia="仿宋" w:hAnsi="仿宋" w:cs="仿宋"/>
        </w:rPr>
        <w:t>分区</w:t>
      </w:r>
      <w:r w:rsidR="004474D3">
        <w:rPr>
          <w:rFonts w:ascii="仿宋" w:eastAsia="仿宋" w:hAnsi="仿宋" w:cs="仿宋"/>
        </w:rPr>
        <w:t>组句柄 sdb</w:t>
      </w:r>
      <w:r w:rsidR="00D22B28">
        <w:rPr>
          <w:rFonts w:eastAsiaTheme="minorEastAsia" w:hint="eastAsia"/>
          <w:w w:val="95"/>
          <w:lang w:eastAsia="zh-CN"/>
        </w:rPr>
        <w:t>ReplicaGroup</w:t>
      </w:r>
      <w:r w:rsidR="004474D3">
        <w:rPr>
          <w:rFonts w:ascii="仿宋" w:eastAsia="仿宋" w:hAnsi="仿宋" w:cs="仿宋"/>
        </w:rPr>
        <w:t xml:space="preserve">Handle </w:t>
      </w:r>
      <w:r w:rsidR="00D22B28">
        <w:rPr>
          <w:rFonts w:ascii="仿宋" w:eastAsia="仿宋" w:hAnsi="仿宋" w:cs="仿宋" w:hint="eastAsia"/>
          <w:lang w:eastAsia="zh-CN"/>
        </w:rPr>
        <w:t>rg</w:t>
      </w:r>
      <w:r w:rsidR="004474D3">
        <w:rPr>
          <w:rFonts w:ascii="仿宋" w:eastAsia="仿宋" w:hAnsi="仿宋" w:cs="仿宋"/>
        </w:rPr>
        <w:tab/>
        <w:t>= 0 ;</w:t>
      </w:r>
    </w:p>
    <w:p w:rsidR="0020037C" w:rsidRDefault="004474D3">
      <w:pPr>
        <w:pStyle w:val="BodyText"/>
        <w:spacing w:line="220"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 先建立一个编目</w:t>
      </w:r>
      <w:r w:rsidR="00423ADE">
        <w:rPr>
          <w:rFonts w:ascii="仿宋" w:eastAsia="仿宋" w:hAnsi="仿宋" w:cs="仿宋"/>
        </w:rPr>
        <w:t>分区</w:t>
      </w:r>
      <w:r>
        <w:rPr>
          <w:rFonts w:ascii="仿宋" w:eastAsia="仿宋" w:hAnsi="仿宋" w:cs="仿宋"/>
        </w:rPr>
        <w:t>组</w:t>
      </w:r>
    </w:p>
    <w:p w:rsidR="0020037C" w:rsidRDefault="007A6AD0">
      <w:pPr>
        <w:pStyle w:val="BodyText"/>
        <w:spacing w:line="212" w:lineRule="exact"/>
        <w:ind w:left="397"/>
        <w:rPr>
          <w:rFonts w:ascii="仿宋" w:eastAsia="仿宋" w:hAnsi="仿宋" w:cs="仿宋"/>
        </w:rPr>
      </w:pPr>
      <w:r>
        <w:rPr>
          <w:rFonts w:ascii="仿宋" w:eastAsia="仿宋" w:hAnsi="仿宋" w:cs="仿宋"/>
        </w:rPr>
        <w:t>sdbCreate</w:t>
      </w:r>
      <w:r w:rsidR="00D22B28">
        <w:rPr>
          <w:rFonts w:ascii="仿宋" w:eastAsia="仿宋" w:hAnsi="仿宋" w:cs="仿宋" w:hint="eastAsia"/>
          <w:lang w:eastAsia="zh-CN"/>
        </w:rPr>
        <w:t>Replica</w:t>
      </w:r>
      <w:r>
        <w:rPr>
          <w:rFonts w:ascii="仿宋" w:eastAsia="仿宋" w:hAnsi="仿宋" w:cs="仿宋" w:hint="eastAsia"/>
          <w:lang w:eastAsia="zh-CN"/>
        </w:rPr>
        <w:t>Cata</w:t>
      </w:r>
      <w:r w:rsidR="00D22B28">
        <w:rPr>
          <w:rFonts w:ascii="仿宋" w:eastAsia="仿宋" w:hAnsi="仿宋" w:cs="仿宋" w:hint="eastAsia"/>
          <w:lang w:eastAsia="zh-CN"/>
        </w:rPr>
        <w:t>Group</w:t>
      </w:r>
      <w:r>
        <w:rPr>
          <w:rFonts w:ascii="仿宋" w:eastAsia="仿宋" w:hAnsi="仿宋" w:cs="仿宋"/>
        </w:rPr>
        <w:t xml:space="preserve"> </w:t>
      </w:r>
      <w:r w:rsidR="004474D3">
        <w:rPr>
          <w:rFonts w:ascii="仿宋" w:eastAsia="仿宋" w:hAnsi="仿宋" w:cs="仿宋"/>
        </w:rPr>
        <w:t>( connection, HOST_NAME, SERVICE_NAME,</w:t>
      </w:r>
    </w:p>
    <w:p w:rsidR="0020037C" w:rsidRDefault="004474D3">
      <w:pPr>
        <w:pStyle w:val="BodyText"/>
        <w:spacing w:line="212" w:lineRule="exact"/>
        <w:ind w:left="377" w:right="722"/>
        <w:jc w:val="center"/>
        <w:rPr>
          <w:rFonts w:ascii="仿宋" w:eastAsia="仿宋" w:hAnsi="仿宋" w:cs="仿宋"/>
        </w:rPr>
      </w:pPr>
      <w:r>
        <w:rPr>
          <w:rFonts w:ascii="仿宋" w:eastAsia="仿宋" w:hAnsi="仿宋" w:cs="仿宋"/>
        </w:rPr>
        <w:t>CATALOG_SET_PATH , NULL ) ;</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 睡眠5秒等待编目</w:t>
      </w:r>
      <w:r w:rsidR="00423ADE">
        <w:rPr>
          <w:rFonts w:ascii="仿宋" w:eastAsia="仿宋" w:hAnsi="仿宋" w:cs="仿宋"/>
          <w:lang w:eastAsia="zh-CN"/>
        </w:rPr>
        <w:t>分区</w:t>
      </w:r>
      <w:r>
        <w:rPr>
          <w:rFonts w:ascii="仿宋" w:eastAsia="仿宋" w:hAnsi="仿宋" w:cs="仿宋"/>
          <w:lang w:eastAsia="zh-CN"/>
        </w:rPr>
        <w:t>组启动并且选举好主从节点</w:t>
      </w:r>
    </w:p>
    <w:p w:rsidR="0020037C" w:rsidRDefault="004474D3">
      <w:pPr>
        <w:pStyle w:val="BodyText"/>
        <w:spacing w:line="212" w:lineRule="exact"/>
        <w:ind w:left="397"/>
        <w:rPr>
          <w:rFonts w:ascii="仿宋" w:eastAsia="仿宋" w:hAnsi="仿宋" w:cs="仿宋"/>
        </w:rPr>
      </w:pPr>
      <w:r>
        <w:rPr>
          <w:rFonts w:ascii="仿宋" w:eastAsia="仿宋" w:hAnsi="仿宋" w:cs="仿宋"/>
        </w:rPr>
        <w:t>sleep( 5 ) ;</w:t>
      </w:r>
    </w:p>
    <w:p w:rsidR="0020037C" w:rsidRDefault="004474D3">
      <w:pPr>
        <w:pStyle w:val="BodyText"/>
        <w:spacing w:line="212" w:lineRule="exact"/>
        <w:ind w:left="397"/>
        <w:rPr>
          <w:rFonts w:ascii="仿宋" w:eastAsia="仿宋" w:hAnsi="仿宋" w:cs="仿宋"/>
        </w:rPr>
      </w:pPr>
      <w:r>
        <w:rPr>
          <w:rFonts w:ascii="仿宋" w:eastAsia="仿宋" w:hAnsi="仿宋" w:cs="仿宋"/>
        </w:rPr>
        <w:t>// 创建数据</w:t>
      </w:r>
      <w:r w:rsidR="00423ADE">
        <w:rPr>
          <w:rFonts w:ascii="仿宋" w:eastAsia="仿宋" w:hAnsi="仿宋" w:cs="仿宋"/>
        </w:rPr>
        <w:t>分区</w:t>
      </w:r>
      <w:r>
        <w:rPr>
          <w:rFonts w:ascii="仿宋" w:eastAsia="仿宋" w:hAnsi="仿宋" w:cs="仿宋"/>
        </w:rPr>
        <w:t>组</w:t>
      </w:r>
    </w:p>
    <w:p w:rsidR="0020037C" w:rsidRDefault="004474D3">
      <w:pPr>
        <w:pStyle w:val="BodyText"/>
        <w:spacing w:line="212" w:lineRule="exact"/>
        <w:ind w:left="397"/>
        <w:rPr>
          <w:rFonts w:ascii="仿宋" w:eastAsia="仿宋" w:hAnsi="仿宋" w:cs="仿宋"/>
        </w:rPr>
      </w:pPr>
      <w:r>
        <w:rPr>
          <w:rFonts w:ascii="仿宋" w:eastAsia="仿宋" w:hAnsi="仿宋" w:cs="仿宋"/>
        </w:rPr>
        <w:t>sdbCreate</w:t>
      </w:r>
      <w:r w:rsidR="00D22B28">
        <w:rPr>
          <w:rFonts w:eastAsiaTheme="minorEastAsia" w:hint="eastAsia"/>
          <w:w w:val="95"/>
          <w:lang w:eastAsia="zh-CN"/>
        </w:rPr>
        <w:t>ReplicaGroup</w:t>
      </w:r>
      <w:r>
        <w:rPr>
          <w:rFonts w:ascii="仿宋" w:eastAsia="仿宋" w:hAnsi="仿宋" w:cs="仿宋"/>
        </w:rPr>
        <w:t xml:space="preserve"> ( connection, </w:t>
      </w:r>
      <w:ins w:id="308" w:author="tanzhaobo" w:date="2014-03-06T09:18:00Z">
        <w:r w:rsidR="0057413E">
          <w:rPr>
            <w:rFonts w:ascii="仿宋" w:eastAsia="仿宋" w:hAnsi="仿宋" w:cs="仿宋" w:hint="eastAsia"/>
            <w:lang w:eastAsia="zh-CN"/>
          </w:rPr>
          <w:t>GROUP</w:t>
        </w:r>
      </w:ins>
      <w:del w:id="309" w:author="tanzhaobo" w:date="2014-03-06T09:18:00Z">
        <w:r w:rsidR="007A6AD0" w:rsidDel="0057413E">
          <w:rPr>
            <w:rFonts w:ascii="仿宋" w:eastAsia="仿宋" w:hAnsi="仿宋" w:cs="仿宋" w:hint="eastAsia"/>
            <w:lang w:eastAsia="zh-CN"/>
          </w:rPr>
          <w:delText>SHARD</w:delText>
        </w:r>
      </w:del>
      <w:r>
        <w:rPr>
          <w:rFonts w:ascii="仿宋" w:eastAsia="仿宋" w:hAnsi="仿宋" w:cs="仿宋"/>
        </w:rPr>
        <w:t>_NAME, &amp;</w:t>
      </w:r>
      <w:r w:rsidR="00D22B28">
        <w:rPr>
          <w:rFonts w:ascii="仿宋" w:eastAsia="仿宋" w:hAnsi="仿宋" w:cs="仿宋" w:hint="eastAsia"/>
          <w:lang w:eastAsia="zh-CN"/>
        </w:rPr>
        <w:t>rg</w:t>
      </w:r>
      <w:r>
        <w:rPr>
          <w:rFonts w:ascii="仿宋" w:eastAsia="仿宋" w:hAnsi="仿宋" w:cs="仿宋"/>
        </w:rPr>
        <w:t xml:space="preserve"> ) ;</w:t>
      </w:r>
    </w:p>
    <w:p w:rsidR="0020037C" w:rsidRDefault="0020037C">
      <w:pPr>
        <w:spacing w:before="9" w:line="120" w:lineRule="exact"/>
        <w:rPr>
          <w:sz w:val="12"/>
          <w:szCs w:val="12"/>
        </w:rPr>
      </w:pPr>
    </w:p>
    <w:p w:rsidR="0020037C" w:rsidRDefault="004474D3">
      <w:pPr>
        <w:pStyle w:val="BodyText"/>
        <w:ind w:left="397"/>
        <w:rPr>
          <w:rFonts w:ascii="仿宋" w:eastAsia="仿宋" w:hAnsi="仿宋" w:cs="仿宋"/>
        </w:rPr>
      </w:pPr>
      <w:r>
        <w:rPr>
          <w:rFonts w:ascii="仿宋" w:eastAsia="仿宋" w:hAnsi="仿宋" w:cs="仿宋"/>
        </w:rPr>
        <w:t>// 创建数据节点</w:t>
      </w:r>
    </w:p>
    <w:p w:rsidR="0020037C" w:rsidRDefault="004474D3">
      <w:pPr>
        <w:pStyle w:val="BodyText"/>
        <w:spacing w:line="212" w:lineRule="exact"/>
        <w:ind w:left="397"/>
        <w:rPr>
          <w:rFonts w:ascii="仿宋" w:eastAsia="仿宋" w:hAnsi="仿宋" w:cs="仿宋"/>
        </w:rPr>
      </w:pPr>
      <w:r>
        <w:rPr>
          <w:rFonts w:ascii="仿宋" w:eastAsia="仿宋" w:hAnsi="仿宋" w:cs="仿宋"/>
        </w:rPr>
        <w:t xml:space="preserve">sdbCreateNode ( </w:t>
      </w:r>
      <w:ins w:id="310" w:author="tanzhaobo" w:date="2014-03-06T09:18:00Z">
        <w:r w:rsidR="0057413E">
          <w:rPr>
            <w:rFonts w:ascii="仿宋" w:eastAsia="仿宋" w:hAnsi="仿宋" w:cs="仿宋" w:hint="eastAsia"/>
            <w:lang w:eastAsia="zh-CN"/>
          </w:rPr>
          <w:t>rg</w:t>
        </w:r>
      </w:ins>
      <w:del w:id="311" w:author="tanzhaobo" w:date="2014-03-06T09:18:00Z">
        <w:r w:rsidR="0036330B" w:rsidDel="0057413E">
          <w:rPr>
            <w:rFonts w:ascii="仿宋" w:eastAsia="仿宋" w:hAnsi="仿宋" w:cs="仿宋" w:hint="eastAsia"/>
            <w:lang w:eastAsia="zh-CN"/>
          </w:rPr>
          <w:delText>shard</w:delText>
        </w:r>
      </w:del>
      <w:r>
        <w:rPr>
          <w:rFonts w:ascii="仿宋" w:eastAsia="仿宋" w:hAnsi="仿宋" w:cs="仿宋"/>
        </w:rPr>
        <w:t>, HOST_NAME1, SERVICE_NAME1, DATABASE_PATH1, NULL ) ;</w:t>
      </w:r>
    </w:p>
    <w:p w:rsidR="0020037C" w:rsidRDefault="004474D3">
      <w:pPr>
        <w:pStyle w:val="BodyText"/>
        <w:spacing w:line="212" w:lineRule="exact"/>
        <w:ind w:left="397"/>
        <w:rPr>
          <w:rFonts w:ascii="仿宋" w:eastAsia="仿宋" w:hAnsi="仿宋" w:cs="仿宋"/>
        </w:rPr>
      </w:pPr>
      <w:r>
        <w:rPr>
          <w:rFonts w:ascii="仿宋" w:eastAsia="仿宋" w:hAnsi="仿宋" w:cs="仿宋"/>
        </w:rPr>
        <w:t>// 启动</w:t>
      </w:r>
      <w:r w:rsidR="00423ADE">
        <w:rPr>
          <w:rFonts w:ascii="仿宋" w:eastAsia="仿宋" w:hAnsi="仿宋" w:cs="仿宋"/>
        </w:rPr>
        <w:t>分区</w:t>
      </w:r>
      <w:r>
        <w:rPr>
          <w:rFonts w:ascii="仿宋" w:eastAsia="仿宋" w:hAnsi="仿宋" w:cs="仿宋"/>
        </w:rPr>
        <w:t>组</w:t>
      </w:r>
    </w:p>
    <w:p w:rsidR="0020037C" w:rsidRDefault="004474D3">
      <w:pPr>
        <w:pStyle w:val="BodyText"/>
        <w:spacing w:line="212" w:lineRule="exact"/>
        <w:ind w:left="397"/>
        <w:rPr>
          <w:rFonts w:ascii="仿宋" w:eastAsia="仿宋" w:hAnsi="仿宋" w:cs="仿宋"/>
        </w:rPr>
      </w:pPr>
      <w:r>
        <w:rPr>
          <w:rFonts w:ascii="仿宋" w:eastAsia="仿宋" w:hAnsi="仿宋" w:cs="仿宋"/>
        </w:rPr>
        <w:t>sdbStart</w:t>
      </w:r>
      <w:r w:rsidR="00D22B28">
        <w:rPr>
          <w:rFonts w:eastAsiaTheme="minorEastAsia" w:hint="eastAsia"/>
          <w:w w:val="95"/>
          <w:lang w:eastAsia="zh-CN"/>
        </w:rPr>
        <w:t>ReplicaGroup</w:t>
      </w:r>
      <w:r w:rsidR="007A6AD0" w:rsidDel="007A6AD0">
        <w:rPr>
          <w:rFonts w:ascii="仿宋" w:eastAsia="仿宋" w:hAnsi="仿宋" w:cs="仿宋"/>
        </w:rPr>
        <w:t xml:space="preserve"> </w:t>
      </w:r>
      <w:r>
        <w:rPr>
          <w:rFonts w:ascii="仿宋" w:eastAsia="仿宋" w:hAnsi="仿宋" w:cs="仿宋"/>
        </w:rPr>
        <w:t xml:space="preserve">( </w:t>
      </w:r>
      <w:r w:rsidR="00D22B28">
        <w:rPr>
          <w:rFonts w:ascii="仿宋" w:eastAsia="仿宋" w:hAnsi="仿宋" w:cs="仿宋" w:hint="eastAsia"/>
          <w:lang w:eastAsia="zh-CN"/>
        </w:rPr>
        <w:t>rg</w:t>
      </w:r>
      <w:r>
        <w:rPr>
          <w:rFonts w:ascii="仿宋" w:eastAsia="仿宋" w:hAnsi="仿宋" w:cs="仿宋"/>
        </w:rPr>
        <w:t xml:space="preserve"> ) ;</w:t>
      </w:r>
    </w:p>
    <w:p w:rsidR="0020037C" w:rsidRDefault="004474D3">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数据节点操作</w:t>
      </w:r>
    </w:p>
    <w:p w:rsidR="0020037C" w:rsidRDefault="0020037C">
      <w:pPr>
        <w:spacing w:before="6" w:line="100" w:lineRule="exact"/>
        <w:rPr>
          <w:sz w:val="10"/>
          <w:szCs w:val="10"/>
        </w:rPr>
      </w:pPr>
    </w:p>
    <w:p w:rsidR="0020037C" w:rsidRDefault="004474D3">
      <w:pPr>
        <w:pStyle w:val="BodyText"/>
        <w:spacing w:line="167" w:lineRule="auto"/>
        <w:ind w:left="397"/>
        <w:rPr>
          <w:lang w:eastAsia="zh-CN"/>
        </w:rPr>
      </w:pPr>
      <w:r>
        <w:t xml:space="preserve">数据节点操作包括创建数据节点（sdbCreateNode）、得到主数据节 点（sdbGetNodeMaster）、得到从数据节点（sdbGetNodeSlave）、启动数据节 </w:t>
      </w:r>
      <w:r>
        <w:rPr>
          <w:w w:val="95"/>
        </w:rPr>
        <w:t xml:space="preserve">点（sdbStartNode）、停止数据节点（sdbStopNode）等。    </w:t>
      </w:r>
      <w:r>
        <w:rPr>
          <w:spacing w:val="10"/>
          <w:w w:val="95"/>
        </w:rPr>
        <w:t xml:space="preserve"> </w:t>
      </w:r>
      <w:r>
        <w:rPr>
          <w:w w:val="95"/>
          <w:lang w:eastAsia="zh-CN"/>
        </w:rPr>
        <w:t>以下为数据节点操作示例性</w:t>
      </w:r>
      <w:r>
        <w:rPr>
          <w:lang w:eastAsia="zh-CN"/>
        </w:rPr>
        <w:t xml:space="preserve"> 的例子。真正的应用应包括错误检测等。</w:t>
      </w:r>
    </w:p>
    <w:p w:rsidR="0020037C" w:rsidRDefault="00B0609F">
      <w:pPr>
        <w:pStyle w:val="BodyText"/>
        <w:tabs>
          <w:tab w:val="left" w:pos="3797"/>
        </w:tabs>
        <w:spacing w:before="98" w:line="172" w:lineRule="auto"/>
        <w:ind w:left="397" w:right="5742"/>
        <w:rPr>
          <w:rFonts w:ascii="仿宋" w:eastAsia="仿宋" w:hAnsi="仿宋" w:cs="仿宋"/>
        </w:rPr>
      </w:pPr>
      <w:r w:rsidRPr="00B0609F">
        <w:pict>
          <v:group id="_x0000_s2857" style="position:absolute;left:0;text-align:left;margin-left:95.85pt;margin-top:5.6pt;width:459.45pt;height:116.6pt;z-index:-251713024;mso-position-horizontal-relative:page" coordorigin="1917,112" coordsize="9189,2332">
            <v:shape id="_x0000_s2858" style="position:absolute;left:1917;top:112;width:9189;height:2332" coordorigin="1917,112" coordsize="9189,2332" path="m1917,112r9189,l11106,2444r-9189,l1917,112xe" fillcolor="#efefef" stroked="f">
              <v:path arrowok="t"/>
            </v:shape>
            <w10:wrap anchorx="page"/>
          </v:group>
        </w:pict>
      </w:r>
      <w:r w:rsidR="004474D3">
        <w:rPr>
          <w:rFonts w:ascii="仿宋" w:eastAsia="仿宋" w:hAnsi="仿宋" w:cs="仿宋"/>
        </w:rPr>
        <w:t>// 定义一个数据节点句柄 sdbNodeHandle masternode</w:t>
      </w:r>
      <w:r w:rsidR="004474D3">
        <w:rPr>
          <w:rFonts w:ascii="仿宋" w:eastAsia="仿宋" w:hAnsi="仿宋" w:cs="仿宋"/>
        </w:rPr>
        <w:tab/>
        <w:t>= 0 ; sdbNodeHandle slavenode</w:t>
      </w:r>
      <w:r w:rsidR="004474D3">
        <w:rPr>
          <w:rFonts w:ascii="仿宋" w:eastAsia="仿宋" w:hAnsi="仿宋" w:cs="仿宋"/>
        </w:rPr>
        <w:tab/>
        <w:t>= 0 ;</w:t>
      </w:r>
    </w:p>
    <w:p w:rsidR="0020037C" w:rsidRDefault="004474D3">
      <w:pPr>
        <w:pStyle w:val="BodyText"/>
        <w:spacing w:line="220"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 等待数据</w:t>
      </w:r>
      <w:r w:rsidR="00423ADE">
        <w:rPr>
          <w:rFonts w:ascii="仿宋" w:eastAsia="仿宋" w:hAnsi="仿宋" w:cs="仿宋"/>
          <w:lang w:eastAsia="zh-CN"/>
        </w:rPr>
        <w:t>分区</w:t>
      </w:r>
      <w:r>
        <w:rPr>
          <w:rFonts w:ascii="仿宋" w:eastAsia="仿宋" w:hAnsi="仿宋" w:cs="仿宋"/>
          <w:lang w:eastAsia="zh-CN"/>
        </w:rPr>
        <w:t>组启动并选举出主节点</w:t>
      </w:r>
    </w:p>
    <w:p w:rsidR="0020037C" w:rsidRDefault="004474D3">
      <w:pPr>
        <w:pStyle w:val="BodyText"/>
        <w:spacing w:line="212" w:lineRule="exact"/>
        <w:ind w:left="397"/>
        <w:rPr>
          <w:rFonts w:ascii="仿宋" w:eastAsia="仿宋" w:hAnsi="仿宋" w:cs="仿宋"/>
        </w:rPr>
      </w:pPr>
      <w:r>
        <w:rPr>
          <w:rFonts w:ascii="仿宋" w:eastAsia="仿宋" w:hAnsi="仿宋" w:cs="仿宋"/>
        </w:rPr>
        <w:t>sleep( 10 ) ;</w:t>
      </w:r>
    </w:p>
    <w:p w:rsidR="0020037C" w:rsidRDefault="0020037C">
      <w:pPr>
        <w:spacing w:before="9" w:line="120" w:lineRule="exact"/>
        <w:rPr>
          <w:sz w:val="12"/>
          <w:szCs w:val="12"/>
        </w:rPr>
      </w:pPr>
    </w:p>
    <w:p w:rsidR="0020037C" w:rsidRDefault="004474D3">
      <w:pPr>
        <w:pStyle w:val="BodyText"/>
        <w:ind w:left="397"/>
        <w:rPr>
          <w:rFonts w:ascii="仿宋" w:eastAsia="仿宋" w:hAnsi="仿宋" w:cs="仿宋"/>
        </w:rPr>
      </w:pPr>
      <w:r>
        <w:rPr>
          <w:rFonts w:ascii="仿宋" w:eastAsia="仿宋" w:hAnsi="仿宋" w:cs="仿宋"/>
        </w:rPr>
        <w:t>// 获取主数据节点</w:t>
      </w:r>
    </w:p>
    <w:p w:rsidR="0020037C" w:rsidRDefault="004474D3">
      <w:pPr>
        <w:pStyle w:val="BodyText"/>
        <w:spacing w:line="212" w:lineRule="exact"/>
        <w:ind w:left="397"/>
        <w:rPr>
          <w:rFonts w:ascii="仿宋" w:eastAsia="仿宋" w:hAnsi="仿宋" w:cs="仿宋"/>
        </w:rPr>
      </w:pPr>
      <w:r>
        <w:rPr>
          <w:rFonts w:ascii="仿宋" w:eastAsia="仿宋" w:hAnsi="仿宋" w:cs="仿宋"/>
        </w:rPr>
        <w:t xml:space="preserve">sdbGetNodeMaster ( </w:t>
      </w:r>
      <w:r w:rsidR="00D22B28">
        <w:rPr>
          <w:rFonts w:ascii="仿宋" w:eastAsia="仿宋" w:hAnsi="仿宋" w:cs="仿宋" w:hint="eastAsia"/>
          <w:lang w:eastAsia="zh-CN"/>
        </w:rPr>
        <w:t>rg</w:t>
      </w:r>
      <w:r>
        <w:rPr>
          <w:rFonts w:ascii="仿宋" w:eastAsia="仿宋" w:hAnsi="仿宋" w:cs="仿宋"/>
        </w:rPr>
        <w:t>, &amp;masternode ) ;</w:t>
      </w:r>
    </w:p>
    <w:p w:rsidR="0020037C" w:rsidRDefault="004474D3">
      <w:pPr>
        <w:pStyle w:val="BodyText"/>
        <w:spacing w:line="212" w:lineRule="exact"/>
        <w:ind w:left="397"/>
        <w:rPr>
          <w:rFonts w:ascii="仿宋" w:eastAsia="仿宋" w:hAnsi="仿宋" w:cs="仿宋"/>
        </w:rPr>
      </w:pPr>
      <w:r>
        <w:rPr>
          <w:rFonts w:ascii="仿宋" w:eastAsia="仿宋" w:hAnsi="仿宋" w:cs="仿宋"/>
        </w:rPr>
        <w:t>//获取从数据节点</w:t>
      </w:r>
    </w:p>
    <w:p w:rsidR="0020037C" w:rsidRDefault="004474D3">
      <w:pPr>
        <w:pStyle w:val="BodyText"/>
        <w:spacing w:line="212" w:lineRule="exact"/>
        <w:ind w:left="397"/>
        <w:rPr>
          <w:rFonts w:ascii="仿宋" w:eastAsia="仿宋" w:hAnsi="仿宋" w:cs="仿宋"/>
        </w:rPr>
      </w:pPr>
      <w:r>
        <w:rPr>
          <w:rFonts w:ascii="仿宋" w:eastAsia="仿宋" w:hAnsi="仿宋" w:cs="仿宋"/>
        </w:rPr>
        <w:t xml:space="preserve">sdbGetNodeSlave ( </w:t>
      </w:r>
      <w:r w:rsidR="00D22B28">
        <w:rPr>
          <w:rFonts w:ascii="仿宋" w:eastAsia="仿宋" w:hAnsi="仿宋" w:cs="仿宋" w:hint="eastAsia"/>
          <w:lang w:eastAsia="zh-CN"/>
        </w:rPr>
        <w:t>rg</w:t>
      </w:r>
      <w:r>
        <w:rPr>
          <w:rFonts w:ascii="仿宋" w:eastAsia="仿宋" w:hAnsi="仿宋" w:cs="仿宋"/>
        </w:rPr>
        <w:t>, &amp;slavenode ) ;</w:t>
      </w:r>
    </w:p>
    <w:p w:rsidR="0020037C" w:rsidRDefault="004474D3">
      <w:pPr>
        <w:pStyle w:val="BodyText"/>
        <w:spacing w:before="85" w:line="251" w:lineRule="auto"/>
        <w:ind w:left="113" w:right="791"/>
      </w:pPr>
      <w:bookmarkStart w:id="312" w:name="SQL_to_sequoiadb_shell_to_C"/>
      <w:bookmarkStart w:id="313" w:name="_bookmark130"/>
      <w:bookmarkEnd w:id="312"/>
      <w:bookmarkEnd w:id="313"/>
      <w:r>
        <w:rPr>
          <w:w w:val="95"/>
        </w:rPr>
        <w:t>SQL</w:t>
      </w:r>
      <w:r>
        <w:rPr>
          <w:spacing w:val="-3"/>
          <w:w w:val="95"/>
        </w:rPr>
        <w:t xml:space="preserve"> </w:t>
      </w:r>
      <w:r>
        <w:rPr>
          <w:w w:val="95"/>
        </w:rPr>
        <w:t>to</w:t>
      </w:r>
      <w:r>
        <w:rPr>
          <w:spacing w:val="-2"/>
          <w:w w:val="95"/>
        </w:rPr>
        <w:t xml:space="preserve"> </w:t>
      </w:r>
      <w:r>
        <w:rPr>
          <w:w w:val="95"/>
        </w:rPr>
        <w:t>sequoiadb</w:t>
      </w:r>
      <w:r>
        <w:rPr>
          <w:spacing w:val="-2"/>
          <w:w w:val="95"/>
        </w:rPr>
        <w:t xml:space="preserve"> </w:t>
      </w:r>
      <w:r>
        <w:rPr>
          <w:w w:val="95"/>
        </w:rPr>
        <w:t>shell</w:t>
      </w:r>
      <w:r>
        <w:rPr>
          <w:spacing w:val="-2"/>
          <w:w w:val="95"/>
        </w:rPr>
        <w:t xml:space="preserve"> </w:t>
      </w:r>
      <w:r>
        <w:rPr>
          <w:w w:val="95"/>
        </w:rPr>
        <w:t>to</w:t>
      </w:r>
      <w:r>
        <w:rPr>
          <w:spacing w:val="-2"/>
          <w:w w:val="95"/>
        </w:rPr>
        <w:t xml:space="preserve"> </w:t>
      </w:r>
      <w:r>
        <w:rPr>
          <w:w w:val="95"/>
        </w:rPr>
        <w:t>C</w:t>
      </w:r>
      <w:r>
        <w:rPr>
          <w:w w:val="89"/>
        </w:rPr>
        <w:t xml:space="preserve"> </w:t>
      </w:r>
      <w:r>
        <w:rPr>
          <w:w w:val="95"/>
        </w:rPr>
        <w:t xml:space="preserve">Sequoiadb的查询用json（bson）对象表示，下表以例子的形式显示了sql语句、sequoiadb     </w:t>
      </w:r>
      <w:r>
        <w:rPr>
          <w:spacing w:val="7"/>
          <w:w w:val="95"/>
        </w:rPr>
        <w:t xml:space="preserve"> </w:t>
      </w:r>
      <w:r>
        <w:rPr>
          <w:w w:val="95"/>
        </w:rPr>
        <w:t>shell语句</w:t>
      </w:r>
    </w:p>
    <w:p w:rsidR="0020037C" w:rsidRDefault="004474D3">
      <w:pPr>
        <w:pStyle w:val="BodyText"/>
        <w:spacing w:line="227" w:lineRule="exact"/>
        <w:ind w:left="113"/>
        <w:rPr>
          <w:lang w:eastAsia="zh-CN"/>
        </w:rPr>
      </w:pPr>
      <w:r>
        <w:rPr>
          <w:w w:val="95"/>
          <w:lang w:eastAsia="zh-CN"/>
        </w:rPr>
        <w:t xml:space="preserve">和sequoiadb  </w:t>
      </w:r>
      <w:r>
        <w:rPr>
          <w:spacing w:val="21"/>
          <w:w w:val="95"/>
          <w:lang w:eastAsia="zh-CN"/>
        </w:rPr>
        <w:t xml:space="preserve"> </w:t>
      </w:r>
      <w:r>
        <w:rPr>
          <w:w w:val="95"/>
          <w:lang w:eastAsia="zh-CN"/>
        </w:rPr>
        <w:t>C驱动程序语法之间的对照。</w:t>
      </w:r>
    </w:p>
    <w:p w:rsidR="0020037C" w:rsidRDefault="0020037C">
      <w:pPr>
        <w:spacing w:line="227" w:lineRule="exact"/>
        <w:rPr>
          <w:lang w:eastAsia="zh-CN"/>
        </w:rPr>
        <w:sectPr w:rsidR="0020037C">
          <w:pgSz w:w="12240" w:h="15840"/>
          <w:pgMar w:top="900" w:right="680" w:bottom="280" w:left="1520" w:header="713" w:footer="0" w:gutter="0"/>
          <w:cols w:space="720"/>
        </w:sectPr>
      </w:pPr>
    </w:p>
    <w:p w:rsidR="0020037C" w:rsidRDefault="0020037C">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3074"/>
        <w:gridCol w:w="3236"/>
        <w:gridCol w:w="3162"/>
      </w:tblGrid>
      <w:tr w:rsidR="0020037C">
        <w:trPr>
          <w:trHeight w:hRule="exact" w:val="1504"/>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SQL</w:t>
            </w:r>
          </w:p>
          <w:p w:rsidR="0020037C" w:rsidRDefault="004474D3">
            <w:pPr>
              <w:pStyle w:val="TableParagraph"/>
              <w:spacing w:line="228"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insert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into</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students(a,b)</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values(1,-1)</w:t>
            </w:r>
          </w:p>
        </w:tc>
        <w:tc>
          <w:tcPr>
            <w:tcW w:w="3236"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shell</w:t>
            </w:r>
          </w:p>
          <w:p w:rsidR="0020037C" w:rsidRDefault="004474D3">
            <w:pPr>
              <w:pStyle w:val="TableParagraph"/>
              <w:spacing w:line="22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db.foo.bar.insert({a:1,b:-1})</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Driver</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const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char</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="{a:1,b:-1}"</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11" w:line="251"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&amp;obj,</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2" w:line="251" w:lineRule="auto"/>
              <w:ind w:left="45" w:right="1226"/>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为集合bar</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的句柄</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sdbInsert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&amp;obj</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1681"/>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a,b</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students</w:t>
            </w:r>
          </w:p>
        </w:tc>
        <w:tc>
          <w:tcPr>
            <w:tcW w:w="3236"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db.foo.bar.find(null,{a:"",b:""})</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40"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110"/>
                <w:sz w:val="14"/>
                <w:szCs w:val="14"/>
              </w:rPr>
              <w:t>const</w:t>
            </w:r>
            <w:r>
              <w:rPr>
                <w:rFonts w:ascii="Microsoft JhengHei" w:eastAsia="Microsoft JhengHei" w:hAnsi="Microsoft JhengHei" w:cs="Microsoft JhengHei"/>
                <w:spacing w:val="27"/>
                <w:w w:val="110"/>
                <w:sz w:val="14"/>
                <w:szCs w:val="14"/>
              </w:rPr>
              <w:t xml:space="preserve"> </w:t>
            </w:r>
            <w:r>
              <w:rPr>
                <w:rFonts w:ascii="Microsoft JhengHei" w:eastAsia="Microsoft JhengHei" w:hAnsi="Microsoft JhengHei" w:cs="Microsoft JhengHei"/>
                <w:w w:val="110"/>
                <w:sz w:val="14"/>
                <w:szCs w:val="14"/>
              </w:rPr>
              <w:t>char</w:t>
            </w:r>
            <w:r>
              <w:rPr>
                <w:rFonts w:ascii="Microsoft JhengHei" w:eastAsia="Microsoft JhengHei" w:hAnsi="Microsoft JhengHei" w:cs="Microsoft JhengHei"/>
                <w:spacing w:val="27"/>
                <w:w w:val="110"/>
                <w:sz w:val="14"/>
                <w:szCs w:val="14"/>
              </w:rPr>
              <w:t xml:space="preserve"> </w:t>
            </w:r>
            <w:r>
              <w:rPr>
                <w:rFonts w:ascii="Microsoft JhengHei" w:eastAsia="Microsoft JhengHei" w:hAnsi="Microsoft JhengHei" w:cs="Microsoft JhengHei"/>
                <w:w w:val="110"/>
                <w:sz w:val="14"/>
                <w:szCs w:val="14"/>
              </w:rPr>
              <w:t>*r</w:t>
            </w:r>
            <w:r>
              <w:rPr>
                <w:rFonts w:ascii="Microsoft JhengHei" w:eastAsia="Microsoft JhengHei" w:hAnsi="Microsoft JhengHei" w:cs="Microsoft JhengHei"/>
                <w:spacing w:val="28"/>
                <w:w w:val="110"/>
                <w:sz w:val="14"/>
                <w:szCs w:val="14"/>
              </w:rPr>
              <w:t xml:space="preserve"> </w:t>
            </w:r>
            <w:r>
              <w:rPr>
                <w:rFonts w:ascii="Microsoft JhengHei" w:eastAsia="Microsoft JhengHei" w:hAnsi="Microsoft JhengHei" w:cs="Microsoft JhengHei"/>
                <w:w w:val="110"/>
                <w:sz w:val="14"/>
                <w:szCs w:val="14"/>
              </w:rPr>
              <w:t>="{a:\"\",b:\"\"}"</w:t>
            </w:r>
            <w:r>
              <w:rPr>
                <w:rFonts w:ascii="Microsoft JhengHei" w:eastAsia="Microsoft JhengHei" w:hAnsi="Microsoft JhengHei" w:cs="Microsoft JhengHei"/>
                <w:spacing w:val="27"/>
                <w:w w:val="110"/>
                <w:sz w:val="14"/>
                <w:szCs w:val="14"/>
              </w:rPr>
              <w:t xml:space="preserve"> </w:t>
            </w:r>
            <w:r>
              <w:rPr>
                <w:rFonts w:ascii="Microsoft JhengHei" w:eastAsia="Microsoft JhengHei" w:hAnsi="Microsoft JhengHei" w:cs="Microsoft JhengHei"/>
                <w:w w:val="110"/>
                <w:sz w:val="14"/>
                <w:szCs w:val="14"/>
              </w:rPr>
              <w:t>;</w:t>
            </w:r>
          </w:p>
          <w:p w:rsidR="0020037C" w:rsidRDefault="004474D3">
            <w:pPr>
              <w:pStyle w:val="TableParagraph"/>
              <w:spacing w:before="11" w:line="251"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&amp;</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64" w:line="167"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为集合bar</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的句柄,cursor为返回查询 结果的句柄</w:t>
            </w:r>
          </w:p>
          <w:p w:rsidR="0020037C" w:rsidRDefault="004474D3">
            <w:pPr>
              <w:pStyle w:val="TableParagraph"/>
              <w:spacing w:before="84" w:line="167" w:lineRule="auto"/>
              <w:ind w:left="45" w:right="38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sdbQuery ( collection,</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NULL, &amp;select,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NULL, NULL,</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0,</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-1,</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920"/>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students</w:t>
            </w:r>
          </w:p>
        </w:tc>
        <w:tc>
          <w:tcPr>
            <w:tcW w:w="3236" w:type="dxa"/>
            <w:tcBorders>
              <w:top w:val="single" w:sz="8" w:space="0" w:color="000000"/>
              <w:left w:val="nil"/>
              <w:bottom w:val="single" w:sz="8" w:space="0" w:color="000000"/>
              <w:right w:val="single" w:sz="8" w:space="0" w:color="000000"/>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56" w:line="167"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为集合bar</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的句柄,cursor为返回查询 结果的句柄</w:t>
            </w:r>
          </w:p>
          <w:p w:rsidR="0020037C" w:rsidRDefault="004474D3">
            <w:pPr>
              <w:pStyle w:val="TableParagraph"/>
              <w:spacing w:before="84" w:line="167" w:lineRule="auto"/>
              <w:ind w:left="45" w:right="92"/>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sdbQuery</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NULL, 0,</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-1,</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1548"/>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where</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age=20</w:t>
            </w:r>
          </w:p>
        </w:tc>
        <w:tc>
          <w:tcPr>
            <w:tcW w:w="3236" w:type="dxa"/>
            <w:tcBorders>
              <w:top w:val="single" w:sz="8" w:space="0" w:color="000000"/>
              <w:left w:val="nil"/>
              <w:bottom w:val="single" w:sz="8" w:space="0" w:color="000000"/>
              <w:right w:val="single" w:sz="8" w:space="0" w:color="000000"/>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const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char</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="{age:20}";</w:t>
            </w:r>
          </w:p>
          <w:p w:rsidR="0020037C" w:rsidRDefault="004474D3">
            <w:pPr>
              <w:pStyle w:val="TableParagraph"/>
              <w:spacing w:before="11" w:line="251"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&amp;condition,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64" w:line="167"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为集合bar</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的句柄,cursor为返回查询 结果的句柄</w:t>
            </w:r>
          </w:p>
          <w:p w:rsidR="0020037C" w:rsidRDefault="004474D3">
            <w:pPr>
              <w:pStyle w:val="TableParagraph"/>
              <w:spacing w:before="60" w:line="167"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sdbQuery</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 collection, &amp; condition , NULL, NULL, NULL,</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0,</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-1,</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3402"/>
        </w:trPr>
        <w:tc>
          <w:tcPr>
            <w:tcW w:w="3074"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order</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by</w:t>
            </w:r>
          </w:p>
          <w:p w:rsidR="0020037C" w:rsidRDefault="004474D3">
            <w:pPr>
              <w:pStyle w:val="TableParagraph"/>
              <w:spacing w:line="16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p w:rsidR="0020037C" w:rsidRDefault="0020037C">
            <w:pPr>
              <w:pStyle w:val="TableParagraph"/>
              <w:spacing w:before="5" w:line="100" w:lineRule="exact"/>
              <w:rPr>
                <w:sz w:val="10"/>
                <w:szCs w:val="1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4474D3">
            <w:pPr>
              <w:pStyle w:val="TableParagraph"/>
              <w:spacing w:line="167" w:lineRule="auto"/>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age&gt;20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and age&lt;30</w:t>
            </w:r>
          </w:p>
        </w:tc>
        <w:tc>
          <w:tcPr>
            <w:tcW w:w="3236" w:type="dxa"/>
            <w:tcBorders>
              <w:top w:val="single" w:sz="8" w:space="0" w:color="000000"/>
              <w:left w:val="nil"/>
              <w:bottom w:val="single" w:sz="8" w:space="0" w:color="000000"/>
              <w:right w:val="nil"/>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db.foo.bar.find({age:20}).sort({name:1})</w:t>
            </w: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before="11" w:line="200" w:lineRule="exact"/>
              <w:rPr>
                <w:sz w:val="20"/>
                <w:szCs w:val="20"/>
              </w:rPr>
            </w:pPr>
          </w:p>
          <w:p w:rsidR="0020037C" w:rsidRDefault="004474D3">
            <w:pPr>
              <w:pStyle w:val="TableParagraph"/>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db.foo.bar.find({age:{$gt:20,$lt:30}})</w:t>
            </w:r>
          </w:p>
        </w:tc>
        <w:tc>
          <w:tcPr>
            <w:tcW w:w="3162" w:type="dxa"/>
            <w:tcBorders>
              <w:top w:val="single" w:sz="8" w:space="0" w:color="000000"/>
              <w:left w:val="nil"/>
              <w:bottom w:val="single" w:sz="8" w:space="0" w:color="000000"/>
              <w:right w:val="nil"/>
            </w:tcBorders>
          </w:tcPr>
          <w:p w:rsidR="0020037C" w:rsidRDefault="004474D3">
            <w:pPr>
              <w:pStyle w:val="TableParagraph"/>
              <w:spacing w:line="171" w:lineRule="exact"/>
              <w:ind w:left="5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const</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char</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*r1</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="{age:20}"</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11"/>
              <w:ind w:left="5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const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char</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*r2</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="{name:1}"</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11" w:line="251" w:lineRule="auto"/>
              <w:ind w:left="5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jsonToBson</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&amp;</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r1</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2"/>
              <w:ind w:left="5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jsonToBson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&amp;orderBy,</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r2</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73" w:line="167" w:lineRule="auto"/>
              <w:ind w:left="5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为集合bar</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的句柄,cursor为返回查询 结果的句柄</w:t>
            </w:r>
          </w:p>
          <w:p w:rsidR="0020037C" w:rsidRDefault="004474D3">
            <w:pPr>
              <w:pStyle w:val="TableParagraph"/>
              <w:spacing w:before="60" w:line="167" w:lineRule="auto"/>
              <w:ind w:left="55" w:right="35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sdbQuery</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&amp;</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&amp;</w:t>
            </w:r>
            <w:r>
              <w:rPr>
                <w:rFonts w:ascii="Microsoft JhengHei" w:eastAsia="Microsoft JhengHei" w:hAnsi="Microsoft JhengHei" w:cs="Microsoft JhengHei"/>
                <w:w w:val="81"/>
                <w:sz w:val="14"/>
                <w:szCs w:val="14"/>
              </w:rPr>
              <w:t xml:space="preserve"> </w:t>
            </w:r>
            <w:r>
              <w:rPr>
                <w:rFonts w:ascii="Microsoft JhengHei" w:eastAsia="Microsoft JhengHei" w:hAnsi="Microsoft JhengHei" w:cs="Microsoft JhengHei"/>
                <w:w w:val="95"/>
                <w:sz w:val="14"/>
                <w:szCs w:val="14"/>
              </w:rPr>
              <w:t>orderBy</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0,</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-1,</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line="239" w:lineRule="exact"/>
              <w:ind w:left="5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const</w:t>
            </w:r>
            <w:r>
              <w:rPr>
                <w:rFonts w:ascii="Microsoft JhengHei" w:eastAsia="Microsoft JhengHei" w:hAnsi="Microsoft JhengHei" w:cs="Microsoft JhengHei"/>
                <w:spacing w:val="2"/>
                <w:w w:val="90"/>
                <w:sz w:val="14"/>
                <w:szCs w:val="14"/>
              </w:rPr>
              <w:t xml:space="preserve"> </w:t>
            </w:r>
            <w:r>
              <w:rPr>
                <w:rFonts w:ascii="Microsoft JhengHei" w:eastAsia="Microsoft JhengHei" w:hAnsi="Microsoft JhengHei" w:cs="Microsoft JhengHei"/>
                <w:w w:val="90"/>
                <w:sz w:val="14"/>
                <w:szCs w:val="14"/>
              </w:rPr>
              <w:t>char</w:t>
            </w:r>
            <w:r>
              <w:rPr>
                <w:rFonts w:ascii="Microsoft JhengHei" w:eastAsia="Microsoft JhengHei" w:hAnsi="Microsoft JhengHei" w:cs="Microsoft JhengHei"/>
                <w:spacing w:val="3"/>
                <w:w w:val="90"/>
                <w:sz w:val="14"/>
                <w:szCs w:val="14"/>
              </w:rPr>
              <w:t xml:space="preserve"> </w:t>
            </w:r>
            <w:r>
              <w:rPr>
                <w:rFonts w:ascii="Microsoft JhengHei" w:eastAsia="Microsoft JhengHei" w:hAnsi="Microsoft JhengHei" w:cs="Microsoft JhengHei"/>
                <w:w w:val="90"/>
                <w:sz w:val="14"/>
                <w:szCs w:val="14"/>
              </w:rPr>
              <w:t>*r</w:t>
            </w:r>
            <w:r>
              <w:rPr>
                <w:rFonts w:ascii="Microsoft JhengHei" w:eastAsia="Microsoft JhengHei" w:hAnsi="Microsoft JhengHei" w:cs="Microsoft JhengHei"/>
                <w:spacing w:val="2"/>
                <w:w w:val="90"/>
                <w:sz w:val="14"/>
                <w:szCs w:val="14"/>
              </w:rPr>
              <w:t xml:space="preserve"> </w:t>
            </w:r>
            <w:r>
              <w:rPr>
                <w:rFonts w:ascii="Microsoft JhengHei" w:eastAsia="Microsoft JhengHei" w:hAnsi="Microsoft JhengHei" w:cs="Microsoft JhengHei"/>
                <w:w w:val="90"/>
                <w:sz w:val="14"/>
                <w:szCs w:val="14"/>
              </w:rPr>
              <w:t>=”{age:{$gt:20,$lt:30}}”</w:t>
            </w:r>
            <w:r>
              <w:rPr>
                <w:rFonts w:ascii="Microsoft JhengHei" w:eastAsia="Microsoft JhengHei" w:hAnsi="Microsoft JhengHei" w:cs="Microsoft JhengHei"/>
                <w:spacing w:val="3"/>
                <w:w w:val="90"/>
                <w:sz w:val="14"/>
                <w:szCs w:val="14"/>
              </w:rPr>
              <w:t xml:space="preserve"> </w:t>
            </w:r>
            <w:r>
              <w:rPr>
                <w:rFonts w:ascii="Microsoft JhengHei" w:eastAsia="Microsoft JhengHei" w:hAnsi="Microsoft JhengHei" w:cs="Microsoft JhengHei"/>
                <w:w w:val="90"/>
                <w:sz w:val="14"/>
                <w:szCs w:val="14"/>
              </w:rPr>
              <w:t>;</w:t>
            </w:r>
          </w:p>
          <w:p w:rsidR="0020037C" w:rsidRDefault="004474D3">
            <w:pPr>
              <w:pStyle w:val="TableParagraph"/>
              <w:spacing w:before="11" w:line="251" w:lineRule="auto"/>
              <w:ind w:left="5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&amp;condition,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64" w:line="167" w:lineRule="auto"/>
              <w:ind w:left="5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为集合bar</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的句柄,cursor为返回查询 结果的句柄</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sdbQuery</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&amp;</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condition</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w w:val="108"/>
                <w:sz w:val="14"/>
                <w:szCs w:val="14"/>
              </w:rPr>
              <w:t xml:space="preserve"> </w:t>
            </w:r>
            <w:r>
              <w:rPr>
                <w:rFonts w:ascii="Microsoft JhengHei" w:eastAsia="Microsoft JhengHei" w:hAnsi="Microsoft JhengHei" w:cs="Microsoft JhengHei"/>
                <w:sz w:val="14"/>
                <w:szCs w:val="14"/>
              </w:rPr>
              <w:t>NULL,</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NULL,</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NULL,</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0,</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-1,</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w:t>
            </w:r>
          </w:p>
        </w:tc>
      </w:tr>
      <w:tr w:rsidR="0020037C">
        <w:trPr>
          <w:trHeight w:hRule="exact" w:val="1385"/>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create</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testIndex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on</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students(name)</w:t>
            </w:r>
          </w:p>
        </w:tc>
        <w:tc>
          <w:tcPr>
            <w:tcW w:w="3236"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db.foo.bar.createIndex("testIndex",</w:t>
            </w:r>
          </w:p>
          <w:p w:rsidR="0020037C" w:rsidRDefault="004474D3">
            <w:pPr>
              <w:pStyle w:val="TableParagraph"/>
              <w:spacing w:line="16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{name:1},false)</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const</w:t>
            </w:r>
            <w:r>
              <w:rPr>
                <w:rFonts w:ascii="Microsoft JhengHei" w:eastAsia="Microsoft JhengHei" w:hAnsi="Microsoft JhengHei" w:cs="Microsoft JhengHei"/>
                <w:spacing w:val="-7"/>
                <w:w w:val="90"/>
                <w:sz w:val="14"/>
                <w:szCs w:val="14"/>
              </w:rPr>
              <w:t xml:space="preserve"> </w:t>
            </w:r>
            <w:r>
              <w:rPr>
                <w:rFonts w:ascii="Microsoft JhengHei" w:eastAsia="Microsoft JhengHei" w:hAnsi="Microsoft JhengHei" w:cs="Microsoft JhengHei"/>
                <w:w w:val="90"/>
                <w:sz w:val="14"/>
                <w:szCs w:val="14"/>
              </w:rPr>
              <w:t>char</w:t>
            </w:r>
            <w:r>
              <w:rPr>
                <w:rFonts w:ascii="Microsoft JhengHei" w:eastAsia="Microsoft JhengHei" w:hAnsi="Microsoft JhengHei" w:cs="Microsoft JhengHei"/>
                <w:spacing w:val="-7"/>
                <w:w w:val="90"/>
                <w:sz w:val="14"/>
                <w:szCs w:val="14"/>
              </w:rPr>
              <w:t xml:space="preserve"> </w:t>
            </w:r>
            <w:r>
              <w:rPr>
                <w:rFonts w:ascii="Microsoft JhengHei" w:eastAsia="Microsoft JhengHei" w:hAnsi="Microsoft JhengHei" w:cs="Microsoft JhengHei"/>
                <w:w w:val="90"/>
                <w:sz w:val="14"/>
                <w:szCs w:val="14"/>
              </w:rPr>
              <w:t>*r</w:t>
            </w:r>
            <w:r>
              <w:rPr>
                <w:rFonts w:ascii="Microsoft JhengHei" w:eastAsia="Microsoft JhengHei" w:hAnsi="Microsoft JhengHei" w:cs="Microsoft JhengHei"/>
                <w:spacing w:val="-7"/>
                <w:w w:val="90"/>
                <w:sz w:val="14"/>
                <w:szCs w:val="14"/>
              </w:rPr>
              <w:t xml:space="preserve"> </w:t>
            </w:r>
            <w:r>
              <w:rPr>
                <w:rFonts w:ascii="Microsoft JhengHei" w:eastAsia="Microsoft JhengHei" w:hAnsi="Microsoft JhengHei" w:cs="Microsoft JhengHei"/>
                <w:w w:val="90"/>
                <w:sz w:val="14"/>
                <w:szCs w:val="14"/>
              </w:rPr>
              <w:t>=”{name:1}”</w:t>
            </w:r>
            <w:r>
              <w:rPr>
                <w:rFonts w:ascii="Microsoft JhengHei" w:eastAsia="Microsoft JhengHei" w:hAnsi="Microsoft JhengHei" w:cs="Microsoft JhengHei"/>
                <w:spacing w:val="-6"/>
                <w:w w:val="90"/>
                <w:sz w:val="14"/>
                <w:szCs w:val="14"/>
              </w:rPr>
              <w:t xml:space="preserve"> </w:t>
            </w:r>
            <w:r>
              <w:rPr>
                <w:rFonts w:ascii="Microsoft JhengHei" w:eastAsia="Microsoft JhengHei" w:hAnsi="Microsoft JhengHei" w:cs="Microsoft JhengHei"/>
                <w:w w:val="90"/>
                <w:sz w:val="14"/>
                <w:szCs w:val="14"/>
              </w:rPr>
              <w:t>;</w:t>
            </w:r>
          </w:p>
          <w:p w:rsidR="0020037C" w:rsidRDefault="004474D3">
            <w:pPr>
              <w:pStyle w:val="TableParagraph"/>
              <w:spacing w:before="11" w:line="251"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&amp;obj,</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2"/>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为集合bar</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的句柄</w:t>
            </w:r>
          </w:p>
          <w:p w:rsidR="0020037C" w:rsidRDefault="004474D3">
            <w:pPr>
              <w:pStyle w:val="TableParagraph"/>
              <w:spacing w:before="49" w:line="167"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sdbCreateIndex</w:t>
            </w:r>
            <w:r>
              <w:rPr>
                <w:rFonts w:ascii="Microsoft JhengHei" w:eastAsia="Microsoft JhengHei" w:hAnsi="Microsoft JhengHei" w:cs="Microsoft JhengHei"/>
                <w:spacing w:val="2"/>
                <w:w w:val="90"/>
                <w:sz w:val="14"/>
                <w:szCs w:val="14"/>
              </w:rPr>
              <w:t xml:space="preserve"> </w:t>
            </w:r>
            <w:r>
              <w:rPr>
                <w:rFonts w:ascii="Microsoft JhengHei" w:eastAsia="Microsoft JhengHei" w:hAnsi="Microsoft JhengHei" w:cs="Microsoft JhengHei"/>
                <w:w w:val="90"/>
                <w:sz w:val="14"/>
                <w:szCs w:val="14"/>
              </w:rPr>
              <w:t>(</w:t>
            </w:r>
            <w:r>
              <w:rPr>
                <w:rFonts w:ascii="Microsoft JhengHei" w:eastAsia="Microsoft JhengHei" w:hAnsi="Microsoft JhengHei" w:cs="Microsoft JhengHei"/>
                <w:spacing w:val="3"/>
                <w:w w:val="90"/>
                <w:sz w:val="14"/>
                <w:szCs w:val="14"/>
              </w:rPr>
              <w:t xml:space="preserve"> </w:t>
            </w:r>
            <w:r>
              <w:rPr>
                <w:rFonts w:ascii="Microsoft JhengHei" w:eastAsia="Microsoft JhengHei" w:hAnsi="Microsoft JhengHei" w:cs="Microsoft JhengHei"/>
                <w:w w:val="90"/>
                <w:sz w:val="14"/>
                <w:szCs w:val="14"/>
              </w:rPr>
              <w:t>collection,</w:t>
            </w:r>
            <w:r>
              <w:rPr>
                <w:rFonts w:ascii="Microsoft JhengHei" w:eastAsia="Microsoft JhengHei" w:hAnsi="Microsoft JhengHei" w:cs="Microsoft JhengHei"/>
                <w:spacing w:val="3"/>
                <w:w w:val="90"/>
                <w:sz w:val="14"/>
                <w:szCs w:val="14"/>
              </w:rPr>
              <w:t xml:space="preserve"> </w:t>
            </w:r>
            <w:r>
              <w:rPr>
                <w:rFonts w:ascii="Microsoft JhengHei" w:eastAsia="Microsoft JhengHei" w:hAnsi="Microsoft JhengHei" w:cs="Microsoft JhengHei"/>
                <w:w w:val="90"/>
                <w:sz w:val="14"/>
                <w:szCs w:val="14"/>
              </w:rPr>
              <w:t>&amp;obj,</w:t>
            </w:r>
            <w:r>
              <w:rPr>
                <w:rFonts w:ascii="Microsoft JhengHei" w:eastAsia="Microsoft JhengHei" w:hAnsi="Microsoft JhengHei" w:cs="Microsoft JhengHei"/>
                <w:spacing w:val="3"/>
                <w:w w:val="90"/>
                <w:sz w:val="14"/>
                <w:szCs w:val="14"/>
              </w:rPr>
              <w:t xml:space="preserve"> </w:t>
            </w:r>
            <w:r>
              <w:rPr>
                <w:rFonts w:ascii="Microsoft JhengHei" w:eastAsia="Microsoft JhengHei" w:hAnsi="Microsoft JhengHei" w:cs="Microsoft JhengHei"/>
                <w:w w:val="90"/>
                <w:sz w:val="14"/>
                <w:szCs w:val="14"/>
              </w:rPr>
              <w:t>“testIndex”,</w:t>
            </w:r>
            <w:r>
              <w:rPr>
                <w:rFonts w:ascii="Microsoft JhengHei" w:eastAsia="Microsoft JhengHei" w:hAnsi="Microsoft JhengHei" w:cs="Microsoft JhengHei"/>
                <w:w w:val="108"/>
                <w:sz w:val="14"/>
                <w:szCs w:val="14"/>
              </w:rPr>
              <w:t xml:space="preserve"> </w:t>
            </w:r>
            <w:r>
              <w:rPr>
                <w:rFonts w:ascii="Microsoft JhengHei" w:eastAsia="Microsoft JhengHei" w:hAnsi="Microsoft JhengHei" w:cs="Microsoft JhengHei"/>
                <w:w w:val="95"/>
                <w:sz w:val="14"/>
                <w:szCs w:val="14"/>
              </w:rPr>
              <w:t>FALSE,</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FALSE</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861"/>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limit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20</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skip</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10</w:t>
            </w:r>
          </w:p>
        </w:tc>
        <w:tc>
          <w:tcPr>
            <w:tcW w:w="3236"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db.foo.bar.find().limit(20).skip(10)</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9"/>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30"/>
                <w:w w:val="95"/>
                <w:sz w:val="14"/>
                <w:szCs w:val="14"/>
              </w:rPr>
              <w:t xml:space="preserve"> </w:t>
            </w:r>
            <w:r>
              <w:rPr>
                <w:rFonts w:ascii="Microsoft JhengHei" w:eastAsia="Microsoft JhengHei" w:hAnsi="Microsoft JhengHei" w:cs="Microsoft JhengHei"/>
                <w:w w:val="95"/>
                <w:sz w:val="14"/>
                <w:szCs w:val="14"/>
              </w:rPr>
              <w:t>为集合bar</w:t>
            </w:r>
            <w:r>
              <w:rPr>
                <w:rFonts w:ascii="Microsoft JhengHei" w:eastAsia="Microsoft JhengHei" w:hAnsi="Microsoft JhengHei" w:cs="Microsoft JhengHei"/>
                <w:spacing w:val="30"/>
                <w:w w:val="95"/>
                <w:sz w:val="14"/>
                <w:szCs w:val="14"/>
              </w:rPr>
              <w:t xml:space="preserve"> </w:t>
            </w:r>
            <w:r>
              <w:rPr>
                <w:rFonts w:ascii="Microsoft JhengHei" w:eastAsia="Microsoft JhengHei" w:hAnsi="Microsoft JhengHei" w:cs="Microsoft JhengHei"/>
                <w:w w:val="95"/>
                <w:sz w:val="14"/>
                <w:szCs w:val="14"/>
              </w:rPr>
              <w:t>的句柄,cursor为返回查询</w:t>
            </w:r>
          </w:p>
          <w:p w:rsidR="0020037C" w:rsidRDefault="004474D3">
            <w:pPr>
              <w:pStyle w:val="TableParagraph"/>
              <w:spacing w:line="16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结果的句柄</w:t>
            </w:r>
          </w:p>
          <w:p w:rsidR="0020037C" w:rsidRDefault="004474D3">
            <w:pPr>
              <w:pStyle w:val="TableParagraph"/>
              <w:spacing w:before="73" w:line="167" w:lineRule="auto"/>
              <w:ind w:left="45" w:right="12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sdbQuery</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NULL,NULL, 10,</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20,</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1212"/>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 count(*)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from students</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age&gt;20</w:t>
            </w:r>
          </w:p>
        </w:tc>
        <w:tc>
          <w:tcPr>
            <w:tcW w:w="3236" w:type="dxa"/>
            <w:tcBorders>
              <w:top w:val="single" w:sz="8" w:space="0" w:color="000000"/>
              <w:left w:val="nil"/>
              <w:bottom w:val="single" w:sz="8" w:space="0" w:color="000000"/>
              <w:right w:val="single" w:sz="8" w:space="0" w:color="000000"/>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db.foo.bar.find({age:{$gt:20}}).count()</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const</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char</w:t>
            </w:r>
            <w:r>
              <w:rPr>
                <w:rFonts w:ascii="Microsoft JhengHei" w:eastAsia="Microsoft JhengHei" w:hAnsi="Microsoft JhengHei" w:cs="Microsoft JhengHei"/>
                <w:spacing w:val="-4"/>
                <w:w w:val="90"/>
                <w:sz w:val="14"/>
                <w:szCs w:val="14"/>
              </w:rPr>
              <w:t xml:space="preserve"> </w:t>
            </w:r>
            <w:r>
              <w:rPr>
                <w:rFonts w:ascii="Microsoft JhengHei" w:eastAsia="Microsoft JhengHei" w:hAnsi="Microsoft JhengHei" w:cs="Microsoft JhengHei"/>
                <w:w w:val="90"/>
                <w:sz w:val="14"/>
                <w:szCs w:val="14"/>
              </w:rPr>
              <w:t>*r</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=”{age:{$gt:20}}”</w:t>
            </w:r>
            <w:r>
              <w:rPr>
                <w:rFonts w:ascii="Microsoft JhengHei" w:eastAsia="Microsoft JhengHei" w:hAnsi="Microsoft JhengHei" w:cs="Microsoft JhengHei"/>
                <w:spacing w:val="-4"/>
                <w:w w:val="90"/>
                <w:sz w:val="14"/>
                <w:szCs w:val="14"/>
              </w:rPr>
              <w:t xml:space="preserve"> </w:t>
            </w:r>
            <w:r>
              <w:rPr>
                <w:rFonts w:ascii="Microsoft JhengHei" w:eastAsia="Microsoft JhengHei" w:hAnsi="Microsoft JhengHei" w:cs="Microsoft JhengHei"/>
                <w:w w:val="90"/>
                <w:sz w:val="14"/>
                <w:szCs w:val="14"/>
              </w:rPr>
              <w:t>;</w:t>
            </w:r>
          </w:p>
          <w:p w:rsidR="0020037C" w:rsidRDefault="004474D3">
            <w:pPr>
              <w:pStyle w:val="TableParagraph"/>
              <w:spacing w:before="11" w:line="251" w:lineRule="auto"/>
              <w:ind w:left="45" w:right="11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jsonToBson将一个json字符串转换为bson对象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&amp;condition,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25" w:line="228" w:lineRule="exact"/>
              <w:ind w:left="45" w:right="7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5"/>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5"/>
                <w:w w:val="95"/>
                <w:sz w:val="14"/>
                <w:szCs w:val="14"/>
              </w:rPr>
              <w:t xml:space="preserve"> </w:t>
            </w:r>
            <w:r>
              <w:rPr>
                <w:rFonts w:ascii="Microsoft JhengHei" w:eastAsia="Microsoft JhengHei" w:hAnsi="Microsoft JhengHei" w:cs="Microsoft JhengHei"/>
                <w:w w:val="95"/>
                <w:sz w:val="14"/>
                <w:szCs w:val="14"/>
              </w:rPr>
              <w:t>为集合bar</w:t>
            </w:r>
            <w:r>
              <w:rPr>
                <w:rFonts w:ascii="Microsoft JhengHei" w:eastAsia="Microsoft JhengHei" w:hAnsi="Microsoft JhengHei" w:cs="Microsoft JhengHei"/>
                <w:spacing w:val="26"/>
                <w:w w:val="95"/>
                <w:sz w:val="14"/>
                <w:szCs w:val="14"/>
              </w:rPr>
              <w:t xml:space="preserve"> </w:t>
            </w:r>
            <w:r>
              <w:rPr>
                <w:rFonts w:ascii="Microsoft JhengHei" w:eastAsia="Microsoft JhengHei" w:hAnsi="Microsoft JhengHei" w:cs="Microsoft JhengHei"/>
                <w:w w:val="95"/>
                <w:sz w:val="14"/>
                <w:szCs w:val="14"/>
              </w:rPr>
              <w:t>的句柄,count为返回总数</w:t>
            </w:r>
            <w:r>
              <w:rPr>
                <w:rFonts w:ascii="Microsoft JhengHei" w:eastAsia="Microsoft JhengHei" w:hAnsi="Microsoft JhengHei" w:cs="Microsoft JhengHei"/>
                <w:sz w:val="14"/>
                <w:szCs w:val="14"/>
              </w:rPr>
              <w:t xml:space="preserve"> </w:t>
            </w:r>
            <w:r>
              <w:rPr>
                <w:rFonts w:ascii="Microsoft JhengHei" w:eastAsia="Microsoft JhengHei" w:hAnsi="Microsoft JhengHei" w:cs="Microsoft JhengHei"/>
                <w:w w:val="95"/>
                <w:sz w:val="14"/>
                <w:szCs w:val="14"/>
              </w:rPr>
              <w:t>sdbGetCount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&amp;</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&amp;count</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949"/>
        </w:trPr>
        <w:tc>
          <w:tcPr>
            <w:tcW w:w="3074" w:type="dxa"/>
            <w:tcBorders>
              <w:top w:val="single" w:sz="8" w:space="0" w:color="000000"/>
              <w:left w:val="single" w:sz="8" w:space="0" w:color="000000"/>
              <w:bottom w:val="nil"/>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update</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set</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a=a+2</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b=-1</w:t>
            </w:r>
          </w:p>
        </w:tc>
        <w:tc>
          <w:tcPr>
            <w:tcW w:w="3236" w:type="dxa"/>
            <w:tcBorders>
              <w:top w:val="single" w:sz="8" w:space="0" w:color="000000"/>
              <w:left w:val="nil"/>
              <w:bottom w:val="nil"/>
              <w:right w:val="single" w:sz="8" w:space="0" w:color="000000"/>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db.foo.bar.update({$set:{a:2}},{b:-1})</w:t>
            </w:r>
          </w:p>
        </w:tc>
        <w:tc>
          <w:tcPr>
            <w:tcW w:w="3162"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const char *r1 =”{$set:{a:2}}” ;</w:t>
            </w:r>
          </w:p>
          <w:p w:rsidR="0020037C" w:rsidRDefault="004474D3">
            <w:pPr>
              <w:pStyle w:val="TableParagraph"/>
              <w:spacing w:before="11"/>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const</w:t>
            </w:r>
            <w:r>
              <w:rPr>
                <w:rFonts w:ascii="Microsoft JhengHei" w:eastAsia="Microsoft JhengHei" w:hAnsi="Microsoft JhengHei" w:cs="Microsoft JhengHei"/>
                <w:spacing w:val="-17"/>
                <w:w w:val="90"/>
                <w:sz w:val="14"/>
                <w:szCs w:val="14"/>
              </w:rPr>
              <w:t xml:space="preserve"> </w:t>
            </w:r>
            <w:r>
              <w:rPr>
                <w:rFonts w:ascii="Microsoft JhengHei" w:eastAsia="Microsoft JhengHei" w:hAnsi="Microsoft JhengHei" w:cs="Microsoft JhengHei"/>
                <w:w w:val="90"/>
                <w:sz w:val="14"/>
                <w:szCs w:val="14"/>
              </w:rPr>
              <w:t>char</w:t>
            </w:r>
            <w:r>
              <w:rPr>
                <w:rFonts w:ascii="Microsoft JhengHei" w:eastAsia="Microsoft JhengHei" w:hAnsi="Microsoft JhengHei" w:cs="Microsoft JhengHei"/>
                <w:spacing w:val="-16"/>
                <w:w w:val="90"/>
                <w:sz w:val="14"/>
                <w:szCs w:val="14"/>
              </w:rPr>
              <w:t xml:space="preserve"> </w:t>
            </w:r>
            <w:r>
              <w:rPr>
                <w:rFonts w:ascii="Microsoft JhengHei" w:eastAsia="Microsoft JhengHei" w:hAnsi="Microsoft JhengHei" w:cs="Microsoft JhengHei"/>
                <w:w w:val="95"/>
                <w:sz w:val="14"/>
                <w:szCs w:val="14"/>
              </w:rPr>
              <w:t>*r2</w:t>
            </w:r>
            <w:r>
              <w:rPr>
                <w:rFonts w:ascii="Microsoft JhengHei" w:eastAsia="Microsoft JhengHei" w:hAnsi="Microsoft JhengHei" w:cs="Microsoft JhengHei"/>
                <w:spacing w:val="-17"/>
                <w:w w:val="95"/>
                <w:sz w:val="14"/>
                <w:szCs w:val="14"/>
              </w:rPr>
              <w:t xml:space="preserve"> </w:t>
            </w:r>
            <w:r>
              <w:rPr>
                <w:rFonts w:ascii="Microsoft JhengHei" w:eastAsia="Microsoft JhengHei" w:hAnsi="Microsoft JhengHei" w:cs="Microsoft JhengHei"/>
                <w:w w:val="90"/>
                <w:sz w:val="14"/>
                <w:szCs w:val="14"/>
              </w:rPr>
              <w:t>=”{b:-1}”</w:t>
            </w:r>
            <w:r>
              <w:rPr>
                <w:rFonts w:ascii="Microsoft JhengHei" w:eastAsia="Microsoft JhengHei" w:hAnsi="Microsoft JhengHei" w:cs="Microsoft JhengHei"/>
                <w:spacing w:val="-16"/>
                <w:w w:val="90"/>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line="251"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&amp;rule,</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r1</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p>
        </w:tc>
      </w:tr>
    </w:tbl>
    <w:p w:rsidR="0020037C" w:rsidRDefault="0020037C">
      <w:pPr>
        <w:spacing w:line="251" w:lineRule="auto"/>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603" w:type="dxa"/>
        <w:tblLayout w:type="fixed"/>
        <w:tblCellMar>
          <w:left w:w="0" w:type="dxa"/>
          <w:right w:w="0" w:type="dxa"/>
        </w:tblCellMar>
        <w:tblLook w:val="01E0"/>
      </w:tblPr>
      <w:tblGrid>
        <w:gridCol w:w="2633"/>
        <w:gridCol w:w="3677"/>
        <w:gridCol w:w="3162"/>
      </w:tblGrid>
      <w:tr w:rsidR="0020037C">
        <w:trPr>
          <w:trHeight w:hRule="exact" w:val="1084"/>
        </w:trPr>
        <w:tc>
          <w:tcPr>
            <w:tcW w:w="2633"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SQL</w:t>
            </w:r>
          </w:p>
        </w:tc>
        <w:tc>
          <w:tcPr>
            <w:tcW w:w="3677"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5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shell</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Driver</w:t>
            </w:r>
          </w:p>
          <w:p w:rsidR="0020037C" w:rsidRDefault="004474D3">
            <w:pPr>
              <w:pStyle w:val="TableParagraph"/>
              <w:spacing w:line="20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jsonToBson ( &amp;condition, r2 ) ;</w:t>
            </w:r>
          </w:p>
          <w:p w:rsidR="0020037C" w:rsidRDefault="004474D3">
            <w:pPr>
              <w:pStyle w:val="TableParagraph"/>
              <w:spacing w:before="11"/>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为集合bar</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的句柄</w:t>
            </w:r>
          </w:p>
          <w:p w:rsidR="0020037C" w:rsidRDefault="004474D3">
            <w:pPr>
              <w:pStyle w:val="TableParagraph"/>
              <w:spacing w:before="49" w:line="167" w:lineRule="auto"/>
              <w:ind w:left="45" w:right="206"/>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sdbUpdate</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&amp;rule,</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&amp;condition,</w:t>
            </w:r>
            <w:r>
              <w:rPr>
                <w:rFonts w:ascii="Microsoft JhengHei" w:eastAsia="Microsoft JhengHei" w:hAnsi="Microsoft JhengHei" w:cs="Microsoft JhengHei"/>
                <w:w w:val="92"/>
                <w:sz w:val="14"/>
                <w:szCs w:val="14"/>
              </w:rPr>
              <w:t xml:space="preserve"> </w:t>
            </w:r>
            <w:r>
              <w:rPr>
                <w:rFonts w:ascii="Microsoft JhengHei" w:eastAsia="Microsoft JhengHei" w:hAnsi="Microsoft JhengHei" w:cs="Microsoft JhengHei"/>
                <w:w w:val="95"/>
                <w:sz w:val="14"/>
                <w:szCs w:val="14"/>
              </w:rPr>
              <w:t>NULL</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1212"/>
        </w:trPr>
        <w:tc>
          <w:tcPr>
            <w:tcW w:w="2633"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delete from students where a=1</w:t>
            </w:r>
          </w:p>
        </w:tc>
        <w:tc>
          <w:tcPr>
            <w:tcW w:w="3677"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5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db.foo.bar.remove({a:1})</w:t>
            </w:r>
          </w:p>
        </w:tc>
        <w:tc>
          <w:tcPr>
            <w:tcW w:w="316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const</w:t>
            </w:r>
            <w:r>
              <w:rPr>
                <w:rFonts w:ascii="Microsoft JhengHei" w:eastAsia="Microsoft JhengHei" w:hAnsi="Microsoft JhengHei" w:cs="Microsoft JhengHei"/>
                <w:spacing w:val="-13"/>
                <w:w w:val="90"/>
                <w:sz w:val="14"/>
                <w:szCs w:val="14"/>
              </w:rPr>
              <w:t xml:space="preserve"> </w:t>
            </w:r>
            <w:r>
              <w:rPr>
                <w:rFonts w:ascii="Microsoft JhengHei" w:eastAsia="Microsoft JhengHei" w:hAnsi="Microsoft JhengHei" w:cs="Microsoft JhengHei"/>
                <w:w w:val="90"/>
                <w:sz w:val="14"/>
                <w:szCs w:val="14"/>
              </w:rPr>
              <w:t>char</w:t>
            </w:r>
            <w:r>
              <w:rPr>
                <w:rFonts w:ascii="Microsoft JhengHei" w:eastAsia="Microsoft JhengHei" w:hAnsi="Microsoft JhengHei" w:cs="Microsoft JhengHei"/>
                <w:spacing w:val="-12"/>
                <w:w w:val="90"/>
                <w:sz w:val="14"/>
                <w:szCs w:val="14"/>
              </w:rPr>
              <w:t xml:space="preserve"> </w:t>
            </w:r>
            <w:r>
              <w:rPr>
                <w:rFonts w:ascii="Microsoft JhengHei" w:eastAsia="Microsoft JhengHei" w:hAnsi="Microsoft JhengHei" w:cs="Microsoft JhengHei"/>
                <w:w w:val="95"/>
                <w:sz w:val="14"/>
                <w:szCs w:val="14"/>
              </w:rPr>
              <w:t>*r</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0"/>
                <w:sz w:val="14"/>
                <w:szCs w:val="14"/>
              </w:rPr>
              <w:t>=”{a:1}”</w:t>
            </w:r>
            <w:r>
              <w:rPr>
                <w:rFonts w:ascii="Microsoft JhengHei" w:eastAsia="Microsoft JhengHei" w:hAnsi="Microsoft JhengHei" w:cs="Microsoft JhengHei"/>
                <w:spacing w:val="-13"/>
                <w:w w:val="90"/>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line="251" w:lineRule="auto"/>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jsonToBso将一个json字符串转换为bson对象</w:t>
            </w:r>
            <w:r>
              <w:rPr>
                <w:rFonts w:ascii="Microsoft JhengHei" w:eastAsia="Microsoft JhengHei" w:hAnsi="Microsoft JhengHei" w:cs="Microsoft JhengHei"/>
                <w:sz w:val="14"/>
                <w:szCs w:val="14"/>
              </w:rPr>
              <w:t xml:space="preserve"> jsonToBson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&amp;condition,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r</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before="2"/>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为集合bar</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的句柄</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sdbDelete</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 collection, &amp;</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condition , NULL )</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t>
            </w:r>
          </w:p>
        </w:tc>
      </w:tr>
    </w:tbl>
    <w:p w:rsidR="0020037C" w:rsidRDefault="0020037C">
      <w:pPr>
        <w:spacing w:before="3" w:line="100" w:lineRule="exact"/>
        <w:rPr>
          <w:sz w:val="10"/>
          <w:szCs w:val="10"/>
        </w:rPr>
      </w:pPr>
    </w:p>
    <w:p w:rsidR="0020037C" w:rsidRDefault="004474D3">
      <w:pPr>
        <w:pStyle w:val="BodyText"/>
        <w:spacing w:line="310" w:lineRule="exact"/>
        <w:ind w:left="613"/>
      </w:pPr>
      <w:bookmarkStart w:id="314" w:name="C_API"/>
      <w:bookmarkEnd w:id="314"/>
      <w:r>
        <w:rPr>
          <w:w w:val="95"/>
        </w:rPr>
        <w:t>C</w:t>
      </w:r>
      <w:r>
        <w:rPr>
          <w:spacing w:val="-1"/>
          <w:w w:val="95"/>
        </w:rPr>
        <w:t xml:space="preserve"> </w:t>
      </w:r>
      <w:r>
        <w:rPr>
          <w:w w:val="95"/>
        </w:rPr>
        <w:t>API</w:t>
      </w:r>
    </w:p>
    <w:p w:rsidR="0020037C" w:rsidRDefault="004474D3">
      <w:pPr>
        <w:pStyle w:val="BodyText"/>
        <w:spacing w:before="16"/>
        <w:ind w:left="613"/>
        <w:rPr>
          <w:lang w:eastAsia="zh-CN"/>
        </w:rPr>
      </w:pPr>
      <w:r>
        <w:rPr>
          <w:lang w:eastAsia="zh-CN"/>
        </w:rPr>
        <w:t>此部分是相关C的API文档。</w:t>
      </w:r>
    </w:p>
    <w:p w:rsidR="0020037C" w:rsidRDefault="004474D3">
      <w:pPr>
        <w:pStyle w:val="BodyText"/>
        <w:spacing w:before="16"/>
        <w:ind w:left="613"/>
        <w:rPr>
          <w:rFonts w:eastAsiaTheme="minorEastAsia"/>
          <w:color w:val="0000FF"/>
          <w:w w:val="95"/>
          <w:lang w:eastAsia="zh-CN"/>
        </w:rPr>
      </w:pPr>
      <w:r>
        <w:rPr>
          <w:color w:val="0000FF"/>
          <w:w w:val="95"/>
          <w:lang w:eastAsia="zh-CN"/>
        </w:rPr>
        <w:t>C</w:t>
      </w:r>
      <w:r>
        <w:rPr>
          <w:color w:val="0000FF"/>
          <w:spacing w:val="-1"/>
          <w:w w:val="95"/>
          <w:lang w:eastAsia="zh-CN"/>
        </w:rPr>
        <w:t xml:space="preserve"> </w:t>
      </w:r>
      <w:r>
        <w:rPr>
          <w:color w:val="0000FF"/>
          <w:w w:val="95"/>
          <w:lang w:eastAsia="zh-CN"/>
        </w:rPr>
        <w:t>API</w:t>
      </w:r>
    </w:p>
    <w:p w:rsidR="008C0A03" w:rsidRDefault="00B553D7">
      <w:pPr>
        <w:pStyle w:val="BodyText"/>
        <w:kinsoku w:val="0"/>
        <w:overflowPunct w:val="0"/>
        <w:spacing w:before="16"/>
        <w:ind w:left="0" w:firstLine="613"/>
        <w:rPr>
          <w:rFonts w:eastAsiaTheme="minorEastAsia" w:cs="Microsoft JhengHei"/>
          <w:color w:val="0000FF"/>
          <w:w w:val="95"/>
        </w:rPr>
      </w:pPr>
      <w:r>
        <w:rPr>
          <w:rFonts w:eastAsiaTheme="minorEastAsia" w:cs="Microsoft JhengHei" w:hint="eastAsia"/>
          <w:color w:val="0000FF"/>
          <w:w w:val="95"/>
        </w:rPr>
        <w:t>更新</w:t>
      </w:r>
      <w:r>
        <w:rPr>
          <w:rFonts w:eastAsiaTheme="minorEastAsia" w:cs="Microsoft JhengHei" w:hint="eastAsia"/>
          <w:color w:val="0000FF"/>
          <w:w w:val="95"/>
          <w:lang w:eastAsia="zh-CN"/>
        </w:rPr>
        <w:t>情况</w:t>
      </w:r>
      <w:r>
        <w:rPr>
          <w:rFonts w:eastAsiaTheme="minorEastAsia" w:cs="Microsoft JhengHei" w:hint="eastAsia"/>
          <w:color w:val="0000FF"/>
          <w:w w:val="95"/>
        </w:rPr>
        <w:t>：</w:t>
      </w:r>
    </w:p>
    <w:p w:rsidR="008C0A03" w:rsidRDefault="00B553D7">
      <w:pPr>
        <w:pStyle w:val="BodyText"/>
        <w:kinsoku w:val="0"/>
        <w:overflowPunct w:val="0"/>
        <w:spacing w:before="16"/>
        <w:ind w:left="0" w:firstLineChars="322" w:firstLine="609"/>
        <w:rPr>
          <w:rFonts w:eastAsiaTheme="minorEastAsia" w:cs="Microsoft JhengHei"/>
          <w:color w:val="0000FF"/>
          <w:w w:val="95"/>
        </w:rPr>
      </w:pPr>
      <w:r>
        <w:rPr>
          <w:rFonts w:eastAsiaTheme="minorEastAsia" w:cs="Microsoft JhengHei"/>
          <w:color w:val="0000FF"/>
          <w:w w:val="95"/>
        </w:rPr>
        <w:t>Version1.6</w:t>
      </w:r>
    </w:p>
    <w:p w:rsidR="008C0A03" w:rsidRDefault="00B553D7">
      <w:pPr>
        <w:pStyle w:val="BodyText"/>
        <w:kinsoku w:val="0"/>
        <w:overflowPunct w:val="0"/>
        <w:spacing w:before="16"/>
        <w:ind w:left="609"/>
        <w:rPr>
          <w:rFonts w:eastAsiaTheme="minorEastAsia" w:cs="Microsoft JhengHei"/>
          <w:color w:val="0000FF"/>
          <w:w w:val="95"/>
          <w:lang w:eastAsia="zh-CN"/>
        </w:rPr>
      </w:pPr>
      <w:r>
        <w:rPr>
          <w:rFonts w:eastAsiaTheme="minorEastAsia" w:cs="Microsoft JhengHei"/>
          <w:color w:val="0000FF"/>
          <w:w w:val="95"/>
        </w:rPr>
        <w:t>1</w:t>
      </w:r>
      <w:r>
        <w:rPr>
          <w:rFonts w:eastAsiaTheme="minorEastAsia" w:cs="Microsoft JhengHei" w:hint="eastAsia"/>
          <w:color w:val="0000FF"/>
          <w:w w:val="95"/>
        </w:rPr>
        <w:t>、</w:t>
      </w:r>
      <w:r>
        <w:rPr>
          <w:rFonts w:eastAsiaTheme="minorEastAsia" w:cs="Microsoft JhengHei" w:hint="eastAsia"/>
          <w:color w:val="0000FF"/>
          <w:w w:val="95"/>
          <w:lang w:eastAsia="zh-CN"/>
        </w:rPr>
        <w:t>使用</w:t>
      </w:r>
      <w:r>
        <w:rPr>
          <w:rFonts w:eastAsiaTheme="minorEastAsia" w:cs="Microsoft JhengHei" w:hint="eastAsia"/>
          <w:color w:val="0000FF"/>
          <w:w w:val="95"/>
          <w:lang w:eastAsia="zh-CN"/>
        </w:rPr>
        <w:t>sdbNodeHandle</w:t>
      </w:r>
      <w:r>
        <w:rPr>
          <w:rFonts w:eastAsiaTheme="minorEastAsia" w:cs="Microsoft JhengHei" w:hint="eastAsia"/>
          <w:color w:val="0000FF"/>
          <w:w w:val="95"/>
          <w:lang w:eastAsia="zh-CN"/>
        </w:rPr>
        <w:t>来取代原来的</w:t>
      </w:r>
      <w:r>
        <w:rPr>
          <w:rFonts w:eastAsiaTheme="minorEastAsia" w:cs="Microsoft JhengHei" w:hint="eastAsia"/>
          <w:color w:val="0000FF"/>
          <w:w w:val="95"/>
          <w:lang w:eastAsia="zh-CN"/>
        </w:rPr>
        <w:t>sdb</w:t>
      </w:r>
      <w:r>
        <w:rPr>
          <w:rFonts w:eastAsiaTheme="minorEastAsia" w:cs="Microsoft JhengHei"/>
          <w:color w:val="0000FF"/>
          <w:w w:val="95"/>
        </w:rPr>
        <w:t>ReplicaNode</w:t>
      </w:r>
      <w:r>
        <w:rPr>
          <w:rFonts w:eastAsiaTheme="minorEastAsia" w:cs="Microsoft JhengHei" w:hint="eastAsia"/>
          <w:color w:val="0000FF"/>
          <w:w w:val="95"/>
          <w:lang w:eastAsia="zh-CN"/>
        </w:rPr>
        <w:t>Handle</w:t>
      </w:r>
      <w:r>
        <w:rPr>
          <w:rFonts w:eastAsiaTheme="minorEastAsia" w:cs="Microsoft JhengHei" w:hint="eastAsia"/>
          <w:color w:val="0000FF"/>
          <w:w w:val="95"/>
        </w:rPr>
        <w:t>。</w:t>
      </w:r>
      <w:r>
        <w:rPr>
          <w:rFonts w:eastAsiaTheme="minorEastAsia" w:cs="Microsoft JhengHei" w:hint="eastAsia"/>
          <w:color w:val="0000FF"/>
          <w:w w:val="95"/>
          <w:lang w:eastAsia="zh-CN"/>
        </w:rPr>
        <w:t>sdb</w:t>
      </w:r>
      <w:r>
        <w:rPr>
          <w:rFonts w:eastAsiaTheme="minorEastAsia" w:cs="Microsoft JhengHei"/>
          <w:color w:val="0000FF"/>
          <w:w w:val="95"/>
        </w:rPr>
        <w:t>ReplicaNode</w:t>
      </w:r>
      <w:r>
        <w:rPr>
          <w:rFonts w:eastAsiaTheme="minorEastAsia" w:cs="Microsoft JhengHei" w:hint="eastAsia"/>
          <w:color w:val="0000FF"/>
          <w:w w:val="95"/>
          <w:lang w:eastAsia="zh-CN"/>
        </w:rPr>
        <w:t>Handle</w:t>
      </w:r>
      <w:r>
        <w:rPr>
          <w:rFonts w:eastAsiaTheme="minorEastAsia" w:cs="Microsoft JhengHei" w:hint="eastAsia"/>
          <w:color w:val="0000FF"/>
          <w:w w:val="95"/>
        </w:rPr>
        <w:t>将在</w:t>
      </w:r>
      <w:r>
        <w:rPr>
          <w:rFonts w:eastAsiaTheme="minorEastAsia" w:cs="Microsoft JhengHei"/>
          <w:color w:val="0000FF"/>
          <w:w w:val="95"/>
        </w:rPr>
        <w:t>version2.x</w:t>
      </w:r>
      <w:r>
        <w:rPr>
          <w:rFonts w:eastAsiaTheme="minorEastAsia" w:cs="Microsoft JhengHei" w:hint="eastAsia"/>
          <w:color w:val="0000FF"/>
          <w:w w:val="95"/>
        </w:rPr>
        <w:t>中被弃用。</w:t>
      </w:r>
    </w:p>
    <w:p w:rsidR="008C0A03" w:rsidRDefault="004267F6">
      <w:pPr>
        <w:pStyle w:val="BodyText"/>
        <w:kinsoku w:val="0"/>
        <w:overflowPunct w:val="0"/>
        <w:spacing w:before="16"/>
        <w:ind w:left="609"/>
        <w:rPr>
          <w:rFonts w:eastAsiaTheme="minorEastAsia" w:cs="Microsoft JhengHei"/>
          <w:color w:val="000000"/>
          <w:lang w:eastAsia="zh-CN"/>
        </w:rPr>
      </w:pPr>
      <w:r>
        <w:rPr>
          <w:rFonts w:eastAsiaTheme="minorEastAsia" w:cs="Microsoft JhengHei" w:hint="eastAsia"/>
          <w:color w:val="0000FF"/>
          <w:w w:val="95"/>
          <w:lang w:eastAsia="zh-CN"/>
        </w:rPr>
        <w:t>2</w:t>
      </w:r>
      <w:r>
        <w:rPr>
          <w:rFonts w:eastAsiaTheme="minorEastAsia" w:cs="Microsoft JhengHei" w:hint="eastAsia"/>
          <w:color w:val="0000FF"/>
          <w:w w:val="95"/>
          <w:lang w:eastAsia="zh-CN"/>
        </w:rPr>
        <w:t>、</w:t>
      </w:r>
      <w:r w:rsidR="00B553D7">
        <w:rPr>
          <w:rFonts w:eastAsiaTheme="minorEastAsia" w:cs="Microsoft JhengHei" w:hint="eastAsia"/>
          <w:color w:val="0000FF"/>
          <w:w w:val="95"/>
          <w:lang w:eastAsia="zh-CN"/>
        </w:rPr>
        <w:t>使用概念</w:t>
      </w:r>
      <w:r w:rsidR="00B553D7">
        <w:rPr>
          <w:rFonts w:eastAsiaTheme="minorEastAsia" w:cs="Microsoft JhengHei"/>
          <w:color w:val="0000FF"/>
          <w:w w:val="95"/>
          <w:lang w:eastAsia="zh-CN"/>
        </w:rPr>
        <w:t>”</w:t>
      </w:r>
      <w:r w:rsidR="00B553D7">
        <w:rPr>
          <w:rFonts w:eastAsiaTheme="minorEastAsia" w:cs="Microsoft JhengHei" w:hint="eastAsia"/>
          <w:color w:val="0000FF"/>
          <w:w w:val="95"/>
          <w:lang w:eastAsia="zh-CN"/>
        </w:rPr>
        <w:t>node</w:t>
      </w:r>
      <w:r w:rsidR="00B553D7">
        <w:rPr>
          <w:rFonts w:eastAsiaTheme="minorEastAsia" w:cs="Microsoft JhengHei"/>
          <w:color w:val="0000FF"/>
          <w:w w:val="95"/>
          <w:lang w:eastAsia="zh-CN"/>
        </w:rPr>
        <w:t>”</w:t>
      </w:r>
      <w:r w:rsidR="00B553D7">
        <w:rPr>
          <w:rFonts w:eastAsiaTheme="minorEastAsia" w:cs="Microsoft JhengHei" w:hint="eastAsia"/>
          <w:color w:val="0000FF"/>
          <w:w w:val="95"/>
          <w:lang w:eastAsia="zh-CN"/>
        </w:rPr>
        <w:t>取代原来的</w:t>
      </w:r>
      <w:r w:rsidR="00B553D7">
        <w:rPr>
          <w:rFonts w:eastAsiaTheme="minorEastAsia" w:cs="Microsoft JhengHei"/>
          <w:color w:val="0000FF"/>
          <w:w w:val="95"/>
          <w:lang w:eastAsia="zh-CN"/>
        </w:rPr>
        <w:t>”replica</w:t>
      </w:r>
      <w:r w:rsidR="00B553D7">
        <w:rPr>
          <w:rFonts w:eastAsiaTheme="minorEastAsia" w:cs="Microsoft JhengHei" w:hint="eastAsia"/>
          <w:color w:val="0000FF"/>
          <w:w w:val="95"/>
          <w:lang w:eastAsia="zh-CN"/>
        </w:rPr>
        <w:t xml:space="preserve"> node</w:t>
      </w:r>
      <w:r w:rsidR="00B553D7">
        <w:rPr>
          <w:rFonts w:eastAsiaTheme="minorEastAsia" w:cs="Microsoft JhengHei"/>
          <w:color w:val="0000FF"/>
          <w:w w:val="95"/>
          <w:lang w:eastAsia="zh-CN"/>
        </w:rPr>
        <w:t>”</w:t>
      </w:r>
      <w:r w:rsidR="00B553D7">
        <w:rPr>
          <w:rFonts w:eastAsiaTheme="minorEastAsia" w:cs="Microsoft JhengHei" w:hint="eastAsia"/>
          <w:color w:val="0000FF"/>
          <w:w w:val="95"/>
          <w:lang w:eastAsia="zh-CN"/>
        </w:rPr>
        <w:t>。</w:t>
      </w:r>
      <w:del w:id="315" w:author="tanzhaobo" w:date="2014-03-06T09:23:00Z">
        <w:r w:rsidR="00B553D7" w:rsidDel="00E2439F">
          <w:rPr>
            <w:rFonts w:eastAsiaTheme="minorEastAsia" w:cs="Microsoft JhengHei" w:hint="eastAsia"/>
            <w:color w:val="0000FF"/>
            <w:w w:val="95"/>
            <w:lang w:eastAsia="zh-CN"/>
          </w:rPr>
          <w:delText>与</w:delText>
        </w:r>
      </w:del>
      <w:r w:rsidR="00B553D7">
        <w:rPr>
          <w:rFonts w:eastAsiaTheme="minorEastAsia" w:cs="Microsoft JhengHei" w:hint="eastAsia"/>
          <w:color w:val="0000FF"/>
          <w:w w:val="95"/>
          <w:lang w:eastAsia="zh-CN"/>
        </w:rPr>
        <w:t>和</w:t>
      </w:r>
      <w:r w:rsidR="00B553D7">
        <w:rPr>
          <w:rFonts w:eastAsiaTheme="minorEastAsia" w:cs="Microsoft JhengHei"/>
          <w:color w:val="0000FF"/>
          <w:w w:val="95"/>
          <w:lang w:eastAsia="zh-CN"/>
        </w:rPr>
        <w:t>”replica</w:t>
      </w:r>
      <w:r w:rsidR="00B553D7">
        <w:rPr>
          <w:rFonts w:eastAsiaTheme="minorEastAsia" w:cs="Microsoft JhengHei" w:hint="eastAsia"/>
          <w:color w:val="0000FF"/>
          <w:w w:val="95"/>
          <w:lang w:eastAsia="zh-CN"/>
        </w:rPr>
        <w:t xml:space="preserve"> node</w:t>
      </w:r>
      <w:r w:rsidR="00B553D7">
        <w:rPr>
          <w:rFonts w:eastAsiaTheme="minorEastAsia" w:cs="Microsoft JhengHei"/>
          <w:color w:val="0000FF"/>
          <w:w w:val="95"/>
          <w:lang w:eastAsia="zh-CN"/>
        </w:rPr>
        <w:t>”</w:t>
      </w:r>
      <w:r w:rsidR="00B553D7">
        <w:rPr>
          <w:rFonts w:eastAsiaTheme="minorEastAsia" w:cs="Microsoft JhengHei" w:hint="eastAsia"/>
          <w:color w:val="0000FF"/>
          <w:w w:val="95"/>
          <w:lang w:eastAsia="zh-CN"/>
        </w:rPr>
        <w:t>相关的</w:t>
      </w:r>
      <w:r w:rsidR="00B553D7">
        <w:rPr>
          <w:rFonts w:eastAsiaTheme="minorEastAsia" w:cs="Microsoft JhengHei" w:hint="eastAsia"/>
          <w:color w:val="0000FF"/>
          <w:w w:val="95"/>
          <w:lang w:eastAsia="zh-CN"/>
        </w:rPr>
        <w:t>API</w:t>
      </w:r>
      <w:del w:id="316" w:author="tanzhaobo" w:date="2014-03-06T09:24:00Z">
        <w:r w:rsidR="00B553D7" w:rsidDel="00E2439F">
          <w:rPr>
            <w:rFonts w:eastAsiaTheme="minorEastAsia" w:cs="Microsoft JhengHei" w:hint="eastAsia"/>
            <w:color w:val="0000FF"/>
            <w:w w:val="95"/>
            <w:lang w:eastAsia="zh-CN"/>
          </w:rPr>
          <w:delText>接口</w:delText>
        </w:r>
      </w:del>
      <w:del w:id="317" w:author="tanzhaobo" w:date="2014-03-06T09:23:00Z">
        <w:r w:rsidR="008B7E61" w:rsidDel="00E2439F">
          <w:rPr>
            <w:rFonts w:eastAsiaTheme="minorEastAsia" w:cs="Microsoft JhengHei" w:hint="eastAsia"/>
            <w:color w:val="0000FF"/>
            <w:w w:val="95"/>
            <w:lang w:eastAsia="zh-CN"/>
          </w:rPr>
          <w:delText>的名字从</w:delText>
        </w:r>
        <w:r w:rsidR="008B7E61" w:rsidDel="00E2439F">
          <w:rPr>
            <w:rFonts w:eastAsiaTheme="minorEastAsia" w:cs="Microsoft JhengHei" w:hint="eastAsia"/>
            <w:color w:val="0000FF"/>
            <w:w w:val="95"/>
            <w:lang w:eastAsia="zh-CN"/>
          </w:rPr>
          <w:delText>version1.6</w:delText>
        </w:r>
        <w:r w:rsidR="008B7E61" w:rsidDel="00E2439F">
          <w:rPr>
            <w:rFonts w:eastAsiaTheme="minorEastAsia" w:cs="Microsoft JhengHei" w:hint="eastAsia"/>
            <w:color w:val="0000FF"/>
            <w:w w:val="95"/>
            <w:lang w:eastAsia="zh-CN"/>
          </w:rPr>
          <w:delText>开始都</w:delText>
        </w:r>
        <w:r w:rsidR="008B7E61" w:rsidDel="00E2439F">
          <w:rPr>
            <w:rFonts w:eastAsiaTheme="minorEastAsia" w:cs="Microsoft JhengHei"/>
            <w:color w:val="0000FF"/>
            <w:w w:val="95"/>
            <w:lang w:eastAsia="zh-CN"/>
          </w:rPr>
          <w:delText>”</w:delText>
        </w:r>
        <w:r w:rsidR="008B7E61" w:rsidDel="00E2439F">
          <w:rPr>
            <w:rFonts w:eastAsiaTheme="minorEastAsia" w:cs="Microsoft JhengHei" w:hint="eastAsia"/>
            <w:color w:val="0000FF"/>
            <w:w w:val="95"/>
            <w:lang w:eastAsia="zh-CN"/>
          </w:rPr>
          <w:delText>node</w:delText>
        </w:r>
        <w:r w:rsidR="008B7E61" w:rsidDel="00E2439F">
          <w:rPr>
            <w:rFonts w:eastAsiaTheme="minorEastAsia" w:cs="Microsoft JhengHei"/>
            <w:color w:val="0000FF"/>
            <w:w w:val="95"/>
            <w:lang w:eastAsia="zh-CN"/>
          </w:rPr>
          <w:delText>”</w:delText>
        </w:r>
        <w:r w:rsidDel="00E2439F">
          <w:rPr>
            <w:rFonts w:eastAsiaTheme="minorEastAsia" w:cs="Microsoft JhengHei" w:hint="eastAsia"/>
            <w:color w:val="0000FF"/>
            <w:w w:val="95"/>
            <w:lang w:eastAsia="zh-CN"/>
          </w:rPr>
          <w:delText>相关的</w:delText>
        </w:r>
        <w:r w:rsidR="008B7E61" w:rsidDel="00E2439F">
          <w:rPr>
            <w:rFonts w:eastAsiaTheme="minorEastAsia" w:cs="Microsoft JhengHei" w:hint="eastAsia"/>
            <w:color w:val="0000FF"/>
            <w:w w:val="95"/>
            <w:lang w:eastAsia="zh-CN"/>
          </w:rPr>
          <w:delText>。原</w:delText>
        </w:r>
      </w:del>
      <w:r w:rsidR="008B7E61">
        <w:rPr>
          <w:rFonts w:eastAsiaTheme="minorEastAsia" w:cs="Microsoft JhengHei" w:hint="eastAsia"/>
          <w:color w:val="0000FF"/>
          <w:w w:val="95"/>
          <w:lang w:eastAsia="zh-CN"/>
        </w:rPr>
        <w:t>接口将</w:t>
      </w:r>
      <w:r>
        <w:rPr>
          <w:rFonts w:eastAsiaTheme="minorEastAsia" w:cs="Microsoft JhengHei" w:hint="eastAsia"/>
          <w:color w:val="0000FF"/>
          <w:w w:val="95"/>
          <w:lang w:eastAsia="zh-CN"/>
        </w:rPr>
        <w:t>保留，直到</w:t>
      </w:r>
      <w:r w:rsidR="008B7E61">
        <w:rPr>
          <w:rFonts w:eastAsiaTheme="minorEastAsia" w:cs="Microsoft JhengHei"/>
          <w:color w:val="0000FF"/>
          <w:w w:val="95"/>
          <w:lang w:eastAsia="zh-CN"/>
        </w:rPr>
        <w:t>version2.x</w:t>
      </w:r>
      <w:r>
        <w:rPr>
          <w:rFonts w:eastAsiaTheme="minorEastAsia" w:cs="Microsoft JhengHei" w:hint="eastAsia"/>
          <w:color w:val="0000FF"/>
          <w:w w:val="95"/>
          <w:lang w:eastAsia="zh-CN"/>
        </w:rPr>
        <w:t>会</w:t>
      </w:r>
      <w:r w:rsidR="008B7E61">
        <w:rPr>
          <w:rFonts w:eastAsiaTheme="minorEastAsia" w:cs="Microsoft JhengHei" w:hint="eastAsia"/>
          <w:color w:val="0000FF"/>
          <w:w w:val="95"/>
          <w:lang w:eastAsia="zh-CN"/>
        </w:rPr>
        <w:t>被弃用。</w:t>
      </w:r>
      <w:r w:rsidR="00B553D7">
        <w:rPr>
          <w:rFonts w:eastAsiaTheme="minorEastAsia" w:cs="Microsoft JhengHei" w:hint="eastAsia"/>
          <w:color w:val="0000FF"/>
          <w:w w:val="95"/>
          <w:lang w:eastAsia="zh-CN"/>
        </w:rPr>
        <w:t>都详情请查看相关</w:t>
      </w:r>
      <w:r w:rsidR="00B553D7">
        <w:rPr>
          <w:rFonts w:eastAsiaTheme="minorEastAsia" w:cs="Microsoft JhengHei"/>
          <w:color w:val="0000FF"/>
          <w:w w:val="95"/>
          <w:lang w:eastAsia="zh-CN"/>
        </w:rPr>
        <w:t>API</w:t>
      </w:r>
      <w:r w:rsidR="00B553D7">
        <w:rPr>
          <w:rFonts w:eastAsiaTheme="minorEastAsia" w:cs="Microsoft JhengHei" w:hint="eastAsia"/>
          <w:color w:val="0000FF"/>
          <w:w w:val="95"/>
          <w:lang w:eastAsia="zh-CN"/>
        </w:rPr>
        <w:t>。</w:t>
      </w:r>
    </w:p>
    <w:p w:rsidR="00B553D7" w:rsidRPr="00B553D7" w:rsidRDefault="00B553D7">
      <w:pPr>
        <w:pStyle w:val="BodyText"/>
        <w:spacing w:before="16"/>
        <w:ind w:left="613"/>
        <w:rPr>
          <w:rFonts w:eastAsiaTheme="minorEastAsia"/>
          <w:lang w:eastAsia="zh-CN"/>
        </w:rPr>
      </w:pPr>
    </w:p>
    <w:p w:rsidR="0020037C" w:rsidRDefault="0020037C">
      <w:pPr>
        <w:spacing w:before="2" w:line="110" w:lineRule="exact"/>
        <w:rPr>
          <w:sz w:val="11"/>
          <w:szCs w:val="11"/>
          <w:lang w:eastAsia="zh-CN"/>
        </w:rPr>
      </w:pPr>
    </w:p>
    <w:p w:rsidR="0020037C" w:rsidRDefault="004474D3">
      <w:pPr>
        <w:pStyle w:val="Heading3"/>
        <w:ind w:left="113"/>
        <w:rPr>
          <w:lang w:eastAsia="zh-CN"/>
        </w:rPr>
      </w:pPr>
      <w:bookmarkStart w:id="318" w:name="_bookmark131"/>
      <w:bookmarkEnd w:id="318"/>
      <w:r>
        <w:rPr>
          <w:w w:val="90"/>
          <w:lang w:eastAsia="zh-CN"/>
        </w:rPr>
        <w:t>C++驱动</w:t>
      </w:r>
    </w:p>
    <w:p w:rsidR="0020037C" w:rsidRDefault="004474D3">
      <w:pPr>
        <w:pStyle w:val="BodyText"/>
        <w:spacing w:before="19"/>
        <w:ind w:left="613"/>
        <w:rPr>
          <w:lang w:eastAsia="zh-CN"/>
        </w:rPr>
      </w:pPr>
      <w:r>
        <w:rPr>
          <w:w w:val="95"/>
          <w:lang w:eastAsia="zh-CN"/>
        </w:rPr>
        <w:t>本节介绍C++驱动的相关驱动信息。</w:t>
      </w:r>
    </w:p>
    <w:p w:rsidR="0020037C" w:rsidRDefault="00B0609F">
      <w:pPr>
        <w:pStyle w:val="BodyText"/>
        <w:spacing w:before="16" w:line="251" w:lineRule="auto"/>
        <w:ind w:left="613" w:right="8096"/>
        <w:rPr>
          <w:lang w:eastAsia="zh-CN"/>
        </w:rPr>
      </w:pPr>
      <w:hyperlink w:anchor="_bookmark132" w:history="1">
        <w:r w:rsidR="004474D3">
          <w:rPr>
            <w:color w:val="0000FF"/>
            <w:w w:val="90"/>
            <w:lang w:eastAsia="zh-CN"/>
          </w:rPr>
          <w:t>C++驱动</w:t>
        </w:r>
      </w:hyperlink>
      <w:r w:rsidR="004474D3">
        <w:rPr>
          <w:color w:val="0000FF"/>
          <w:lang w:eastAsia="zh-CN"/>
        </w:rPr>
        <w:t xml:space="preserve"> </w:t>
      </w:r>
      <w:hyperlink w:anchor="_bookmark133" w:history="1">
        <w:r w:rsidR="004474D3">
          <w:rPr>
            <w:color w:val="0000FF"/>
            <w:w w:val="90"/>
            <w:lang w:eastAsia="zh-CN"/>
          </w:rPr>
          <w:t>C++开发环境搭建</w:t>
        </w:r>
      </w:hyperlink>
      <w:r w:rsidR="004474D3">
        <w:rPr>
          <w:color w:val="0000FF"/>
          <w:lang w:eastAsia="zh-CN"/>
        </w:rPr>
        <w:t xml:space="preserve"> </w:t>
      </w:r>
      <w:hyperlink w:anchor="_bookmark134" w:history="1">
        <w:r w:rsidR="004474D3">
          <w:rPr>
            <w:color w:val="0000FF"/>
            <w:w w:val="90"/>
            <w:lang w:eastAsia="zh-CN"/>
          </w:rPr>
          <w:t>C++</w:t>
        </w:r>
        <w:r w:rsidR="004474D3">
          <w:rPr>
            <w:color w:val="0000FF"/>
            <w:spacing w:val="39"/>
            <w:w w:val="90"/>
            <w:lang w:eastAsia="zh-CN"/>
          </w:rPr>
          <w:t xml:space="preserve"> </w:t>
        </w:r>
        <w:r w:rsidR="004474D3">
          <w:rPr>
            <w:color w:val="0000FF"/>
            <w:w w:val="90"/>
            <w:lang w:eastAsia="zh-CN"/>
          </w:rPr>
          <w:t>开发基础</w:t>
        </w:r>
      </w:hyperlink>
    </w:p>
    <w:p w:rsidR="0020037C" w:rsidRDefault="00B0609F">
      <w:pPr>
        <w:pStyle w:val="BodyText"/>
        <w:spacing w:before="3" w:line="251" w:lineRule="auto"/>
        <w:ind w:left="613" w:right="6900"/>
      </w:pPr>
      <w:hyperlink w:anchor="_bookmark135" w:history="1">
        <w:r w:rsidR="004474D3">
          <w:rPr>
            <w:color w:val="0000FF"/>
            <w:w w:val="95"/>
          </w:rPr>
          <w:t>SQL</w:t>
        </w:r>
        <w:r w:rsidR="004474D3">
          <w:rPr>
            <w:color w:val="0000FF"/>
            <w:spacing w:val="-15"/>
            <w:w w:val="95"/>
          </w:rPr>
          <w:t xml:space="preserve"> </w:t>
        </w:r>
        <w:r w:rsidR="004474D3">
          <w:rPr>
            <w:color w:val="0000FF"/>
            <w:w w:val="95"/>
          </w:rPr>
          <w:t>to</w:t>
        </w:r>
        <w:r w:rsidR="004474D3">
          <w:rPr>
            <w:color w:val="0000FF"/>
            <w:spacing w:val="-14"/>
            <w:w w:val="95"/>
          </w:rPr>
          <w:t xml:space="preserve"> </w:t>
        </w:r>
        <w:r w:rsidR="004474D3">
          <w:rPr>
            <w:color w:val="0000FF"/>
            <w:w w:val="95"/>
          </w:rPr>
          <w:t>sequoiadb</w:t>
        </w:r>
        <w:r w:rsidR="004474D3">
          <w:rPr>
            <w:color w:val="0000FF"/>
            <w:spacing w:val="-14"/>
            <w:w w:val="95"/>
          </w:rPr>
          <w:t xml:space="preserve"> </w:t>
        </w:r>
        <w:r w:rsidR="004474D3">
          <w:rPr>
            <w:color w:val="0000FF"/>
            <w:w w:val="95"/>
          </w:rPr>
          <w:t>shell</w:t>
        </w:r>
        <w:r w:rsidR="004474D3">
          <w:rPr>
            <w:color w:val="0000FF"/>
            <w:spacing w:val="-14"/>
            <w:w w:val="95"/>
          </w:rPr>
          <w:t xml:space="preserve"> </w:t>
        </w:r>
        <w:r w:rsidR="004474D3">
          <w:rPr>
            <w:color w:val="0000FF"/>
            <w:w w:val="95"/>
          </w:rPr>
          <w:t>to</w:t>
        </w:r>
        <w:r w:rsidR="004474D3">
          <w:rPr>
            <w:color w:val="0000FF"/>
            <w:spacing w:val="-14"/>
            <w:w w:val="95"/>
          </w:rPr>
          <w:t xml:space="preserve"> </w:t>
        </w:r>
        <w:r w:rsidR="004474D3">
          <w:rPr>
            <w:color w:val="0000FF"/>
            <w:w w:val="95"/>
          </w:rPr>
          <w:t>C++</w:t>
        </w:r>
      </w:hyperlink>
      <w:r w:rsidR="004474D3">
        <w:rPr>
          <w:color w:val="0000FF"/>
          <w:w w:val="79"/>
        </w:rPr>
        <w:t xml:space="preserve"> </w:t>
      </w:r>
      <w:r w:rsidR="004474D3">
        <w:rPr>
          <w:color w:val="0000FF"/>
          <w:w w:val="90"/>
        </w:rPr>
        <w:t>C++</w:t>
      </w:r>
      <w:r w:rsidR="004474D3">
        <w:rPr>
          <w:color w:val="0000FF"/>
          <w:spacing w:val="-22"/>
          <w:w w:val="90"/>
        </w:rPr>
        <w:t xml:space="preserve"> </w:t>
      </w:r>
      <w:r w:rsidR="004474D3">
        <w:rPr>
          <w:color w:val="0000FF"/>
          <w:w w:val="90"/>
        </w:rPr>
        <w:t>API</w:t>
      </w:r>
    </w:p>
    <w:p w:rsidR="0020037C" w:rsidRDefault="004474D3">
      <w:pPr>
        <w:pStyle w:val="BodyText"/>
        <w:spacing w:before="83"/>
        <w:ind w:left="613"/>
        <w:rPr>
          <w:lang w:eastAsia="zh-CN"/>
        </w:rPr>
      </w:pPr>
      <w:bookmarkStart w:id="319" w:name="C++驱动"/>
      <w:bookmarkStart w:id="320" w:name="_bookmark132"/>
      <w:bookmarkEnd w:id="319"/>
      <w:bookmarkEnd w:id="320"/>
      <w:r>
        <w:rPr>
          <w:w w:val="90"/>
          <w:lang w:eastAsia="zh-CN"/>
        </w:rPr>
        <w:t>C++驱动</w:t>
      </w:r>
    </w:p>
    <w:p w:rsidR="0020037C" w:rsidRDefault="0020037C">
      <w:pPr>
        <w:spacing w:before="6" w:line="190" w:lineRule="exact"/>
        <w:rPr>
          <w:sz w:val="19"/>
          <w:szCs w:val="19"/>
          <w:lang w:eastAsia="zh-CN"/>
        </w:rPr>
      </w:pPr>
    </w:p>
    <w:p w:rsidR="0020037C" w:rsidRDefault="004474D3">
      <w:pPr>
        <w:pStyle w:val="BodyText"/>
        <w:spacing w:line="251" w:lineRule="auto"/>
        <w:ind w:left="613" w:right="585"/>
        <w:rPr>
          <w:lang w:eastAsia="zh-CN"/>
        </w:rPr>
      </w:pPr>
      <w:r>
        <w:rPr>
          <w:lang w:eastAsia="zh-CN"/>
        </w:rPr>
        <w:t xml:space="preserve">概述 </w:t>
      </w:r>
      <w:r>
        <w:rPr>
          <w:w w:val="95"/>
          <w:lang w:eastAsia="zh-CN"/>
        </w:rPr>
        <w:t>C++客户端驱动提供了数据库操作和集群操作的接口。数据库操作包括数据库的连接，用户的创建删除，数</w:t>
      </w:r>
    </w:p>
    <w:p w:rsidR="0020037C" w:rsidRDefault="004474D3">
      <w:pPr>
        <w:pStyle w:val="BodyText"/>
        <w:spacing w:line="227" w:lineRule="exact"/>
        <w:ind w:left="613"/>
        <w:rPr>
          <w:lang w:eastAsia="zh-CN"/>
        </w:rPr>
      </w:pPr>
      <w:r>
        <w:rPr>
          <w:lang w:eastAsia="zh-CN"/>
        </w:rPr>
        <w:t>据的增删改查，索引的创建删除，快照的获取与重置，以及集合与集合空间的创建删除操作等操作。集群操</w:t>
      </w:r>
    </w:p>
    <w:p w:rsidR="0020037C" w:rsidRDefault="004474D3">
      <w:pPr>
        <w:pStyle w:val="BodyText"/>
        <w:spacing w:line="240" w:lineRule="exact"/>
        <w:ind w:left="613"/>
        <w:rPr>
          <w:lang w:eastAsia="zh-CN"/>
        </w:rPr>
      </w:pPr>
      <w:r>
        <w:rPr>
          <w:lang w:eastAsia="zh-CN"/>
        </w:rPr>
        <w:t>作包括管理</w:t>
      </w:r>
      <w:r w:rsidR="00423ADE">
        <w:rPr>
          <w:lang w:eastAsia="zh-CN"/>
        </w:rPr>
        <w:t>分区</w:t>
      </w:r>
      <w:r>
        <w:rPr>
          <w:lang w:eastAsia="zh-CN"/>
        </w:rPr>
        <w:t>组和数据节点的各种操作，譬如启动、停止</w:t>
      </w:r>
      <w:r w:rsidR="00423ADE">
        <w:rPr>
          <w:lang w:eastAsia="zh-CN"/>
        </w:rPr>
        <w:t>分区</w:t>
      </w:r>
      <w:r>
        <w:rPr>
          <w:lang w:eastAsia="zh-CN"/>
        </w:rPr>
        <w:t>组，启动、停止数据节点，获取主从数据节</w:t>
      </w:r>
    </w:p>
    <w:p w:rsidR="0020037C" w:rsidRDefault="004474D3">
      <w:pPr>
        <w:pStyle w:val="BodyText"/>
        <w:spacing w:line="240" w:lineRule="exact"/>
        <w:ind w:left="613"/>
        <w:rPr>
          <w:lang w:eastAsia="zh-CN"/>
        </w:rPr>
      </w:pPr>
      <w:r>
        <w:rPr>
          <w:lang w:eastAsia="zh-CN"/>
        </w:rPr>
        <w:t>点，集合</w:t>
      </w:r>
      <w:r w:rsidR="00423ADE">
        <w:rPr>
          <w:lang w:eastAsia="zh-CN"/>
        </w:rPr>
        <w:t>分区</w:t>
      </w:r>
      <w:r>
        <w:rPr>
          <w:lang w:eastAsia="zh-CN"/>
        </w:rPr>
        <w:t>等。</w:t>
      </w:r>
    </w:p>
    <w:p w:rsidR="0020037C" w:rsidRDefault="004474D3">
      <w:pPr>
        <w:pStyle w:val="BodyText"/>
        <w:spacing w:before="16"/>
        <w:ind w:left="613"/>
        <w:rPr>
          <w:lang w:eastAsia="zh-CN"/>
        </w:rPr>
      </w:pPr>
      <w:r>
        <w:rPr>
          <w:color w:val="0000FF"/>
          <w:w w:val="95"/>
          <w:lang w:eastAsia="zh-CN"/>
        </w:rPr>
        <w:t>更多参考C++在线API</w:t>
      </w:r>
      <w:r>
        <w:rPr>
          <w:color w:val="000000"/>
          <w:w w:val="95"/>
          <w:lang w:eastAsia="zh-CN"/>
        </w:rPr>
        <w:t>。</w:t>
      </w:r>
    </w:p>
    <w:p w:rsidR="0020037C" w:rsidRDefault="0020037C">
      <w:pPr>
        <w:spacing w:before="6" w:line="190" w:lineRule="exact"/>
        <w:rPr>
          <w:sz w:val="19"/>
          <w:szCs w:val="19"/>
          <w:lang w:eastAsia="zh-CN"/>
        </w:rPr>
      </w:pPr>
    </w:p>
    <w:p w:rsidR="0020037C" w:rsidRDefault="004474D3">
      <w:pPr>
        <w:pStyle w:val="BodyText"/>
        <w:spacing w:line="251" w:lineRule="auto"/>
        <w:ind w:left="613" w:right="3119"/>
        <w:rPr>
          <w:lang w:eastAsia="zh-CN"/>
        </w:rPr>
      </w:pPr>
      <w:r>
        <w:rPr>
          <w:w w:val="95"/>
          <w:lang w:eastAsia="zh-CN"/>
        </w:rPr>
        <w:t>C++类实例</w:t>
      </w:r>
      <w:r>
        <w:rPr>
          <w:lang w:eastAsia="zh-CN"/>
        </w:rPr>
        <w:t xml:space="preserve"> </w:t>
      </w:r>
      <w:r>
        <w:rPr>
          <w:w w:val="95"/>
          <w:lang w:eastAsia="zh-CN"/>
        </w:rPr>
        <w:t>C++客户端驱动的有两种类实例。一种用于数据库操作，另一种用于集群操作。</w:t>
      </w:r>
    </w:p>
    <w:p w:rsidR="0020037C" w:rsidRDefault="004474D3">
      <w:pPr>
        <w:pStyle w:val="BodyText"/>
        <w:tabs>
          <w:tab w:val="left" w:pos="897"/>
        </w:tabs>
        <w:spacing w:before="19" w:line="251" w:lineRule="auto"/>
        <w:ind w:left="897" w:right="546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数据库操作实例 </w:t>
      </w:r>
      <w:r>
        <w:rPr>
          <w:w w:val="95"/>
          <w:lang w:eastAsia="zh-CN"/>
        </w:rPr>
        <w:t>SequoiaDB数据库中的数据存放分为三个级别：</w:t>
      </w:r>
      <w:r>
        <w:rPr>
          <w:lang w:eastAsia="zh-CN"/>
        </w:rPr>
        <w:t xml:space="preserve"> 1)</w:t>
      </w:r>
      <w:r>
        <w:rPr>
          <w:spacing w:val="-9"/>
          <w:lang w:eastAsia="zh-CN"/>
        </w:rPr>
        <w:t xml:space="preserve"> </w:t>
      </w:r>
      <w:r>
        <w:rPr>
          <w:lang w:eastAsia="zh-CN"/>
        </w:rPr>
        <w:t>数据库</w:t>
      </w:r>
    </w:p>
    <w:p w:rsidR="0020037C" w:rsidRDefault="004474D3">
      <w:pPr>
        <w:pStyle w:val="BodyText"/>
        <w:spacing w:before="3"/>
        <w:ind w:left="1001"/>
        <w:rPr>
          <w:lang w:eastAsia="zh-CN"/>
        </w:rPr>
      </w:pPr>
      <w:r>
        <w:rPr>
          <w:w w:val="95"/>
          <w:lang w:eastAsia="zh-CN"/>
        </w:rPr>
        <w:t>2)</w:t>
      </w:r>
      <w:r>
        <w:rPr>
          <w:spacing w:val="42"/>
          <w:w w:val="95"/>
          <w:lang w:eastAsia="zh-CN"/>
        </w:rPr>
        <w:t xml:space="preserve"> </w:t>
      </w:r>
      <w:r>
        <w:rPr>
          <w:w w:val="95"/>
          <w:lang w:eastAsia="zh-CN"/>
        </w:rPr>
        <w:t>集合空间</w:t>
      </w:r>
    </w:p>
    <w:p w:rsidR="0020037C" w:rsidRDefault="004474D3">
      <w:pPr>
        <w:pStyle w:val="BodyText"/>
        <w:spacing w:before="16" w:line="251" w:lineRule="auto"/>
        <w:ind w:left="897" w:right="926" w:firstLine="104"/>
        <w:rPr>
          <w:lang w:eastAsia="zh-CN"/>
        </w:rPr>
      </w:pPr>
      <w:r>
        <w:rPr>
          <w:lang w:eastAsia="zh-CN"/>
        </w:rPr>
        <w:t>3)</w:t>
      </w:r>
      <w:r>
        <w:rPr>
          <w:spacing w:val="-9"/>
          <w:lang w:eastAsia="zh-CN"/>
        </w:rPr>
        <w:t xml:space="preserve"> </w:t>
      </w:r>
      <w:r>
        <w:rPr>
          <w:lang w:eastAsia="zh-CN"/>
        </w:rPr>
        <w:t xml:space="preserve">集合 </w:t>
      </w:r>
      <w:r>
        <w:rPr>
          <w:w w:val="95"/>
          <w:lang w:eastAsia="zh-CN"/>
        </w:rPr>
        <w:t>因此，在数据库操作中，可用3个类来分别表示连接、集合空间、集合实例，另1个类表示游标实例：</w:t>
      </w:r>
    </w:p>
    <w:p w:rsidR="0020037C" w:rsidRDefault="0020037C">
      <w:pPr>
        <w:spacing w:before="4" w:line="50" w:lineRule="exact"/>
        <w:rPr>
          <w:sz w:val="5"/>
          <w:szCs w:val="5"/>
          <w:lang w:eastAsia="zh-CN"/>
        </w:rPr>
      </w:pPr>
    </w:p>
    <w:tbl>
      <w:tblPr>
        <w:tblW w:w="0" w:type="auto"/>
        <w:tblInd w:w="887" w:type="dxa"/>
        <w:tblLayout w:type="fixed"/>
        <w:tblCellMar>
          <w:left w:w="0" w:type="dxa"/>
          <w:right w:w="0" w:type="dxa"/>
        </w:tblCellMar>
        <w:tblLook w:val="01E0"/>
      </w:tblPr>
      <w:tblGrid>
        <w:gridCol w:w="3058"/>
        <w:gridCol w:w="3063"/>
        <w:gridCol w:w="3068"/>
      </w:tblGrid>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Sdb</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连接实例代表一个单独的数据库连接</w:t>
            </w:r>
          </w:p>
        </w:tc>
      </w:tr>
      <w:tr w:rsidR="0020037C">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sdbCollectionSpace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集合空间实例代表一个单独的集合空间</w:t>
            </w:r>
          </w:p>
        </w:tc>
      </w:tr>
      <w:tr w:rsidR="0020037C">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集合实例代表一个单独的集合</w:t>
            </w:r>
          </w:p>
        </w:tc>
      </w:tr>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sdbCursor</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游标类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游标实例代表一个查询产生的游标</w:t>
            </w:r>
          </w:p>
        </w:tc>
      </w:tr>
    </w:tbl>
    <w:p w:rsidR="0020037C" w:rsidRDefault="004474D3">
      <w:pPr>
        <w:pStyle w:val="BodyText"/>
        <w:spacing w:before="77" w:line="167" w:lineRule="auto"/>
        <w:ind w:left="897" w:right="227"/>
        <w:rPr>
          <w:lang w:eastAsia="zh-CN"/>
        </w:rPr>
      </w:pPr>
      <w:r>
        <w:rPr>
          <w:w w:val="95"/>
          <w:lang w:eastAsia="zh-CN"/>
        </w:rPr>
        <w:t xml:space="preserve">C++       </w:t>
      </w:r>
      <w:r>
        <w:rPr>
          <w:spacing w:val="33"/>
          <w:w w:val="95"/>
          <w:lang w:eastAsia="zh-CN"/>
        </w:rPr>
        <w:t xml:space="preserve"> </w:t>
      </w:r>
      <w:r>
        <w:rPr>
          <w:w w:val="95"/>
          <w:lang w:eastAsia="zh-CN"/>
        </w:rPr>
        <w:t>客户端需要使用不同的实例进行操作。譬如读取数据的操作需要游标实例，而创建表空间则需要数</w:t>
      </w:r>
      <w:r>
        <w:rPr>
          <w:lang w:eastAsia="zh-CN"/>
        </w:rPr>
        <w:t xml:space="preserve"> </w:t>
      </w:r>
      <w:r>
        <w:rPr>
          <w:w w:val="95"/>
          <w:lang w:eastAsia="zh-CN"/>
        </w:rPr>
        <w:t>据库实例。</w:t>
      </w:r>
    </w:p>
    <w:p w:rsidR="0020037C" w:rsidRDefault="0020037C">
      <w:pPr>
        <w:spacing w:line="167" w:lineRule="auto"/>
        <w:rPr>
          <w:lang w:eastAsia="zh-CN"/>
        </w:rPr>
        <w:sectPr w:rsidR="0020037C">
          <w:pgSz w:w="12240" w:h="15840"/>
          <w:pgMar w:top="900" w:right="680" w:bottom="280" w:left="1020" w:header="713" w:footer="0" w:gutter="0"/>
          <w:cols w:space="720"/>
        </w:sectPr>
      </w:pPr>
    </w:p>
    <w:p w:rsidR="0020037C" w:rsidRDefault="0020037C">
      <w:pPr>
        <w:spacing w:before="4" w:line="130" w:lineRule="exact"/>
        <w:rPr>
          <w:sz w:val="13"/>
          <w:szCs w:val="13"/>
          <w:lang w:eastAsia="zh-CN"/>
        </w:rPr>
      </w:pPr>
    </w:p>
    <w:p w:rsidR="0020037C" w:rsidRDefault="00DD1987">
      <w:pPr>
        <w:pStyle w:val="BodyText"/>
        <w:spacing w:line="534" w:lineRule="exact"/>
        <w:ind w:left="1217"/>
        <w:rPr>
          <w:lang w:eastAsia="zh-CN"/>
        </w:rPr>
      </w:pPr>
      <w:r>
        <w:pict>
          <v:shape id="_x0000_i1078"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tabs>
          <w:tab w:val="left" w:pos="2140"/>
        </w:tabs>
        <w:spacing w:line="155"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对于每一个连接，其产生的集合空间，集合，与游标句柄公用一个套接字。因此在多线程系统</w:t>
      </w:r>
    </w:p>
    <w:p w:rsidR="0020037C" w:rsidRDefault="004474D3">
      <w:pPr>
        <w:pStyle w:val="BodyText"/>
        <w:spacing w:line="242" w:lineRule="exact"/>
        <w:ind w:left="2140"/>
        <w:rPr>
          <w:lang w:eastAsia="zh-CN"/>
        </w:rPr>
      </w:pPr>
      <w:r>
        <w:rPr>
          <w:lang w:eastAsia="zh-CN"/>
        </w:rPr>
        <w:t>中，必须确保每个线程不会同时针对同一套接字，在同一时间发送或接收数据。</w:t>
      </w:r>
    </w:p>
    <w:p w:rsidR="0020037C" w:rsidRDefault="004474D3">
      <w:pPr>
        <w:pStyle w:val="BodyText"/>
        <w:tabs>
          <w:tab w:val="left" w:pos="2140"/>
        </w:tabs>
        <w:spacing w:line="268"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一般来说，不建议使用多个线程共同操作一个连接句柄与其产生的其它句柄。</w:t>
      </w:r>
    </w:p>
    <w:p w:rsidR="0020037C" w:rsidRDefault="004474D3">
      <w:pPr>
        <w:pStyle w:val="BodyText"/>
        <w:tabs>
          <w:tab w:val="left" w:pos="2140"/>
        </w:tabs>
        <w:spacing w:line="293" w:lineRule="exact"/>
        <w:ind w:left="1857"/>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如果每个线程使用自己的连接句柄以及其它产生的句柄，则可以保证线程安全。</w:t>
      </w:r>
    </w:p>
    <w:p w:rsidR="0020037C" w:rsidRDefault="004474D3">
      <w:pPr>
        <w:pStyle w:val="BodyText"/>
        <w:tabs>
          <w:tab w:val="left" w:pos="283"/>
        </w:tabs>
        <w:spacing w:line="293" w:lineRule="exact"/>
        <w:ind w:left="0" w:right="716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20037C" w:rsidRDefault="004474D3">
      <w:pPr>
        <w:pStyle w:val="BodyText"/>
        <w:spacing w:before="18" w:line="251" w:lineRule="auto"/>
        <w:ind w:left="1321" w:right="4518" w:hanging="105"/>
        <w:rPr>
          <w:lang w:eastAsia="zh-CN"/>
        </w:rPr>
      </w:pPr>
      <w:r>
        <w:rPr>
          <w:w w:val="95"/>
          <w:lang w:eastAsia="zh-CN"/>
        </w:rPr>
        <w:t>SequoiaDB数据库中的集群操作分为两个级别：</w:t>
      </w:r>
      <w:r>
        <w:rPr>
          <w:lang w:eastAsia="zh-CN"/>
        </w:rPr>
        <w:t xml:space="preserve"> 1)</w:t>
      </w:r>
      <w:r w:rsidR="00423ADE">
        <w:rPr>
          <w:lang w:eastAsia="zh-CN"/>
        </w:rPr>
        <w:t>分区</w:t>
      </w:r>
      <w:r>
        <w:rPr>
          <w:lang w:eastAsia="zh-CN"/>
        </w:rPr>
        <w:t>组</w:t>
      </w:r>
    </w:p>
    <w:p w:rsidR="0020037C" w:rsidRDefault="004474D3">
      <w:pPr>
        <w:pStyle w:val="BodyText"/>
        <w:spacing w:before="3"/>
        <w:ind w:left="1321"/>
        <w:rPr>
          <w:lang w:eastAsia="zh-CN"/>
        </w:rPr>
      </w:pPr>
      <w:r>
        <w:rPr>
          <w:lang w:eastAsia="zh-CN"/>
        </w:rPr>
        <w:t>2)数据节点</w:t>
      </w:r>
    </w:p>
    <w:p w:rsidR="0020037C" w:rsidRDefault="0020037C">
      <w:pPr>
        <w:spacing w:before="9" w:line="130" w:lineRule="exact"/>
        <w:rPr>
          <w:sz w:val="13"/>
          <w:szCs w:val="13"/>
          <w:lang w:eastAsia="zh-CN"/>
        </w:rPr>
      </w:pPr>
    </w:p>
    <w:p w:rsidR="0020037C" w:rsidRDefault="00DD1987">
      <w:pPr>
        <w:pStyle w:val="BodyText"/>
        <w:spacing w:line="139" w:lineRule="auto"/>
        <w:ind w:left="1857" w:right="3047" w:hanging="640"/>
        <w:rPr>
          <w:lang w:eastAsia="zh-CN"/>
        </w:rPr>
      </w:pPr>
      <w:r>
        <w:pict>
          <v:shape id="_x0000_i1079"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23ADE">
        <w:rPr>
          <w:lang w:eastAsia="zh-CN"/>
        </w:rPr>
        <w:t>分区</w:t>
      </w:r>
      <w:r w:rsidR="004474D3">
        <w:rPr>
          <w:lang w:eastAsia="zh-CN"/>
        </w:rPr>
        <w:t>组包三种类型：协调</w:t>
      </w:r>
      <w:r w:rsidR="00423ADE">
        <w:rPr>
          <w:lang w:eastAsia="zh-CN"/>
        </w:rPr>
        <w:t>分区</w:t>
      </w:r>
      <w:r w:rsidR="004474D3">
        <w:rPr>
          <w:lang w:eastAsia="zh-CN"/>
        </w:rPr>
        <w:t>组、编目</w:t>
      </w:r>
      <w:r w:rsidR="00423ADE">
        <w:rPr>
          <w:lang w:eastAsia="zh-CN"/>
        </w:rPr>
        <w:t>分区</w:t>
      </w:r>
      <w:r w:rsidR="004474D3">
        <w:rPr>
          <w:lang w:eastAsia="zh-CN"/>
        </w:rPr>
        <w:t>组、数据</w:t>
      </w:r>
      <w:r w:rsidR="00423ADE">
        <w:rPr>
          <w:lang w:eastAsia="zh-CN"/>
        </w:rPr>
        <w:t>分区</w:t>
      </w:r>
      <w:r w:rsidR="004474D3">
        <w:rPr>
          <w:lang w:eastAsia="zh-CN"/>
        </w:rPr>
        <w:t>组。</w:t>
      </w:r>
    </w:p>
    <w:p w:rsidR="0020037C" w:rsidRDefault="00423ADE">
      <w:pPr>
        <w:pStyle w:val="BodyText"/>
        <w:spacing w:before="37"/>
        <w:ind w:left="1217"/>
        <w:rPr>
          <w:lang w:eastAsia="zh-CN"/>
        </w:rPr>
      </w:pPr>
      <w:r>
        <w:rPr>
          <w:lang w:eastAsia="zh-CN"/>
        </w:rPr>
        <w:t>分区</w:t>
      </w:r>
      <w:r w:rsidR="004474D3">
        <w:rPr>
          <w:lang w:eastAsia="zh-CN"/>
        </w:rPr>
        <w:t>组实例和数据节点实例可以用以下两种类的实例表示。</w:t>
      </w:r>
    </w:p>
    <w:p w:rsidR="0020037C" w:rsidRDefault="0020037C">
      <w:pPr>
        <w:spacing w:before="7" w:line="120" w:lineRule="exact"/>
        <w:rPr>
          <w:sz w:val="12"/>
          <w:szCs w:val="12"/>
          <w:lang w:eastAsia="zh-CN"/>
        </w:rPr>
      </w:pPr>
    </w:p>
    <w:tbl>
      <w:tblPr>
        <w:tblW w:w="0" w:type="auto"/>
        <w:tblInd w:w="1207" w:type="dxa"/>
        <w:tblLayout w:type="fixed"/>
        <w:tblCellMar>
          <w:left w:w="0" w:type="dxa"/>
          <w:right w:w="0" w:type="dxa"/>
        </w:tblCellMar>
        <w:tblLook w:val="01E0"/>
      </w:tblPr>
      <w:tblGrid>
        <w:gridCol w:w="3058"/>
        <w:gridCol w:w="3063"/>
        <w:gridCol w:w="3068"/>
      </w:tblGrid>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Pr="007A6AD0" w:rsidRDefault="004474D3">
            <w:pPr>
              <w:pStyle w:val="TableParagraph"/>
              <w:spacing w:line="212"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5"/>
                <w:sz w:val="14"/>
                <w:szCs w:val="14"/>
              </w:rPr>
              <w:t>sdb</w:t>
            </w:r>
            <w:r w:rsidR="00B50B86">
              <w:rPr>
                <w:rFonts w:ascii="Microsoft JhengHei" w:hAnsi="Microsoft JhengHei" w:cs="Microsoft JhengHei" w:hint="eastAsia"/>
                <w:w w:val="95"/>
                <w:sz w:val="14"/>
                <w:szCs w:val="14"/>
                <w:lang w:eastAsia="zh-CN"/>
              </w:rPr>
              <w:t>ReplicaGroup</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组实例代表一个单独的</w:t>
            </w: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w:t>
            </w:r>
          </w:p>
        </w:tc>
      </w:tr>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sdbNode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数据节点实例代表一个单独的数据节点</w:t>
            </w:r>
          </w:p>
        </w:tc>
      </w:tr>
    </w:tbl>
    <w:p w:rsidR="0020037C" w:rsidRDefault="004474D3">
      <w:pPr>
        <w:pStyle w:val="BodyText"/>
        <w:spacing w:line="333" w:lineRule="exact"/>
        <w:ind w:left="1217"/>
        <w:rPr>
          <w:lang w:eastAsia="zh-CN"/>
        </w:rPr>
      </w:pPr>
      <w:r>
        <w:rPr>
          <w:lang w:eastAsia="zh-CN"/>
        </w:rPr>
        <w:t>与集群相关的操作需要使用</w:t>
      </w:r>
      <w:r w:rsidR="00423ADE">
        <w:rPr>
          <w:lang w:eastAsia="zh-CN"/>
        </w:rPr>
        <w:t>分区</w:t>
      </w:r>
      <w:r>
        <w:rPr>
          <w:lang w:eastAsia="zh-CN"/>
        </w:rPr>
        <w:t>组及数据节点实例。</w:t>
      </w:r>
    </w:p>
    <w:p w:rsidR="0020037C" w:rsidRDefault="0020037C">
      <w:pPr>
        <w:spacing w:before="5" w:line="100" w:lineRule="exact"/>
        <w:rPr>
          <w:sz w:val="10"/>
          <w:szCs w:val="10"/>
          <w:lang w:eastAsia="zh-CN"/>
        </w:rPr>
      </w:pPr>
    </w:p>
    <w:p w:rsidR="0020037C" w:rsidRDefault="004474D3">
      <w:pPr>
        <w:pStyle w:val="BodyText"/>
        <w:spacing w:line="167" w:lineRule="auto"/>
        <w:ind w:left="1217" w:right="43"/>
        <w:rPr>
          <w:lang w:eastAsia="zh-CN"/>
        </w:rPr>
      </w:pPr>
      <w:r>
        <w:rPr>
          <w:w w:val="95"/>
          <w:lang w:eastAsia="zh-CN"/>
        </w:rPr>
        <w:t>sdb</w:t>
      </w:r>
      <w:r w:rsidR="00B50B86">
        <w:rPr>
          <w:rFonts w:eastAsiaTheme="minorEastAsia" w:hint="eastAsia"/>
          <w:w w:val="95"/>
          <w:lang w:eastAsia="zh-CN"/>
        </w:rPr>
        <w:t>ReplicaGroup</w:t>
      </w:r>
      <w:r>
        <w:rPr>
          <w:w w:val="95"/>
          <w:lang w:eastAsia="zh-CN"/>
        </w:rPr>
        <w:t>的实例用于管理</w:t>
      </w:r>
      <w:r w:rsidR="00423ADE">
        <w:rPr>
          <w:w w:val="95"/>
          <w:lang w:eastAsia="zh-CN"/>
        </w:rPr>
        <w:t>分区</w:t>
      </w:r>
      <w:r>
        <w:rPr>
          <w:w w:val="95"/>
          <w:lang w:eastAsia="zh-CN"/>
        </w:rPr>
        <w:t>组。其操作包括启动、停止</w:t>
      </w:r>
      <w:r w:rsidR="00423ADE">
        <w:rPr>
          <w:w w:val="95"/>
          <w:lang w:eastAsia="zh-CN"/>
        </w:rPr>
        <w:t>分区</w:t>
      </w:r>
      <w:r>
        <w:rPr>
          <w:w w:val="95"/>
          <w:lang w:eastAsia="zh-CN"/>
        </w:rPr>
        <w:t>组，获取</w:t>
      </w:r>
      <w:r w:rsidR="00423ADE">
        <w:rPr>
          <w:w w:val="95"/>
          <w:lang w:eastAsia="zh-CN"/>
        </w:rPr>
        <w:t>分区</w:t>
      </w:r>
      <w:r>
        <w:rPr>
          <w:w w:val="95"/>
          <w:lang w:eastAsia="zh-CN"/>
        </w:rPr>
        <w:t>组中节点的状态、名称</w:t>
      </w:r>
      <w:r>
        <w:rPr>
          <w:lang w:eastAsia="zh-CN"/>
        </w:rPr>
        <w:t xml:space="preserve"> 信息、数目信息。</w:t>
      </w:r>
    </w:p>
    <w:p w:rsidR="0020037C" w:rsidRDefault="0020037C">
      <w:pPr>
        <w:spacing w:before="10" w:line="110" w:lineRule="exact"/>
        <w:rPr>
          <w:sz w:val="11"/>
          <w:szCs w:val="11"/>
          <w:lang w:eastAsia="zh-CN"/>
        </w:rPr>
      </w:pPr>
    </w:p>
    <w:p w:rsidR="0020037C" w:rsidRDefault="004474D3">
      <w:pPr>
        <w:pStyle w:val="BodyText"/>
        <w:spacing w:line="167" w:lineRule="auto"/>
        <w:ind w:left="1217" w:right="43"/>
        <w:rPr>
          <w:lang w:eastAsia="zh-CN"/>
        </w:rPr>
      </w:pPr>
      <w:r>
        <w:rPr>
          <w:w w:val="95"/>
          <w:lang w:eastAsia="zh-CN"/>
        </w:rPr>
        <w:t>sdbNode的实例用于管理数据节点。其操作包括启动、停止指定的数据节点，获取指定数据节点</w:t>
      </w:r>
      <w:r>
        <w:rPr>
          <w:lang w:eastAsia="zh-CN"/>
        </w:rPr>
        <w:t xml:space="preserve"> 实例，获取主从数据节点实例，获取数据节点地址信息。</w:t>
      </w:r>
    </w:p>
    <w:p w:rsidR="0020037C" w:rsidRDefault="0020037C">
      <w:pPr>
        <w:spacing w:before="11" w:line="200" w:lineRule="exact"/>
        <w:rPr>
          <w:sz w:val="20"/>
          <w:szCs w:val="20"/>
          <w:lang w:eastAsia="zh-CN"/>
        </w:rPr>
      </w:pPr>
    </w:p>
    <w:p w:rsidR="0020037C" w:rsidRDefault="004474D3">
      <w:pPr>
        <w:pStyle w:val="BodyText"/>
        <w:spacing w:line="251" w:lineRule="auto"/>
        <w:ind w:right="5761"/>
        <w:rPr>
          <w:lang w:eastAsia="zh-CN"/>
        </w:rPr>
      </w:pPr>
      <w:r>
        <w:rPr>
          <w:lang w:eastAsia="zh-CN"/>
        </w:rPr>
        <w:t xml:space="preserve">错误信息 每个函数都有返回值,返回值的定义如下： </w:t>
      </w:r>
      <w:r>
        <w:rPr>
          <w:w w:val="95"/>
          <w:lang w:eastAsia="zh-CN"/>
        </w:rPr>
        <w:t xml:space="preserve">SDB_OK  </w:t>
      </w:r>
      <w:r>
        <w:rPr>
          <w:spacing w:val="2"/>
          <w:w w:val="95"/>
          <w:lang w:eastAsia="zh-CN"/>
        </w:rPr>
        <w:t xml:space="preserve"> </w:t>
      </w:r>
      <w:r>
        <w:rPr>
          <w:w w:val="95"/>
          <w:lang w:eastAsia="zh-CN"/>
        </w:rPr>
        <w:t>(数据值为0)：表示执行成功；</w:t>
      </w:r>
    </w:p>
    <w:p w:rsidR="0020037C" w:rsidRDefault="004474D3">
      <w:pPr>
        <w:pStyle w:val="BodyText"/>
        <w:spacing w:before="3"/>
        <w:rPr>
          <w:lang w:eastAsia="zh-CN"/>
        </w:rPr>
      </w:pPr>
      <w:r>
        <w:rPr>
          <w:w w:val="95"/>
          <w:lang w:eastAsia="zh-CN"/>
        </w:rPr>
        <w:t xml:space="preserve">&lt;0   </w:t>
      </w:r>
      <w:r>
        <w:rPr>
          <w:spacing w:val="12"/>
          <w:w w:val="95"/>
          <w:lang w:eastAsia="zh-CN"/>
        </w:rPr>
        <w:t xml:space="preserve"> </w:t>
      </w:r>
      <w:r>
        <w:rPr>
          <w:w w:val="95"/>
          <w:lang w:eastAsia="zh-CN"/>
        </w:rPr>
        <w:t xml:space="preserve">：表示数据库错误，具体的错误描述在C驱动开发包中include/ossErr.h   </w:t>
      </w:r>
      <w:r>
        <w:rPr>
          <w:spacing w:val="12"/>
          <w:w w:val="95"/>
          <w:lang w:eastAsia="zh-CN"/>
        </w:rPr>
        <w:t xml:space="preserve"> </w:t>
      </w:r>
      <w:r>
        <w:rPr>
          <w:w w:val="95"/>
          <w:lang w:eastAsia="zh-CN"/>
        </w:rPr>
        <w:t>文件中可以找到；</w:t>
      </w:r>
    </w:p>
    <w:p w:rsidR="0020037C" w:rsidRDefault="004474D3">
      <w:pPr>
        <w:pStyle w:val="BodyText"/>
        <w:spacing w:before="16" w:line="306" w:lineRule="auto"/>
        <w:ind w:right="4910"/>
        <w:rPr>
          <w:lang w:eastAsia="zh-CN"/>
        </w:rPr>
      </w:pPr>
      <w:r>
        <w:rPr>
          <w:w w:val="95"/>
          <w:lang w:eastAsia="zh-CN"/>
        </w:rPr>
        <w:t xml:space="preserve">&gt;0    </w:t>
      </w:r>
      <w:r>
        <w:rPr>
          <w:spacing w:val="2"/>
          <w:w w:val="95"/>
          <w:lang w:eastAsia="zh-CN"/>
        </w:rPr>
        <w:t xml:space="preserve"> </w:t>
      </w:r>
      <w:r>
        <w:rPr>
          <w:w w:val="95"/>
          <w:lang w:eastAsia="zh-CN"/>
        </w:rPr>
        <w:t>：表示系统错误，请查阅相关系统的错误码信息；</w:t>
      </w:r>
      <w:r>
        <w:rPr>
          <w:lang w:eastAsia="zh-CN"/>
        </w:rPr>
        <w:t xml:space="preserve"> </w:t>
      </w:r>
      <w:bookmarkStart w:id="321" w:name="C++_开发环境搭建"/>
      <w:bookmarkStart w:id="322" w:name="_bookmark133"/>
      <w:bookmarkEnd w:id="321"/>
      <w:bookmarkEnd w:id="322"/>
      <w:r>
        <w:rPr>
          <w:w w:val="95"/>
          <w:lang w:eastAsia="zh-CN"/>
        </w:rPr>
        <w:t>C++</w:t>
      </w:r>
      <w:r>
        <w:rPr>
          <w:spacing w:val="-5"/>
          <w:w w:val="95"/>
          <w:lang w:eastAsia="zh-CN"/>
        </w:rPr>
        <w:t xml:space="preserve"> </w:t>
      </w:r>
      <w:r>
        <w:rPr>
          <w:w w:val="95"/>
          <w:lang w:eastAsia="zh-CN"/>
        </w:rPr>
        <w:t>开发环境搭建</w:t>
      </w:r>
    </w:p>
    <w:p w:rsidR="0020037C" w:rsidRDefault="0020037C">
      <w:pPr>
        <w:spacing w:before="2" w:line="120" w:lineRule="exact"/>
        <w:rPr>
          <w:sz w:val="12"/>
          <w:szCs w:val="12"/>
          <w:lang w:eastAsia="zh-CN"/>
        </w:rPr>
      </w:pPr>
    </w:p>
    <w:p w:rsidR="0020037C" w:rsidRDefault="004474D3">
      <w:pPr>
        <w:pStyle w:val="BodyText"/>
        <w:spacing w:line="251" w:lineRule="auto"/>
        <w:ind w:right="1363"/>
        <w:rPr>
          <w:lang w:eastAsia="zh-CN"/>
        </w:rPr>
      </w:pPr>
      <w:r>
        <w:rPr>
          <w:lang w:eastAsia="zh-CN"/>
        </w:rPr>
        <w:t xml:space="preserve">获取驱动开发包 </w:t>
      </w:r>
      <w:r>
        <w:rPr>
          <w:w w:val="95"/>
          <w:lang w:eastAsia="zh-CN"/>
        </w:rPr>
        <w:t>从</w:t>
      </w:r>
      <w:hyperlink r:id="rId43">
        <w:r>
          <w:rPr>
            <w:color w:val="0000FF"/>
            <w:w w:val="95"/>
            <w:lang w:eastAsia="zh-CN"/>
          </w:rPr>
          <w:t>http://www.sequoiadb.com</w:t>
        </w:r>
      </w:hyperlink>
      <w:r>
        <w:rPr>
          <w:color w:val="000000"/>
          <w:w w:val="95"/>
          <w:lang w:eastAsia="zh-CN"/>
        </w:rPr>
        <w:t>下载对应操作系统版本的SequoiaDB驱动开发包。</w:t>
      </w:r>
    </w:p>
    <w:p w:rsidR="0020037C" w:rsidRDefault="0020037C">
      <w:pPr>
        <w:spacing w:before="4" w:line="180" w:lineRule="exact"/>
        <w:rPr>
          <w:sz w:val="18"/>
          <w:szCs w:val="18"/>
          <w:lang w:eastAsia="zh-CN"/>
        </w:rPr>
      </w:pPr>
    </w:p>
    <w:p w:rsidR="0020037C" w:rsidRDefault="004474D3">
      <w:pPr>
        <w:pStyle w:val="BodyText"/>
      </w:pPr>
      <w:r>
        <w:t>配置开发环境</w:t>
      </w:r>
    </w:p>
    <w:p w:rsidR="0020037C" w:rsidRDefault="004474D3">
      <w:pPr>
        <w:pStyle w:val="BodyText"/>
        <w:numPr>
          <w:ilvl w:val="1"/>
          <w:numId w:val="5"/>
        </w:numPr>
        <w:tabs>
          <w:tab w:val="left" w:pos="1217"/>
        </w:tabs>
        <w:spacing w:before="31"/>
        <w:ind w:left="1217"/>
      </w:pPr>
      <w:r>
        <w:rPr>
          <w:position w:val="1"/>
        </w:rPr>
        <w:t>Linux</w:t>
      </w:r>
    </w:p>
    <w:p w:rsidR="0020037C" w:rsidRDefault="004474D3">
      <w:pPr>
        <w:pStyle w:val="BodyText"/>
        <w:spacing w:before="18"/>
        <w:ind w:left="1217"/>
        <w:rPr>
          <w:lang w:eastAsia="zh-CN"/>
        </w:rPr>
      </w:pPr>
      <w:r>
        <w:rPr>
          <w:lang w:eastAsia="zh-CN"/>
        </w:rPr>
        <w:t>1.</w:t>
      </w:r>
      <w:r>
        <w:rPr>
          <w:spacing w:val="3"/>
          <w:lang w:eastAsia="zh-CN"/>
        </w:rPr>
        <w:t xml:space="preserve"> </w:t>
      </w:r>
      <w:r>
        <w:rPr>
          <w:lang w:eastAsia="zh-CN"/>
        </w:rPr>
        <w:t>解压下来的驱动开发包；</w:t>
      </w:r>
    </w:p>
    <w:p w:rsidR="0020037C" w:rsidRDefault="0020037C">
      <w:pPr>
        <w:spacing w:before="5" w:line="100" w:lineRule="exact"/>
        <w:rPr>
          <w:sz w:val="10"/>
          <w:szCs w:val="10"/>
          <w:lang w:eastAsia="zh-CN"/>
        </w:rPr>
      </w:pPr>
    </w:p>
    <w:p w:rsidR="0020037C" w:rsidRDefault="004474D3">
      <w:pPr>
        <w:pStyle w:val="BodyText"/>
        <w:spacing w:line="167" w:lineRule="auto"/>
        <w:ind w:left="1217" w:right="43"/>
        <w:rPr>
          <w:lang w:eastAsia="zh-CN"/>
        </w:rPr>
      </w:pPr>
      <w:r>
        <w:rPr>
          <w:lang w:eastAsia="zh-CN"/>
        </w:rPr>
        <w:t>2.</w:t>
      </w:r>
      <w:r>
        <w:rPr>
          <w:spacing w:val="-6"/>
          <w:lang w:eastAsia="zh-CN"/>
        </w:rPr>
        <w:t xml:space="preserve"> </w:t>
      </w:r>
      <w:r>
        <w:rPr>
          <w:lang w:eastAsia="zh-CN"/>
        </w:rPr>
        <w:t>将压缩包中的</w:t>
      </w:r>
      <w:r>
        <w:rPr>
          <w:spacing w:val="-5"/>
          <w:lang w:eastAsia="zh-CN"/>
        </w:rPr>
        <w:t xml:space="preserve"> </w:t>
      </w:r>
      <w:r>
        <w:rPr>
          <w:lang w:eastAsia="zh-CN"/>
        </w:rPr>
        <w:t>driver目录，拷贝到开发工程目录中（建议放在第三方库目录下），并命名 为sdbdriver。</w:t>
      </w:r>
    </w:p>
    <w:p w:rsidR="0020037C" w:rsidRDefault="0020037C">
      <w:pPr>
        <w:spacing w:before="10" w:line="110" w:lineRule="exact"/>
        <w:rPr>
          <w:sz w:val="11"/>
          <w:szCs w:val="11"/>
          <w:lang w:eastAsia="zh-CN"/>
        </w:rPr>
      </w:pPr>
    </w:p>
    <w:p w:rsidR="0020037C" w:rsidRDefault="004474D3">
      <w:pPr>
        <w:pStyle w:val="BodyText"/>
        <w:numPr>
          <w:ilvl w:val="0"/>
          <w:numId w:val="4"/>
        </w:numPr>
        <w:tabs>
          <w:tab w:val="left" w:pos="1433"/>
        </w:tabs>
        <w:spacing w:line="167" w:lineRule="auto"/>
        <w:ind w:left="1217" w:right="195" w:firstLine="0"/>
        <w:jc w:val="left"/>
      </w:pPr>
      <w:r>
        <w:rPr>
          <w:w w:val="95"/>
        </w:rPr>
        <w:t xml:space="preserve">将sdbdriver/include  </w:t>
      </w:r>
      <w:r>
        <w:rPr>
          <w:spacing w:val="37"/>
          <w:w w:val="95"/>
        </w:rPr>
        <w:t xml:space="preserve"> </w:t>
      </w:r>
      <w:r>
        <w:rPr>
          <w:w w:val="95"/>
        </w:rPr>
        <w:t xml:space="preserve">目录加入到编译头目录，并将sdbdriver/lib  </w:t>
      </w:r>
      <w:r>
        <w:rPr>
          <w:spacing w:val="38"/>
          <w:w w:val="95"/>
        </w:rPr>
        <w:t xml:space="preserve"> </w:t>
      </w:r>
      <w:r>
        <w:rPr>
          <w:w w:val="95"/>
        </w:rPr>
        <w:t>目录加入连接目录，并加入sdbcpp动</w:t>
      </w:r>
      <w:r>
        <w:t xml:space="preserve"> </w:t>
      </w:r>
      <w:r>
        <w:rPr>
          <w:w w:val="95"/>
        </w:rPr>
        <w:t>态库，g++编译参数形式如：</w:t>
      </w:r>
    </w:p>
    <w:p w:rsidR="0020037C" w:rsidRDefault="00B0609F">
      <w:pPr>
        <w:pStyle w:val="BodyText"/>
        <w:spacing w:before="63"/>
        <w:ind w:left="1217"/>
        <w:rPr>
          <w:rFonts w:ascii="仿宋" w:eastAsia="仿宋" w:hAnsi="仿宋" w:cs="仿宋"/>
        </w:rPr>
      </w:pPr>
      <w:r w:rsidRPr="00B0609F">
        <w:pict>
          <v:group id="_x0000_s2853" style="position:absolute;left:0;text-align:left;margin-left:95.85pt;margin-top:7.6pt;width:459.45pt;height:10.6pt;z-index:-251712000;mso-position-horizontal-relative:page" coordorigin="1917,152" coordsize="9189,212">
            <v:shape id="_x0000_s2854" style="position:absolute;left:1917;top:152;width:9189;height:212" coordorigin="1917,152" coordsize="9189,212" path="m1917,152r9189,l11106,364r-9189,l1917,152xe" fillcolor="#efefef" stroked="f">
              <v:path arrowok="t"/>
            </v:shape>
            <w10:wrap anchorx="page"/>
          </v:group>
        </w:pict>
      </w:r>
      <w:r w:rsidR="004474D3">
        <w:rPr>
          <w:rFonts w:ascii="仿宋" w:eastAsia="仿宋" w:hAnsi="仿宋" w:cs="仿宋"/>
        </w:rPr>
        <w:t>g++ main.cpp -o test -I &lt;PATH&gt;/sdbdriver/include -L &lt;PATH&gt;/sdbdriver/lib -lssdbcpp</w:t>
      </w:r>
    </w:p>
    <w:p w:rsidR="0020037C" w:rsidRDefault="004474D3">
      <w:pPr>
        <w:pStyle w:val="BodyText"/>
        <w:spacing w:before="45"/>
        <w:ind w:left="1217"/>
      </w:pPr>
      <w:r>
        <w:t>其中：PATH为sdbdriver放置路径；</w:t>
      </w:r>
    </w:p>
    <w:p w:rsidR="0020037C" w:rsidRDefault="004474D3">
      <w:pPr>
        <w:pStyle w:val="BodyText"/>
        <w:spacing w:before="16"/>
        <w:ind w:left="1217"/>
      </w:pPr>
      <w:r>
        <w:rPr>
          <w:w w:val="95"/>
        </w:rPr>
        <w:t xml:space="preserve">4.    </w:t>
      </w:r>
      <w:r>
        <w:rPr>
          <w:spacing w:val="39"/>
          <w:w w:val="95"/>
        </w:rPr>
        <w:t xml:space="preserve"> </w:t>
      </w:r>
      <w:r>
        <w:rPr>
          <w:w w:val="95"/>
        </w:rPr>
        <w:t>运行程序时，用户需要将LD_LIBRARY_PATH路径指定为包含libsdbcpp.so动态库的路径。</w:t>
      </w:r>
    </w:p>
    <w:p w:rsidR="0020037C" w:rsidRDefault="00B0609F">
      <w:pPr>
        <w:pStyle w:val="BodyText"/>
        <w:spacing w:before="48"/>
        <w:ind w:left="1217"/>
        <w:rPr>
          <w:rFonts w:ascii="仿宋" w:eastAsia="仿宋" w:hAnsi="仿宋" w:cs="仿宋"/>
        </w:rPr>
      </w:pPr>
      <w:r w:rsidRPr="00B0609F">
        <w:pict>
          <v:group id="_x0000_s2851" style="position:absolute;left:0;text-align:left;margin-left:95.85pt;margin-top:6.85pt;width:459.45pt;height:10.6pt;z-index:-251710976;mso-position-horizontal-relative:page" coordorigin="1917,137" coordsize="9189,212">
            <v:shape id="_x0000_s2852"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export LD_LIBRARY_PATH=&lt;PATH&gt;/sdbdriver/lib</w:t>
      </w:r>
    </w:p>
    <w:p w:rsidR="0020037C" w:rsidRDefault="0020037C">
      <w:pPr>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DD1987">
      <w:pPr>
        <w:pStyle w:val="BodyText"/>
        <w:spacing w:before="89" w:line="139" w:lineRule="auto"/>
        <w:ind w:left="1037" w:right="5821" w:hanging="640"/>
        <w:rPr>
          <w:lang w:eastAsia="zh-CN"/>
        </w:rPr>
      </w:pPr>
      <w:r>
        <w:pict>
          <v:shape id="_x0000_i1080"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如果运行程序时会出现错误提示：</w:t>
      </w:r>
    </w:p>
    <w:p w:rsidR="0020037C" w:rsidRDefault="0020037C">
      <w:pPr>
        <w:spacing w:before="6" w:line="120" w:lineRule="exact"/>
        <w:rPr>
          <w:sz w:val="12"/>
          <w:szCs w:val="12"/>
          <w:lang w:eastAsia="zh-CN"/>
        </w:rPr>
      </w:pPr>
    </w:p>
    <w:p w:rsidR="0020037C" w:rsidRDefault="004474D3">
      <w:pPr>
        <w:pStyle w:val="BodyText"/>
        <w:spacing w:line="167" w:lineRule="auto"/>
        <w:ind w:left="1037" w:right="585"/>
      </w:pPr>
      <w:r>
        <w:rPr>
          <w:w w:val="95"/>
        </w:rPr>
        <w:t>error</w:t>
      </w:r>
      <w:r>
        <w:rPr>
          <w:spacing w:val="8"/>
          <w:w w:val="95"/>
        </w:rPr>
        <w:t xml:space="preserve"> </w:t>
      </w:r>
      <w:r>
        <w:rPr>
          <w:w w:val="95"/>
        </w:rPr>
        <w:t>while</w:t>
      </w:r>
      <w:r>
        <w:rPr>
          <w:spacing w:val="8"/>
          <w:w w:val="95"/>
        </w:rPr>
        <w:t xml:space="preserve"> </w:t>
      </w:r>
      <w:r>
        <w:rPr>
          <w:w w:val="95"/>
        </w:rPr>
        <w:t>loading</w:t>
      </w:r>
      <w:r>
        <w:rPr>
          <w:spacing w:val="8"/>
          <w:w w:val="95"/>
        </w:rPr>
        <w:t xml:space="preserve"> </w:t>
      </w:r>
      <w:r>
        <w:rPr>
          <w:w w:val="95"/>
        </w:rPr>
        <w:t>shared</w:t>
      </w:r>
      <w:r>
        <w:rPr>
          <w:spacing w:val="8"/>
          <w:w w:val="95"/>
        </w:rPr>
        <w:t xml:space="preserve"> </w:t>
      </w:r>
      <w:r>
        <w:rPr>
          <w:w w:val="95"/>
        </w:rPr>
        <w:t>libraries:</w:t>
      </w:r>
      <w:r>
        <w:rPr>
          <w:spacing w:val="8"/>
          <w:w w:val="95"/>
        </w:rPr>
        <w:t xml:space="preserve"> </w:t>
      </w:r>
      <w:r>
        <w:rPr>
          <w:w w:val="95"/>
        </w:rPr>
        <w:t>libsdbcpp.so:</w:t>
      </w:r>
      <w:r>
        <w:rPr>
          <w:spacing w:val="8"/>
          <w:w w:val="95"/>
        </w:rPr>
        <w:t xml:space="preserve"> </w:t>
      </w:r>
      <w:r>
        <w:rPr>
          <w:w w:val="95"/>
        </w:rPr>
        <w:t>cannot</w:t>
      </w:r>
      <w:r>
        <w:rPr>
          <w:spacing w:val="8"/>
          <w:w w:val="95"/>
        </w:rPr>
        <w:t xml:space="preserve"> </w:t>
      </w:r>
      <w:r>
        <w:rPr>
          <w:w w:val="95"/>
        </w:rPr>
        <w:t>open</w:t>
      </w:r>
      <w:r>
        <w:rPr>
          <w:spacing w:val="8"/>
          <w:w w:val="95"/>
        </w:rPr>
        <w:t xml:space="preserve"> </w:t>
      </w:r>
      <w:r>
        <w:rPr>
          <w:w w:val="95"/>
        </w:rPr>
        <w:t>shared</w:t>
      </w:r>
      <w:r>
        <w:rPr>
          <w:spacing w:val="8"/>
          <w:w w:val="95"/>
        </w:rPr>
        <w:t xml:space="preserve"> </w:t>
      </w:r>
      <w:r>
        <w:rPr>
          <w:w w:val="95"/>
        </w:rPr>
        <w:t>object</w:t>
      </w:r>
      <w:r>
        <w:rPr>
          <w:spacing w:val="8"/>
          <w:w w:val="95"/>
        </w:rPr>
        <w:t xml:space="preserve"> </w:t>
      </w:r>
      <w:r>
        <w:rPr>
          <w:w w:val="95"/>
        </w:rPr>
        <w:t>file:</w:t>
      </w:r>
      <w:r>
        <w:rPr>
          <w:spacing w:val="8"/>
          <w:w w:val="95"/>
        </w:rPr>
        <w:t xml:space="preserve"> </w:t>
      </w:r>
      <w:r>
        <w:rPr>
          <w:w w:val="95"/>
        </w:rPr>
        <w:t>No</w:t>
      </w:r>
      <w:r>
        <w:rPr>
          <w:spacing w:val="8"/>
          <w:w w:val="95"/>
        </w:rPr>
        <w:t xml:space="preserve"> </w:t>
      </w:r>
      <w:r>
        <w:rPr>
          <w:w w:val="95"/>
        </w:rPr>
        <w:t>such</w:t>
      </w:r>
      <w:r>
        <w:rPr>
          <w:spacing w:val="8"/>
          <w:w w:val="95"/>
        </w:rPr>
        <w:t xml:space="preserve"> </w:t>
      </w:r>
      <w:r>
        <w:rPr>
          <w:w w:val="95"/>
        </w:rPr>
        <w:t>file</w:t>
      </w:r>
      <w:r>
        <w:rPr>
          <w:w w:val="97"/>
        </w:rPr>
        <w:t xml:space="preserve"> </w:t>
      </w:r>
      <w:r>
        <w:rPr>
          <w:w w:val="95"/>
        </w:rPr>
        <w:t>or</w:t>
      </w:r>
      <w:r>
        <w:rPr>
          <w:spacing w:val="8"/>
          <w:w w:val="95"/>
        </w:rPr>
        <w:t xml:space="preserve"> </w:t>
      </w:r>
      <w:r>
        <w:rPr>
          <w:w w:val="95"/>
        </w:rPr>
        <w:t>directory</w:t>
      </w:r>
    </w:p>
    <w:p w:rsidR="0020037C" w:rsidRDefault="0020037C">
      <w:pPr>
        <w:spacing w:before="10" w:line="110" w:lineRule="exact"/>
        <w:rPr>
          <w:sz w:val="11"/>
          <w:szCs w:val="11"/>
        </w:rPr>
      </w:pPr>
    </w:p>
    <w:p w:rsidR="0020037C" w:rsidRDefault="004474D3">
      <w:pPr>
        <w:pStyle w:val="BodyText"/>
        <w:spacing w:line="167" w:lineRule="auto"/>
        <w:ind w:left="1037"/>
      </w:pPr>
      <w:r>
        <w:rPr>
          <w:w w:val="95"/>
        </w:rPr>
        <w:t>表示没有正确设置LD_LIBRARY_PATH，LD_LIBRARY_PATH是环境变量，建议设置到/etc/profile或</w:t>
      </w:r>
      <w:r>
        <w:t xml:space="preserve"> 者应用程序的启动脚本中，避免每次新开终端都需要重新设置。</w:t>
      </w:r>
    </w:p>
    <w:p w:rsidR="0020037C" w:rsidRDefault="004474D3">
      <w:pPr>
        <w:pStyle w:val="BodyText"/>
        <w:numPr>
          <w:ilvl w:val="0"/>
          <w:numId w:val="26"/>
        </w:numPr>
        <w:tabs>
          <w:tab w:val="left" w:pos="397"/>
        </w:tabs>
        <w:spacing w:line="283" w:lineRule="exact"/>
        <w:ind w:left="397" w:right="8824"/>
        <w:jc w:val="both"/>
      </w:pPr>
      <w:r>
        <w:rPr>
          <w:w w:val="90"/>
          <w:position w:val="1"/>
        </w:rPr>
        <w:t>Windows</w:t>
      </w:r>
    </w:p>
    <w:p w:rsidR="0020037C" w:rsidRDefault="004474D3">
      <w:pPr>
        <w:pStyle w:val="BodyText"/>
        <w:spacing w:before="18" w:line="306" w:lineRule="auto"/>
        <w:ind w:left="113" w:right="6527" w:firstLine="283"/>
        <w:rPr>
          <w:lang w:eastAsia="zh-CN"/>
        </w:rPr>
      </w:pPr>
      <w:r>
        <w:rPr>
          <w:w w:val="95"/>
          <w:lang w:eastAsia="zh-CN"/>
        </w:rPr>
        <w:t>暂未推出Windows驱动开发包。</w:t>
      </w:r>
      <w:r>
        <w:rPr>
          <w:lang w:eastAsia="zh-CN"/>
        </w:rPr>
        <w:t xml:space="preserve"> </w:t>
      </w:r>
      <w:bookmarkStart w:id="323" w:name="C++_开发基础"/>
      <w:bookmarkStart w:id="324" w:name="_bookmark134"/>
      <w:bookmarkEnd w:id="323"/>
      <w:bookmarkEnd w:id="324"/>
      <w:r>
        <w:rPr>
          <w:w w:val="95"/>
          <w:lang w:eastAsia="zh-CN"/>
        </w:rPr>
        <w:t>C++</w:t>
      </w:r>
      <w:r>
        <w:rPr>
          <w:spacing w:val="-25"/>
          <w:w w:val="95"/>
          <w:lang w:eastAsia="zh-CN"/>
        </w:rPr>
        <w:t xml:space="preserve"> </w:t>
      </w:r>
      <w:r>
        <w:rPr>
          <w:w w:val="95"/>
          <w:lang w:eastAsia="zh-CN"/>
        </w:rPr>
        <w:t>开发基础</w:t>
      </w:r>
    </w:p>
    <w:p w:rsidR="0020037C" w:rsidRDefault="004474D3">
      <w:pPr>
        <w:pStyle w:val="BodyText"/>
        <w:spacing w:before="30" w:line="167" w:lineRule="auto"/>
        <w:ind w:left="113" w:right="606"/>
        <w:jc w:val="both"/>
      </w:pPr>
      <w:r>
        <w:rPr>
          <w:w w:val="95"/>
          <w:lang w:eastAsia="zh-CN"/>
        </w:rPr>
        <w:t>这里介绍如何使用C++客户端驱动接口编写使用SequoiaDB数据库的程序。为了简单起见，下面的示例不全</w:t>
      </w:r>
      <w:r>
        <w:rPr>
          <w:lang w:eastAsia="zh-CN"/>
        </w:rPr>
        <w:t xml:space="preserve"> </w:t>
      </w:r>
      <w:r>
        <w:rPr>
          <w:w w:val="95"/>
          <w:lang w:eastAsia="zh-CN"/>
        </w:rPr>
        <w:t>部是完整的代码，只起示例性作用。</w:t>
      </w:r>
      <w:r>
        <w:rPr>
          <w:w w:val="95"/>
        </w:rPr>
        <w:t>可到/sequoiadb/client/samples/CPP下获取相应的完整的代码。</w:t>
      </w:r>
      <w:r>
        <w:rPr>
          <w:spacing w:val="33"/>
          <w:w w:val="95"/>
        </w:rPr>
        <w:t xml:space="preserve"> </w:t>
      </w:r>
      <w:r>
        <w:rPr>
          <w:color w:val="0000FF"/>
          <w:w w:val="95"/>
        </w:rPr>
        <w:t>更多</w:t>
      </w:r>
      <w:r>
        <w:rPr>
          <w:color w:val="0000FF"/>
        </w:rPr>
        <w:t xml:space="preserve"> </w:t>
      </w:r>
      <w:r>
        <w:rPr>
          <w:color w:val="0000FF"/>
          <w:w w:val="90"/>
        </w:rPr>
        <w:t>查看C++</w:t>
      </w:r>
      <w:r>
        <w:rPr>
          <w:color w:val="0000FF"/>
          <w:spacing w:val="18"/>
          <w:w w:val="90"/>
        </w:rPr>
        <w:t xml:space="preserve"> </w:t>
      </w:r>
      <w:r>
        <w:rPr>
          <w:color w:val="0000FF"/>
          <w:w w:val="90"/>
        </w:rPr>
        <w:t>API</w:t>
      </w:r>
    </w:p>
    <w:p w:rsidR="0020037C" w:rsidRDefault="0020037C">
      <w:pPr>
        <w:spacing w:before="11" w:line="200" w:lineRule="exact"/>
        <w:rPr>
          <w:sz w:val="20"/>
          <w:szCs w:val="20"/>
        </w:rPr>
      </w:pPr>
    </w:p>
    <w:p w:rsidR="0020037C" w:rsidRDefault="004474D3">
      <w:pPr>
        <w:pStyle w:val="BodyText"/>
        <w:ind w:left="113" w:right="8926"/>
        <w:jc w:val="both"/>
      </w:pPr>
      <w:r>
        <w:t>数据库操作</w:t>
      </w:r>
    </w:p>
    <w:p w:rsidR="0020037C" w:rsidRDefault="004474D3">
      <w:pPr>
        <w:pStyle w:val="BodyText"/>
        <w:numPr>
          <w:ilvl w:val="0"/>
          <w:numId w:val="26"/>
        </w:numPr>
        <w:tabs>
          <w:tab w:val="left" w:pos="397"/>
        </w:tabs>
        <w:spacing w:before="31" w:line="252" w:lineRule="auto"/>
        <w:ind w:left="397" w:right="1098"/>
      </w:pPr>
      <w:r>
        <w:rPr>
          <w:w w:val="95"/>
          <w:position w:val="1"/>
        </w:rPr>
        <w:t>连接数据库：Connecting</w:t>
      </w:r>
      <w:r>
        <w:rPr>
          <w:w w:val="94"/>
          <w:position w:val="1"/>
        </w:rPr>
        <w:t xml:space="preserve"> </w:t>
      </w:r>
      <w:r>
        <w:rPr>
          <w:w w:val="95"/>
        </w:rPr>
        <w:t>connect.cpp演示如何连接到数据库。文件应当包含“client.hpp”头文件及使用命名空间sdbclient。</w:t>
      </w:r>
    </w:p>
    <w:p w:rsidR="0020037C" w:rsidRDefault="00B0609F">
      <w:pPr>
        <w:pStyle w:val="BodyText"/>
        <w:spacing w:line="289" w:lineRule="exact"/>
        <w:ind w:left="397"/>
        <w:rPr>
          <w:rFonts w:ascii="仿宋" w:eastAsia="仿宋" w:hAnsi="仿宋" w:cs="仿宋"/>
        </w:rPr>
      </w:pPr>
      <w:r w:rsidRPr="00B0609F">
        <w:pict>
          <v:group id="_x0000_s2848" style="position:absolute;left:0;text-align:left;margin-left:95.85pt;margin-top:4.15pt;width:459.45pt;height:413.4pt;z-index:-251709952;mso-position-horizontal-relative:page" coordorigin="1917,83" coordsize="9189,8268">
            <v:shape id="_x0000_s2849" style="position:absolute;left:1917;top:83;width:9189;height:8268" coordorigin="1917,83" coordsize="9189,8268" path="m1917,83r9189,l11106,8351r-9189,l1917,83xe" fillcolor="#efefef" stroked="f">
              <v:path arrowok="t"/>
            </v:shape>
            <w10:wrap anchorx="page"/>
          </v:group>
        </w:pict>
      </w:r>
      <w:r w:rsidR="004474D3">
        <w:rPr>
          <w:rFonts w:ascii="仿宋" w:eastAsia="仿宋" w:hAnsi="仿宋" w:cs="仿宋"/>
        </w:rPr>
        <w:t>#include &lt;iostream&gt;</w:t>
      </w:r>
    </w:p>
    <w:p w:rsidR="0020037C" w:rsidRDefault="004474D3">
      <w:pPr>
        <w:pStyle w:val="BodyText"/>
        <w:spacing w:line="212" w:lineRule="exact"/>
        <w:ind w:left="397"/>
        <w:rPr>
          <w:rFonts w:ascii="仿宋" w:eastAsia="仿宋" w:hAnsi="仿宋" w:cs="仿宋"/>
        </w:rPr>
      </w:pPr>
      <w:r>
        <w:rPr>
          <w:rFonts w:ascii="仿宋" w:eastAsia="仿宋" w:hAnsi="仿宋" w:cs="仿宋"/>
        </w:rPr>
        <w:t>#include "client.hpp"</w:t>
      </w:r>
    </w:p>
    <w:p w:rsidR="0020037C" w:rsidRDefault="0020037C">
      <w:pPr>
        <w:spacing w:before="9" w:line="120" w:lineRule="exact"/>
        <w:rPr>
          <w:sz w:val="12"/>
          <w:szCs w:val="12"/>
        </w:rPr>
      </w:pPr>
    </w:p>
    <w:p w:rsidR="0020037C" w:rsidRDefault="004474D3">
      <w:pPr>
        <w:pStyle w:val="BodyText"/>
        <w:ind w:left="397"/>
        <w:rPr>
          <w:rFonts w:ascii="仿宋" w:eastAsia="仿宋" w:hAnsi="仿宋" w:cs="仿宋"/>
        </w:rPr>
      </w:pPr>
      <w:r>
        <w:rPr>
          <w:rFonts w:ascii="仿宋" w:eastAsia="仿宋" w:hAnsi="仿宋" w:cs="仿宋"/>
        </w:rPr>
        <w:t>using namespace std ;</w:t>
      </w:r>
    </w:p>
    <w:p w:rsidR="0020037C" w:rsidRDefault="004474D3">
      <w:pPr>
        <w:pStyle w:val="BodyText"/>
        <w:spacing w:line="212" w:lineRule="exact"/>
        <w:ind w:left="397"/>
        <w:rPr>
          <w:rFonts w:ascii="仿宋" w:eastAsia="仿宋" w:hAnsi="仿宋" w:cs="仿宋"/>
        </w:rPr>
      </w:pPr>
      <w:r>
        <w:rPr>
          <w:rFonts w:ascii="仿宋" w:eastAsia="仿宋" w:hAnsi="仿宋" w:cs="仿宋"/>
        </w:rPr>
        <w:t>using namespace sdbclient ;</w:t>
      </w:r>
    </w:p>
    <w:p w:rsidR="0020037C" w:rsidRDefault="0020037C">
      <w:pPr>
        <w:spacing w:before="9" w:line="120" w:lineRule="exact"/>
        <w:rPr>
          <w:sz w:val="12"/>
          <w:szCs w:val="12"/>
        </w:rPr>
      </w:pPr>
    </w:p>
    <w:p w:rsidR="0020037C" w:rsidRDefault="004474D3">
      <w:pPr>
        <w:pStyle w:val="BodyText"/>
        <w:ind w:left="397"/>
        <w:rPr>
          <w:rFonts w:ascii="仿宋" w:eastAsia="仿宋" w:hAnsi="仿宋" w:cs="仿宋"/>
        </w:rPr>
      </w:pPr>
      <w:r>
        <w:rPr>
          <w:rFonts w:ascii="仿宋" w:eastAsia="仿宋" w:hAnsi="仿宋" w:cs="仿宋"/>
        </w:rPr>
        <w:t>// Display Syntax Error</w:t>
      </w:r>
    </w:p>
    <w:p w:rsidR="0020037C" w:rsidRDefault="004474D3">
      <w:pPr>
        <w:pStyle w:val="BodyText"/>
        <w:spacing w:line="212" w:lineRule="exact"/>
        <w:ind w:left="397"/>
        <w:rPr>
          <w:rFonts w:ascii="仿宋" w:eastAsia="仿宋" w:hAnsi="仿宋" w:cs="仿宋"/>
        </w:rPr>
      </w:pPr>
      <w:r>
        <w:rPr>
          <w:rFonts w:ascii="仿宋" w:eastAsia="仿宋" w:hAnsi="仿宋" w:cs="仿宋"/>
        </w:rPr>
        <w:t>void displaySyntax ( CHAR *pCommand ) ;</w:t>
      </w:r>
    </w:p>
    <w:p w:rsidR="0020037C" w:rsidRDefault="0020037C">
      <w:pPr>
        <w:spacing w:before="9" w:line="120" w:lineRule="exact"/>
        <w:rPr>
          <w:sz w:val="12"/>
          <w:szCs w:val="12"/>
        </w:rPr>
      </w:pPr>
    </w:p>
    <w:p w:rsidR="0020037C" w:rsidRDefault="004474D3">
      <w:pPr>
        <w:pStyle w:val="BodyText"/>
        <w:ind w:left="397"/>
        <w:rPr>
          <w:rFonts w:ascii="仿宋" w:eastAsia="仿宋" w:hAnsi="仿宋" w:cs="仿宋"/>
        </w:rPr>
      </w:pPr>
      <w:r>
        <w:rPr>
          <w:rFonts w:ascii="仿宋" w:eastAsia="仿宋" w:hAnsi="仿宋" w:cs="仿宋"/>
        </w:rPr>
        <w:t>INT32 main ( INT32 argc, CHAR **argv )</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697"/>
        <w:rPr>
          <w:rFonts w:ascii="仿宋" w:eastAsia="仿宋" w:hAnsi="仿宋" w:cs="仿宋"/>
        </w:rPr>
      </w:pPr>
      <w:r>
        <w:rPr>
          <w:rFonts w:ascii="仿宋" w:eastAsia="仿宋" w:hAnsi="仿宋" w:cs="仿宋"/>
        </w:rPr>
        <w:t>// verify syntax</w:t>
      </w:r>
    </w:p>
    <w:p w:rsidR="0020037C" w:rsidRDefault="004474D3">
      <w:pPr>
        <w:pStyle w:val="BodyText"/>
        <w:spacing w:line="212" w:lineRule="exact"/>
        <w:ind w:left="697"/>
        <w:rPr>
          <w:rFonts w:ascii="仿宋" w:eastAsia="仿宋" w:hAnsi="仿宋" w:cs="仿宋"/>
        </w:rPr>
      </w:pPr>
      <w:r>
        <w:rPr>
          <w:rFonts w:ascii="仿宋" w:eastAsia="仿宋" w:hAnsi="仿宋" w:cs="仿宋"/>
        </w:rPr>
        <w:t>if ( 5 != argc )</w:t>
      </w:r>
    </w:p>
    <w:p w:rsidR="0020037C" w:rsidRDefault="004474D3">
      <w:pPr>
        <w:pStyle w:val="BodyText"/>
        <w:spacing w:line="212" w:lineRule="exact"/>
        <w:ind w:left="6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displaySyntax ( (CHAR*)argv[0] ) ;</w:t>
      </w:r>
    </w:p>
    <w:p w:rsidR="0020037C" w:rsidRDefault="004474D3">
      <w:pPr>
        <w:pStyle w:val="BodyText"/>
        <w:spacing w:line="212" w:lineRule="exact"/>
        <w:ind w:left="997"/>
        <w:rPr>
          <w:rFonts w:ascii="仿宋" w:eastAsia="仿宋" w:hAnsi="仿宋" w:cs="仿宋"/>
        </w:rPr>
      </w:pPr>
      <w:r>
        <w:rPr>
          <w:rFonts w:ascii="仿宋" w:eastAsia="仿宋" w:hAnsi="仿宋" w:cs="仿宋"/>
        </w:rPr>
        <w:t>exit ( 0 ) ;</w:t>
      </w:r>
    </w:p>
    <w:p w:rsidR="0020037C" w:rsidRDefault="004474D3">
      <w:pPr>
        <w:pStyle w:val="BodyText"/>
        <w:spacing w:line="212" w:lineRule="exact"/>
        <w:ind w:left="697"/>
        <w:rPr>
          <w:rFonts w:ascii="仿宋" w:eastAsia="仿宋" w:hAnsi="仿宋" w:cs="仿宋"/>
        </w:rPr>
      </w:pPr>
      <w:r>
        <w:rPr>
          <w:rFonts w:ascii="仿宋" w:eastAsia="仿宋" w:hAnsi="仿宋" w:cs="仿宋"/>
        </w:rPr>
        <w:t>}</w:t>
      </w:r>
    </w:p>
    <w:p w:rsidR="0020037C" w:rsidRDefault="004474D3">
      <w:pPr>
        <w:pStyle w:val="BodyText"/>
        <w:spacing w:line="212" w:lineRule="exact"/>
        <w:ind w:left="697"/>
        <w:rPr>
          <w:rFonts w:ascii="仿宋" w:eastAsia="仿宋" w:hAnsi="仿宋" w:cs="仿宋"/>
        </w:rPr>
      </w:pPr>
      <w:r>
        <w:rPr>
          <w:rFonts w:ascii="仿宋" w:eastAsia="仿宋" w:hAnsi="仿宋" w:cs="仿宋"/>
        </w:rPr>
        <w:t>// read argument</w:t>
      </w:r>
    </w:p>
    <w:p w:rsidR="0020037C" w:rsidRDefault="004474D3">
      <w:pPr>
        <w:pStyle w:val="BodyText"/>
        <w:tabs>
          <w:tab w:val="left" w:pos="2597"/>
        </w:tabs>
        <w:spacing w:line="212" w:lineRule="exact"/>
        <w:ind w:left="697"/>
        <w:rPr>
          <w:rFonts w:ascii="仿宋" w:eastAsia="仿宋" w:hAnsi="仿宋" w:cs="仿宋"/>
        </w:rPr>
      </w:pPr>
      <w:r>
        <w:rPr>
          <w:rFonts w:ascii="仿宋" w:eastAsia="仿宋" w:hAnsi="仿宋" w:cs="仿宋"/>
        </w:rPr>
        <w:t>CHAR *pHostName</w:t>
      </w:r>
      <w:r>
        <w:rPr>
          <w:rFonts w:ascii="仿宋" w:eastAsia="仿宋" w:hAnsi="仿宋" w:cs="仿宋"/>
        </w:rPr>
        <w:tab/>
        <w:t>= (CHAR*)argv[1] ;</w:t>
      </w:r>
    </w:p>
    <w:p w:rsidR="0020037C" w:rsidRDefault="004474D3">
      <w:pPr>
        <w:pStyle w:val="BodyText"/>
        <w:tabs>
          <w:tab w:val="left" w:pos="2597"/>
        </w:tabs>
        <w:spacing w:line="212" w:lineRule="exact"/>
        <w:ind w:left="697"/>
        <w:rPr>
          <w:rFonts w:ascii="仿宋" w:eastAsia="仿宋" w:hAnsi="仿宋" w:cs="仿宋"/>
        </w:rPr>
      </w:pPr>
      <w:r>
        <w:rPr>
          <w:rFonts w:ascii="仿宋" w:eastAsia="仿宋" w:hAnsi="仿宋" w:cs="仿宋"/>
        </w:rPr>
        <w:t>CHAR *pPort</w:t>
      </w:r>
      <w:r>
        <w:rPr>
          <w:rFonts w:ascii="仿宋" w:eastAsia="仿宋" w:hAnsi="仿宋" w:cs="仿宋"/>
        </w:rPr>
        <w:tab/>
        <w:t>= (CHAR*)argv[2] ;</w:t>
      </w:r>
    </w:p>
    <w:p w:rsidR="0020037C" w:rsidRDefault="004474D3">
      <w:pPr>
        <w:pStyle w:val="BodyText"/>
        <w:tabs>
          <w:tab w:val="left" w:pos="2597"/>
        </w:tabs>
        <w:spacing w:line="212" w:lineRule="exact"/>
        <w:ind w:left="697"/>
        <w:rPr>
          <w:rFonts w:ascii="仿宋" w:eastAsia="仿宋" w:hAnsi="仿宋" w:cs="仿宋"/>
        </w:rPr>
      </w:pPr>
      <w:r>
        <w:rPr>
          <w:rFonts w:ascii="仿宋" w:eastAsia="仿宋" w:hAnsi="仿宋" w:cs="仿宋"/>
        </w:rPr>
        <w:t>CHAR *pUsr</w:t>
      </w:r>
      <w:r>
        <w:rPr>
          <w:rFonts w:ascii="仿宋" w:eastAsia="仿宋" w:hAnsi="仿宋" w:cs="仿宋"/>
        </w:rPr>
        <w:tab/>
        <w:t>= (CHAR*)argv[3] ;</w:t>
      </w:r>
    </w:p>
    <w:p w:rsidR="0020037C" w:rsidRDefault="004474D3">
      <w:pPr>
        <w:pStyle w:val="BodyText"/>
        <w:tabs>
          <w:tab w:val="left" w:pos="2597"/>
        </w:tabs>
        <w:spacing w:line="212" w:lineRule="exact"/>
        <w:ind w:left="697"/>
        <w:rPr>
          <w:rFonts w:ascii="仿宋" w:eastAsia="仿宋" w:hAnsi="仿宋" w:cs="仿宋"/>
        </w:rPr>
      </w:pPr>
      <w:r>
        <w:rPr>
          <w:rFonts w:ascii="仿宋" w:eastAsia="仿宋" w:hAnsi="仿宋" w:cs="仿宋"/>
        </w:rPr>
        <w:t>CHAR *pPasswd</w:t>
      </w:r>
      <w:r>
        <w:rPr>
          <w:rFonts w:ascii="仿宋" w:eastAsia="仿宋" w:hAnsi="仿宋" w:cs="仿宋"/>
        </w:rPr>
        <w:tab/>
        <w:t>= (CHAR*)argv[4] ;</w:t>
      </w:r>
    </w:p>
    <w:p w:rsidR="0020037C" w:rsidRDefault="0020037C">
      <w:pPr>
        <w:spacing w:before="4" w:line="200" w:lineRule="exact"/>
        <w:rPr>
          <w:sz w:val="20"/>
          <w:szCs w:val="20"/>
        </w:rPr>
      </w:pPr>
    </w:p>
    <w:p w:rsidR="0020037C" w:rsidRDefault="004474D3">
      <w:pPr>
        <w:pStyle w:val="BodyText"/>
        <w:spacing w:line="172" w:lineRule="auto"/>
        <w:ind w:left="697" w:right="6663"/>
        <w:rPr>
          <w:rFonts w:ascii="仿宋" w:eastAsia="仿宋" w:hAnsi="仿宋" w:cs="仿宋"/>
        </w:rPr>
      </w:pPr>
      <w:r>
        <w:rPr>
          <w:rFonts w:ascii="仿宋" w:eastAsia="仿宋" w:hAnsi="仿宋" w:cs="仿宋"/>
        </w:rPr>
        <w:t>// define local variable sdb connection ;</w:t>
      </w:r>
    </w:p>
    <w:p w:rsidR="0020037C" w:rsidRDefault="004474D3">
      <w:pPr>
        <w:pStyle w:val="BodyText"/>
        <w:spacing w:line="220" w:lineRule="exact"/>
        <w:ind w:left="697"/>
        <w:rPr>
          <w:rFonts w:ascii="仿宋" w:eastAsia="仿宋" w:hAnsi="仿宋" w:cs="仿宋"/>
        </w:rPr>
      </w:pPr>
      <w:r>
        <w:rPr>
          <w:rFonts w:ascii="仿宋" w:eastAsia="仿宋" w:hAnsi="仿宋" w:cs="仿宋"/>
        </w:rPr>
        <w:t>INT32 rc = SDB_OK ;</w:t>
      </w:r>
    </w:p>
    <w:p w:rsidR="0020037C" w:rsidRDefault="0020037C">
      <w:pPr>
        <w:spacing w:before="9" w:line="120" w:lineRule="exact"/>
        <w:rPr>
          <w:sz w:val="12"/>
          <w:szCs w:val="12"/>
        </w:rPr>
      </w:pPr>
    </w:p>
    <w:p w:rsidR="0020037C" w:rsidRDefault="004474D3">
      <w:pPr>
        <w:pStyle w:val="BodyText"/>
        <w:ind w:left="697"/>
        <w:rPr>
          <w:rFonts w:ascii="仿宋" w:eastAsia="仿宋" w:hAnsi="仿宋" w:cs="仿宋"/>
        </w:rPr>
      </w:pPr>
      <w:r>
        <w:rPr>
          <w:rFonts w:ascii="仿宋" w:eastAsia="仿宋" w:hAnsi="仿宋" w:cs="仿宋"/>
        </w:rPr>
        <w:t>// connect to database</w:t>
      </w:r>
    </w:p>
    <w:p w:rsidR="0020037C" w:rsidRDefault="004474D3">
      <w:pPr>
        <w:pStyle w:val="BodyText"/>
        <w:spacing w:line="212" w:lineRule="exact"/>
        <w:ind w:left="697"/>
        <w:rPr>
          <w:rFonts w:ascii="仿宋" w:eastAsia="仿宋" w:hAnsi="仿宋" w:cs="仿宋"/>
        </w:rPr>
      </w:pPr>
      <w:r>
        <w:rPr>
          <w:rFonts w:ascii="仿宋" w:eastAsia="仿宋" w:hAnsi="仿宋" w:cs="仿宋"/>
        </w:rPr>
        <w:t>rc = connection.connect ( pHostName, pPort, pUsr, pPasswd ) ;</w:t>
      </w:r>
    </w:p>
    <w:p w:rsidR="0020037C" w:rsidRDefault="004474D3">
      <w:pPr>
        <w:pStyle w:val="BodyText"/>
        <w:spacing w:line="212" w:lineRule="exact"/>
        <w:ind w:left="697"/>
        <w:rPr>
          <w:rFonts w:ascii="仿宋" w:eastAsia="仿宋" w:hAnsi="仿宋" w:cs="仿宋"/>
        </w:rPr>
      </w:pPr>
      <w:r>
        <w:rPr>
          <w:rFonts w:ascii="仿宋" w:eastAsia="仿宋" w:hAnsi="仿宋" w:cs="仿宋"/>
        </w:rPr>
        <w:t>if( rc!=SDB_OK )</w:t>
      </w:r>
    </w:p>
    <w:p w:rsidR="0020037C" w:rsidRDefault="004474D3">
      <w:pPr>
        <w:pStyle w:val="BodyText"/>
        <w:spacing w:line="212" w:lineRule="exact"/>
        <w:ind w:left="6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cout &lt;&lt;"Fail to connet to database, rc = "&lt;&lt;rc&lt;&lt;endl ;</w:t>
      </w:r>
    </w:p>
    <w:p w:rsidR="0020037C" w:rsidRDefault="004474D3">
      <w:pPr>
        <w:pStyle w:val="BodyText"/>
        <w:spacing w:line="212" w:lineRule="exact"/>
        <w:ind w:left="997"/>
        <w:rPr>
          <w:rFonts w:ascii="仿宋" w:eastAsia="仿宋" w:hAnsi="仿宋" w:cs="仿宋"/>
        </w:rPr>
      </w:pPr>
      <w:r>
        <w:rPr>
          <w:rFonts w:ascii="仿宋" w:eastAsia="仿宋" w:hAnsi="仿宋" w:cs="仿宋"/>
        </w:rPr>
        <w:t>goto error ;</w:t>
      </w:r>
    </w:p>
    <w:p w:rsidR="0020037C" w:rsidRDefault="004474D3">
      <w:pPr>
        <w:pStyle w:val="BodyText"/>
        <w:spacing w:line="212" w:lineRule="exact"/>
        <w:ind w:left="697"/>
        <w:rPr>
          <w:rFonts w:ascii="仿宋" w:eastAsia="仿宋" w:hAnsi="仿宋" w:cs="仿宋"/>
        </w:rPr>
      </w:pPr>
      <w:r>
        <w:rPr>
          <w:rFonts w:ascii="仿宋" w:eastAsia="仿宋" w:hAnsi="仿宋" w:cs="仿宋"/>
        </w:rPr>
        <w:t>}</w:t>
      </w:r>
    </w:p>
    <w:p w:rsidR="0020037C" w:rsidRDefault="004474D3">
      <w:pPr>
        <w:pStyle w:val="BodyText"/>
        <w:spacing w:line="212" w:lineRule="exact"/>
        <w:ind w:left="377" w:right="8622"/>
        <w:jc w:val="center"/>
        <w:rPr>
          <w:rFonts w:ascii="仿宋" w:eastAsia="仿宋" w:hAnsi="仿宋" w:cs="仿宋"/>
        </w:rPr>
      </w:pPr>
      <w:r>
        <w:rPr>
          <w:rFonts w:ascii="仿宋" w:eastAsia="仿宋" w:hAnsi="仿宋" w:cs="仿宋"/>
        </w:rPr>
        <w:t>else</w:t>
      </w:r>
    </w:p>
    <w:p w:rsidR="0020037C" w:rsidRDefault="004474D3">
      <w:pPr>
        <w:pStyle w:val="BodyText"/>
        <w:spacing w:line="212" w:lineRule="exact"/>
        <w:ind w:left="997"/>
        <w:rPr>
          <w:rFonts w:ascii="仿宋" w:eastAsia="仿宋" w:hAnsi="仿宋" w:cs="仿宋"/>
        </w:rPr>
      </w:pPr>
      <w:r>
        <w:rPr>
          <w:rFonts w:ascii="仿宋" w:eastAsia="仿宋" w:hAnsi="仿宋" w:cs="仿宋"/>
        </w:rPr>
        <w:t>cout&lt;&lt;"Connect success!"&lt;&lt;endl ;</w:t>
      </w:r>
    </w:p>
    <w:p w:rsidR="0020037C" w:rsidRDefault="0020037C">
      <w:pPr>
        <w:spacing w:before="9" w:line="120" w:lineRule="exact"/>
        <w:rPr>
          <w:sz w:val="12"/>
          <w:szCs w:val="12"/>
        </w:rPr>
      </w:pPr>
    </w:p>
    <w:p w:rsidR="0020037C" w:rsidRDefault="004474D3">
      <w:pPr>
        <w:pStyle w:val="BodyText"/>
        <w:ind w:left="377" w:right="8722"/>
        <w:jc w:val="center"/>
        <w:rPr>
          <w:rFonts w:ascii="仿宋" w:eastAsia="仿宋" w:hAnsi="仿宋" w:cs="仿宋"/>
        </w:rPr>
      </w:pPr>
      <w:r>
        <w:rPr>
          <w:rFonts w:ascii="仿宋" w:eastAsia="仿宋" w:hAnsi="仿宋" w:cs="仿宋"/>
        </w:rPr>
        <w:t>done:</w:t>
      </w:r>
    </w:p>
    <w:p w:rsidR="0020037C" w:rsidRDefault="004474D3">
      <w:pPr>
        <w:pStyle w:val="BodyText"/>
        <w:spacing w:line="212" w:lineRule="exact"/>
        <w:ind w:left="897"/>
        <w:rPr>
          <w:rFonts w:ascii="仿宋" w:eastAsia="仿宋" w:hAnsi="仿宋" w:cs="仿宋"/>
        </w:rPr>
      </w:pPr>
      <w:r>
        <w:rPr>
          <w:rFonts w:ascii="仿宋" w:eastAsia="仿宋" w:hAnsi="仿宋" w:cs="仿宋"/>
        </w:rPr>
        <w:t>// disconnect from database</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20037C">
      <w:pPr>
        <w:spacing w:before="7" w:line="120" w:lineRule="exact"/>
        <w:rPr>
          <w:sz w:val="12"/>
          <w:szCs w:val="12"/>
        </w:rPr>
      </w:pPr>
    </w:p>
    <w:p w:rsidR="0020037C" w:rsidRDefault="00B0609F">
      <w:pPr>
        <w:pStyle w:val="BodyText"/>
        <w:spacing w:before="80" w:line="172" w:lineRule="auto"/>
        <w:ind w:left="1717" w:right="5543"/>
        <w:rPr>
          <w:rFonts w:ascii="仿宋" w:eastAsia="仿宋" w:hAnsi="仿宋" w:cs="仿宋"/>
        </w:rPr>
      </w:pPr>
      <w:r w:rsidRPr="00B0609F">
        <w:pict>
          <v:group id="_x0000_s2846" style="position:absolute;left:0;text-align:left;margin-left:95.85pt;margin-top:4.7pt;width:459.45pt;height:127.2pt;z-index:-251708928;mso-position-horizontal-relative:page" coordorigin="1917,94" coordsize="9189,2544">
            <v:shape id="_x0000_s2847" style="position:absolute;left:1917;top:94;width:9189;height:2544" coordorigin="1917,94" coordsize="9189,2544" path="m1917,94r9189,l11106,2638r-9189,l1917,94xe" fillcolor="#efefef" stroked="f">
              <v:path arrowok="t"/>
            </v:shape>
            <w10:wrap anchorx="page"/>
          </v:group>
        </w:pict>
      </w:r>
      <w:r w:rsidR="004474D3">
        <w:rPr>
          <w:rFonts w:ascii="仿宋" w:eastAsia="仿宋" w:hAnsi="仿宋" w:cs="仿宋"/>
        </w:rPr>
        <w:t>connection.disconnect () ; return 0 ;</w:t>
      </w:r>
    </w:p>
    <w:p w:rsidR="0020037C" w:rsidRDefault="004474D3">
      <w:pPr>
        <w:pStyle w:val="BodyText"/>
        <w:spacing w:line="220" w:lineRule="exact"/>
        <w:ind w:left="1417"/>
        <w:rPr>
          <w:rFonts w:ascii="仿宋" w:eastAsia="仿宋" w:hAnsi="仿宋" w:cs="仿宋"/>
        </w:rPr>
      </w:pPr>
      <w:r>
        <w:rPr>
          <w:rFonts w:ascii="仿宋" w:eastAsia="仿宋" w:hAnsi="仿宋" w:cs="仿宋"/>
        </w:rPr>
        <w:t>error:</w:t>
      </w:r>
    </w:p>
    <w:p w:rsidR="0020037C" w:rsidRDefault="004474D3">
      <w:pPr>
        <w:pStyle w:val="BodyText"/>
        <w:spacing w:line="212" w:lineRule="exact"/>
        <w:ind w:left="1717"/>
        <w:rPr>
          <w:rFonts w:ascii="仿宋" w:eastAsia="仿宋" w:hAnsi="仿宋" w:cs="仿宋"/>
        </w:rPr>
      </w:pPr>
      <w:r>
        <w:rPr>
          <w:rFonts w:ascii="仿宋" w:eastAsia="仿宋" w:hAnsi="仿宋" w:cs="仿宋"/>
        </w:rPr>
        <w:t>goto done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20037C">
      <w:pPr>
        <w:spacing w:before="4" w:line="120" w:lineRule="exact"/>
        <w:rPr>
          <w:sz w:val="12"/>
          <w:szCs w:val="12"/>
        </w:rPr>
      </w:pPr>
    </w:p>
    <w:p w:rsidR="0020037C" w:rsidRDefault="004474D3">
      <w:pPr>
        <w:pStyle w:val="BodyText"/>
        <w:spacing w:before="5"/>
        <w:ind w:left="1217"/>
        <w:rPr>
          <w:rFonts w:ascii="仿宋" w:eastAsia="仿宋" w:hAnsi="仿宋" w:cs="仿宋"/>
        </w:rPr>
      </w:pPr>
      <w:r>
        <w:rPr>
          <w:rFonts w:ascii="仿宋" w:eastAsia="仿宋" w:hAnsi="仿宋" w:cs="仿宋"/>
        </w:rPr>
        <w:t>// Display Syntax Error</w:t>
      </w:r>
    </w:p>
    <w:p w:rsidR="0020037C" w:rsidRDefault="004474D3">
      <w:pPr>
        <w:pStyle w:val="BodyText"/>
        <w:spacing w:line="212" w:lineRule="exact"/>
        <w:ind w:left="1217"/>
        <w:rPr>
          <w:rFonts w:ascii="仿宋" w:eastAsia="仿宋" w:hAnsi="仿宋" w:cs="仿宋"/>
        </w:rPr>
      </w:pPr>
      <w:r>
        <w:rPr>
          <w:rFonts w:ascii="仿宋" w:eastAsia="仿宋" w:hAnsi="仿宋" w:cs="仿宋"/>
        </w:rPr>
        <w:t>void displaySyntax ( CHAR *pCommand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517"/>
        <w:rPr>
          <w:rFonts w:ascii="仿宋" w:eastAsia="仿宋" w:hAnsi="仿宋" w:cs="仿宋"/>
        </w:rPr>
      </w:pPr>
      <w:r>
        <w:rPr>
          <w:rFonts w:ascii="仿宋" w:eastAsia="仿宋" w:hAnsi="仿宋" w:cs="仿宋"/>
        </w:rPr>
        <w:t>cout&lt;&lt;"Syntax:"&lt;&lt;pCommand" &lt;hostname&gt; &lt;servicename&gt;\</w:t>
      </w:r>
    </w:p>
    <w:p w:rsidR="0020037C" w:rsidRDefault="004474D3">
      <w:pPr>
        <w:pStyle w:val="BodyText"/>
        <w:spacing w:line="212" w:lineRule="exact"/>
        <w:ind w:left="1517"/>
        <w:rPr>
          <w:rFonts w:ascii="仿宋" w:eastAsia="仿宋" w:hAnsi="仿宋" w:cs="仿宋"/>
        </w:rPr>
      </w:pPr>
      <w:r>
        <w:rPr>
          <w:rFonts w:ascii="仿宋" w:eastAsia="仿宋" w:hAnsi="仿宋" w:cs="仿宋"/>
        </w:rPr>
        <w:t>usernamepassword"endl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before="45"/>
        <w:ind w:left="1217"/>
      </w:pPr>
      <w:r>
        <w:t>在linux下，可以如下编译及链接动态链接库文件libsdbc.so:</w:t>
      </w:r>
    </w:p>
    <w:p w:rsidR="0020037C" w:rsidRDefault="00B0609F">
      <w:pPr>
        <w:pStyle w:val="BodyText"/>
        <w:spacing w:before="83" w:line="172" w:lineRule="auto"/>
        <w:ind w:left="1217"/>
        <w:rPr>
          <w:rFonts w:ascii="仿宋" w:eastAsia="仿宋" w:hAnsi="仿宋" w:cs="仿宋"/>
        </w:rPr>
      </w:pPr>
      <w:r w:rsidRPr="00B0609F">
        <w:pict>
          <v:group id="_x0000_s2844" style="position:absolute;left:0;text-align:left;margin-left:95.85pt;margin-top:4.85pt;width:459.45pt;height:42.4pt;z-index:-251707904;mso-position-horizontal-relative:page" coordorigin="1917,97" coordsize="9189,848">
            <v:shape id="_x0000_s2845" style="position:absolute;left:1917;top:97;width:9189;height:848" coordorigin="1917,97" coordsize="9189,848" path="m1917,97r9189,l11106,945r-9189,l1917,97xe" fillcolor="#efefef" stroked="f">
              <v:path arrowok="t"/>
            </v:shape>
            <w10:wrap anchorx="page"/>
          </v:group>
        </w:pict>
      </w:r>
      <w:r w:rsidR="004474D3">
        <w:rPr>
          <w:rFonts w:ascii="仿宋" w:eastAsia="仿宋" w:hAnsi="仿宋" w:cs="仿宋"/>
        </w:rPr>
        <w:t>$g++ -o connect connect.cpp -I &lt;PATH&gt;/sdbdriver/include -lsdbcpp -L &lt;PATH&gt;/sdbdriver/lib 执行结果如下：</w:t>
      </w:r>
    </w:p>
    <w:p w:rsidR="0020037C" w:rsidRDefault="004474D3">
      <w:pPr>
        <w:pStyle w:val="BodyText"/>
        <w:spacing w:line="172" w:lineRule="auto"/>
        <w:ind w:left="1217" w:right="5543"/>
        <w:rPr>
          <w:rFonts w:ascii="仿宋" w:eastAsia="仿宋" w:hAnsi="仿宋" w:cs="仿宋"/>
        </w:rPr>
      </w:pPr>
      <w:r>
        <w:rPr>
          <w:rFonts w:ascii="仿宋" w:eastAsia="仿宋" w:hAnsi="仿宋" w:cs="仿宋"/>
        </w:rPr>
        <w:t xml:space="preserve">$ ./connect localhost </w:t>
      </w:r>
      <w:r w:rsidR="003A556E" w:rsidRPr="003A556E">
        <w:rPr>
          <w:rFonts w:ascii="仿宋" w:eastAsia="仿宋" w:hAnsi="仿宋" w:cs="仿宋"/>
        </w:rPr>
        <w:t>11810</w:t>
      </w:r>
      <w:r>
        <w:rPr>
          <w:rFonts w:ascii="仿宋" w:eastAsia="仿宋" w:hAnsi="仿宋" w:cs="仿宋"/>
        </w:rPr>
        <w:t>"" "" Connect success!</w:t>
      </w:r>
    </w:p>
    <w:p w:rsidR="0020037C" w:rsidRDefault="004474D3">
      <w:pPr>
        <w:pStyle w:val="BodyText"/>
        <w:spacing w:before="53"/>
        <w:ind w:left="1217"/>
      </w:pPr>
      <w:r>
        <w:t>在Windows下，如下编译及连接动态链接库文件sdbcpp.lib和sdbcpp.dll:</w:t>
      </w:r>
    </w:p>
    <w:p w:rsidR="0020037C" w:rsidRDefault="00B0609F">
      <w:pPr>
        <w:pStyle w:val="BodyText"/>
        <w:spacing w:before="8"/>
        <w:ind w:left="1217"/>
        <w:rPr>
          <w:rFonts w:ascii="仿宋" w:eastAsia="仿宋" w:hAnsi="仿宋" w:cs="仿宋"/>
        </w:rPr>
      </w:pPr>
      <w:r w:rsidRPr="00B0609F">
        <w:pict>
          <v:group id="_x0000_s2842" style="position:absolute;left:0;text-align:left;margin-left:95.85pt;margin-top:4.85pt;width:459.45pt;height:63.6pt;z-index:-251706880;mso-position-horizontal-relative:page" coordorigin="1917,97" coordsize="9189,1272">
            <v:shape id="_x0000_s2843" style="position:absolute;left:1917;top:97;width:9189;height:1272" coordorigin="1917,97" coordsize="9189,1272" path="m1917,97r9189,l11106,1369r-9189,l1917,97xe" fillcolor="#efefef" stroked="f">
              <v:path arrowok="t"/>
            </v:shape>
            <w10:wrap anchorx="page"/>
          </v:group>
        </w:pict>
      </w:r>
      <w:r w:rsidR="004474D3">
        <w:rPr>
          <w:rFonts w:ascii="仿宋" w:eastAsia="仿宋" w:hAnsi="仿宋" w:cs="仿宋"/>
        </w:rPr>
        <w:t>&gt; cl /Fo connect.obj /c connect.cpp /I &lt;PATH&gt;\sdbdriver\include /wd4047</w:t>
      </w:r>
    </w:p>
    <w:p w:rsidR="0020037C" w:rsidRDefault="004474D3">
      <w:pPr>
        <w:pStyle w:val="BodyText"/>
        <w:spacing w:line="212" w:lineRule="exact"/>
        <w:ind w:left="1217"/>
        <w:rPr>
          <w:rFonts w:ascii="仿宋" w:eastAsia="仿宋" w:hAnsi="仿宋" w:cs="仿宋"/>
        </w:rPr>
      </w:pPr>
      <w:r>
        <w:rPr>
          <w:rFonts w:ascii="仿宋" w:eastAsia="仿宋" w:hAnsi="仿宋" w:cs="仿宋"/>
        </w:rPr>
        <w:t>&gt; link /OUT:connect.exe /LIBPATH:&lt;PATH&gt;\sdbdriver\lib sdbcpp.lib connect.obj</w:t>
      </w:r>
    </w:p>
    <w:p w:rsidR="0020037C" w:rsidRDefault="004474D3">
      <w:pPr>
        <w:pStyle w:val="BodyText"/>
        <w:spacing w:line="212" w:lineRule="exact"/>
        <w:ind w:left="1217"/>
        <w:rPr>
          <w:rFonts w:ascii="仿宋" w:eastAsia="仿宋" w:hAnsi="仿宋" w:cs="仿宋"/>
        </w:rPr>
      </w:pPr>
      <w:r>
        <w:rPr>
          <w:rFonts w:ascii="仿宋" w:eastAsia="仿宋" w:hAnsi="仿宋" w:cs="仿宋"/>
        </w:rPr>
        <w:t>&gt; copy &lt;PATH&gt;\sdbdriver\lib\sdbcpp.dll .</w:t>
      </w:r>
    </w:p>
    <w:p w:rsidR="0020037C" w:rsidRDefault="004474D3">
      <w:pPr>
        <w:pStyle w:val="BodyText"/>
        <w:spacing w:line="212" w:lineRule="exact"/>
        <w:ind w:left="1217"/>
        <w:rPr>
          <w:rFonts w:ascii="仿宋" w:eastAsia="仿宋" w:hAnsi="仿宋" w:cs="仿宋"/>
        </w:rPr>
      </w:pPr>
      <w:r>
        <w:rPr>
          <w:rFonts w:ascii="仿宋" w:eastAsia="仿宋" w:hAnsi="仿宋" w:cs="仿宋"/>
        </w:rPr>
        <w:t>执行结果如下：</w:t>
      </w:r>
    </w:p>
    <w:p w:rsidR="0020037C" w:rsidRDefault="004474D3">
      <w:pPr>
        <w:pStyle w:val="BodyText"/>
        <w:spacing w:line="212" w:lineRule="exact"/>
        <w:ind w:left="1217"/>
        <w:rPr>
          <w:rFonts w:ascii="仿宋" w:eastAsia="仿宋" w:hAnsi="仿宋" w:cs="仿宋"/>
        </w:rPr>
      </w:pPr>
      <w:r>
        <w:rPr>
          <w:rFonts w:ascii="仿宋" w:eastAsia="仿宋" w:hAnsi="仿宋" w:cs="仿宋"/>
        </w:rPr>
        <w:t xml:space="preserve">&gt; connect.exe localhost </w:t>
      </w:r>
      <w:r w:rsidR="003A556E" w:rsidRPr="003A556E">
        <w:rPr>
          <w:rFonts w:ascii="仿宋" w:eastAsia="仿宋" w:hAnsi="仿宋" w:cs="仿宋"/>
        </w:rPr>
        <w:t>11810</w:t>
      </w:r>
      <w:r>
        <w:rPr>
          <w:rFonts w:ascii="仿宋" w:eastAsia="仿宋" w:hAnsi="仿宋" w:cs="仿宋"/>
        </w:rPr>
        <w:t>"" ""</w:t>
      </w:r>
    </w:p>
    <w:p w:rsidR="0020037C" w:rsidRDefault="004474D3">
      <w:pPr>
        <w:pStyle w:val="BodyText"/>
        <w:spacing w:line="212" w:lineRule="exact"/>
        <w:ind w:left="1217"/>
        <w:rPr>
          <w:rFonts w:ascii="仿宋" w:eastAsia="仿宋" w:hAnsi="仿宋" w:cs="仿宋"/>
        </w:rPr>
      </w:pPr>
      <w:r>
        <w:rPr>
          <w:rFonts w:ascii="仿宋" w:eastAsia="仿宋" w:hAnsi="仿宋" w:cs="仿宋"/>
        </w:rPr>
        <w:t>&gt; Connect success!</w:t>
      </w:r>
    </w:p>
    <w:p w:rsidR="0020037C" w:rsidRDefault="0020037C">
      <w:pPr>
        <w:spacing w:before="5" w:line="140" w:lineRule="exact"/>
        <w:rPr>
          <w:sz w:val="14"/>
          <w:szCs w:val="14"/>
        </w:rPr>
      </w:pPr>
    </w:p>
    <w:p w:rsidR="0020037C" w:rsidRDefault="00DD1987">
      <w:pPr>
        <w:pStyle w:val="BodyText"/>
        <w:spacing w:line="157" w:lineRule="auto"/>
        <w:ind w:left="1857" w:right="113" w:hanging="640"/>
        <w:rPr>
          <w:lang w:eastAsia="zh-CN"/>
        </w:rPr>
      </w:pPr>
      <w:r>
        <w:pict>
          <v:shape id="_x0000_i1081"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95"/>
          <w:lang w:eastAsia="zh-CN"/>
        </w:rPr>
        <w:t>注:</w:t>
      </w:r>
      <w:r w:rsidR="004474D3">
        <w:rPr>
          <w:w w:val="116"/>
          <w:lang w:eastAsia="zh-CN"/>
        </w:rPr>
        <w:t xml:space="preserve"> </w:t>
      </w:r>
      <w:r w:rsidR="004474D3">
        <w:rPr>
          <w:w w:val="95"/>
          <w:lang w:eastAsia="zh-CN"/>
        </w:rPr>
        <w:t>本例程连接到本地数据库的</w:t>
      </w:r>
      <w:r w:rsidR="00CD4616">
        <w:rPr>
          <w:rFonts w:eastAsiaTheme="minorEastAsia" w:hint="eastAsia"/>
          <w:w w:val="95"/>
          <w:lang w:eastAsia="zh-CN"/>
        </w:rPr>
        <w:t>11810</w:t>
      </w:r>
      <w:r w:rsidR="004474D3">
        <w:rPr>
          <w:w w:val="95"/>
          <w:lang w:eastAsia="zh-CN"/>
        </w:rPr>
        <w:t>端口，使用的是空的用户名很密码。用户需要根据自己的实际情</w:t>
      </w:r>
      <w:r w:rsidR="004474D3">
        <w:rPr>
          <w:lang w:eastAsia="zh-CN"/>
        </w:rPr>
        <w:t xml:space="preserve"> </w:t>
      </w:r>
      <w:r w:rsidR="004474D3">
        <w:rPr>
          <w:w w:val="90"/>
          <w:lang w:eastAsia="zh-CN"/>
        </w:rPr>
        <w:t>况配置参数。</w:t>
      </w:r>
      <w:r w:rsidR="004474D3">
        <w:rPr>
          <w:w w:val="90"/>
        </w:rPr>
        <w:t>譬如，</w:t>
      </w:r>
      <w:r w:rsidR="004474D3">
        <w:rPr>
          <w:spacing w:val="32"/>
          <w:w w:val="90"/>
        </w:rPr>
        <w:t xml:space="preserve"> </w:t>
      </w:r>
      <w:r w:rsidR="004474D3">
        <w:rPr>
          <w:w w:val="90"/>
        </w:rPr>
        <w:t>connect.exe</w:t>
      </w:r>
      <w:r w:rsidR="004474D3">
        <w:rPr>
          <w:spacing w:val="33"/>
          <w:w w:val="90"/>
        </w:rPr>
        <w:t xml:space="preserve"> </w:t>
      </w:r>
      <w:r w:rsidR="004474D3">
        <w:rPr>
          <w:w w:val="90"/>
        </w:rPr>
        <w:t>localhost</w:t>
      </w:r>
      <w:r w:rsidR="004474D3">
        <w:rPr>
          <w:spacing w:val="33"/>
          <w:w w:val="90"/>
        </w:rPr>
        <w:t xml:space="preserve"> </w:t>
      </w:r>
      <w:r w:rsidR="003A556E" w:rsidRPr="003A556E">
        <w:rPr>
          <w:w w:val="90"/>
        </w:rPr>
        <w:t>11810</w:t>
      </w:r>
      <w:r w:rsidR="003A556E" w:rsidRPr="003A556E" w:rsidDel="003A556E">
        <w:rPr>
          <w:w w:val="90"/>
        </w:rPr>
        <w:t xml:space="preserve"> </w:t>
      </w:r>
      <w:r w:rsidR="004474D3">
        <w:rPr>
          <w:w w:val="90"/>
        </w:rPr>
        <w:t>“sequoiadb”</w:t>
      </w:r>
      <w:r w:rsidR="004474D3">
        <w:rPr>
          <w:spacing w:val="33"/>
          <w:w w:val="90"/>
        </w:rPr>
        <w:t xml:space="preserve"> </w:t>
      </w:r>
      <w:r w:rsidR="004474D3">
        <w:rPr>
          <w:w w:val="90"/>
        </w:rPr>
        <w:t>“sequoiadb”。</w:t>
      </w:r>
      <w:r w:rsidR="004474D3">
        <w:rPr>
          <w:w w:val="90"/>
          <w:lang w:eastAsia="zh-CN"/>
        </w:rPr>
        <w:t>当数据库已经创建</w:t>
      </w:r>
      <w:r w:rsidR="004474D3">
        <w:rPr>
          <w:w w:val="93"/>
          <w:lang w:eastAsia="zh-CN"/>
        </w:rPr>
        <w:t xml:space="preserve"> </w:t>
      </w:r>
      <w:r w:rsidR="004474D3">
        <w:rPr>
          <w:w w:val="95"/>
          <w:lang w:eastAsia="zh-CN"/>
        </w:rPr>
        <w:t>用户时，应该使用正确的用户及密码连接到数据库，否则连接失败。</w:t>
      </w:r>
    </w:p>
    <w:p w:rsidR="0020037C" w:rsidRDefault="004474D3">
      <w:pPr>
        <w:pStyle w:val="BodyText"/>
        <w:tabs>
          <w:tab w:val="left" w:pos="283"/>
        </w:tabs>
        <w:spacing w:line="285" w:lineRule="exact"/>
        <w:ind w:left="0" w:right="648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创建集合空间和集合</w:t>
      </w:r>
    </w:p>
    <w:p w:rsidR="0020037C" w:rsidRDefault="00B0609F">
      <w:pPr>
        <w:pStyle w:val="BodyText"/>
        <w:spacing w:before="84" w:line="172" w:lineRule="auto"/>
        <w:ind w:left="1217" w:right="4843"/>
        <w:rPr>
          <w:rFonts w:ascii="仿宋" w:eastAsia="仿宋" w:hAnsi="仿宋" w:cs="仿宋"/>
        </w:rPr>
      </w:pPr>
      <w:r w:rsidRPr="00B0609F">
        <w:pict>
          <v:group id="_x0000_s2839" style="position:absolute;left:0;text-align:left;margin-left:95.85pt;margin-top:4.9pt;width:459.45pt;height:84.8pt;z-index:-251705856;mso-position-horizontal-relative:page" coordorigin="1917,98" coordsize="9189,1696">
            <v:shape id="_x0000_s2840" style="position:absolute;left:1917;top:98;width:9189;height:1696" coordorigin="1917,98" coordsize="9189,1696" path="m1917,98r9189,l11106,1794r-9189,l1917,98xe" fillcolor="#efefef" stroked="f">
              <v:path arrowok="t"/>
            </v:shape>
            <w10:wrap anchorx="page"/>
          </v:group>
        </w:pict>
      </w:r>
      <w:r w:rsidR="004474D3">
        <w:rPr>
          <w:rFonts w:ascii="仿宋" w:eastAsia="仿宋" w:hAnsi="仿宋" w:cs="仿宋"/>
          <w:lang w:eastAsia="zh-CN"/>
        </w:rPr>
        <w:t xml:space="preserve">// 首先，定义集合空间、集合对象。 </w:t>
      </w:r>
      <w:r w:rsidR="004474D3">
        <w:rPr>
          <w:rFonts w:ascii="仿宋" w:eastAsia="仿宋" w:hAnsi="仿宋" w:cs="仿宋"/>
        </w:rPr>
        <w:t>sdbCollectionSpace collectionspace ; sdbCollection collection ;</w:t>
      </w:r>
    </w:p>
    <w:p w:rsidR="0020037C" w:rsidRDefault="004474D3">
      <w:pPr>
        <w:pStyle w:val="BodyText"/>
        <w:spacing w:line="220" w:lineRule="exact"/>
        <w:ind w:left="1217"/>
        <w:rPr>
          <w:rFonts w:ascii="仿宋" w:eastAsia="仿宋" w:hAnsi="仿宋" w:cs="仿宋"/>
        </w:rPr>
      </w:pPr>
      <w:r>
        <w:rPr>
          <w:rFonts w:ascii="仿宋" w:eastAsia="仿宋" w:hAnsi="仿宋" w:cs="仿宋"/>
        </w:rPr>
        <w:t>// 创建集合空间”foo”</w:t>
      </w:r>
    </w:p>
    <w:p w:rsidR="0020037C" w:rsidRDefault="004474D3">
      <w:pPr>
        <w:pStyle w:val="BodyText"/>
        <w:spacing w:line="212" w:lineRule="exact"/>
        <w:ind w:left="1217"/>
        <w:rPr>
          <w:rFonts w:ascii="仿宋" w:eastAsia="仿宋" w:hAnsi="仿宋" w:cs="仿宋"/>
        </w:rPr>
      </w:pPr>
      <w:r>
        <w:rPr>
          <w:rFonts w:ascii="仿宋" w:eastAsia="仿宋" w:hAnsi="仿宋" w:cs="仿宋"/>
        </w:rPr>
        <w:t>rc = connection.createCollectionSpace ( "foo",</w:t>
      </w:r>
    </w:p>
    <w:p w:rsidR="0020037C" w:rsidRDefault="004474D3">
      <w:pPr>
        <w:pStyle w:val="BodyText"/>
        <w:spacing w:line="212" w:lineRule="exact"/>
        <w:ind w:left="5117"/>
        <w:rPr>
          <w:rFonts w:ascii="仿宋" w:eastAsia="仿宋" w:hAnsi="仿宋" w:cs="仿宋"/>
        </w:rPr>
      </w:pPr>
      <w:r>
        <w:rPr>
          <w:rFonts w:ascii="仿宋" w:eastAsia="仿宋" w:hAnsi="仿宋" w:cs="仿宋"/>
        </w:rPr>
        <w:t>SDB_PAGESIZE_4K, collectionspace ) ;</w:t>
      </w:r>
    </w:p>
    <w:p w:rsidR="0020037C" w:rsidRDefault="004474D3">
      <w:pPr>
        <w:pStyle w:val="BodyText"/>
        <w:spacing w:line="212" w:lineRule="exact"/>
        <w:ind w:left="1217"/>
        <w:rPr>
          <w:rFonts w:ascii="仿宋" w:eastAsia="仿宋" w:hAnsi="仿宋" w:cs="仿宋"/>
        </w:rPr>
      </w:pPr>
      <w:r>
        <w:rPr>
          <w:rFonts w:ascii="仿宋" w:eastAsia="仿宋" w:hAnsi="仿宋" w:cs="仿宋"/>
        </w:rPr>
        <w:t>// 在新建立的集合空间中创建集合”bar”</w:t>
      </w:r>
    </w:p>
    <w:p w:rsidR="0020037C" w:rsidRDefault="004474D3">
      <w:pPr>
        <w:pStyle w:val="BodyText"/>
        <w:spacing w:line="212" w:lineRule="exact"/>
        <w:ind w:left="1217"/>
        <w:rPr>
          <w:rFonts w:ascii="仿宋" w:eastAsia="仿宋" w:hAnsi="仿宋" w:cs="仿宋"/>
        </w:rPr>
      </w:pPr>
      <w:r>
        <w:rPr>
          <w:rFonts w:ascii="仿宋" w:eastAsia="仿宋" w:hAnsi="仿宋" w:cs="仿宋"/>
        </w:rPr>
        <w:t>rc = collectionspace.createCollection ( "bar", collection ) ;</w:t>
      </w:r>
    </w:p>
    <w:p w:rsidR="0020037C" w:rsidRDefault="0020037C">
      <w:pPr>
        <w:spacing w:before="4" w:line="130" w:lineRule="exact"/>
        <w:rPr>
          <w:sz w:val="13"/>
          <w:szCs w:val="13"/>
        </w:rPr>
      </w:pPr>
    </w:p>
    <w:p w:rsidR="0020037C" w:rsidRDefault="004474D3">
      <w:pPr>
        <w:pStyle w:val="BodyText"/>
        <w:spacing w:line="167" w:lineRule="auto"/>
        <w:ind w:left="1217" w:right="517"/>
        <w:rPr>
          <w:lang w:eastAsia="zh-CN"/>
        </w:rPr>
      </w:pPr>
      <w:r>
        <w:rPr>
          <w:w w:val="95"/>
          <w:lang w:eastAsia="zh-CN"/>
        </w:rPr>
        <w:t>以上创建了一个名字为”foo”的集合空间和一个名字为"bar"的集合，集合空间内的集合的数据页大小</w:t>
      </w:r>
      <w:r>
        <w:rPr>
          <w:lang w:eastAsia="zh-CN"/>
        </w:rPr>
        <w:t xml:space="preserve"> 为4k。可根据实际情况选择不同大小的数据页。创建集合后，可对集合做增删改查等操作。</w:t>
      </w:r>
    </w:p>
    <w:p w:rsidR="0020037C" w:rsidRDefault="00DD1987">
      <w:pPr>
        <w:pStyle w:val="BodyText"/>
        <w:spacing w:before="31" w:line="557" w:lineRule="exact"/>
        <w:ind w:left="1217"/>
        <w:rPr>
          <w:lang w:eastAsia="zh-CN"/>
        </w:rPr>
      </w:pPr>
      <w:r>
        <w:pict>
          <v:shape id="_x0000_i1082"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spacing w:line="147" w:lineRule="exact"/>
        <w:ind w:left="1857"/>
        <w:rPr>
          <w:lang w:eastAsia="zh-CN"/>
        </w:rPr>
      </w:pPr>
      <w:r>
        <w:rPr>
          <w:w w:val="90"/>
          <w:lang w:eastAsia="zh-CN"/>
        </w:rPr>
        <w:t>在创建集合“bar”时并没有附加</w:t>
      </w:r>
      <w:r w:rsidR="00423ADE">
        <w:rPr>
          <w:w w:val="90"/>
          <w:lang w:eastAsia="zh-CN"/>
        </w:rPr>
        <w:t>分区</w:t>
      </w:r>
      <w:r>
        <w:rPr>
          <w:w w:val="90"/>
          <w:lang w:eastAsia="zh-CN"/>
        </w:rPr>
        <w:t>、压缩等信息，详情请查阅</w:t>
      </w:r>
      <w:r>
        <w:rPr>
          <w:color w:val="0000FF"/>
          <w:w w:val="90"/>
          <w:lang w:eastAsia="zh-CN"/>
        </w:rPr>
        <w:t xml:space="preserve">C++     </w:t>
      </w:r>
      <w:r>
        <w:rPr>
          <w:color w:val="0000FF"/>
          <w:spacing w:val="33"/>
          <w:w w:val="90"/>
          <w:lang w:eastAsia="zh-CN"/>
        </w:rPr>
        <w:t xml:space="preserve"> </w:t>
      </w:r>
      <w:r>
        <w:rPr>
          <w:color w:val="0000FF"/>
          <w:w w:val="90"/>
          <w:lang w:eastAsia="zh-CN"/>
        </w:rPr>
        <w:t>API</w:t>
      </w:r>
    </w:p>
    <w:p w:rsidR="0020037C" w:rsidRDefault="004474D3">
      <w:pPr>
        <w:pStyle w:val="BodyText"/>
        <w:numPr>
          <w:ilvl w:val="1"/>
          <w:numId w:val="26"/>
        </w:numPr>
        <w:tabs>
          <w:tab w:val="left" w:pos="1217"/>
        </w:tabs>
        <w:spacing w:line="268" w:lineRule="exact"/>
        <w:ind w:left="1217"/>
      </w:pPr>
      <w:r>
        <w:rPr>
          <w:position w:val="1"/>
        </w:rPr>
        <w:t>插入数据：insert</w:t>
      </w:r>
    </w:p>
    <w:p w:rsidR="0020037C" w:rsidRDefault="00B0609F">
      <w:pPr>
        <w:pStyle w:val="BodyText"/>
        <w:spacing w:before="84" w:line="172" w:lineRule="auto"/>
        <w:ind w:left="1217" w:right="4843"/>
        <w:rPr>
          <w:rFonts w:ascii="仿宋" w:eastAsia="仿宋" w:hAnsi="仿宋" w:cs="仿宋"/>
        </w:rPr>
      </w:pPr>
      <w:r w:rsidRPr="00B0609F">
        <w:pict>
          <v:group id="_x0000_s2836" style="position:absolute;left:0;text-align:left;margin-left:95.85pt;margin-top:4.9pt;width:459.45pt;height:53pt;z-index:-251704832;mso-position-horizontal-relative:page" coordorigin="1917,98" coordsize="9189,1060">
            <v:shape id="_x0000_s2837" style="position:absolute;left:1917;top:98;width:9189;height:1060" coordorigin="1917,98" coordsize="9189,1060" path="m1917,98r9189,l11106,1158r-9189,l1917,98xe" fillcolor="#efefef" stroked="f">
              <v:path arrowok="t"/>
            </v:shape>
            <w10:wrap anchorx="page"/>
          </v:group>
        </w:pict>
      </w:r>
      <w:r w:rsidR="004474D3">
        <w:rPr>
          <w:rFonts w:ascii="仿宋" w:eastAsia="仿宋" w:hAnsi="仿宋" w:cs="仿宋"/>
          <w:lang w:eastAsia="zh-CN"/>
        </w:rPr>
        <w:t xml:space="preserve">// 首先，需要创建一个插入的bson对象。 </w:t>
      </w:r>
      <w:r w:rsidR="004474D3">
        <w:rPr>
          <w:rFonts w:ascii="仿宋" w:eastAsia="仿宋" w:hAnsi="仿宋" w:cs="仿宋"/>
        </w:rPr>
        <w:t>BSONObj obj ;</w:t>
      </w:r>
    </w:p>
    <w:p w:rsidR="0020037C" w:rsidRDefault="004474D3">
      <w:pPr>
        <w:pStyle w:val="BodyText"/>
        <w:spacing w:line="220" w:lineRule="exact"/>
        <w:ind w:left="1217"/>
        <w:rPr>
          <w:rFonts w:ascii="仿宋" w:eastAsia="仿宋" w:hAnsi="仿宋" w:cs="仿宋"/>
        </w:rPr>
      </w:pPr>
      <w:r>
        <w:rPr>
          <w:rFonts w:ascii="仿宋" w:eastAsia="仿宋" w:hAnsi="仿宋" w:cs="仿宋"/>
        </w:rPr>
        <w:t>obj = BSON ( "name" &lt;&lt; "tom" &lt;&lt; "age" &lt;&lt; 24 ) ;</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 接着，把此bson对象插入集合中</w:t>
      </w:r>
    </w:p>
    <w:p w:rsidR="0020037C" w:rsidRDefault="004474D3">
      <w:pPr>
        <w:pStyle w:val="BodyText"/>
        <w:spacing w:line="212" w:lineRule="exact"/>
        <w:ind w:left="1217"/>
        <w:rPr>
          <w:rFonts w:ascii="仿宋" w:eastAsia="仿宋" w:hAnsi="仿宋" w:cs="仿宋"/>
        </w:rPr>
      </w:pPr>
      <w:r>
        <w:rPr>
          <w:rFonts w:ascii="仿宋" w:eastAsia="仿宋" w:hAnsi="仿宋" w:cs="仿宋"/>
        </w:rPr>
        <w:t>collection.insert ( obj ) ;</w:t>
      </w:r>
    </w:p>
    <w:p w:rsidR="0020037C" w:rsidRDefault="004474D3">
      <w:pPr>
        <w:pStyle w:val="BodyText"/>
        <w:spacing w:before="45"/>
        <w:ind w:left="1217"/>
      </w:pPr>
      <w:r>
        <w:t>obj为输入参数，为要插入的数据。</w:t>
      </w:r>
    </w:p>
    <w:p w:rsidR="0020037C" w:rsidRDefault="004474D3">
      <w:pPr>
        <w:pStyle w:val="BodyText"/>
        <w:numPr>
          <w:ilvl w:val="1"/>
          <w:numId w:val="26"/>
        </w:numPr>
        <w:tabs>
          <w:tab w:val="left" w:pos="1217"/>
        </w:tabs>
        <w:spacing w:line="268" w:lineRule="exact"/>
        <w:ind w:left="1217"/>
      </w:pPr>
      <w:r>
        <w:rPr>
          <w:position w:val="1"/>
        </w:rPr>
        <w:t>查询：query</w:t>
      </w:r>
    </w:p>
    <w:p w:rsidR="0020037C" w:rsidRDefault="00B0609F">
      <w:pPr>
        <w:pStyle w:val="BodyText"/>
        <w:spacing w:before="84" w:line="172" w:lineRule="auto"/>
        <w:ind w:left="1217" w:right="6527"/>
        <w:rPr>
          <w:rFonts w:ascii="仿宋" w:eastAsia="仿宋" w:hAnsi="仿宋" w:cs="仿宋"/>
        </w:rPr>
      </w:pPr>
      <w:r w:rsidRPr="00B0609F">
        <w:pict>
          <v:group id="_x0000_s2834" style="position:absolute;left:0;text-align:left;margin-left:95.85pt;margin-top:4.9pt;width:459.45pt;height:53pt;z-index:-251703808;mso-position-horizontal-relative:page" coordorigin="1917,98" coordsize="9189,1060">
            <v:shape id="_x0000_s2835" style="position:absolute;left:1917;top:98;width:9189;height:1060" coordorigin="1917,98" coordsize="9189,1060" path="m1917,98r9189,l11106,1158r-9189,l1917,98xe" fillcolor="#efefef" stroked="f">
              <v:path arrowok="t"/>
            </v:shape>
            <w10:wrap anchorx="page"/>
          </v:group>
        </w:pict>
      </w:r>
      <w:r w:rsidR="004474D3">
        <w:rPr>
          <w:rFonts w:ascii="仿宋" w:eastAsia="仿宋" w:hAnsi="仿宋" w:cs="仿宋"/>
        </w:rPr>
        <w:t>// 定义一个游标对象 sdbCursor cursor ;</w:t>
      </w:r>
    </w:p>
    <w:p w:rsidR="0020037C" w:rsidRDefault="004474D3">
      <w:pPr>
        <w:pStyle w:val="BodyText"/>
        <w:spacing w:line="220"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 查询所有记录，并把查询结果放在游标对象中</w:t>
      </w:r>
    </w:p>
    <w:p w:rsidR="0020037C" w:rsidRDefault="004474D3">
      <w:pPr>
        <w:pStyle w:val="BodyText"/>
        <w:spacing w:line="212" w:lineRule="exact"/>
        <w:ind w:left="1217"/>
        <w:rPr>
          <w:rFonts w:ascii="仿宋" w:eastAsia="仿宋" w:hAnsi="仿宋" w:cs="仿宋"/>
        </w:rPr>
      </w:pPr>
      <w:r>
        <w:rPr>
          <w:rFonts w:ascii="仿宋" w:eastAsia="仿宋" w:hAnsi="仿宋" w:cs="仿宋"/>
        </w:rPr>
        <w:t>collection.query ( cursor ) ;</w:t>
      </w:r>
    </w:p>
    <w:p w:rsidR="0020037C" w:rsidRDefault="0020037C">
      <w:pPr>
        <w:spacing w:line="212" w:lineRule="exact"/>
        <w:rPr>
          <w:rFonts w:ascii="仿宋" w:eastAsia="仿宋" w:hAnsi="仿宋" w:cs="仿宋"/>
        </w:rPr>
        <w:sectPr w:rsidR="0020037C">
          <w:pgSz w:w="12240" w:h="15840"/>
          <w:pgMar w:top="900" w:right="110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397"/>
        <w:rPr>
          <w:rFonts w:ascii="仿宋" w:eastAsia="仿宋" w:hAnsi="仿宋" w:cs="仿宋"/>
        </w:rPr>
      </w:pPr>
      <w:r w:rsidRPr="00B0609F">
        <w:pict>
          <v:group id="_x0000_s2832" style="position:absolute;left:0;text-align:left;margin-left:95.85pt;margin-top:4.7pt;width:459.45pt;height:53pt;z-index:-251702784;mso-position-horizontal-relative:page" coordorigin="1917,94" coordsize="9189,1060">
            <v:shape id="_x0000_s2833" style="position:absolute;left:1917;top:94;width:9189;height:1060" coordorigin="1917,94" coordsize="9189,1060" path="m1917,94r9189,l11106,1154r-9189,l1917,94xe" fillcolor="#efefef" stroked="f">
              <v:path arrowok="t"/>
            </v:shape>
            <w10:wrap anchorx="page"/>
          </v:group>
        </w:pict>
      </w:r>
      <w:r w:rsidR="004474D3">
        <w:rPr>
          <w:rFonts w:ascii="仿宋" w:eastAsia="仿宋" w:hAnsi="仿宋" w:cs="仿宋"/>
        </w:rPr>
        <w:t>// 从游标中显示所有记录</w:t>
      </w:r>
    </w:p>
    <w:p w:rsidR="0020037C" w:rsidRDefault="004474D3">
      <w:pPr>
        <w:pStyle w:val="BodyText"/>
        <w:spacing w:line="212" w:lineRule="exact"/>
        <w:ind w:left="397"/>
        <w:rPr>
          <w:rFonts w:ascii="仿宋" w:eastAsia="仿宋" w:hAnsi="仿宋" w:cs="仿宋"/>
        </w:rPr>
      </w:pPr>
      <w:r>
        <w:rPr>
          <w:rFonts w:ascii="仿宋" w:eastAsia="仿宋" w:hAnsi="仿宋" w:cs="仿宋"/>
        </w:rPr>
        <w:t>while( !( rc=cursor.next( obj ) )</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797"/>
        <w:rPr>
          <w:rFonts w:ascii="仿宋" w:eastAsia="仿宋" w:hAnsi="仿宋" w:cs="仿宋"/>
        </w:rPr>
      </w:pPr>
      <w:r>
        <w:rPr>
          <w:rFonts w:ascii="仿宋" w:eastAsia="仿宋" w:hAnsi="仿宋" w:cs="仿宋"/>
        </w:rPr>
        <w:t>cout &lt;&lt; obj.toString() &lt;&lt; endl ;</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20037C">
      <w:pPr>
        <w:spacing w:before="4" w:line="130" w:lineRule="exact"/>
        <w:rPr>
          <w:sz w:val="13"/>
          <w:szCs w:val="13"/>
        </w:rPr>
      </w:pPr>
    </w:p>
    <w:p w:rsidR="0020037C" w:rsidRDefault="004474D3">
      <w:pPr>
        <w:pStyle w:val="BodyText"/>
        <w:spacing w:line="167" w:lineRule="auto"/>
        <w:ind w:left="397" w:right="642"/>
        <w:jc w:val="both"/>
        <w:rPr>
          <w:lang w:eastAsia="zh-CN"/>
        </w:rPr>
      </w:pPr>
      <w:r>
        <w:t xml:space="preserve">查询操作需要一个游标对象存放查询的结果到本地。要获得查询的结果需要使用游标操作。本例使用了 </w:t>
      </w:r>
      <w:r>
        <w:rPr>
          <w:w w:val="95"/>
        </w:rPr>
        <w:t>游标操作的next接口，表示从查询结果中取到一条记录。</w:t>
      </w:r>
      <w:r>
        <w:rPr>
          <w:w w:val="95"/>
          <w:lang w:eastAsia="zh-CN"/>
        </w:rPr>
        <w:t>此示例中没有设置查询条件、筛选条件、排序</w:t>
      </w:r>
      <w:r>
        <w:rPr>
          <w:lang w:eastAsia="zh-CN"/>
        </w:rPr>
        <w:t xml:space="preserve"> 情况、及仅使用默认索引。</w:t>
      </w:r>
    </w:p>
    <w:p w:rsidR="0020037C" w:rsidRDefault="004474D3">
      <w:pPr>
        <w:pStyle w:val="BodyText"/>
        <w:numPr>
          <w:ilvl w:val="0"/>
          <w:numId w:val="26"/>
        </w:numPr>
        <w:tabs>
          <w:tab w:val="left" w:pos="283"/>
        </w:tabs>
        <w:spacing w:line="283" w:lineRule="exact"/>
        <w:ind w:left="397" w:right="8035"/>
        <w:jc w:val="center"/>
      </w:pPr>
      <w:r>
        <w:rPr>
          <w:position w:val="1"/>
        </w:rPr>
        <w:t>创建索引：index</w:t>
      </w:r>
    </w:p>
    <w:p w:rsidR="0020037C" w:rsidRDefault="00B0609F">
      <w:pPr>
        <w:pStyle w:val="BodyText"/>
        <w:spacing w:before="10"/>
        <w:ind w:left="397"/>
        <w:rPr>
          <w:rFonts w:ascii="仿宋" w:eastAsia="仿宋" w:hAnsi="仿宋" w:cs="仿宋"/>
        </w:rPr>
      </w:pPr>
      <w:r w:rsidRPr="00B0609F">
        <w:pict>
          <v:group id="_x0000_s2830" style="position:absolute;left:0;text-align:left;margin-left:95.85pt;margin-top:4.95pt;width:459.45pt;height:74.2pt;z-index:-251701760;mso-position-horizontal-relative:page" coordorigin="1917,99" coordsize="9189,1484">
            <v:shape id="_x0000_s2831" style="position:absolute;left:1917;top:99;width:9189;height:1484" coordorigin="1917,99" coordsize="9189,1484" path="m1917,99r9189,l11106,1583r-9189,l1917,99xe" fillcolor="#efefef" stroked="f">
              <v:path arrowok="t"/>
            </v:shape>
            <w10:wrap anchorx="page"/>
          </v:group>
        </w:pict>
      </w:r>
      <w:r w:rsidR="004474D3">
        <w:rPr>
          <w:rFonts w:ascii="仿宋" w:eastAsia="仿宋" w:hAnsi="仿宋" w:cs="仿宋"/>
        </w:rPr>
        <w:t>#define INDEX_NAME "index"</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 首先创建一BSONObj对象包含将要创建的索引的信息</w:t>
      </w:r>
    </w:p>
    <w:p w:rsidR="0020037C" w:rsidRDefault="004474D3">
      <w:pPr>
        <w:pStyle w:val="BodyText"/>
        <w:spacing w:line="212" w:lineRule="exact"/>
        <w:ind w:left="397"/>
        <w:rPr>
          <w:rFonts w:ascii="仿宋" w:eastAsia="仿宋" w:hAnsi="仿宋" w:cs="仿宋"/>
        </w:rPr>
      </w:pPr>
      <w:r>
        <w:rPr>
          <w:rFonts w:ascii="仿宋" w:eastAsia="仿宋" w:hAnsi="仿宋" w:cs="仿宋"/>
        </w:rPr>
        <w:t>BSONObj obj ;</w:t>
      </w:r>
    </w:p>
    <w:p w:rsidR="0020037C" w:rsidRDefault="004474D3">
      <w:pPr>
        <w:pStyle w:val="BodyText"/>
        <w:spacing w:line="212" w:lineRule="exact"/>
        <w:ind w:left="397"/>
        <w:rPr>
          <w:rFonts w:ascii="仿宋" w:eastAsia="仿宋" w:hAnsi="仿宋" w:cs="仿宋"/>
        </w:rPr>
      </w:pPr>
      <w:r>
        <w:rPr>
          <w:rFonts w:ascii="仿宋" w:eastAsia="仿宋" w:hAnsi="仿宋" w:cs="仿宋"/>
        </w:rPr>
        <w:t>obj = BSON ( "name" &lt;&lt; 1 &lt;&lt; "age" &lt;&lt; -1 ) ;</w:t>
      </w:r>
    </w:p>
    <w:p w:rsidR="0020037C" w:rsidRDefault="004474D3">
      <w:pPr>
        <w:pStyle w:val="BodyText"/>
        <w:spacing w:line="212" w:lineRule="exact"/>
        <w:ind w:left="397"/>
        <w:rPr>
          <w:rFonts w:ascii="仿宋" w:eastAsia="仿宋" w:hAnsi="仿宋" w:cs="仿宋"/>
        </w:rPr>
      </w:pPr>
      <w:r>
        <w:rPr>
          <w:rFonts w:ascii="仿宋" w:eastAsia="仿宋" w:hAnsi="仿宋" w:cs="仿宋"/>
        </w:rPr>
        <w:t>// 创建一个以"name"为升序，"age"为降序的索引</w:t>
      </w:r>
    </w:p>
    <w:p w:rsidR="0020037C" w:rsidRDefault="004474D3">
      <w:pPr>
        <w:pStyle w:val="BodyText"/>
        <w:spacing w:line="212" w:lineRule="exact"/>
        <w:ind w:left="397"/>
        <w:rPr>
          <w:rFonts w:ascii="仿宋" w:eastAsia="仿宋" w:hAnsi="仿宋" w:cs="仿宋"/>
        </w:rPr>
      </w:pPr>
      <w:r>
        <w:rPr>
          <w:rFonts w:ascii="仿宋" w:eastAsia="仿宋" w:hAnsi="仿宋" w:cs="仿宋"/>
        </w:rPr>
        <w:t>collection.createIndex ( obj, INDEX_NAME, FALSE, FALSE ) ;</w:t>
      </w:r>
    </w:p>
    <w:p w:rsidR="0020037C" w:rsidRDefault="004474D3">
      <w:pPr>
        <w:pStyle w:val="BodyText"/>
        <w:spacing w:before="45"/>
        <w:ind w:left="397"/>
      </w:pPr>
      <w:r>
        <w:t>集合对象collection中创建一个以"name"为升序，"age"为降序的索引。</w:t>
      </w:r>
    </w:p>
    <w:p w:rsidR="0020037C" w:rsidRDefault="004474D3">
      <w:pPr>
        <w:pStyle w:val="BodyText"/>
        <w:numPr>
          <w:ilvl w:val="0"/>
          <w:numId w:val="26"/>
        </w:numPr>
        <w:tabs>
          <w:tab w:val="left" w:pos="397"/>
        </w:tabs>
        <w:spacing w:line="268" w:lineRule="exact"/>
        <w:ind w:left="397"/>
      </w:pPr>
      <w:r>
        <w:rPr>
          <w:w w:val="95"/>
          <w:position w:val="1"/>
        </w:rPr>
        <w:t>更新：update</w:t>
      </w:r>
    </w:p>
    <w:p w:rsidR="0020037C" w:rsidRDefault="00B0609F">
      <w:pPr>
        <w:pStyle w:val="BodyText"/>
        <w:spacing w:before="10"/>
        <w:ind w:left="397"/>
        <w:rPr>
          <w:rFonts w:ascii="仿宋" w:eastAsia="仿宋" w:hAnsi="仿宋" w:cs="仿宋"/>
          <w:lang w:eastAsia="zh-CN"/>
        </w:rPr>
      </w:pPr>
      <w:r w:rsidRPr="00B0609F">
        <w:pict>
          <v:group id="_x0000_s2828" style="position:absolute;left:0;text-align:left;margin-left:95.85pt;margin-top:4.95pt;width:459.45pt;height:63.6pt;z-index:-251700736;mso-position-horizontal-relative:page" coordorigin="1917,99" coordsize="9189,1272">
            <v:shape id="_x0000_s2829" style="position:absolute;left:1917;top:99;width:9189;height:1272" coordorigin="1917,99" coordsize="9189,1272" path="m1917,99r9189,l11106,1371r-9189,l1917,99xe" fillcolor="#efefef" stroked="f">
              <v:path arrowok="t"/>
            </v:shape>
            <w10:wrap anchorx="page"/>
          </v:group>
        </w:pict>
      </w:r>
      <w:r w:rsidR="004474D3">
        <w:rPr>
          <w:rFonts w:ascii="仿宋" w:eastAsia="仿宋" w:hAnsi="仿宋" w:cs="仿宋"/>
          <w:lang w:eastAsia="zh-CN"/>
        </w:rPr>
        <w:t>// 先创建一个包含更新规则的BSONObj对象</w:t>
      </w:r>
    </w:p>
    <w:p w:rsidR="0020037C" w:rsidRDefault="004474D3">
      <w:pPr>
        <w:pStyle w:val="BodyText"/>
        <w:spacing w:line="212" w:lineRule="exact"/>
        <w:ind w:left="397"/>
        <w:rPr>
          <w:rFonts w:ascii="仿宋" w:eastAsia="仿宋" w:hAnsi="仿宋" w:cs="仿宋"/>
        </w:rPr>
      </w:pPr>
      <w:r>
        <w:rPr>
          <w:rFonts w:ascii="仿宋" w:eastAsia="仿宋" w:hAnsi="仿宋" w:cs="仿宋"/>
        </w:rPr>
        <w:t>BSONObj rule = BSON ( "$set" &lt;&lt; BSON ( "age" &lt;&lt; 19 ) ) ;</w:t>
      </w:r>
    </w:p>
    <w:p w:rsidR="0020037C" w:rsidRDefault="004474D3">
      <w:pPr>
        <w:pStyle w:val="BodyText"/>
        <w:spacing w:line="212" w:lineRule="exact"/>
        <w:ind w:left="397"/>
        <w:rPr>
          <w:rFonts w:ascii="仿宋" w:eastAsia="仿宋" w:hAnsi="仿宋" w:cs="仿宋"/>
        </w:rPr>
      </w:pPr>
      <w:r>
        <w:rPr>
          <w:rFonts w:ascii="仿宋" w:eastAsia="仿宋" w:hAnsi="仿宋" w:cs="仿宋"/>
        </w:rPr>
        <w:t>// 打印出更新规则</w:t>
      </w:r>
    </w:p>
    <w:p w:rsidR="0020037C" w:rsidRDefault="004474D3">
      <w:pPr>
        <w:pStyle w:val="BodyText"/>
        <w:spacing w:line="212" w:lineRule="exact"/>
        <w:ind w:left="397"/>
        <w:rPr>
          <w:rFonts w:ascii="仿宋" w:eastAsia="仿宋" w:hAnsi="仿宋" w:cs="仿宋"/>
        </w:rPr>
      </w:pPr>
      <w:r>
        <w:rPr>
          <w:rFonts w:ascii="仿宋" w:eastAsia="仿宋" w:hAnsi="仿宋" w:cs="仿宋"/>
        </w:rPr>
        <w:t>cout &lt;&lt; rule.toString() &lt;&lt; endl ;</w:t>
      </w:r>
    </w:p>
    <w:p w:rsidR="0020037C" w:rsidRDefault="004474D3">
      <w:pPr>
        <w:pStyle w:val="BodyText"/>
        <w:spacing w:line="212" w:lineRule="exact"/>
        <w:ind w:left="397"/>
        <w:rPr>
          <w:rFonts w:ascii="仿宋" w:eastAsia="仿宋" w:hAnsi="仿宋" w:cs="仿宋"/>
        </w:rPr>
      </w:pPr>
      <w:r>
        <w:rPr>
          <w:rFonts w:ascii="仿宋" w:eastAsia="仿宋" w:hAnsi="仿宋" w:cs="仿宋"/>
        </w:rPr>
        <w:t>// 更新记录</w:t>
      </w:r>
    </w:p>
    <w:p w:rsidR="0020037C" w:rsidRDefault="004474D3">
      <w:pPr>
        <w:pStyle w:val="BodyText"/>
        <w:spacing w:line="212" w:lineRule="exact"/>
        <w:ind w:left="397"/>
        <w:rPr>
          <w:rFonts w:ascii="仿宋" w:eastAsia="仿宋" w:hAnsi="仿宋" w:cs="仿宋"/>
        </w:rPr>
      </w:pPr>
      <w:r>
        <w:rPr>
          <w:rFonts w:ascii="仿宋" w:eastAsia="仿宋" w:hAnsi="仿宋" w:cs="仿宋"/>
        </w:rPr>
        <w:t>collection.update( rule ) ;</w:t>
      </w:r>
    </w:p>
    <w:p w:rsidR="0020037C" w:rsidRDefault="0020037C">
      <w:pPr>
        <w:spacing w:before="4" w:line="130" w:lineRule="exact"/>
        <w:rPr>
          <w:sz w:val="13"/>
          <w:szCs w:val="13"/>
        </w:rPr>
      </w:pPr>
    </w:p>
    <w:p w:rsidR="0020037C" w:rsidRDefault="004474D3">
      <w:pPr>
        <w:pStyle w:val="BodyText"/>
        <w:spacing w:line="167" w:lineRule="auto"/>
        <w:ind w:left="397" w:right="585"/>
      </w:pPr>
      <w:r>
        <w:rPr>
          <w:w w:val="95"/>
        </w:rPr>
        <w:t>在集合对象collection中更新了记录。实例中没有指定数据匹配规则，所以此示例将更新集合中所有的集</w:t>
      </w:r>
      <w:r>
        <w:t xml:space="preserve"> 合。</w:t>
      </w:r>
    </w:p>
    <w:p w:rsidR="0020037C" w:rsidRDefault="0020037C">
      <w:pPr>
        <w:spacing w:before="11" w:line="200" w:lineRule="exact"/>
        <w:rPr>
          <w:sz w:val="20"/>
          <w:szCs w:val="20"/>
        </w:rPr>
      </w:pPr>
    </w:p>
    <w:p w:rsidR="0020037C" w:rsidRDefault="004474D3">
      <w:pPr>
        <w:pStyle w:val="BodyText"/>
        <w:ind w:left="113"/>
      </w:pPr>
      <w:r>
        <w:t>集群操作</w:t>
      </w:r>
    </w:p>
    <w:p w:rsidR="0020037C" w:rsidRDefault="004474D3">
      <w:pPr>
        <w:pStyle w:val="BodyText"/>
        <w:tabs>
          <w:tab w:val="left" w:pos="397"/>
        </w:tabs>
        <w:spacing w:before="31"/>
        <w:ind w:left="113"/>
      </w:pPr>
      <w:r>
        <w:rPr>
          <w:rFonts w:ascii="Times New Roman" w:eastAsia="Times New Roman" w:hAnsi="Times New Roman" w:cs="Times New Roman"/>
        </w:rPr>
        <w:t>•</w:t>
      </w:r>
      <w:r>
        <w:rPr>
          <w:rFonts w:ascii="Times New Roman" w:eastAsia="Times New Roman" w:hAnsi="Times New Roman" w:cs="Times New Roman"/>
        </w:rPr>
        <w:tab/>
      </w:r>
      <w:r w:rsidR="00423ADE">
        <w:rPr>
          <w:position w:val="1"/>
        </w:rPr>
        <w:t>分区</w:t>
      </w:r>
      <w:r>
        <w:rPr>
          <w:position w:val="1"/>
        </w:rPr>
        <w:t>组操作</w:t>
      </w:r>
    </w:p>
    <w:p w:rsidR="0020037C" w:rsidRDefault="0020037C">
      <w:pPr>
        <w:spacing w:before="6" w:line="100" w:lineRule="exact"/>
        <w:rPr>
          <w:sz w:val="10"/>
          <w:szCs w:val="10"/>
        </w:rPr>
      </w:pPr>
    </w:p>
    <w:p w:rsidR="0020037C" w:rsidRDefault="00423ADE">
      <w:pPr>
        <w:pStyle w:val="BodyText"/>
        <w:spacing w:line="167" w:lineRule="auto"/>
        <w:ind w:left="397" w:right="369"/>
      </w:pPr>
      <w:r>
        <w:rPr>
          <w:w w:val="95"/>
        </w:rPr>
        <w:t>分区</w:t>
      </w:r>
      <w:r w:rsidR="004474D3">
        <w:rPr>
          <w:w w:val="95"/>
        </w:rPr>
        <w:t>组操作包括创建</w:t>
      </w:r>
      <w:r>
        <w:rPr>
          <w:w w:val="95"/>
        </w:rPr>
        <w:t>分区</w:t>
      </w:r>
      <w:r w:rsidR="004474D3">
        <w:rPr>
          <w:w w:val="95"/>
        </w:rPr>
        <w:t>组（sdb:create</w:t>
      </w:r>
      <w:r w:rsidR="00B50B86">
        <w:rPr>
          <w:rFonts w:eastAsiaTheme="minorEastAsia" w:hint="eastAsia"/>
          <w:w w:val="95"/>
          <w:lang w:eastAsia="zh-CN"/>
        </w:rPr>
        <w:t>ReplicaGroup</w:t>
      </w:r>
      <w:r w:rsidR="004474D3">
        <w:rPr>
          <w:w w:val="95"/>
        </w:rPr>
        <w:t xml:space="preserve">  </w:t>
      </w:r>
      <w:r w:rsidR="004474D3">
        <w:rPr>
          <w:spacing w:val="25"/>
          <w:w w:val="95"/>
        </w:rPr>
        <w:t xml:space="preserve"> </w:t>
      </w:r>
      <w:r w:rsidR="004474D3">
        <w:rPr>
          <w:w w:val="95"/>
        </w:rPr>
        <w:t>）、得到</w:t>
      </w:r>
      <w:r>
        <w:rPr>
          <w:w w:val="95"/>
        </w:rPr>
        <w:t>分区</w:t>
      </w:r>
      <w:r w:rsidR="004474D3">
        <w:rPr>
          <w:w w:val="95"/>
        </w:rPr>
        <w:t>组实例（sdb:get</w:t>
      </w:r>
      <w:r w:rsidR="00B50B86">
        <w:rPr>
          <w:rFonts w:eastAsiaTheme="minorEastAsia" w:hint="eastAsia"/>
          <w:w w:val="95"/>
          <w:lang w:eastAsia="zh-CN"/>
        </w:rPr>
        <w:t>ReplicaGroup</w:t>
      </w:r>
      <w:r w:rsidR="004474D3">
        <w:rPr>
          <w:w w:val="95"/>
        </w:rPr>
        <w:t xml:space="preserve">  </w:t>
      </w:r>
      <w:r w:rsidR="004474D3">
        <w:rPr>
          <w:spacing w:val="26"/>
          <w:w w:val="95"/>
        </w:rPr>
        <w:t xml:space="preserve"> </w:t>
      </w:r>
      <w:r w:rsidR="004474D3">
        <w:rPr>
          <w:w w:val="95"/>
        </w:rPr>
        <w:t>）、</w:t>
      </w:r>
      <w:r w:rsidR="004474D3">
        <w:t xml:space="preserve"> </w:t>
      </w:r>
      <w:r w:rsidR="004474D3">
        <w:rPr>
          <w:w w:val="95"/>
        </w:rPr>
        <w:t>启动</w:t>
      </w:r>
      <w:r>
        <w:rPr>
          <w:w w:val="95"/>
        </w:rPr>
        <w:t>分区</w:t>
      </w:r>
      <w:r w:rsidR="004474D3">
        <w:rPr>
          <w:w w:val="95"/>
        </w:rPr>
        <w:t>组所有数据节点（sdb</w:t>
      </w:r>
      <w:r w:rsidR="00B50B86">
        <w:rPr>
          <w:rFonts w:eastAsiaTheme="minorEastAsia" w:hint="eastAsia"/>
          <w:w w:val="95"/>
          <w:lang w:eastAsia="zh-CN"/>
        </w:rPr>
        <w:t>ReplicaGroup</w:t>
      </w:r>
      <w:r w:rsidR="004474D3">
        <w:rPr>
          <w:w w:val="95"/>
        </w:rPr>
        <w:t xml:space="preserve">::start     </w:t>
      </w:r>
      <w:r w:rsidR="004474D3">
        <w:rPr>
          <w:spacing w:val="20"/>
          <w:w w:val="95"/>
        </w:rPr>
        <w:t xml:space="preserve"> </w:t>
      </w:r>
      <w:r w:rsidR="004474D3">
        <w:rPr>
          <w:w w:val="95"/>
        </w:rPr>
        <w:t>）、停止</w:t>
      </w:r>
      <w:r>
        <w:rPr>
          <w:w w:val="95"/>
        </w:rPr>
        <w:t>分区</w:t>
      </w:r>
      <w:r w:rsidR="004474D3">
        <w:rPr>
          <w:w w:val="95"/>
        </w:rPr>
        <w:t>组所有数据节</w:t>
      </w:r>
      <w:r w:rsidR="004474D3">
        <w:t xml:space="preserve"> </w:t>
      </w:r>
      <w:r w:rsidR="004474D3">
        <w:rPr>
          <w:w w:val="95"/>
        </w:rPr>
        <w:t>点（sdb</w:t>
      </w:r>
      <w:r w:rsidR="00B50B86">
        <w:rPr>
          <w:rFonts w:eastAsiaTheme="minorEastAsia" w:hint="eastAsia"/>
          <w:w w:val="95"/>
          <w:lang w:eastAsia="zh-CN"/>
        </w:rPr>
        <w:t>ReplicaGroup</w:t>
      </w:r>
      <w:r w:rsidR="004474D3">
        <w:rPr>
          <w:w w:val="95"/>
        </w:rPr>
        <w:t>::stop</w:t>
      </w:r>
      <w:r w:rsidR="004474D3">
        <w:rPr>
          <w:spacing w:val="44"/>
          <w:w w:val="95"/>
        </w:rPr>
        <w:t xml:space="preserve"> </w:t>
      </w:r>
      <w:r w:rsidR="004474D3">
        <w:rPr>
          <w:w w:val="95"/>
        </w:rPr>
        <w:t>）等。</w:t>
      </w:r>
    </w:p>
    <w:p w:rsidR="0020037C" w:rsidRDefault="004474D3">
      <w:pPr>
        <w:pStyle w:val="BodyText"/>
        <w:spacing w:before="31"/>
        <w:ind w:left="397"/>
        <w:rPr>
          <w:lang w:eastAsia="zh-CN"/>
        </w:rPr>
      </w:pPr>
      <w:r>
        <w:rPr>
          <w:lang w:eastAsia="zh-CN"/>
        </w:rPr>
        <w:t>以下为</w:t>
      </w:r>
      <w:r w:rsidR="00423ADE">
        <w:rPr>
          <w:lang w:eastAsia="zh-CN"/>
        </w:rPr>
        <w:t>分区</w:t>
      </w:r>
      <w:r>
        <w:rPr>
          <w:lang w:eastAsia="zh-CN"/>
        </w:rPr>
        <w:t>组操作示例性的例子。真正的应用应包括错误检测等。</w:t>
      </w:r>
    </w:p>
    <w:p w:rsidR="0020037C" w:rsidRDefault="00B0609F">
      <w:pPr>
        <w:pStyle w:val="BodyText"/>
        <w:spacing w:before="83" w:line="172" w:lineRule="auto"/>
        <w:ind w:left="397" w:right="7163"/>
        <w:rPr>
          <w:rFonts w:ascii="仿宋" w:eastAsia="仿宋" w:hAnsi="仿宋" w:cs="仿宋"/>
        </w:rPr>
      </w:pPr>
      <w:r w:rsidRPr="00B0609F">
        <w:pict>
          <v:group id="_x0000_s2826" style="position:absolute;left:0;text-align:left;margin-left:95.85pt;margin-top:4.85pt;width:459.45pt;height:190.8pt;z-index:-251699712;mso-position-horizontal-relative:page" coordorigin="1917,97" coordsize="9189,3816">
            <v:shape id="_x0000_s2827" style="position:absolute;left:1917;top:97;width:9189;height:3816" coordorigin="1917,97" coordsize="9189,3816" path="m1917,97r9189,l11106,3913r-9189,l1917,97xe" fillcolor="#efefef" stroked="f">
              <v:path arrowok="t"/>
            </v:shape>
            <w10:wrap anchorx="page"/>
          </v:group>
        </w:pict>
      </w:r>
      <w:r w:rsidR="004474D3">
        <w:rPr>
          <w:rFonts w:ascii="仿宋" w:eastAsia="仿宋" w:hAnsi="仿宋" w:cs="仿宋"/>
        </w:rPr>
        <w:t>// 定义一个</w:t>
      </w:r>
      <w:r w:rsidR="00423ADE">
        <w:rPr>
          <w:rFonts w:ascii="仿宋" w:eastAsia="仿宋" w:hAnsi="仿宋" w:cs="仿宋"/>
        </w:rPr>
        <w:t>分区</w:t>
      </w:r>
      <w:r w:rsidR="004474D3">
        <w:rPr>
          <w:rFonts w:ascii="仿宋" w:eastAsia="仿宋" w:hAnsi="仿宋" w:cs="仿宋"/>
        </w:rPr>
        <w:t>组实例 sdb</w:t>
      </w:r>
      <w:r w:rsidR="00B50B86">
        <w:rPr>
          <w:rFonts w:ascii="仿宋" w:eastAsia="仿宋" w:hAnsi="仿宋" w:cs="仿宋" w:hint="eastAsia"/>
          <w:lang w:eastAsia="zh-CN"/>
        </w:rPr>
        <w:t>ReplicaGroup</w:t>
      </w:r>
      <w:r w:rsidR="007A6AD0">
        <w:rPr>
          <w:rFonts w:ascii="仿宋" w:eastAsia="仿宋" w:hAnsi="仿宋" w:cs="仿宋" w:hint="eastAsia"/>
          <w:lang w:eastAsia="zh-CN"/>
        </w:rPr>
        <w:t xml:space="preserve"> </w:t>
      </w:r>
      <w:r w:rsidR="00B50B86">
        <w:rPr>
          <w:rFonts w:ascii="仿宋" w:eastAsia="仿宋" w:hAnsi="仿宋" w:cs="仿宋" w:hint="eastAsia"/>
          <w:lang w:eastAsia="zh-CN"/>
        </w:rPr>
        <w:t>rg</w:t>
      </w:r>
      <w:r w:rsidR="004474D3">
        <w:rPr>
          <w:rFonts w:ascii="仿宋" w:eastAsia="仿宋" w:hAnsi="仿宋" w:cs="仿宋"/>
        </w:rPr>
        <w:t xml:space="preserve">   ;</w:t>
      </w:r>
    </w:p>
    <w:p w:rsidR="0020037C" w:rsidRDefault="004474D3">
      <w:pPr>
        <w:pStyle w:val="BodyText"/>
        <w:spacing w:line="172" w:lineRule="auto"/>
        <w:ind w:left="397" w:right="2747"/>
        <w:rPr>
          <w:rFonts w:ascii="仿宋" w:eastAsia="仿宋" w:hAnsi="仿宋" w:cs="仿宋"/>
        </w:rPr>
      </w:pPr>
      <w:r>
        <w:rPr>
          <w:rFonts w:ascii="仿宋" w:eastAsia="仿宋" w:hAnsi="仿宋" w:cs="仿宋"/>
        </w:rPr>
        <w:t>// 定义一个空的map 对象表示创建数据节点没有更多的配置内容 map&lt;string,string&gt; config ;</w:t>
      </w:r>
    </w:p>
    <w:p w:rsidR="0020037C" w:rsidRDefault="004474D3">
      <w:pPr>
        <w:pStyle w:val="BodyText"/>
        <w:spacing w:line="220"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 先建立一个编目</w:t>
      </w:r>
      <w:r w:rsidR="00423ADE">
        <w:rPr>
          <w:rFonts w:ascii="仿宋" w:eastAsia="仿宋" w:hAnsi="仿宋" w:cs="仿宋"/>
        </w:rPr>
        <w:t>分区</w:t>
      </w:r>
      <w:r>
        <w:rPr>
          <w:rFonts w:ascii="仿宋" w:eastAsia="仿宋" w:hAnsi="仿宋" w:cs="仿宋"/>
        </w:rPr>
        <w:t>组</w:t>
      </w:r>
    </w:p>
    <w:p w:rsidR="0020037C" w:rsidRDefault="004474D3">
      <w:pPr>
        <w:pStyle w:val="BodyText"/>
        <w:spacing w:line="212" w:lineRule="exact"/>
        <w:ind w:left="397"/>
        <w:rPr>
          <w:rFonts w:ascii="仿宋" w:eastAsia="仿宋" w:hAnsi="仿宋" w:cs="仿宋"/>
        </w:rPr>
      </w:pPr>
      <w:r>
        <w:rPr>
          <w:rFonts w:ascii="仿宋" w:eastAsia="仿宋" w:hAnsi="仿宋" w:cs="仿宋"/>
        </w:rPr>
        <w:t>connection.create</w:t>
      </w:r>
      <w:r w:rsidR="00B50B86">
        <w:rPr>
          <w:rFonts w:ascii="仿宋" w:eastAsia="仿宋" w:hAnsi="仿宋" w:cs="仿宋" w:hint="eastAsia"/>
          <w:lang w:eastAsia="zh-CN"/>
        </w:rPr>
        <w:t>Replica</w:t>
      </w:r>
      <w:r w:rsidR="00FC3021">
        <w:rPr>
          <w:rFonts w:ascii="仿宋" w:eastAsia="仿宋" w:hAnsi="仿宋" w:cs="仿宋" w:hint="eastAsia"/>
          <w:lang w:eastAsia="zh-CN"/>
        </w:rPr>
        <w:t>Cata</w:t>
      </w:r>
      <w:r w:rsidR="00B50B86">
        <w:rPr>
          <w:rFonts w:ascii="仿宋" w:eastAsia="仿宋" w:hAnsi="仿宋" w:cs="仿宋" w:hint="eastAsia"/>
          <w:lang w:eastAsia="zh-CN"/>
        </w:rPr>
        <w:t>Group</w:t>
      </w:r>
      <w:r>
        <w:rPr>
          <w:rFonts w:ascii="仿宋" w:eastAsia="仿宋" w:hAnsi="仿宋" w:cs="仿宋"/>
        </w:rPr>
        <w:t xml:space="preserve"> ( HOST_NAME, SERVICE_NAME,</w:t>
      </w:r>
    </w:p>
    <w:p w:rsidR="0020037C" w:rsidRDefault="004474D3">
      <w:pPr>
        <w:pStyle w:val="BodyText"/>
        <w:spacing w:line="212" w:lineRule="exact"/>
        <w:ind w:left="2997"/>
        <w:rPr>
          <w:rFonts w:ascii="仿宋" w:eastAsia="仿宋" w:hAnsi="仿宋" w:cs="仿宋"/>
        </w:rPr>
      </w:pPr>
      <w:r>
        <w:rPr>
          <w:rFonts w:ascii="仿宋" w:eastAsia="仿宋" w:hAnsi="仿宋" w:cs="仿宋"/>
        </w:rPr>
        <w:t>CATALOG_</w:t>
      </w:r>
      <w:r w:rsidR="00B50B86">
        <w:rPr>
          <w:rFonts w:ascii="仿宋" w:eastAsia="仿宋" w:hAnsi="仿宋" w:cs="仿宋" w:hint="eastAsia"/>
          <w:lang w:eastAsia="zh-CN"/>
        </w:rPr>
        <w:t>GROUP</w:t>
      </w:r>
      <w:r>
        <w:rPr>
          <w:rFonts w:ascii="仿宋" w:eastAsia="仿宋" w:hAnsi="仿宋" w:cs="仿宋"/>
        </w:rPr>
        <w:t>_PATH , NULL ) ;</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 睡眠5秒等待编目</w:t>
      </w:r>
      <w:r w:rsidR="00423ADE">
        <w:rPr>
          <w:rFonts w:ascii="仿宋" w:eastAsia="仿宋" w:hAnsi="仿宋" w:cs="仿宋"/>
          <w:lang w:eastAsia="zh-CN"/>
        </w:rPr>
        <w:t>分区</w:t>
      </w:r>
      <w:r>
        <w:rPr>
          <w:rFonts w:ascii="仿宋" w:eastAsia="仿宋" w:hAnsi="仿宋" w:cs="仿宋"/>
          <w:lang w:eastAsia="zh-CN"/>
        </w:rPr>
        <w:t>组启动并且选举好主从节点</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sleep( 5 ) ;</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 创建数据</w:t>
      </w:r>
      <w:r w:rsidR="00423ADE">
        <w:rPr>
          <w:rFonts w:ascii="仿宋" w:eastAsia="仿宋" w:hAnsi="仿宋" w:cs="仿宋"/>
          <w:lang w:eastAsia="zh-CN"/>
        </w:rPr>
        <w:t>分区</w:t>
      </w:r>
      <w:r>
        <w:rPr>
          <w:rFonts w:ascii="仿宋" w:eastAsia="仿宋" w:hAnsi="仿宋" w:cs="仿宋"/>
          <w:lang w:eastAsia="zh-CN"/>
        </w:rPr>
        <w:t>组</w:t>
      </w:r>
    </w:p>
    <w:p w:rsidR="0020037C" w:rsidRDefault="004474D3">
      <w:pPr>
        <w:pStyle w:val="BodyText"/>
        <w:spacing w:line="212" w:lineRule="exact"/>
        <w:ind w:left="397"/>
        <w:rPr>
          <w:rFonts w:ascii="仿宋" w:eastAsia="仿宋" w:hAnsi="仿宋" w:cs="仿宋"/>
        </w:rPr>
      </w:pPr>
      <w:r>
        <w:rPr>
          <w:rFonts w:ascii="仿宋" w:eastAsia="仿宋" w:hAnsi="仿宋" w:cs="仿宋"/>
        </w:rPr>
        <w:t>connection.create</w:t>
      </w:r>
      <w:r w:rsidR="00B50B86">
        <w:rPr>
          <w:rFonts w:ascii="仿宋" w:eastAsia="仿宋" w:hAnsi="仿宋" w:cs="仿宋" w:hint="eastAsia"/>
          <w:lang w:eastAsia="zh-CN"/>
        </w:rPr>
        <w:t>RG</w:t>
      </w:r>
      <w:r>
        <w:rPr>
          <w:rFonts w:ascii="仿宋" w:eastAsia="仿宋" w:hAnsi="仿宋" w:cs="仿宋"/>
        </w:rPr>
        <w:t xml:space="preserve"> ( REPLICA_</w:t>
      </w:r>
      <w:r w:rsidR="00B50B86">
        <w:rPr>
          <w:rFonts w:ascii="仿宋" w:eastAsia="仿宋" w:hAnsi="仿宋" w:cs="仿宋" w:hint="eastAsia"/>
          <w:lang w:eastAsia="zh-CN"/>
        </w:rPr>
        <w:t>GROUP</w:t>
      </w:r>
      <w:r>
        <w:rPr>
          <w:rFonts w:ascii="仿宋" w:eastAsia="仿宋" w:hAnsi="仿宋" w:cs="仿宋"/>
        </w:rPr>
        <w:t xml:space="preserve">_NAME, </w:t>
      </w:r>
      <w:r w:rsidR="00B50B86">
        <w:rPr>
          <w:rFonts w:ascii="仿宋" w:eastAsia="仿宋" w:hAnsi="仿宋" w:cs="仿宋" w:hint="eastAsia"/>
          <w:lang w:eastAsia="zh-CN"/>
        </w:rPr>
        <w:t>rg</w:t>
      </w:r>
      <w:r>
        <w:rPr>
          <w:rFonts w:ascii="仿宋" w:eastAsia="仿宋" w:hAnsi="仿宋" w:cs="仿宋"/>
        </w:rPr>
        <w:t xml:space="preserve"> ) ;</w:t>
      </w:r>
    </w:p>
    <w:p w:rsidR="0020037C" w:rsidRDefault="0020037C">
      <w:pPr>
        <w:spacing w:before="9" w:line="120" w:lineRule="exact"/>
        <w:rPr>
          <w:sz w:val="12"/>
          <w:szCs w:val="12"/>
        </w:rPr>
      </w:pPr>
    </w:p>
    <w:p w:rsidR="0020037C" w:rsidRDefault="004474D3">
      <w:pPr>
        <w:pStyle w:val="BodyText"/>
        <w:ind w:left="397"/>
        <w:rPr>
          <w:rFonts w:ascii="仿宋" w:eastAsia="仿宋" w:hAnsi="仿宋" w:cs="仿宋"/>
        </w:rPr>
      </w:pPr>
      <w:r>
        <w:rPr>
          <w:rFonts w:ascii="仿宋" w:eastAsia="仿宋" w:hAnsi="仿宋" w:cs="仿宋"/>
        </w:rPr>
        <w:t>// 创建第一个数据节点</w:t>
      </w:r>
    </w:p>
    <w:p w:rsidR="0020037C" w:rsidRDefault="00B50B86">
      <w:pPr>
        <w:pStyle w:val="BodyText"/>
        <w:spacing w:line="212" w:lineRule="exact"/>
        <w:ind w:left="397"/>
        <w:rPr>
          <w:rFonts w:ascii="仿宋" w:eastAsia="仿宋" w:hAnsi="仿宋" w:cs="仿宋"/>
        </w:rPr>
      </w:pPr>
      <w:r>
        <w:rPr>
          <w:rFonts w:ascii="仿宋" w:eastAsia="仿宋" w:hAnsi="仿宋" w:cs="仿宋" w:hint="eastAsia"/>
          <w:lang w:eastAsia="zh-CN"/>
        </w:rPr>
        <w:t>rg</w:t>
      </w:r>
      <w:r w:rsidR="004474D3">
        <w:rPr>
          <w:rFonts w:ascii="仿宋" w:eastAsia="仿宋" w:hAnsi="仿宋" w:cs="仿宋"/>
        </w:rPr>
        <w:t>.createNode ( HOST_NAME1, SERVICE_NAME1, DATABASE_PATH1, config ) ;</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 启动</w:t>
      </w:r>
      <w:r w:rsidR="00423ADE">
        <w:rPr>
          <w:rFonts w:ascii="仿宋" w:eastAsia="仿宋" w:hAnsi="仿宋" w:cs="仿宋"/>
        </w:rPr>
        <w:t>分区</w:t>
      </w:r>
      <w:r>
        <w:rPr>
          <w:rFonts w:ascii="仿宋" w:eastAsia="仿宋" w:hAnsi="仿宋" w:cs="仿宋"/>
        </w:rPr>
        <w:t>组</w:t>
      </w:r>
    </w:p>
    <w:p w:rsidR="0020037C" w:rsidRDefault="00B50B86">
      <w:pPr>
        <w:pStyle w:val="BodyText"/>
        <w:spacing w:line="212" w:lineRule="exact"/>
        <w:ind w:left="397"/>
        <w:rPr>
          <w:rFonts w:ascii="仿宋" w:eastAsia="仿宋" w:hAnsi="仿宋" w:cs="仿宋"/>
        </w:rPr>
      </w:pPr>
      <w:r>
        <w:rPr>
          <w:rFonts w:ascii="仿宋" w:eastAsia="仿宋" w:hAnsi="仿宋" w:cs="仿宋" w:hint="eastAsia"/>
          <w:lang w:eastAsia="zh-CN"/>
        </w:rPr>
        <w:t>rg</w:t>
      </w:r>
      <w:r w:rsidR="004474D3">
        <w:rPr>
          <w:rFonts w:ascii="仿宋" w:eastAsia="仿宋" w:hAnsi="仿宋" w:cs="仿宋"/>
        </w:rPr>
        <w:t>.start () ;</w:t>
      </w:r>
    </w:p>
    <w:p w:rsidR="0020037C" w:rsidRDefault="004474D3">
      <w:pPr>
        <w:pStyle w:val="BodyText"/>
        <w:tabs>
          <w:tab w:val="left" w:pos="397"/>
        </w:tabs>
        <w:spacing w:line="25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数据节点操作</w:t>
      </w:r>
    </w:p>
    <w:p w:rsidR="0020037C" w:rsidRDefault="0020037C">
      <w:pPr>
        <w:spacing w:before="6" w:line="100" w:lineRule="exact"/>
        <w:rPr>
          <w:sz w:val="10"/>
          <w:szCs w:val="10"/>
        </w:rPr>
      </w:pPr>
    </w:p>
    <w:p w:rsidR="0020037C" w:rsidRDefault="004474D3">
      <w:pPr>
        <w:pStyle w:val="BodyText"/>
        <w:spacing w:line="167" w:lineRule="auto"/>
        <w:ind w:left="397" w:right="606"/>
      </w:pPr>
      <w:r>
        <w:rPr>
          <w:w w:val="95"/>
        </w:rPr>
        <w:t>数据节点操作包括创建数据节点（sdb</w:t>
      </w:r>
      <w:r w:rsidR="00B50B86">
        <w:rPr>
          <w:rFonts w:eastAsiaTheme="minorEastAsia" w:hint="eastAsia"/>
          <w:w w:val="95"/>
          <w:lang w:eastAsia="zh-CN"/>
        </w:rPr>
        <w:t>ReplicaGroup</w:t>
      </w:r>
      <w:r>
        <w:rPr>
          <w:w w:val="95"/>
        </w:rPr>
        <w:t>::createNode）、得到主数据节</w:t>
      </w:r>
      <w:r>
        <w:t xml:space="preserve"> </w:t>
      </w:r>
      <w:r>
        <w:rPr>
          <w:w w:val="95"/>
        </w:rPr>
        <w:t>点（sdb</w:t>
      </w:r>
      <w:r w:rsidR="00B50B86">
        <w:rPr>
          <w:rFonts w:eastAsiaTheme="minorEastAsia" w:hint="eastAsia"/>
          <w:w w:val="95"/>
          <w:lang w:eastAsia="zh-CN"/>
        </w:rPr>
        <w:t>ReplicaGroup</w:t>
      </w:r>
      <w:r>
        <w:rPr>
          <w:w w:val="95"/>
        </w:rPr>
        <w:t xml:space="preserve">:: </w:t>
      </w:r>
      <w:r>
        <w:rPr>
          <w:spacing w:val="40"/>
          <w:w w:val="95"/>
        </w:rPr>
        <w:t xml:space="preserve"> </w:t>
      </w:r>
      <w:r>
        <w:rPr>
          <w:w w:val="95"/>
        </w:rPr>
        <w:t>getMaster）、得到从数据节点（sdb</w:t>
      </w:r>
      <w:r w:rsidR="00B50B86">
        <w:rPr>
          <w:rFonts w:eastAsiaTheme="minorEastAsia" w:hint="eastAsia"/>
          <w:w w:val="95"/>
          <w:lang w:eastAsia="zh-CN"/>
        </w:rPr>
        <w:t>ReplicaGroup</w:t>
      </w:r>
      <w:r>
        <w:rPr>
          <w:w w:val="95"/>
        </w:rPr>
        <w:t xml:space="preserve">:: </w:t>
      </w:r>
      <w:r>
        <w:rPr>
          <w:spacing w:val="40"/>
          <w:w w:val="95"/>
        </w:rPr>
        <w:t xml:space="preserve"> </w:t>
      </w:r>
      <w:r>
        <w:rPr>
          <w:w w:val="95"/>
        </w:rPr>
        <w:t>getSlave）、启动数据节</w:t>
      </w:r>
      <w:r>
        <w:t xml:space="preserve"> </w:t>
      </w:r>
      <w:r>
        <w:rPr>
          <w:w w:val="95"/>
        </w:rPr>
        <w:t>点（sdbNode::start）、停止数据节点（sdbNode::Stop）等。</w:t>
      </w:r>
    </w:p>
    <w:p w:rsidR="0020037C" w:rsidRDefault="0020037C">
      <w:pPr>
        <w:spacing w:line="167" w:lineRule="auto"/>
        <w:sectPr w:rsidR="0020037C">
          <w:pgSz w:w="12240" w:h="15840"/>
          <w:pgMar w:top="900" w:right="680" w:bottom="280" w:left="152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1217"/>
        <w:rPr>
          <w:lang w:eastAsia="zh-CN"/>
        </w:rPr>
      </w:pPr>
      <w:r>
        <w:rPr>
          <w:lang w:eastAsia="zh-CN"/>
        </w:rPr>
        <w:t>以下为数据节点操作示例性的例子。真正的应用应包括错误检测等。</w:t>
      </w:r>
    </w:p>
    <w:p w:rsidR="0020037C" w:rsidRDefault="00B0609F">
      <w:pPr>
        <w:pStyle w:val="BodyText"/>
        <w:spacing w:before="83" w:line="172" w:lineRule="auto"/>
        <w:ind w:left="1217" w:right="5761"/>
        <w:rPr>
          <w:rFonts w:ascii="仿宋" w:eastAsia="仿宋" w:hAnsi="仿宋" w:cs="仿宋"/>
        </w:rPr>
      </w:pPr>
      <w:r w:rsidRPr="00B0609F">
        <w:pict>
          <v:group id="_x0000_s2824" style="position:absolute;left:0;text-align:left;margin-left:95.85pt;margin-top:4.85pt;width:459.45pt;height:116.6pt;z-index:-251698688;mso-position-horizontal-relative:page" coordorigin="1917,97" coordsize="9189,2332">
            <v:shape id="_x0000_s2825" style="position:absolute;left:1917;top:97;width:9189;height:2332" coordorigin="1917,97" coordsize="9189,2332" path="m1917,97r9189,l11106,2429r-9189,l1917,97xe" fillcolor="#efefef" stroked="f">
              <v:path arrowok="t"/>
            </v:shape>
            <w10:wrap anchorx="page"/>
          </v:group>
        </w:pict>
      </w:r>
      <w:r w:rsidR="004474D3">
        <w:rPr>
          <w:rFonts w:ascii="仿宋" w:eastAsia="仿宋" w:hAnsi="仿宋" w:cs="仿宋"/>
        </w:rPr>
        <w:t>// 定义一个数据节点实例 sdbNode masternode ; sdbNode slavenode ;</w:t>
      </w:r>
    </w:p>
    <w:p w:rsidR="0020037C" w:rsidRDefault="004474D3">
      <w:pPr>
        <w:pStyle w:val="BodyText"/>
        <w:spacing w:line="220"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 等待数据</w:t>
      </w:r>
      <w:r w:rsidR="00423ADE">
        <w:rPr>
          <w:rFonts w:ascii="仿宋" w:eastAsia="仿宋" w:hAnsi="仿宋" w:cs="仿宋"/>
          <w:lang w:eastAsia="zh-CN"/>
        </w:rPr>
        <w:t>分区</w:t>
      </w:r>
      <w:r>
        <w:rPr>
          <w:rFonts w:ascii="仿宋" w:eastAsia="仿宋" w:hAnsi="仿宋" w:cs="仿宋"/>
          <w:lang w:eastAsia="zh-CN"/>
        </w:rPr>
        <w:t>组启动并选举出主节点</w:t>
      </w:r>
    </w:p>
    <w:p w:rsidR="0020037C" w:rsidRDefault="004474D3">
      <w:pPr>
        <w:pStyle w:val="BodyText"/>
        <w:spacing w:line="212" w:lineRule="exact"/>
        <w:ind w:left="1217"/>
        <w:rPr>
          <w:rFonts w:ascii="仿宋" w:eastAsia="仿宋" w:hAnsi="仿宋" w:cs="仿宋"/>
        </w:rPr>
      </w:pPr>
      <w:r>
        <w:rPr>
          <w:rFonts w:ascii="仿宋" w:eastAsia="仿宋" w:hAnsi="仿宋" w:cs="仿宋"/>
        </w:rPr>
        <w:t>sleep( 15 ) ;</w:t>
      </w:r>
    </w:p>
    <w:p w:rsidR="0020037C" w:rsidRDefault="0020037C">
      <w:pPr>
        <w:spacing w:before="4" w:line="200" w:lineRule="exact"/>
        <w:rPr>
          <w:sz w:val="20"/>
          <w:szCs w:val="20"/>
        </w:rPr>
      </w:pPr>
    </w:p>
    <w:p w:rsidR="0020037C" w:rsidRDefault="004474D3">
      <w:pPr>
        <w:pStyle w:val="BodyText"/>
        <w:spacing w:line="172" w:lineRule="auto"/>
        <w:ind w:left="1217" w:right="6323"/>
        <w:rPr>
          <w:rFonts w:ascii="仿宋" w:eastAsia="仿宋" w:hAnsi="仿宋" w:cs="仿宋"/>
        </w:rPr>
      </w:pPr>
      <w:r>
        <w:rPr>
          <w:rFonts w:ascii="仿宋" w:eastAsia="仿宋" w:hAnsi="仿宋" w:cs="仿宋"/>
        </w:rPr>
        <w:t xml:space="preserve">// 获取主数据节点 </w:t>
      </w:r>
      <w:r w:rsidR="00B67514">
        <w:rPr>
          <w:rFonts w:ascii="仿宋" w:eastAsia="仿宋" w:hAnsi="仿宋" w:cs="仿宋" w:hint="eastAsia"/>
          <w:lang w:eastAsia="zh-CN"/>
        </w:rPr>
        <w:t>rg</w:t>
      </w:r>
      <w:r>
        <w:rPr>
          <w:rFonts w:ascii="仿宋" w:eastAsia="仿宋" w:hAnsi="仿宋" w:cs="仿宋"/>
        </w:rPr>
        <w:t>.getMaster( masternode ) ;</w:t>
      </w:r>
    </w:p>
    <w:p w:rsidR="0020037C" w:rsidRDefault="004474D3">
      <w:pPr>
        <w:pStyle w:val="BodyText"/>
        <w:spacing w:line="172" w:lineRule="auto"/>
        <w:ind w:left="1217" w:right="6608"/>
        <w:rPr>
          <w:rFonts w:ascii="仿宋" w:eastAsia="仿宋" w:hAnsi="仿宋" w:cs="仿宋"/>
        </w:rPr>
      </w:pPr>
      <w:r>
        <w:rPr>
          <w:rFonts w:ascii="仿宋" w:eastAsia="仿宋" w:hAnsi="仿宋" w:cs="仿宋"/>
        </w:rPr>
        <w:t xml:space="preserve">//获取从数据节点 </w:t>
      </w:r>
      <w:r w:rsidR="00B67514">
        <w:rPr>
          <w:rFonts w:ascii="仿宋" w:eastAsia="仿宋" w:hAnsi="仿宋" w:cs="仿宋" w:hint="eastAsia"/>
          <w:lang w:eastAsia="zh-CN"/>
        </w:rPr>
        <w:t>rg</w:t>
      </w:r>
      <w:r>
        <w:rPr>
          <w:rFonts w:ascii="仿宋" w:eastAsia="仿宋" w:hAnsi="仿宋" w:cs="仿宋"/>
        </w:rPr>
        <w:t>.getSlave( slavenode ) ;</w:t>
      </w:r>
    </w:p>
    <w:p w:rsidR="0020037C" w:rsidRDefault="004474D3">
      <w:pPr>
        <w:pStyle w:val="BodyText"/>
        <w:spacing w:before="93" w:line="251" w:lineRule="auto"/>
      </w:pPr>
      <w:bookmarkStart w:id="325" w:name="SQL_to_sequoiadb_shell_to_C++"/>
      <w:bookmarkStart w:id="326" w:name="_bookmark135"/>
      <w:bookmarkEnd w:id="325"/>
      <w:bookmarkEnd w:id="326"/>
      <w:r>
        <w:rPr>
          <w:w w:val="95"/>
        </w:rPr>
        <w:t>SQL</w:t>
      </w:r>
      <w:r>
        <w:rPr>
          <w:spacing w:val="-15"/>
          <w:w w:val="95"/>
        </w:rPr>
        <w:t xml:space="preserve"> </w:t>
      </w:r>
      <w:r>
        <w:rPr>
          <w:w w:val="95"/>
        </w:rPr>
        <w:t>to</w:t>
      </w:r>
      <w:r>
        <w:rPr>
          <w:spacing w:val="-14"/>
          <w:w w:val="95"/>
        </w:rPr>
        <w:t xml:space="preserve"> </w:t>
      </w:r>
      <w:r>
        <w:rPr>
          <w:w w:val="95"/>
        </w:rPr>
        <w:t>sequoiadb</w:t>
      </w:r>
      <w:r>
        <w:rPr>
          <w:spacing w:val="-14"/>
          <w:w w:val="95"/>
        </w:rPr>
        <w:t xml:space="preserve"> </w:t>
      </w:r>
      <w:r>
        <w:rPr>
          <w:w w:val="95"/>
        </w:rPr>
        <w:t>shell</w:t>
      </w:r>
      <w:r>
        <w:rPr>
          <w:spacing w:val="-14"/>
          <w:w w:val="95"/>
        </w:rPr>
        <w:t xml:space="preserve"> </w:t>
      </w:r>
      <w:r>
        <w:rPr>
          <w:w w:val="95"/>
        </w:rPr>
        <w:t>to</w:t>
      </w:r>
      <w:r>
        <w:rPr>
          <w:spacing w:val="-14"/>
          <w:w w:val="95"/>
        </w:rPr>
        <w:t xml:space="preserve"> </w:t>
      </w:r>
      <w:r>
        <w:rPr>
          <w:w w:val="95"/>
        </w:rPr>
        <w:t>C++</w:t>
      </w:r>
      <w:r>
        <w:rPr>
          <w:w w:val="79"/>
        </w:rPr>
        <w:t xml:space="preserve"> </w:t>
      </w:r>
      <w:r>
        <w:rPr>
          <w:w w:val="95"/>
        </w:rPr>
        <w:t xml:space="preserve">Sequoiadb的查询用json（bson）对象表示，下表以例子的形式显示了sql语句、sequoiadb     </w:t>
      </w:r>
      <w:r>
        <w:rPr>
          <w:spacing w:val="7"/>
          <w:w w:val="95"/>
        </w:rPr>
        <w:t xml:space="preserve"> </w:t>
      </w:r>
      <w:r>
        <w:rPr>
          <w:w w:val="95"/>
        </w:rPr>
        <w:t>shell语句</w:t>
      </w:r>
    </w:p>
    <w:p w:rsidR="0020037C" w:rsidRDefault="004474D3">
      <w:pPr>
        <w:pStyle w:val="BodyText"/>
        <w:spacing w:line="227" w:lineRule="exact"/>
        <w:rPr>
          <w:lang w:eastAsia="zh-CN"/>
        </w:rPr>
      </w:pPr>
      <w:r>
        <w:rPr>
          <w:w w:val="95"/>
          <w:lang w:eastAsia="zh-CN"/>
        </w:rPr>
        <w:t xml:space="preserve">和sequoiadb </w:t>
      </w:r>
      <w:r>
        <w:rPr>
          <w:spacing w:val="8"/>
          <w:w w:val="95"/>
          <w:lang w:eastAsia="zh-CN"/>
        </w:rPr>
        <w:t xml:space="preserve"> </w:t>
      </w:r>
      <w:r>
        <w:rPr>
          <w:w w:val="95"/>
          <w:lang w:eastAsia="zh-CN"/>
        </w:rPr>
        <w:t>C++驱动程序语法之间的对照。</w:t>
      </w:r>
    </w:p>
    <w:p w:rsidR="0020037C" w:rsidRDefault="0020037C">
      <w:pPr>
        <w:spacing w:before="7" w:line="60" w:lineRule="exact"/>
        <w:rPr>
          <w:sz w:val="6"/>
          <w:szCs w:val="6"/>
          <w:lang w:eastAsia="zh-CN"/>
        </w:rPr>
      </w:pPr>
    </w:p>
    <w:tbl>
      <w:tblPr>
        <w:tblW w:w="0" w:type="auto"/>
        <w:tblInd w:w="923" w:type="dxa"/>
        <w:tblLayout w:type="fixed"/>
        <w:tblCellMar>
          <w:left w:w="0" w:type="dxa"/>
          <w:right w:w="0" w:type="dxa"/>
        </w:tblCellMar>
        <w:tblLook w:val="01E0"/>
      </w:tblPr>
      <w:tblGrid>
        <w:gridCol w:w="3074"/>
        <w:gridCol w:w="3241"/>
        <w:gridCol w:w="3157"/>
      </w:tblGrid>
      <w:tr w:rsidR="0020037C">
        <w:trPr>
          <w:trHeight w:hRule="exact" w:val="228"/>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SQL</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shell</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w:t>
            </w:r>
            <w:r>
              <w:rPr>
                <w:rFonts w:ascii="Microsoft JhengHei" w:eastAsia="Microsoft JhengHei" w:hAnsi="Microsoft JhengHei" w:cs="Microsoft JhengHei"/>
                <w:spacing w:val="-1"/>
                <w:w w:val="90"/>
                <w:sz w:val="14"/>
                <w:szCs w:val="14"/>
              </w:rPr>
              <w:t xml:space="preserve"> </w:t>
            </w:r>
            <w:r>
              <w:rPr>
                <w:rFonts w:ascii="Microsoft JhengHei" w:eastAsia="Microsoft JhengHei" w:hAnsi="Microsoft JhengHei" w:cs="Microsoft JhengHei"/>
                <w:w w:val="90"/>
                <w:sz w:val="14"/>
                <w:szCs w:val="14"/>
              </w:rPr>
              <w:t>Driver</w:t>
            </w:r>
          </w:p>
        </w:tc>
      </w:tr>
      <w:tr w:rsidR="0020037C">
        <w:trPr>
          <w:trHeight w:hRule="exact" w:val="713"/>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insert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into</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students(a,b)</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values(1,-1)</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db.foo.bar.insert({a:1,b:-1})</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80"/>
                <w:sz w:val="14"/>
                <w:szCs w:val="14"/>
              </w:rPr>
              <w:t>BSONObj</w:t>
            </w:r>
            <w:r>
              <w:rPr>
                <w:rFonts w:ascii="Microsoft JhengHei" w:eastAsia="Microsoft JhengHei" w:hAnsi="Microsoft JhengHei" w:cs="Microsoft JhengHei"/>
                <w:spacing w:val="-3"/>
                <w:w w:val="80"/>
                <w:sz w:val="14"/>
                <w:szCs w:val="14"/>
              </w:rPr>
              <w:t xml:space="preserve"> </w:t>
            </w:r>
            <w:r>
              <w:rPr>
                <w:rFonts w:ascii="Microsoft JhengHei" w:eastAsia="Microsoft JhengHei" w:hAnsi="Microsoft JhengHei" w:cs="Microsoft JhengHei"/>
                <w:w w:val="80"/>
                <w:sz w:val="14"/>
                <w:szCs w:val="14"/>
              </w:rPr>
              <w:t>obj</w:t>
            </w:r>
            <w:r>
              <w:rPr>
                <w:rFonts w:ascii="Microsoft JhengHei" w:eastAsia="Microsoft JhengHei" w:hAnsi="Microsoft JhengHei" w:cs="Microsoft JhengHei"/>
                <w:spacing w:val="-3"/>
                <w:w w:val="80"/>
                <w:sz w:val="14"/>
                <w:szCs w:val="14"/>
              </w:rPr>
              <w:t xml:space="preserve"> </w:t>
            </w:r>
            <w:r>
              <w:rPr>
                <w:rFonts w:ascii="Microsoft JhengHei" w:eastAsia="Microsoft JhengHei" w:hAnsi="Microsoft JhengHei" w:cs="Microsoft JhengHei"/>
                <w:w w:val="80"/>
                <w:sz w:val="14"/>
                <w:szCs w:val="14"/>
              </w:rPr>
              <w:t>=</w:t>
            </w:r>
            <w:r>
              <w:rPr>
                <w:rFonts w:ascii="Microsoft JhengHei" w:eastAsia="Microsoft JhengHei" w:hAnsi="Microsoft JhengHei" w:cs="Microsoft JhengHei"/>
                <w:spacing w:val="-2"/>
                <w:w w:val="80"/>
                <w:sz w:val="14"/>
                <w:szCs w:val="14"/>
              </w:rPr>
              <w:t xml:space="preserve"> </w:t>
            </w:r>
            <w:r>
              <w:rPr>
                <w:rFonts w:ascii="Microsoft JhengHei" w:eastAsia="Microsoft JhengHei" w:hAnsi="Microsoft JhengHei" w:cs="Microsoft JhengHei"/>
                <w:w w:val="80"/>
                <w:sz w:val="14"/>
                <w:szCs w:val="14"/>
              </w:rPr>
              <w:t>BSON(</w:t>
            </w:r>
            <w:r>
              <w:rPr>
                <w:rFonts w:ascii="Microsoft JhengHei" w:eastAsia="Microsoft JhengHei" w:hAnsi="Microsoft JhengHei" w:cs="Microsoft JhengHei"/>
                <w:spacing w:val="-3"/>
                <w:w w:val="80"/>
                <w:sz w:val="14"/>
                <w:szCs w:val="14"/>
              </w:rPr>
              <w:t xml:space="preserve"> </w:t>
            </w:r>
            <w:r>
              <w:rPr>
                <w:rFonts w:ascii="Microsoft JhengHei" w:eastAsia="Microsoft JhengHei" w:hAnsi="Microsoft JhengHei" w:cs="Microsoft JhengHei"/>
                <w:w w:val="80"/>
                <w:sz w:val="14"/>
                <w:szCs w:val="14"/>
              </w:rPr>
              <w:t>“a”&lt;&lt;1&lt;&lt;”b”&lt;&lt;-1</w:t>
            </w:r>
            <w:r>
              <w:rPr>
                <w:rFonts w:ascii="Microsoft JhengHei" w:eastAsia="Microsoft JhengHei" w:hAnsi="Microsoft JhengHei" w:cs="Microsoft JhengHei"/>
                <w:spacing w:val="-2"/>
                <w:w w:val="80"/>
                <w:sz w:val="14"/>
                <w:szCs w:val="14"/>
              </w:rPr>
              <w:t xml:space="preserve"> </w:t>
            </w:r>
            <w:r>
              <w:rPr>
                <w:rFonts w:ascii="Microsoft JhengHei" w:eastAsia="Microsoft JhengHei" w:hAnsi="Microsoft JhengHei" w:cs="Microsoft JhengHei"/>
                <w:w w:val="80"/>
                <w:sz w:val="14"/>
                <w:szCs w:val="14"/>
              </w:rPr>
              <w:t>)</w:t>
            </w:r>
            <w:r>
              <w:rPr>
                <w:rFonts w:ascii="Microsoft JhengHei" w:eastAsia="Microsoft JhengHei" w:hAnsi="Microsoft JhengHei" w:cs="Microsoft JhengHei"/>
                <w:spacing w:val="-3"/>
                <w:w w:val="80"/>
                <w:sz w:val="14"/>
                <w:szCs w:val="14"/>
              </w:rPr>
              <w:t xml:space="preserve"> </w:t>
            </w:r>
            <w:r>
              <w:rPr>
                <w:rFonts w:ascii="Microsoft JhengHei" w:eastAsia="Microsoft JhengHei" w:hAnsi="Microsoft JhengHei" w:cs="Microsoft JhengHei"/>
                <w:w w:val="80"/>
                <w:sz w:val="14"/>
                <w:szCs w:val="14"/>
              </w:rPr>
              <w:t>;</w:t>
            </w:r>
          </w:p>
          <w:p w:rsidR="0020037C" w:rsidRDefault="004474D3">
            <w:pPr>
              <w:pStyle w:val="TableParagraph"/>
              <w:spacing w:line="228"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collection.insert(</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obj</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p>
        </w:tc>
      </w:tr>
      <w:tr w:rsidR="0020037C">
        <w:trPr>
          <w:trHeight w:hRule="exact" w:val="2162"/>
        </w:trPr>
        <w:tc>
          <w:tcPr>
            <w:tcW w:w="3074"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a,b</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students</w:t>
            </w: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before="3" w:line="220" w:lineRule="exact"/>
            </w:pPr>
          </w:p>
          <w:p w:rsidR="0020037C" w:rsidRDefault="004474D3">
            <w:pPr>
              <w:pStyle w:val="TableParagraph"/>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students</w:t>
            </w:r>
          </w:p>
        </w:tc>
        <w:tc>
          <w:tcPr>
            <w:tcW w:w="3241" w:type="dxa"/>
            <w:tcBorders>
              <w:top w:val="single" w:sz="8" w:space="0" w:color="000000"/>
              <w:left w:val="nil"/>
              <w:bottom w:val="single" w:sz="8" w:space="0" w:color="000000"/>
              <w:right w:val="nil"/>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db.foo.bar.find(null,{a:"",b:""})</w:t>
            </w: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20037C">
            <w:pPr>
              <w:pStyle w:val="TableParagraph"/>
              <w:spacing w:before="3" w:line="220" w:lineRule="exact"/>
            </w:pPr>
          </w:p>
          <w:p w:rsidR="0020037C" w:rsidRDefault="004474D3">
            <w:pPr>
              <w:pStyle w:val="TableParagraph"/>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w:t>
            </w:r>
          </w:p>
        </w:tc>
        <w:tc>
          <w:tcPr>
            <w:tcW w:w="3157"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line="251" w:lineRule="auto"/>
              <w:ind w:left="50" w:right="1890"/>
              <w:jc w:val="both"/>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sdbCursor</w:t>
            </w:r>
            <w:r>
              <w:rPr>
                <w:rFonts w:ascii="Microsoft JhengHei" w:eastAsia="Microsoft JhengHei" w:hAnsi="Microsoft JhengHei" w:cs="Microsoft JhengHei"/>
                <w:spacing w:val="-8"/>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7"/>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selected</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25" w:line="228" w:lineRule="exact"/>
              <w:ind w:left="50" w:right="570"/>
              <w:rPr>
                <w:rFonts w:ascii="Microsoft JhengHei" w:eastAsia="Microsoft JhengHei" w:hAnsi="Microsoft JhengHei" w:cs="Microsoft JhengHei"/>
                <w:sz w:val="14"/>
                <w:szCs w:val="14"/>
              </w:rPr>
            </w:pPr>
            <w:r>
              <w:rPr>
                <w:rFonts w:ascii="Microsoft JhengHei" w:eastAsia="Microsoft JhengHei" w:hAnsi="Microsoft JhengHei" w:cs="Microsoft JhengHei"/>
                <w:w w:val="75"/>
                <w:sz w:val="14"/>
                <w:szCs w:val="14"/>
              </w:rPr>
              <w:t>selected</w:t>
            </w:r>
            <w:r>
              <w:rPr>
                <w:rFonts w:ascii="Microsoft JhengHei" w:eastAsia="Microsoft JhengHei" w:hAnsi="Microsoft JhengHei" w:cs="Microsoft JhengHei"/>
                <w:spacing w:val="-13"/>
                <w:w w:val="75"/>
                <w:sz w:val="14"/>
                <w:szCs w:val="14"/>
              </w:rPr>
              <w:t xml:space="preserve"> </w:t>
            </w:r>
            <w:r>
              <w:rPr>
                <w:rFonts w:ascii="Microsoft JhengHei" w:eastAsia="Microsoft JhengHei" w:hAnsi="Microsoft JhengHei" w:cs="Microsoft JhengHei"/>
                <w:w w:val="75"/>
                <w:sz w:val="14"/>
                <w:szCs w:val="14"/>
              </w:rPr>
              <w:t>=</w:t>
            </w:r>
            <w:r>
              <w:rPr>
                <w:rFonts w:ascii="Microsoft JhengHei" w:eastAsia="Microsoft JhengHei" w:hAnsi="Microsoft JhengHei" w:cs="Microsoft JhengHei"/>
                <w:spacing w:val="-13"/>
                <w:w w:val="75"/>
                <w:sz w:val="14"/>
                <w:szCs w:val="14"/>
              </w:rPr>
              <w:t xml:space="preserve"> </w:t>
            </w:r>
            <w:r>
              <w:rPr>
                <w:rFonts w:ascii="Microsoft JhengHei" w:eastAsia="Microsoft JhengHei" w:hAnsi="Microsoft JhengHei" w:cs="Microsoft JhengHei"/>
                <w:w w:val="75"/>
                <w:sz w:val="14"/>
                <w:szCs w:val="14"/>
              </w:rPr>
              <w:t>BSON(</w:t>
            </w:r>
            <w:r>
              <w:rPr>
                <w:rFonts w:ascii="Microsoft JhengHei" w:eastAsia="Microsoft JhengHei" w:hAnsi="Microsoft JhengHei" w:cs="Microsoft JhengHei"/>
                <w:spacing w:val="-13"/>
                <w:w w:val="75"/>
                <w:sz w:val="14"/>
                <w:szCs w:val="14"/>
              </w:rPr>
              <w:t xml:space="preserve"> </w:t>
            </w:r>
            <w:r>
              <w:rPr>
                <w:rFonts w:ascii="Microsoft JhengHei" w:eastAsia="Microsoft JhengHei" w:hAnsi="Microsoft JhengHei" w:cs="Microsoft JhengHei"/>
                <w:w w:val="70"/>
                <w:sz w:val="14"/>
                <w:szCs w:val="14"/>
              </w:rPr>
              <w:t>“a”&lt;&lt;””&lt;&lt;”b”&lt;&lt;””</w:t>
            </w:r>
            <w:r>
              <w:rPr>
                <w:rFonts w:ascii="Microsoft JhengHei" w:eastAsia="Microsoft JhengHei" w:hAnsi="Microsoft JhengHei" w:cs="Microsoft JhengHei"/>
                <w:spacing w:val="-11"/>
                <w:w w:val="70"/>
                <w:sz w:val="14"/>
                <w:szCs w:val="14"/>
              </w:rPr>
              <w:t xml:space="preserve"> </w:t>
            </w:r>
            <w:r>
              <w:rPr>
                <w:rFonts w:ascii="Microsoft JhengHei" w:eastAsia="Microsoft JhengHei" w:hAnsi="Microsoft JhengHei" w:cs="Microsoft JhengHei"/>
                <w:w w:val="75"/>
                <w:sz w:val="14"/>
                <w:szCs w:val="14"/>
              </w:rPr>
              <w:t>)</w:t>
            </w:r>
            <w:r>
              <w:rPr>
                <w:rFonts w:ascii="Microsoft JhengHei" w:eastAsia="Microsoft JhengHei" w:hAnsi="Microsoft JhengHei" w:cs="Microsoft JhengHei"/>
                <w:spacing w:val="-13"/>
                <w:w w:val="75"/>
                <w:sz w:val="14"/>
                <w:szCs w:val="14"/>
              </w:rPr>
              <w:t xml:space="preserve"> </w:t>
            </w:r>
            <w:r>
              <w:rPr>
                <w:rFonts w:ascii="Microsoft JhengHei" w:eastAsia="Microsoft JhengHei" w:hAnsi="Microsoft JhengHei" w:cs="Microsoft JhengHei"/>
                <w:w w:val="7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.query(</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selected</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24" w:line="228" w:lineRule="exact"/>
              <w:ind w:left="50" w:right="139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sdbCursor</w:t>
            </w:r>
            <w:r>
              <w:rPr>
                <w:rFonts w:ascii="Microsoft JhengHei" w:eastAsia="Microsoft JhengHei" w:hAnsi="Microsoft JhengHei" w:cs="Microsoft JhengHei"/>
                <w:spacing w:val="15"/>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.query</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1212"/>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where</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age=20</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line="251" w:lineRule="auto"/>
              <w:ind w:left="40" w:right="162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sdbCursor</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25" w:line="228" w:lineRule="exact"/>
              <w:ind w:left="40" w:right="624"/>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condition</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BSON(“age”&lt;&lt;20)</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.query</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cursor,</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2136"/>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before="2" w:line="167" w:lineRule="auto"/>
              <w:ind w:left="40" w:righ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order</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w w:val="93"/>
                <w:sz w:val="14"/>
                <w:szCs w:val="14"/>
              </w:rPr>
              <w:t xml:space="preserve"> </w:t>
            </w:r>
            <w:r>
              <w:rPr>
                <w:rFonts w:ascii="Microsoft JhengHei" w:eastAsia="Microsoft JhengHei" w:hAnsi="Microsoft JhengHei" w:cs="Microsoft JhengHei"/>
                <w:w w:val="95"/>
                <w:sz w:val="14"/>
                <w:szCs w:val="14"/>
              </w:rPr>
              <w:t>name</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db.foo.bar.find({age:20}).sort({name:1})</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line="251" w:lineRule="auto"/>
              <w:ind w:left="40" w:right="162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sdbCursor</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orderBy</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2" w:line="251" w:lineRule="auto"/>
              <w:ind w:left="40" w:right="791"/>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condition</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BSON(“age”&lt;&lt;20)</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85"/>
                <w:sz w:val="14"/>
                <w:szCs w:val="14"/>
              </w:rPr>
              <w:t>orderBy</w:t>
            </w:r>
            <w:r>
              <w:rPr>
                <w:rFonts w:ascii="Microsoft JhengHei" w:eastAsia="Microsoft JhengHei" w:hAnsi="Microsoft JhengHei" w:cs="Microsoft JhengHei"/>
                <w:spacing w:val="2"/>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spacing w:val="3"/>
                <w:w w:val="85"/>
                <w:sz w:val="14"/>
                <w:szCs w:val="14"/>
              </w:rPr>
              <w:t xml:space="preserve"> </w:t>
            </w:r>
            <w:r>
              <w:rPr>
                <w:rFonts w:ascii="Microsoft JhengHei" w:eastAsia="Microsoft JhengHei" w:hAnsi="Microsoft JhengHei" w:cs="Microsoft JhengHei"/>
                <w:w w:val="85"/>
                <w:sz w:val="14"/>
                <w:szCs w:val="14"/>
              </w:rPr>
              <w:t>BSON(“name”&lt;&lt;1)</w:t>
            </w:r>
            <w:r>
              <w:rPr>
                <w:rFonts w:ascii="Microsoft JhengHei" w:eastAsia="Microsoft JhengHei" w:hAnsi="Microsoft JhengHei" w:cs="Microsoft JhengHei"/>
                <w:spacing w:val="3"/>
                <w:w w:val="85"/>
                <w:sz w:val="14"/>
                <w:szCs w:val="14"/>
              </w:rPr>
              <w:t xml:space="preserve"> </w:t>
            </w:r>
            <w:r>
              <w:rPr>
                <w:rFonts w:ascii="Microsoft JhengHei" w:eastAsia="Microsoft JhengHei" w:hAnsi="Microsoft JhengHei" w:cs="Microsoft JhengHei"/>
                <w:w w:val="85"/>
                <w:sz w:val="14"/>
                <w:szCs w:val="14"/>
              </w:rPr>
              <w:t>;</w:t>
            </w:r>
          </w:p>
          <w:p w:rsidR="0020037C" w:rsidRDefault="004474D3">
            <w:pPr>
              <w:pStyle w:val="TableParagraph"/>
              <w:spacing w:before="40" w:line="167" w:lineRule="auto"/>
              <w:ind w:left="40" w:right="8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.query</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condition</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0"/>
                <w:sz w:val="14"/>
                <w:szCs w:val="14"/>
              </w:rPr>
              <w:t xml:space="preserve"> </w:t>
            </w:r>
            <w:r>
              <w:rPr>
                <w:rFonts w:ascii="Microsoft JhengHei" w:eastAsia="Microsoft JhengHei" w:hAnsi="Microsoft JhengHei" w:cs="Microsoft JhengHei"/>
                <w:sz w:val="14"/>
                <w:szCs w:val="14"/>
              </w:rPr>
              <w:t>obj,</w:t>
            </w: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z w:val="14"/>
                <w:szCs w:val="14"/>
              </w:rPr>
              <w:t>orderBy</w:t>
            </w:r>
            <w:r>
              <w:rPr>
                <w:rFonts w:ascii="Microsoft JhengHei" w:eastAsia="Microsoft JhengHei" w:hAnsi="Microsoft JhengHei" w:cs="Microsoft JhengHei"/>
                <w:spacing w:val="-6"/>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obj</w:t>
            </w:r>
            <w:r>
              <w:rPr>
                <w:rFonts w:ascii="Microsoft JhengHei" w:eastAsia="Microsoft JhengHei" w:hAnsi="Microsoft JhengHei" w:cs="Microsoft JhengHei"/>
                <w:spacing w:val="-6"/>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5"/>
                <w:sz w:val="14"/>
                <w:szCs w:val="14"/>
              </w:rPr>
              <w:t xml:space="preserve"> </w:t>
            </w:r>
            <w:r>
              <w:rPr>
                <w:rFonts w:ascii="Microsoft JhengHei" w:eastAsia="Microsoft JhengHei" w:hAnsi="Microsoft JhengHei" w:cs="Microsoft JhengHei"/>
                <w:sz w:val="14"/>
                <w:szCs w:val="14"/>
              </w:rPr>
              <w:t>;</w:t>
            </w:r>
          </w:p>
        </w:tc>
      </w:tr>
      <w:tr w:rsidR="0020037C">
        <w:trPr>
          <w:trHeight w:hRule="exact" w:val="1380"/>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before="2" w:line="167" w:lineRule="auto"/>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age&gt;20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and age&lt;30</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db.foo.bar.find({age:{$gt:20,$lt:30}})</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line="251" w:lineRule="auto"/>
              <w:ind w:left="40" w:right="162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sdbCursor</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2"/>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75"/>
                <w:sz w:val="14"/>
                <w:szCs w:val="14"/>
              </w:rPr>
              <w:t xml:space="preserve">condition  </w:t>
            </w:r>
            <w:r>
              <w:rPr>
                <w:rFonts w:ascii="Microsoft JhengHei" w:eastAsia="Microsoft JhengHei" w:hAnsi="Microsoft JhengHei" w:cs="Microsoft JhengHei"/>
                <w:spacing w:val="6"/>
                <w:w w:val="75"/>
                <w:sz w:val="14"/>
                <w:szCs w:val="14"/>
              </w:rPr>
              <w:t xml:space="preserve"> </w:t>
            </w:r>
            <w:r>
              <w:rPr>
                <w:rFonts w:ascii="Microsoft JhengHei" w:eastAsia="Microsoft JhengHei" w:hAnsi="Microsoft JhengHei" w:cs="Microsoft JhengHei"/>
                <w:w w:val="75"/>
                <w:sz w:val="14"/>
                <w:szCs w:val="14"/>
              </w:rPr>
              <w:t xml:space="preserve">=  </w:t>
            </w:r>
            <w:r>
              <w:rPr>
                <w:rFonts w:ascii="Microsoft JhengHei" w:eastAsia="Microsoft JhengHei" w:hAnsi="Microsoft JhengHei" w:cs="Microsoft JhengHei"/>
                <w:spacing w:val="6"/>
                <w:w w:val="75"/>
                <w:sz w:val="14"/>
                <w:szCs w:val="14"/>
              </w:rPr>
              <w:t xml:space="preserve"> </w:t>
            </w:r>
            <w:r>
              <w:rPr>
                <w:rFonts w:ascii="Microsoft JhengHei" w:eastAsia="Microsoft JhengHei" w:hAnsi="Microsoft JhengHei" w:cs="Microsoft JhengHei"/>
                <w:w w:val="75"/>
                <w:sz w:val="14"/>
                <w:szCs w:val="14"/>
              </w:rPr>
              <w:t>BSON(“age”&lt;&lt;BSON(“$gt”&lt;&lt;20&lt;&lt;”</w:t>
            </w:r>
          </w:p>
          <w:p w:rsidR="0020037C" w:rsidRDefault="004474D3">
            <w:pPr>
              <w:pStyle w:val="TableParagraph"/>
              <w:spacing w:line="168"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80"/>
                <w:sz w:val="14"/>
                <w:szCs w:val="14"/>
              </w:rPr>
              <w:t>$lt”&lt;&lt;30))</w:t>
            </w:r>
            <w:r>
              <w:rPr>
                <w:rFonts w:ascii="Microsoft JhengHei" w:eastAsia="Microsoft JhengHei" w:hAnsi="Microsoft JhengHei" w:cs="Microsoft JhengHei"/>
                <w:spacing w:val="6"/>
                <w:w w:val="80"/>
                <w:sz w:val="14"/>
                <w:szCs w:val="14"/>
              </w:rPr>
              <w:t xml:space="preserve"> </w:t>
            </w:r>
            <w:r>
              <w:rPr>
                <w:rFonts w:ascii="Microsoft JhengHei" w:eastAsia="Microsoft JhengHei" w:hAnsi="Microsoft JhengHei" w:cs="Microsoft JhengHei"/>
                <w:w w:val="80"/>
                <w:sz w:val="14"/>
                <w:szCs w:val="14"/>
              </w:rPr>
              <w:t>;</w:t>
            </w:r>
          </w:p>
          <w:p w:rsidR="0020037C" w:rsidRDefault="004474D3">
            <w:pPr>
              <w:pStyle w:val="TableParagraph"/>
              <w:spacing w:line="228"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collection</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.query</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condition</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9"/>
                <w:sz w:val="14"/>
                <w:szCs w:val="14"/>
              </w:rPr>
              <w:t xml:space="preserve"> </w:t>
            </w:r>
            <w:r>
              <w:rPr>
                <w:rFonts w:ascii="Microsoft JhengHei" w:eastAsia="Microsoft JhengHei" w:hAnsi="Microsoft JhengHei" w:cs="Microsoft JhengHei"/>
                <w:sz w:val="14"/>
                <w:szCs w:val="14"/>
              </w:rPr>
              <w:t>;</w:t>
            </w:r>
          </w:p>
        </w:tc>
      </w:tr>
      <w:tr w:rsidR="0020037C">
        <w:trPr>
          <w:trHeight w:hRule="exact" w:val="1128"/>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create</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testIndex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on</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students(name)</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db.foo.bar.createIndex("testIndex",</w:t>
            </w:r>
          </w:p>
          <w:p w:rsidR="0020037C" w:rsidRDefault="004474D3">
            <w:pPr>
              <w:pStyle w:val="TableParagraph"/>
              <w:spacing w:line="16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{name:1},false)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obj</w:t>
            </w:r>
            <w:r>
              <w:rPr>
                <w:rFonts w:ascii="Microsoft JhengHei" w:eastAsia="Microsoft JhengHei" w:hAnsi="Microsoft JhengHei" w:cs="Microsoft JhengHei"/>
                <w:spacing w:val="-6"/>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spacing w:val="-5"/>
                <w:w w:val="85"/>
                <w:sz w:val="14"/>
                <w:szCs w:val="14"/>
              </w:rPr>
              <w:t xml:space="preserve"> </w:t>
            </w:r>
            <w:r>
              <w:rPr>
                <w:rFonts w:ascii="Microsoft JhengHei" w:eastAsia="Microsoft JhengHei" w:hAnsi="Microsoft JhengHei" w:cs="Microsoft JhengHei"/>
                <w:w w:val="85"/>
                <w:sz w:val="14"/>
                <w:szCs w:val="14"/>
              </w:rPr>
              <w:t>BSON(</w:t>
            </w:r>
            <w:r>
              <w:rPr>
                <w:rFonts w:ascii="Microsoft JhengHei" w:eastAsia="Microsoft JhengHei" w:hAnsi="Microsoft JhengHei" w:cs="Microsoft JhengHei"/>
                <w:spacing w:val="-5"/>
                <w:w w:val="85"/>
                <w:sz w:val="14"/>
                <w:szCs w:val="14"/>
              </w:rPr>
              <w:t xml:space="preserve"> </w:t>
            </w:r>
            <w:r>
              <w:rPr>
                <w:rFonts w:ascii="Microsoft JhengHei" w:eastAsia="Microsoft JhengHei" w:hAnsi="Microsoft JhengHei" w:cs="Microsoft JhengHei"/>
                <w:w w:val="85"/>
                <w:sz w:val="14"/>
                <w:szCs w:val="14"/>
              </w:rPr>
              <w:t>“name”&lt;&lt;1</w:t>
            </w:r>
            <w:r>
              <w:rPr>
                <w:rFonts w:ascii="Microsoft JhengHei" w:eastAsia="Microsoft JhengHei" w:hAnsi="Microsoft JhengHei" w:cs="Microsoft JhengHei"/>
                <w:spacing w:val="-5"/>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spacing w:val="-5"/>
                <w:w w:val="85"/>
                <w:sz w:val="14"/>
                <w:szCs w:val="14"/>
              </w:rPr>
              <w:t xml:space="preserve"> </w:t>
            </w:r>
            <w:r>
              <w:rPr>
                <w:rFonts w:ascii="Microsoft JhengHei" w:eastAsia="Microsoft JhengHei" w:hAnsi="Microsoft JhengHei" w:cs="Microsoft JhengHei"/>
                <w:w w:val="85"/>
                <w:sz w:val="14"/>
                <w:szCs w:val="14"/>
              </w:rPr>
              <w:t>;</w:t>
            </w:r>
          </w:p>
          <w:p w:rsidR="0020037C" w:rsidRDefault="004474D3">
            <w:pPr>
              <w:pStyle w:val="TableParagraph"/>
              <w:spacing w:before="49" w:line="167" w:lineRule="auto"/>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collection.createIndex</w:t>
            </w:r>
            <w:r>
              <w:rPr>
                <w:rFonts w:ascii="Microsoft JhengHei" w:eastAsia="Microsoft JhengHei" w:hAnsi="Microsoft JhengHei" w:cs="Microsoft JhengHei"/>
                <w:spacing w:val="4"/>
                <w:w w:val="90"/>
                <w:sz w:val="14"/>
                <w:szCs w:val="14"/>
              </w:rPr>
              <w:t xml:space="preserve"> </w:t>
            </w:r>
            <w:r>
              <w:rPr>
                <w:rFonts w:ascii="Microsoft JhengHei" w:eastAsia="Microsoft JhengHei" w:hAnsi="Microsoft JhengHei" w:cs="Microsoft JhengHei"/>
                <w:w w:val="90"/>
                <w:sz w:val="14"/>
                <w:szCs w:val="14"/>
              </w:rPr>
              <w:t>(</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&amp;obj,</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“testIndex”,</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FALSE,</w:t>
            </w:r>
            <w:r>
              <w:rPr>
                <w:rFonts w:ascii="Microsoft JhengHei" w:eastAsia="Microsoft JhengHei" w:hAnsi="Microsoft JhengHei" w:cs="Microsoft JhengHei"/>
                <w:w w:val="94"/>
                <w:sz w:val="14"/>
                <w:szCs w:val="14"/>
              </w:rPr>
              <w:t xml:space="preserve"> </w:t>
            </w:r>
            <w:r>
              <w:rPr>
                <w:rFonts w:ascii="Microsoft JhengHei" w:eastAsia="Microsoft JhengHei" w:hAnsi="Microsoft JhengHei" w:cs="Microsoft JhengHei"/>
                <w:w w:val="95"/>
                <w:sz w:val="14"/>
                <w:szCs w:val="14"/>
              </w:rPr>
              <w:t>FALSE</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707"/>
        </w:trPr>
        <w:tc>
          <w:tcPr>
            <w:tcW w:w="3074" w:type="dxa"/>
            <w:tcBorders>
              <w:top w:val="single" w:sz="8" w:space="0" w:color="000000"/>
              <w:left w:val="single" w:sz="8" w:space="0" w:color="000000"/>
              <w:bottom w:val="nil"/>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limit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20</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skip</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10</w:t>
            </w:r>
          </w:p>
        </w:tc>
        <w:tc>
          <w:tcPr>
            <w:tcW w:w="3241" w:type="dxa"/>
            <w:tcBorders>
              <w:top w:val="single" w:sz="8" w:space="0" w:color="000000"/>
              <w:left w:val="nil"/>
              <w:bottom w:val="nil"/>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db.foo.bar.find().limit(20).skip(10)</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20037C" w:rsidRDefault="004474D3">
            <w:pPr>
              <w:pStyle w:val="TableParagraph"/>
              <w:spacing w:before="11" w:line="251" w:lineRule="auto"/>
              <w:ind w:left="40" w:right="154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sz w:val="14"/>
                <w:szCs w:val="14"/>
              </w:rPr>
              <w:t>sdbCursor</w:t>
            </w:r>
            <w:r>
              <w:rPr>
                <w:rFonts w:ascii="Microsoft JhengHei" w:eastAsia="Microsoft JhengHei" w:hAnsi="Microsoft JhengHei" w:cs="Microsoft JhengHei"/>
                <w:spacing w:val="-15"/>
                <w:sz w:val="14"/>
                <w:szCs w:val="14"/>
              </w:rPr>
              <w:t xml:space="preserve"> </w:t>
            </w:r>
            <w:r>
              <w:rPr>
                <w:rFonts w:ascii="Microsoft JhengHei" w:eastAsia="Microsoft JhengHei" w:hAnsi="Microsoft JhengHei" w:cs="Microsoft JhengHei"/>
                <w:sz w:val="14"/>
                <w:szCs w:val="14"/>
              </w:rPr>
              <w:t>cursor</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p>
        </w:tc>
      </w:tr>
    </w:tbl>
    <w:p w:rsidR="0020037C" w:rsidRDefault="0020037C">
      <w:pPr>
        <w:spacing w:line="251" w:lineRule="auto"/>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0" w:line="150" w:lineRule="exact"/>
        <w:rPr>
          <w:sz w:val="15"/>
          <w:szCs w:val="15"/>
        </w:rPr>
      </w:pPr>
    </w:p>
    <w:p w:rsidR="0020037C" w:rsidRDefault="00B0609F">
      <w:pPr>
        <w:tabs>
          <w:tab w:val="left" w:pos="3821"/>
        </w:tabs>
        <w:spacing w:before="6"/>
        <w:ind w:left="663"/>
        <w:rPr>
          <w:rFonts w:ascii="Microsoft JhengHei" w:eastAsia="Microsoft JhengHei" w:hAnsi="Microsoft JhengHei" w:cs="Microsoft JhengHei"/>
          <w:sz w:val="14"/>
          <w:szCs w:val="14"/>
        </w:rPr>
      </w:pPr>
      <w:r w:rsidRPr="00B0609F">
        <w:rPr>
          <w:rFonts w:eastAsiaTheme="minorHAnsi"/>
        </w:rPr>
        <w:pict>
          <v:shape id="_x0000_s2823" type="#_x0000_t202" style="position:absolute;left:0;text-align:left;margin-left:81.2pt;margin-top:2.55pt;width:475.1pt;height:187.8pt;z-index:-251697664;mso-position-horizontal-relative:page" filled="f" stroked="f">
            <v:textbox style="mso-next-textbox:#_x0000_s2823" inset="0,0,0,0">
              <w:txbxContent>
                <w:tbl>
                  <w:tblPr>
                    <w:tblW w:w="0" w:type="auto"/>
                    <w:tblLayout w:type="fixed"/>
                    <w:tblCellMar>
                      <w:left w:w="0" w:type="dxa"/>
                      <w:right w:w="0" w:type="dxa"/>
                    </w:tblCellMar>
                    <w:tblLook w:val="01E0"/>
                  </w:tblPr>
                  <w:tblGrid>
                    <w:gridCol w:w="6315"/>
                    <w:gridCol w:w="3157"/>
                  </w:tblGrid>
                  <w:tr w:rsidR="005807CE">
                    <w:trPr>
                      <w:trHeight w:hRule="exact" w:val="604"/>
                    </w:trPr>
                    <w:tc>
                      <w:tcPr>
                        <w:tcW w:w="6315" w:type="dxa"/>
                        <w:tcBorders>
                          <w:top w:val="nil"/>
                          <w:left w:val="nil"/>
                          <w:bottom w:val="nil"/>
                          <w:right w:val="nil"/>
                        </w:tcBorders>
                      </w:tcPr>
                      <w:p w:rsidR="005807CE" w:rsidRDefault="005807CE"/>
                    </w:tc>
                    <w:tc>
                      <w:tcPr>
                        <w:tcW w:w="3157" w:type="dxa"/>
                        <w:tcBorders>
                          <w:top w:val="single" w:sz="8" w:space="0" w:color="000000"/>
                          <w:left w:val="nil"/>
                          <w:bottom w:val="single" w:sz="8" w:space="0" w:color="000000"/>
                          <w:right w:val="nil"/>
                        </w:tcBorders>
                      </w:tcPr>
                      <w:p w:rsidR="005807CE" w:rsidRDefault="005807CE">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w:t>
                        </w:r>
                        <w:r>
                          <w:rPr>
                            <w:rFonts w:ascii="Microsoft JhengHei" w:eastAsia="Microsoft JhengHei" w:hAnsi="Microsoft JhengHei" w:cs="Microsoft JhengHei"/>
                            <w:spacing w:val="-1"/>
                            <w:w w:val="90"/>
                            <w:sz w:val="14"/>
                            <w:szCs w:val="14"/>
                          </w:rPr>
                          <w:t xml:space="preserve"> </w:t>
                        </w:r>
                        <w:r>
                          <w:rPr>
                            <w:rFonts w:ascii="Microsoft JhengHei" w:eastAsia="Microsoft JhengHei" w:hAnsi="Microsoft JhengHei" w:cs="Microsoft JhengHei"/>
                            <w:w w:val="90"/>
                            <w:sz w:val="14"/>
                            <w:szCs w:val="14"/>
                          </w:rPr>
                          <w:t>Driver</w:t>
                        </w:r>
                      </w:p>
                      <w:p w:rsidR="005807CE" w:rsidRDefault="005807CE">
                        <w:pPr>
                          <w:pStyle w:val="TableParagraph"/>
                          <w:spacing w:before="29" w:line="167" w:lineRule="auto"/>
                          <w:ind w:left="50" w:right="27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.query</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(cursor,obj,</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10,</w:t>
                        </w:r>
                        <w:r>
                          <w:rPr>
                            <w:rFonts w:ascii="Microsoft JhengHei" w:eastAsia="Microsoft JhengHei" w:hAnsi="Microsoft JhengHei" w:cs="Microsoft JhengHei"/>
                            <w:w w:val="97"/>
                            <w:sz w:val="14"/>
                            <w:szCs w:val="14"/>
                          </w:rPr>
                          <w:t xml:space="preserve"> </w:t>
                        </w:r>
                        <w:r>
                          <w:rPr>
                            <w:rFonts w:ascii="Microsoft JhengHei" w:eastAsia="Microsoft JhengHei" w:hAnsi="Microsoft JhengHei" w:cs="Microsoft JhengHei"/>
                            <w:w w:val="95"/>
                            <w:sz w:val="14"/>
                            <w:szCs w:val="14"/>
                          </w:rPr>
                          <w:t>20</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p>
                    </w:tc>
                  </w:tr>
                  <w:tr w:rsidR="005807CE">
                    <w:trPr>
                      <w:trHeight w:hRule="exact" w:val="1217"/>
                    </w:trPr>
                    <w:tc>
                      <w:tcPr>
                        <w:tcW w:w="6315" w:type="dxa"/>
                        <w:tcBorders>
                          <w:top w:val="nil"/>
                          <w:left w:val="single" w:sz="8" w:space="0" w:color="000000"/>
                          <w:bottom w:val="nil"/>
                          <w:right w:val="single" w:sz="8" w:space="0" w:color="000000"/>
                        </w:tcBorders>
                      </w:tcPr>
                      <w:p w:rsidR="005807CE" w:rsidRDefault="005807CE">
                        <w:pPr>
                          <w:pStyle w:val="TableParagraph"/>
                          <w:tabs>
                            <w:tab w:val="left" w:pos="3197"/>
                          </w:tabs>
                          <w:spacing w:line="18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count(*)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age&gt;20</w:t>
                        </w:r>
                        <w:r>
                          <w:rPr>
                            <w:rFonts w:ascii="Microsoft JhengHei" w:eastAsia="Microsoft JhengHei" w:hAnsi="Microsoft JhengHei" w:cs="Microsoft JhengHei"/>
                            <w:w w:val="95"/>
                            <w:sz w:val="14"/>
                            <w:szCs w:val="14"/>
                          </w:rPr>
                          <w:tab/>
                          <w:t>db.foo.bar.find({age:{$gt:20}}).count()</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5807CE" w:rsidRDefault="005807CE">
                        <w:pPr>
                          <w:pStyle w:val="TableParagraph"/>
                          <w:spacing w:before="11" w:line="251" w:lineRule="auto"/>
                          <w:ind w:left="40" w:right="162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SINT64</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count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0</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p>
                      <w:p w:rsidR="005807CE" w:rsidRDefault="005807CE">
                        <w:pPr>
                          <w:pStyle w:val="TableParagraph"/>
                          <w:spacing w:before="25" w:line="228" w:lineRule="exact"/>
                          <w:ind w:left="40" w:right="240"/>
                          <w:rPr>
                            <w:rFonts w:ascii="Microsoft JhengHei" w:eastAsia="Microsoft JhengHei" w:hAnsi="Microsoft JhengHei" w:cs="Microsoft JhengHei"/>
                            <w:sz w:val="14"/>
                            <w:szCs w:val="14"/>
                          </w:rPr>
                        </w:pPr>
                        <w:r>
                          <w:rPr>
                            <w:rFonts w:ascii="Microsoft JhengHei" w:eastAsia="Microsoft JhengHei" w:hAnsi="Microsoft JhengHei" w:cs="Microsoft JhengHei"/>
                            <w:w w:val="80"/>
                            <w:sz w:val="14"/>
                            <w:szCs w:val="14"/>
                          </w:rPr>
                          <w:t>Condition</w:t>
                        </w:r>
                        <w:r>
                          <w:rPr>
                            <w:rFonts w:ascii="Microsoft JhengHei" w:eastAsia="Microsoft JhengHei" w:hAnsi="Microsoft JhengHei" w:cs="Microsoft JhengHei"/>
                            <w:spacing w:val="11"/>
                            <w:w w:val="80"/>
                            <w:sz w:val="14"/>
                            <w:szCs w:val="14"/>
                          </w:rPr>
                          <w:t xml:space="preserve"> </w:t>
                        </w:r>
                        <w:r>
                          <w:rPr>
                            <w:rFonts w:ascii="Microsoft JhengHei" w:eastAsia="Microsoft JhengHei" w:hAnsi="Microsoft JhengHei" w:cs="Microsoft JhengHei"/>
                            <w:w w:val="80"/>
                            <w:sz w:val="14"/>
                            <w:szCs w:val="14"/>
                          </w:rPr>
                          <w:t>=</w:t>
                        </w:r>
                        <w:r>
                          <w:rPr>
                            <w:rFonts w:ascii="Microsoft JhengHei" w:eastAsia="Microsoft JhengHei" w:hAnsi="Microsoft JhengHei" w:cs="Microsoft JhengHei"/>
                            <w:spacing w:val="11"/>
                            <w:w w:val="80"/>
                            <w:sz w:val="14"/>
                            <w:szCs w:val="14"/>
                          </w:rPr>
                          <w:t xml:space="preserve"> </w:t>
                        </w:r>
                        <w:r>
                          <w:rPr>
                            <w:rFonts w:ascii="Microsoft JhengHei" w:eastAsia="Microsoft JhengHei" w:hAnsi="Microsoft JhengHei" w:cs="Microsoft JhengHei"/>
                            <w:w w:val="80"/>
                            <w:sz w:val="14"/>
                            <w:szCs w:val="14"/>
                          </w:rPr>
                          <w:t>BSON(</w:t>
                        </w:r>
                        <w:r>
                          <w:rPr>
                            <w:rFonts w:ascii="Microsoft JhengHei" w:eastAsia="Microsoft JhengHei" w:hAnsi="Microsoft JhengHei" w:cs="Microsoft JhengHei"/>
                            <w:spacing w:val="11"/>
                            <w:w w:val="80"/>
                            <w:sz w:val="14"/>
                            <w:szCs w:val="14"/>
                          </w:rPr>
                          <w:t xml:space="preserve"> </w:t>
                        </w:r>
                        <w:r>
                          <w:rPr>
                            <w:rFonts w:ascii="Microsoft JhengHei" w:eastAsia="Microsoft JhengHei" w:hAnsi="Microsoft JhengHei" w:cs="Microsoft JhengHei"/>
                            <w:w w:val="80"/>
                            <w:sz w:val="14"/>
                            <w:szCs w:val="14"/>
                          </w:rPr>
                          <w:t>“age”&lt;&lt;BSON(“$gt”&lt;&lt;20))</w:t>
                        </w:r>
                        <w:r>
                          <w:rPr>
                            <w:rFonts w:ascii="Microsoft JhengHei" w:eastAsia="Microsoft JhengHei" w:hAnsi="Microsoft JhengHei" w:cs="Microsoft JhengHei"/>
                            <w:spacing w:val="12"/>
                            <w:w w:val="80"/>
                            <w:sz w:val="14"/>
                            <w:szCs w:val="14"/>
                          </w:rPr>
                          <w:t xml:space="preserve"> </w:t>
                        </w:r>
                        <w:r>
                          <w:rPr>
                            <w:rFonts w:ascii="Microsoft JhengHei" w:eastAsia="Microsoft JhengHei" w:hAnsi="Microsoft JhengHei" w:cs="Microsoft JhengHei"/>
                            <w:w w:val="80"/>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0"/>
                            <w:sz w:val="14"/>
                            <w:szCs w:val="14"/>
                          </w:rPr>
                          <w:t xml:space="preserve">collection.getCount </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 xml:space="preserve">(count, </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 xml:space="preserve">condition </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w:t>
                        </w:r>
                      </w:p>
                    </w:tc>
                  </w:tr>
                  <w:tr w:rsidR="005807CE">
                    <w:trPr>
                      <w:trHeight w:hRule="exact" w:val="1915"/>
                    </w:trPr>
                    <w:tc>
                      <w:tcPr>
                        <w:tcW w:w="6315" w:type="dxa"/>
                        <w:tcBorders>
                          <w:top w:val="nil"/>
                          <w:left w:val="nil"/>
                          <w:bottom w:val="nil"/>
                          <w:right w:val="nil"/>
                        </w:tcBorders>
                      </w:tcPr>
                      <w:p w:rsidR="005807CE" w:rsidRDefault="005807CE"/>
                    </w:tc>
                    <w:tc>
                      <w:tcPr>
                        <w:tcW w:w="3157" w:type="dxa"/>
                        <w:tcBorders>
                          <w:top w:val="single" w:sz="8" w:space="0" w:color="000000"/>
                          <w:left w:val="nil"/>
                          <w:bottom w:val="single" w:sz="8" w:space="0" w:color="000000"/>
                          <w:right w:val="nil"/>
                        </w:tcBorders>
                      </w:tcPr>
                      <w:p w:rsidR="005807CE" w:rsidRDefault="005807CE">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5807CE" w:rsidRDefault="005807CE">
                        <w:pPr>
                          <w:pStyle w:val="TableParagraph"/>
                          <w:spacing w:before="11" w:line="251" w:lineRule="auto"/>
                          <w:ind w:left="50" w:right="148"/>
                          <w:rPr>
                            <w:rFonts w:ascii="Microsoft JhengHei" w:eastAsia="Microsoft JhengHei" w:hAnsi="Microsoft JhengHei" w:cs="Microsoft JhengHei"/>
                            <w:sz w:val="14"/>
                            <w:szCs w:val="14"/>
                          </w:rPr>
                        </w:pPr>
                        <w:r>
                          <w:rPr>
                            <w:rFonts w:ascii="Microsoft JhengHei" w:eastAsia="Microsoft JhengHei" w:hAnsi="Microsoft JhengHei" w:cs="Microsoft JhengHei"/>
                            <w:w w:val="80"/>
                            <w:sz w:val="14"/>
                            <w:szCs w:val="14"/>
                          </w:rPr>
                          <w:t xml:space="preserve">BSONObj  condition  = </w:t>
                        </w:r>
                        <w:r>
                          <w:rPr>
                            <w:rFonts w:ascii="Microsoft JhengHei" w:eastAsia="Microsoft JhengHei" w:hAnsi="Microsoft JhengHei" w:cs="Microsoft JhengHei"/>
                            <w:spacing w:val="1"/>
                            <w:w w:val="80"/>
                            <w:sz w:val="14"/>
                            <w:szCs w:val="14"/>
                          </w:rPr>
                          <w:t xml:space="preserve"> </w:t>
                        </w:r>
                        <w:r>
                          <w:rPr>
                            <w:rFonts w:ascii="Microsoft JhengHei" w:eastAsia="Microsoft JhengHei" w:hAnsi="Microsoft JhengHei" w:cs="Microsoft JhengHei"/>
                            <w:w w:val="80"/>
                            <w:sz w:val="14"/>
                            <w:szCs w:val="14"/>
                          </w:rPr>
                          <w:t xml:space="preserve">BSON(  “b”&lt;&lt;1 </w:t>
                        </w:r>
                        <w:r>
                          <w:rPr>
                            <w:rFonts w:ascii="Microsoft JhengHei" w:eastAsia="Microsoft JhengHei" w:hAnsi="Microsoft JhengHei" w:cs="Microsoft JhengHei"/>
                            <w:spacing w:val="1"/>
                            <w:w w:val="80"/>
                            <w:sz w:val="14"/>
                            <w:szCs w:val="14"/>
                          </w:rPr>
                          <w:t xml:space="preserve"> </w:t>
                        </w:r>
                        <w:r>
                          <w:rPr>
                            <w:rFonts w:ascii="Microsoft JhengHei" w:eastAsia="Microsoft JhengHei" w:hAnsi="Microsoft JhengHei" w:cs="Microsoft JhengHei"/>
                            <w:w w:val="80"/>
                            <w:sz w:val="14"/>
                            <w:szCs w:val="14"/>
                          </w:rPr>
                          <w:t xml:space="preserve">)  </w:t>
                        </w:r>
                        <w:r>
                          <w:rPr>
                            <w:rFonts w:ascii="Microsoft JhengHei" w:eastAsia="Microsoft JhengHei" w:hAnsi="Microsoft JhengHei" w:cs="Microsoft JhengHei"/>
                            <w:w w:val="90"/>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80"/>
                            <w:sz w:val="14"/>
                            <w:szCs w:val="14"/>
                          </w:rPr>
                          <w:t>BSONObj</w:t>
                        </w:r>
                        <w:r>
                          <w:rPr>
                            <w:rFonts w:ascii="Microsoft JhengHei" w:eastAsia="Microsoft JhengHei" w:hAnsi="Microsoft JhengHei" w:cs="Microsoft JhengHei"/>
                            <w:spacing w:val="19"/>
                            <w:w w:val="80"/>
                            <w:sz w:val="14"/>
                            <w:szCs w:val="14"/>
                          </w:rPr>
                          <w:t xml:space="preserve"> </w:t>
                        </w:r>
                        <w:r>
                          <w:rPr>
                            <w:rFonts w:ascii="Microsoft JhengHei" w:eastAsia="Microsoft JhengHei" w:hAnsi="Microsoft JhengHei" w:cs="Microsoft JhengHei"/>
                            <w:w w:val="80"/>
                            <w:sz w:val="14"/>
                            <w:szCs w:val="14"/>
                          </w:rPr>
                          <w:t>rule</w:t>
                        </w:r>
                        <w:r>
                          <w:rPr>
                            <w:rFonts w:ascii="Microsoft JhengHei" w:eastAsia="Microsoft JhengHei" w:hAnsi="Microsoft JhengHei" w:cs="Microsoft JhengHei"/>
                            <w:spacing w:val="19"/>
                            <w:w w:val="80"/>
                            <w:sz w:val="14"/>
                            <w:szCs w:val="14"/>
                          </w:rPr>
                          <w:t xml:space="preserve"> </w:t>
                        </w:r>
                        <w:r>
                          <w:rPr>
                            <w:rFonts w:ascii="Microsoft JhengHei" w:eastAsia="Microsoft JhengHei" w:hAnsi="Microsoft JhengHei" w:cs="Microsoft JhengHei"/>
                            <w:w w:val="80"/>
                            <w:sz w:val="14"/>
                            <w:szCs w:val="14"/>
                          </w:rPr>
                          <w:t>=</w:t>
                        </w:r>
                        <w:r>
                          <w:rPr>
                            <w:rFonts w:ascii="Microsoft JhengHei" w:eastAsia="Microsoft JhengHei" w:hAnsi="Microsoft JhengHei" w:cs="Microsoft JhengHei"/>
                            <w:spacing w:val="19"/>
                            <w:w w:val="80"/>
                            <w:sz w:val="14"/>
                            <w:szCs w:val="14"/>
                          </w:rPr>
                          <w:t xml:space="preserve"> </w:t>
                        </w:r>
                        <w:r>
                          <w:rPr>
                            <w:rFonts w:ascii="Microsoft JhengHei" w:eastAsia="Microsoft JhengHei" w:hAnsi="Microsoft JhengHei" w:cs="Microsoft JhengHei"/>
                            <w:w w:val="80"/>
                            <w:sz w:val="14"/>
                            <w:szCs w:val="14"/>
                          </w:rPr>
                          <w:t>BSON(</w:t>
                        </w:r>
                        <w:r>
                          <w:rPr>
                            <w:rFonts w:ascii="Microsoft JhengHei" w:eastAsia="Microsoft JhengHei" w:hAnsi="Microsoft JhengHei" w:cs="Microsoft JhengHei"/>
                            <w:spacing w:val="19"/>
                            <w:w w:val="80"/>
                            <w:sz w:val="14"/>
                            <w:szCs w:val="14"/>
                          </w:rPr>
                          <w:t xml:space="preserve"> </w:t>
                        </w:r>
                        <w:r>
                          <w:rPr>
                            <w:rFonts w:ascii="Microsoft JhengHei" w:eastAsia="Microsoft JhengHei" w:hAnsi="Microsoft JhengHei" w:cs="Microsoft JhengHei"/>
                            <w:w w:val="80"/>
                            <w:sz w:val="14"/>
                            <w:szCs w:val="14"/>
                          </w:rPr>
                          <w:t>“$set”&lt;&lt;BSON(“a”&lt;&lt;2)</w:t>
                        </w:r>
                        <w:r>
                          <w:rPr>
                            <w:rFonts w:ascii="Microsoft JhengHei" w:eastAsia="Microsoft JhengHei" w:hAnsi="Microsoft JhengHei" w:cs="Microsoft JhengHei"/>
                            <w:spacing w:val="19"/>
                            <w:w w:val="80"/>
                            <w:sz w:val="14"/>
                            <w:szCs w:val="14"/>
                          </w:rPr>
                          <w:t xml:space="preserve"> </w:t>
                        </w:r>
                        <w:r>
                          <w:rPr>
                            <w:rFonts w:ascii="Microsoft JhengHei" w:eastAsia="Microsoft JhengHei" w:hAnsi="Microsoft JhengHei" w:cs="Microsoft JhengHei"/>
                            <w:w w:val="80"/>
                            <w:sz w:val="14"/>
                            <w:szCs w:val="14"/>
                          </w:rPr>
                          <w:t>);</w:t>
                        </w:r>
                      </w:p>
                      <w:p w:rsidR="005807CE" w:rsidRDefault="005807CE">
                        <w:pPr>
                          <w:pStyle w:val="TableParagraph"/>
                          <w:spacing w:before="2"/>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BSONObj</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5807CE" w:rsidRDefault="005807CE">
                        <w:pPr>
                          <w:pStyle w:val="TableParagraph"/>
                          <w:spacing w:before="10" w:line="228" w:lineRule="exact"/>
                          <w:ind w:left="50" w:right="57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collection.update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rule,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obj</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sdbCollection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p w:rsidR="005807CE" w:rsidRDefault="005807CE">
                        <w:pPr>
                          <w:pStyle w:val="TableParagraph"/>
                          <w:spacing w:before="24" w:line="228" w:lineRule="exact"/>
                          <w:ind w:left="50" w:right="809"/>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BSONObj</w:t>
                        </w:r>
                        <w:r>
                          <w:rPr>
                            <w:rFonts w:ascii="Microsoft JhengHei" w:eastAsia="Microsoft JhengHei" w:hAnsi="Microsoft JhengHei" w:cs="Microsoft JhengHei"/>
                            <w:spacing w:val="6"/>
                            <w:w w:val="85"/>
                            <w:sz w:val="14"/>
                            <w:szCs w:val="14"/>
                          </w:rPr>
                          <w:t xml:space="preserve"> </w:t>
                        </w:r>
                        <w:r>
                          <w:rPr>
                            <w:rFonts w:ascii="Microsoft JhengHei" w:eastAsia="Microsoft JhengHei" w:hAnsi="Microsoft JhengHei" w:cs="Microsoft JhengHei"/>
                            <w:w w:val="85"/>
                            <w:sz w:val="14"/>
                            <w:szCs w:val="14"/>
                          </w:rPr>
                          <w:t>condition</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BSON(“a”&lt;&lt;1)</w:t>
                        </w:r>
                        <w:r>
                          <w:rPr>
                            <w:rFonts w:ascii="Microsoft JhengHei" w:eastAsia="Microsoft JhengHei" w:hAnsi="Microsoft JhengHei" w:cs="Microsoft JhengHei"/>
                            <w:spacing w:val="7"/>
                            <w:w w:val="85"/>
                            <w:sz w:val="14"/>
                            <w:szCs w:val="14"/>
                          </w:rPr>
                          <w:t xml:space="preserve"> </w:t>
                        </w:r>
                        <w:r>
                          <w:rPr>
                            <w:rFonts w:ascii="Microsoft JhengHei" w:eastAsia="Microsoft JhengHei" w:hAnsi="Microsoft JhengHei" w:cs="Microsoft JhengHei"/>
                            <w:w w:val="85"/>
                            <w:sz w:val="14"/>
                            <w:szCs w:val="14"/>
                          </w:rPr>
                          <w:t>;</w:t>
                        </w:r>
                        <w:r>
                          <w:rPr>
                            <w:rFonts w:ascii="Microsoft JhengHei" w:eastAsia="Microsoft JhengHei" w:hAnsi="Microsoft JhengHei" w:cs="Microsoft JhengHei"/>
                            <w:w w:val="116"/>
                            <w:sz w:val="14"/>
                            <w:szCs w:val="14"/>
                          </w:rPr>
                          <w:t xml:space="preserve"> </w:t>
                        </w:r>
                        <w:r>
                          <w:rPr>
                            <w:rFonts w:ascii="Microsoft JhengHei" w:eastAsia="Microsoft JhengHei" w:hAnsi="Microsoft JhengHei" w:cs="Microsoft JhengHei"/>
                            <w:w w:val="95"/>
                            <w:sz w:val="14"/>
                            <w:szCs w:val="14"/>
                          </w:rPr>
                          <w:t>collection.del</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condition</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p>
                    </w:tc>
                  </w:tr>
                </w:tbl>
                <w:p w:rsidR="005807CE" w:rsidRDefault="005807CE"/>
              </w:txbxContent>
            </v:textbox>
            <w10:wrap anchorx="page"/>
          </v:shape>
        </w:pict>
      </w:r>
      <w:r w:rsidR="004474D3">
        <w:rPr>
          <w:rFonts w:ascii="Microsoft JhengHei" w:eastAsia="Microsoft JhengHei" w:hAnsi="Microsoft JhengHei" w:cs="Microsoft JhengHei"/>
          <w:w w:val="95"/>
          <w:sz w:val="14"/>
          <w:szCs w:val="14"/>
        </w:rPr>
        <w:t>SQL</w:t>
      </w:r>
      <w:r w:rsidR="004474D3">
        <w:rPr>
          <w:rFonts w:ascii="Microsoft JhengHei" w:eastAsia="Microsoft JhengHei" w:hAnsi="Microsoft JhengHei" w:cs="Microsoft JhengHei"/>
          <w:w w:val="95"/>
          <w:sz w:val="14"/>
          <w:szCs w:val="14"/>
        </w:rPr>
        <w:tab/>
        <w:t>sequoiadb</w:t>
      </w:r>
      <w:r w:rsidR="004474D3">
        <w:rPr>
          <w:rFonts w:ascii="Microsoft JhengHei" w:eastAsia="Microsoft JhengHei" w:hAnsi="Microsoft JhengHei" w:cs="Microsoft JhengHei"/>
          <w:spacing w:val="1"/>
          <w:w w:val="95"/>
          <w:sz w:val="14"/>
          <w:szCs w:val="14"/>
        </w:rPr>
        <w:t xml:space="preserve"> </w:t>
      </w:r>
      <w:r w:rsidR="004474D3">
        <w:rPr>
          <w:rFonts w:ascii="Microsoft JhengHei" w:eastAsia="Microsoft JhengHei" w:hAnsi="Microsoft JhengHei" w:cs="Microsoft JhengHei"/>
          <w:w w:val="95"/>
          <w:sz w:val="14"/>
          <w:szCs w:val="14"/>
        </w:rPr>
        <w:t>shell</w:t>
      </w:r>
    </w:p>
    <w:p w:rsidR="0020037C" w:rsidRDefault="0020037C">
      <w:pPr>
        <w:spacing w:before="9" w:line="160" w:lineRule="exact"/>
        <w:rPr>
          <w:sz w:val="16"/>
          <w:szCs w:val="16"/>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4474D3">
      <w:pPr>
        <w:tabs>
          <w:tab w:val="left" w:pos="3821"/>
        </w:tabs>
        <w:spacing w:before="6"/>
        <w:ind w:left="66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update students set a=a+2 where b=-1</w:t>
      </w:r>
      <w:r>
        <w:rPr>
          <w:rFonts w:ascii="Microsoft JhengHei" w:eastAsia="Microsoft JhengHei" w:hAnsi="Microsoft JhengHei" w:cs="Microsoft JhengHei"/>
          <w:w w:val="95"/>
          <w:sz w:val="14"/>
          <w:szCs w:val="14"/>
        </w:rPr>
        <w:tab/>
        <w:t>db.foo.bar.update({$set:{a:2}},{b:-1})</w:t>
      </w:r>
    </w:p>
    <w:p w:rsidR="0020037C" w:rsidRDefault="0020037C">
      <w:pPr>
        <w:spacing w:before="5" w:line="160" w:lineRule="exact"/>
        <w:rPr>
          <w:sz w:val="16"/>
          <w:szCs w:val="16"/>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4474D3">
      <w:pPr>
        <w:tabs>
          <w:tab w:val="left" w:pos="3821"/>
        </w:tabs>
        <w:spacing w:before="6"/>
        <w:ind w:left="66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delete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a=1</w:t>
      </w:r>
      <w:r>
        <w:rPr>
          <w:rFonts w:ascii="Microsoft JhengHei" w:eastAsia="Microsoft JhengHei" w:hAnsi="Microsoft JhengHei" w:cs="Microsoft JhengHei"/>
          <w:w w:val="95"/>
          <w:sz w:val="14"/>
          <w:szCs w:val="14"/>
        </w:rPr>
        <w:tab/>
        <w:t>db.foo.bar.remove({a:1})</w:t>
      </w: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before="15" w:line="220" w:lineRule="exact"/>
      </w:pPr>
    </w:p>
    <w:p w:rsidR="0020037C" w:rsidRDefault="004474D3">
      <w:pPr>
        <w:pStyle w:val="BodyText"/>
        <w:spacing w:line="310" w:lineRule="exact"/>
        <w:ind w:left="613"/>
      </w:pPr>
      <w:bookmarkStart w:id="327" w:name="C++_API"/>
      <w:bookmarkEnd w:id="327"/>
      <w:r>
        <w:rPr>
          <w:w w:val="85"/>
        </w:rPr>
        <w:t>C++</w:t>
      </w:r>
      <w:r>
        <w:rPr>
          <w:spacing w:val="18"/>
          <w:w w:val="85"/>
        </w:rPr>
        <w:t xml:space="preserve"> </w:t>
      </w:r>
      <w:r>
        <w:rPr>
          <w:w w:val="85"/>
        </w:rPr>
        <w:t>API</w:t>
      </w:r>
    </w:p>
    <w:p w:rsidR="0020037C" w:rsidRDefault="004474D3">
      <w:pPr>
        <w:pStyle w:val="BodyText"/>
        <w:spacing w:before="16"/>
        <w:ind w:left="613"/>
      </w:pPr>
      <w:r>
        <w:rPr>
          <w:w w:val="95"/>
        </w:rPr>
        <w:t>This</w:t>
      </w:r>
      <w:r>
        <w:rPr>
          <w:spacing w:val="-5"/>
          <w:w w:val="95"/>
        </w:rPr>
        <w:t xml:space="preserve"> </w:t>
      </w:r>
      <w:r>
        <w:rPr>
          <w:w w:val="95"/>
        </w:rPr>
        <w:t>section</w:t>
      </w:r>
      <w:r>
        <w:rPr>
          <w:spacing w:val="-4"/>
          <w:w w:val="95"/>
        </w:rPr>
        <w:t xml:space="preserve"> </w:t>
      </w:r>
      <w:r>
        <w:rPr>
          <w:w w:val="95"/>
        </w:rPr>
        <w:t>is</w:t>
      </w:r>
      <w:r>
        <w:rPr>
          <w:spacing w:val="-5"/>
          <w:w w:val="95"/>
        </w:rPr>
        <w:t xml:space="preserve"> </w:t>
      </w:r>
      <w:r>
        <w:rPr>
          <w:w w:val="95"/>
        </w:rPr>
        <w:t>online</w:t>
      </w:r>
      <w:r>
        <w:rPr>
          <w:spacing w:val="-4"/>
          <w:w w:val="95"/>
        </w:rPr>
        <w:t xml:space="preserve"> </w:t>
      </w:r>
      <w:r>
        <w:rPr>
          <w:w w:val="95"/>
        </w:rPr>
        <w:t>C++</w:t>
      </w:r>
      <w:r>
        <w:rPr>
          <w:spacing w:val="-5"/>
          <w:w w:val="95"/>
        </w:rPr>
        <w:t xml:space="preserve"> </w:t>
      </w:r>
      <w:r>
        <w:rPr>
          <w:w w:val="95"/>
        </w:rPr>
        <w:t>API.</w:t>
      </w:r>
    </w:p>
    <w:p w:rsidR="0020037C" w:rsidRDefault="004474D3">
      <w:pPr>
        <w:pStyle w:val="BodyText"/>
        <w:spacing w:before="16"/>
        <w:ind w:left="613"/>
        <w:rPr>
          <w:rFonts w:eastAsiaTheme="minorEastAsia"/>
          <w:color w:val="0000FF"/>
          <w:w w:val="85"/>
          <w:lang w:eastAsia="zh-CN"/>
        </w:rPr>
      </w:pPr>
      <w:r>
        <w:rPr>
          <w:color w:val="0000FF"/>
          <w:w w:val="85"/>
          <w:lang w:eastAsia="zh-CN"/>
        </w:rPr>
        <w:t>C++</w:t>
      </w:r>
      <w:r>
        <w:rPr>
          <w:color w:val="0000FF"/>
          <w:spacing w:val="18"/>
          <w:w w:val="85"/>
          <w:lang w:eastAsia="zh-CN"/>
        </w:rPr>
        <w:t xml:space="preserve"> </w:t>
      </w:r>
      <w:r>
        <w:rPr>
          <w:color w:val="0000FF"/>
          <w:w w:val="85"/>
          <w:lang w:eastAsia="zh-CN"/>
        </w:rPr>
        <w:t>API</w:t>
      </w:r>
    </w:p>
    <w:p w:rsidR="00B553D7" w:rsidRDefault="00B553D7" w:rsidP="00B553D7">
      <w:pPr>
        <w:pStyle w:val="BodyText"/>
        <w:kinsoku w:val="0"/>
        <w:overflowPunct w:val="0"/>
        <w:spacing w:before="16"/>
        <w:rPr>
          <w:rFonts w:eastAsiaTheme="minorEastAsia" w:cs="Microsoft JhengHei"/>
          <w:color w:val="0000FF"/>
          <w:w w:val="95"/>
        </w:rPr>
      </w:pPr>
      <w:r>
        <w:rPr>
          <w:rFonts w:eastAsiaTheme="minorEastAsia" w:cs="Microsoft JhengHei" w:hint="eastAsia"/>
          <w:color w:val="0000FF"/>
          <w:w w:val="95"/>
        </w:rPr>
        <w:t>更新：</w:t>
      </w:r>
    </w:p>
    <w:p w:rsidR="00B553D7" w:rsidRDefault="00B553D7" w:rsidP="00B553D7">
      <w:pPr>
        <w:pStyle w:val="BodyText"/>
        <w:kinsoku w:val="0"/>
        <w:overflowPunct w:val="0"/>
        <w:spacing w:before="16"/>
        <w:ind w:left="897"/>
        <w:rPr>
          <w:rFonts w:eastAsiaTheme="minorEastAsia" w:cs="Microsoft JhengHei"/>
          <w:color w:val="0000FF"/>
          <w:w w:val="95"/>
        </w:rPr>
      </w:pPr>
      <w:r>
        <w:rPr>
          <w:rFonts w:eastAsiaTheme="minorEastAsia" w:cs="Microsoft JhengHei"/>
          <w:color w:val="0000FF"/>
          <w:w w:val="95"/>
        </w:rPr>
        <w:t>Version1.6</w:t>
      </w:r>
    </w:p>
    <w:p w:rsidR="00B553D7" w:rsidRDefault="00B553D7" w:rsidP="00B553D7">
      <w:pPr>
        <w:pStyle w:val="BodyText"/>
        <w:kinsoku w:val="0"/>
        <w:overflowPunct w:val="0"/>
        <w:spacing w:before="16"/>
        <w:ind w:left="897"/>
        <w:rPr>
          <w:rFonts w:eastAsiaTheme="minorEastAsia" w:cs="Microsoft JhengHei"/>
          <w:color w:val="000000"/>
        </w:rPr>
      </w:pPr>
      <w:r>
        <w:rPr>
          <w:rFonts w:eastAsiaTheme="minorEastAsia" w:cs="Microsoft JhengHei"/>
          <w:color w:val="0000FF"/>
          <w:w w:val="95"/>
        </w:rPr>
        <w:t>1</w:t>
      </w:r>
      <w:r>
        <w:rPr>
          <w:rFonts w:eastAsiaTheme="minorEastAsia" w:cs="Microsoft JhengHei" w:hint="eastAsia"/>
          <w:color w:val="0000FF"/>
          <w:w w:val="95"/>
        </w:rPr>
        <w:t>、添加类</w:t>
      </w:r>
      <w:r>
        <w:rPr>
          <w:rFonts w:eastAsiaTheme="minorEastAsia" w:cs="Microsoft JhengHei"/>
          <w:color w:val="0000FF"/>
          <w:w w:val="95"/>
        </w:rPr>
        <w:t>Node</w:t>
      </w:r>
      <w:r>
        <w:rPr>
          <w:rFonts w:eastAsiaTheme="minorEastAsia" w:cs="Microsoft JhengHei" w:hint="eastAsia"/>
          <w:color w:val="0000FF"/>
          <w:w w:val="95"/>
        </w:rPr>
        <w:t>来类</w:t>
      </w:r>
      <w:r>
        <w:rPr>
          <w:rFonts w:eastAsiaTheme="minorEastAsia" w:cs="Microsoft JhengHei"/>
          <w:color w:val="0000FF"/>
          <w:w w:val="95"/>
        </w:rPr>
        <w:t>ReplicaNode</w:t>
      </w:r>
      <w:r>
        <w:rPr>
          <w:rFonts w:eastAsiaTheme="minorEastAsia" w:cs="Microsoft JhengHei" w:hint="eastAsia"/>
          <w:color w:val="0000FF"/>
          <w:w w:val="95"/>
        </w:rPr>
        <w:t>。类</w:t>
      </w:r>
      <w:r>
        <w:rPr>
          <w:rFonts w:eastAsiaTheme="minorEastAsia" w:cs="Microsoft JhengHei"/>
          <w:color w:val="0000FF"/>
          <w:w w:val="95"/>
        </w:rPr>
        <w:t>ReplicaNode</w:t>
      </w:r>
      <w:r>
        <w:rPr>
          <w:rFonts w:eastAsiaTheme="minorEastAsia" w:cs="Microsoft JhengHei" w:hint="eastAsia"/>
          <w:color w:val="0000FF"/>
          <w:w w:val="95"/>
        </w:rPr>
        <w:t>以及与它相关的方法将在</w:t>
      </w:r>
      <w:r>
        <w:rPr>
          <w:rFonts w:eastAsiaTheme="minorEastAsia" w:cs="Microsoft JhengHei"/>
          <w:color w:val="0000FF"/>
          <w:w w:val="95"/>
        </w:rPr>
        <w:t>version2.x</w:t>
      </w:r>
      <w:r>
        <w:rPr>
          <w:rFonts w:eastAsiaTheme="minorEastAsia" w:cs="Microsoft JhengHei" w:hint="eastAsia"/>
          <w:color w:val="0000FF"/>
          <w:w w:val="95"/>
        </w:rPr>
        <w:t>中被弃用。详情请查看相关</w:t>
      </w:r>
      <w:r>
        <w:rPr>
          <w:rFonts w:eastAsiaTheme="minorEastAsia" w:cs="Microsoft JhengHei"/>
          <w:color w:val="0000FF"/>
          <w:w w:val="95"/>
        </w:rPr>
        <w:t>API</w:t>
      </w:r>
      <w:r>
        <w:rPr>
          <w:rFonts w:eastAsiaTheme="minorEastAsia" w:cs="Microsoft JhengHei" w:hint="eastAsia"/>
          <w:color w:val="0000FF"/>
          <w:w w:val="95"/>
        </w:rPr>
        <w:t>。</w:t>
      </w:r>
    </w:p>
    <w:p w:rsidR="00B553D7" w:rsidRPr="00B553D7" w:rsidRDefault="00B553D7">
      <w:pPr>
        <w:pStyle w:val="BodyText"/>
        <w:spacing w:before="16"/>
        <w:ind w:left="613"/>
        <w:rPr>
          <w:rFonts w:eastAsiaTheme="minorEastAsia"/>
          <w:lang w:eastAsia="zh-CN"/>
        </w:rPr>
      </w:pPr>
    </w:p>
    <w:p w:rsidR="0020037C" w:rsidRDefault="0020037C">
      <w:pPr>
        <w:spacing w:before="2" w:line="110" w:lineRule="exact"/>
        <w:rPr>
          <w:sz w:val="11"/>
          <w:szCs w:val="11"/>
          <w:lang w:eastAsia="zh-CN"/>
        </w:rPr>
      </w:pPr>
    </w:p>
    <w:p w:rsidR="0020037C" w:rsidRDefault="004474D3">
      <w:pPr>
        <w:pStyle w:val="Heading3"/>
        <w:ind w:left="113"/>
        <w:rPr>
          <w:lang w:eastAsia="zh-CN"/>
        </w:rPr>
      </w:pPr>
      <w:bookmarkStart w:id="328" w:name="java驱动"/>
      <w:bookmarkStart w:id="329" w:name="_bookmark136"/>
      <w:bookmarkEnd w:id="328"/>
      <w:bookmarkEnd w:id="329"/>
      <w:r>
        <w:rPr>
          <w:lang w:eastAsia="zh-CN"/>
        </w:rPr>
        <w:t>java驱动</w:t>
      </w:r>
    </w:p>
    <w:p w:rsidR="0020037C" w:rsidRDefault="004474D3">
      <w:pPr>
        <w:pStyle w:val="BodyText"/>
        <w:spacing w:before="19"/>
        <w:ind w:left="613"/>
        <w:rPr>
          <w:lang w:eastAsia="zh-CN"/>
        </w:rPr>
      </w:pPr>
      <w:r>
        <w:rPr>
          <w:lang w:eastAsia="zh-CN"/>
        </w:rPr>
        <w:t>本节介绍java的相关驱动信息。</w:t>
      </w:r>
    </w:p>
    <w:p w:rsidR="0020037C" w:rsidRDefault="00B0609F">
      <w:pPr>
        <w:pStyle w:val="BodyText"/>
        <w:spacing w:before="16"/>
        <w:ind w:left="613"/>
        <w:rPr>
          <w:lang w:eastAsia="zh-CN"/>
        </w:rPr>
      </w:pPr>
      <w:hyperlink w:anchor="_bookmark137" w:history="1">
        <w:r w:rsidR="004474D3">
          <w:rPr>
            <w:color w:val="0000FF"/>
            <w:lang w:eastAsia="zh-CN"/>
          </w:rPr>
          <w:t>概述</w:t>
        </w:r>
      </w:hyperlink>
    </w:p>
    <w:p w:rsidR="0020037C" w:rsidRDefault="00B0609F">
      <w:pPr>
        <w:pStyle w:val="BodyText"/>
        <w:spacing w:before="16" w:line="251" w:lineRule="auto"/>
        <w:ind w:left="613" w:right="7585"/>
        <w:rPr>
          <w:lang w:eastAsia="zh-CN"/>
        </w:rPr>
      </w:pPr>
      <w:hyperlink w:anchor="_bookmark138" w:history="1">
        <w:r w:rsidR="004474D3">
          <w:rPr>
            <w:color w:val="0000FF"/>
            <w:lang w:eastAsia="zh-CN"/>
          </w:rPr>
          <w:t>java</w:t>
        </w:r>
        <w:r w:rsidR="004474D3">
          <w:rPr>
            <w:color w:val="0000FF"/>
            <w:spacing w:val="-13"/>
            <w:lang w:eastAsia="zh-CN"/>
          </w:rPr>
          <w:t xml:space="preserve"> </w:t>
        </w:r>
        <w:r w:rsidR="004474D3">
          <w:rPr>
            <w:color w:val="0000FF"/>
            <w:lang w:eastAsia="zh-CN"/>
          </w:rPr>
          <w:t>开发环境搭建</w:t>
        </w:r>
      </w:hyperlink>
      <w:r w:rsidR="004474D3">
        <w:rPr>
          <w:color w:val="0000FF"/>
          <w:lang w:eastAsia="zh-CN"/>
        </w:rPr>
        <w:t xml:space="preserve"> </w:t>
      </w:r>
      <w:hyperlink w:anchor="_bookmark139" w:history="1">
        <w:r w:rsidR="004474D3">
          <w:rPr>
            <w:color w:val="0000FF"/>
            <w:lang w:eastAsia="zh-CN"/>
          </w:rPr>
          <w:t>开发基础</w:t>
        </w:r>
      </w:hyperlink>
    </w:p>
    <w:p w:rsidR="0020037C" w:rsidRDefault="00B0609F">
      <w:pPr>
        <w:pStyle w:val="BodyText"/>
        <w:spacing w:before="3" w:line="251" w:lineRule="auto"/>
        <w:ind w:left="613" w:right="7163"/>
      </w:pPr>
      <w:hyperlink w:anchor="_bookmark140" w:history="1">
        <w:r w:rsidR="004474D3">
          <w:rPr>
            <w:color w:val="0000FF"/>
            <w:w w:val="95"/>
          </w:rPr>
          <w:t>SQL to sequoiadb shell</w:t>
        </w:r>
        <w:r w:rsidR="004474D3">
          <w:rPr>
            <w:color w:val="0000FF"/>
            <w:spacing w:val="1"/>
            <w:w w:val="95"/>
          </w:rPr>
          <w:t xml:space="preserve"> </w:t>
        </w:r>
        <w:r w:rsidR="004474D3">
          <w:rPr>
            <w:color w:val="0000FF"/>
            <w:w w:val="95"/>
          </w:rPr>
          <w:t>to java</w:t>
        </w:r>
      </w:hyperlink>
      <w:r w:rsidR="004474D3">
        <w:rPr>
          <w:color w:val="0000FF"/>
          <w:w w:val="96"/>
        </w:rPr>
        <w:t xml:space="preserve"> </w:t>
      </w:r>
      <w:r w:rsidR="004474D3">
        <w:rPr>
          <w:color w:val="0000FF"/>
          <w:w w:val="95"/>
        </w:rPr>
        <w:t>java</w:t>
      </w:r>
      <w:r w:rsidR="004474D3">
        <w:rPr>
          <w:color w:val="0000FF"/>
          <w:spacing w:val="11"/>
          <w:w w:val="95"/>
        </w:rPr>
        <w:t xml:space="preserve"> </w:t>
      </w:r>
      <w:r w:rsidR="004474D3">
        <w:rPr>
          <w:color w:val="0000FF"/>
          <w:w w:val="95"/>
        </w:rPr>
        <w:t>API</w:t>
      </w:r>
    </w:p>
    <w:p w:rsidR="0020037C" w:rsidRDefault="004474D3">
      <w:pPr>
        <w:pStyle w:val="BodyText"/>
        <w:spacing w:before="83"/>
        <w:ind w:left="613"/>
        <w:rPr>
          <w:lang w:eastAsia="zh-CN"/>
        </w:rPr>
      </w:pPr>
      <w:bookmarkStart w:id="330" w:name="java_驱动"/>
      <w:bookmarkStart w:id="331" w:name="_bookmark137"/>
      <w:bookmarkEnd w:id="330"/>
      <w:bookmarkEnd w:id="331"/>
      <w:r>
        <w:rPr>
          <w:lang w:eastAsia="zh-CN"/>
        </w:rPr>
        <w:t>java</w:t>
      </w:r>
      <w:r>
        <w:rPr>
          <w:spacing w:val="-13"/>
          <w:lang w:eastAsia="zh-CN"/>
        </w:rPr>
        <w:t xml:space="preserve"> </w:t>
      </w:r>
      <w:r>
        <w:rPr>
          <w:lang w:eastAsia="zh-CN"/>
        </w:rPr>
        <w:t>驱动</w:t>
      </w:r>
    </w:p>
    <w:p w:rsidR="0020037C" w:rsidRDefault="0020037C">
      <w:pPr>
        <w:spacing w:before="6" w:line="190" w:lineRule="exact"/>
        <w:rPr>
          <w:sz w:val="19"/>
          <w:szCs w:val="19"/>
          <w:lang w:eastAsia="zh-CN"/>
        </w:rPr>
      </w:pPr>
    </w:p>
    <w:p w:rsidR="0020037C" w:rsidRDefault="004474D3">
      <w:pPr>
        <w:pStyle w:val="BodyText"/>
        <w:ind w:left="613"/>
        <w:rPr>
          <w:lang w:eastAsia="zh-CN"/>
        </w:rPr>
      </w:pPr>
      <w:r>
        <w:rPr>
          <w:lang w:eastAsia="zh-CN"/>
        </w:rPr>
        <w:t>概述</w:t>
      </w:r>
    </w:p>
    <w:p w:rsidR="0020037C" w:rsidRDefault="0020037C">
      <w:pPr>
        <w:spacing w:before="5" w:line="100" w:lineRule="exact"/>
        <w:rPr>
          <w:sz w:val="10"/>
          <w:szCs w:val="10"/>
          <w:lang w:eastAsia="zh-CN"/>
        </w:rPr>
      </w:pPr>
    </w:p>
    <w:p w:rsidR="0020037C" w:rsidRDefault="004474D3">
      <w:pPr>
        <w:pStyle w:val="BodyText"/>
        <w:spacing w:line="167" w:lineRule="auto"/>
        <w:ind w:left="613" w:right="463"/>
        <w:rPr>
          <w:lang w:eastAsia="zh-CN"/>
        </w:rPr>
      </w:pPr>
      <w:r>
        <w:rPr>
          <w:w w:val="95"/>
          <w:lang w:eastAsia="zh-CN"/>
        </w:rPr>
        <w:t xml:space="preserve">SequoiaDB       </w:t>
      </w:r>
      <w:r>
        <w:rPr>
          <w:spacing w:val="35"/>
          <w:w w:val="95"/>
          <w:lang w:eastAsia="zh-CN"/>
        </w:rPr>
        <w:t xml:space="preserve"> </w:t>
      </w:r>
      <w:r>
        <w:rPr>
          <w:w w:val="95"/>
          <w:lang w:eastAsia="zh-CN"/>
        </w:rPr>
        <w:t>Java驱动提供了数据库操作和集群操作的接口。数据库操作包括数据库的连接，用户的创建删</w:t>
      </w:r>
      <w:r>
        <w:rPr>
          <w:lang w:eastAsia="zh-CN"/>
        </w:rPr>
        <w:t xml:space="preserve"> 除，数据的增删改查，索引的创建删除，快照的获取与重置，以及集合与集合空间的创建删除操作等操作。 集群操作包括管理</w:t>
      </w:r>
      <w:r w:rsidR="00423ADE">
        <w:rPr>
          <w:lang w:eastAsia="zh-CN"/>
        </w:rPr>
        <w:t>分区</w:t>
      </w:r>
      <w:r>
        <w:rPr>
          <w:lang w:eastAsia="zh-CN"/>
        </w:rPr>
        <w:t>组和数据节点的各种操作，譬如启动、停止</w:t>
      </w:r>
      <w:r w:rsidR="00423ADE">
        <w:rPr>
          <w:lang w:eastAsia="zh-CN"/>
        </w:rPr>
        <w:t>分区</w:t>
      </w:r>
      <w:r>
        <w:rPr>
          <w:lang w:eastAsia="zh-CN"/>
        </w:rPr>
        <w:t>组，启动、停止数据节点，获取主从 数据节点，集合</w:t>
      </w:r>
      <w:r w:rsidR="00423ADE">
        <w:rPr>
          <w:lang w:eastAsia="zh-CN"/>
        </w:rPr>
        <w:t>分区</w:t>
      </w:r>
      <w:r>
        <w:rPr>
          <w:lang w:eastAsia="zh-CN"/>
        </w:rPr>
        <w:t>等。</w:t>
      </w:r>
    </w:p>
    <w:p w:rsidR="0020037C" w:rsidRDefault="004474D3">
      <w:pPr>
        <w:pStyle w:val="BodyText"/>
        <w:spacing w:before="31"/>
        <w:ind w:left="613"/>
        <w:rPr>
          <w:lang w:eastAsia="zh-CN"/>
        </w:rPr>
      </w:pPr>
      <w:r>
        <w:rPr>
          <w:lang w:eastAsia="zh-CN"/>
        </w:rPr>
        <w:t>Java驱动的有两种类实例。一种用于数据库操作，另一种用于集群操作。</w:t>
      </w:r>
    </w:p>
    <w:p w:rsidR="0020037C" w:rsidRDefault="004474D3">
      <w:pPr>
        <w:pStyle w:val="BodyText"/>
        <w:tabs>
          <w:tab w:val="left" w:pos="897"/>
        </w:tabs>
        <w:spacing w:before="31" w:line="251" w:lineRule="auto"/>
        <w:ind w:left="897" w:right="546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数据库操作实例 </w:t>
      </w:r>
      <w:r>
        <w:rPr>
          <w:w w:val="95"/>
          <w:lang w:eastAsia="zh-CN"/>
        </w:rPr>
        <w:t>SequoiaDB数据库中的数据存放分为三个级别：</w:t>
      </w:r>
      <w:r>
        <w:rPr>
          <w:lang w:eastAsia="zh-CN"/>
        </w:rPr>
        <w:t xml:space="preserve"> 1)数据库</w:t>
      </w:r>
    </w:p>
    <w:p w:rsidR="0020037C" w:rsidRDefault="004474D3">
      <w:pPr>
        <w:pStyle w:val="BodyText"/>
        <w:spacing w:before="3"/>
        <w:ind w:left="949"/>
        <w:rPr>
          <w:lang w:eastAsia="zh-CN"/>
        </w:rPr>
      </w:pPr>
      <w:r>
        <w:rPr>
          <w:lang w:eastAsia="zh-CN"/>
        </w:rPr>
        <w:t>2)集合空间</w:t>
      </w:r>
    </w:p>
    <w:p w:rsidR="0020037C" w:rsidRDefault="004474D3">
      <w:pPr>
        <w:pStyle w:val="BodyText"/>
        <w:spacing w:before="16"/>
        <w:ind w:left="949"/>
        <w:rPr>
          <w:lang w:eastAsia="zh-CN"/>
        </w:rPr>
      </w:pPr>
      <w:r>
        <w:rPr>
          <w:lang w:eastAsia="zh-CN"/>
        </w:rPr>
        <w:t>3)集合</w:t>
      </w:r>
    </w:p>
    <w:p w:rsidR="0020037C" w:rsidRDefault="004474D3">
      <w:pPr>
        <w:pStyle w:val="BodyText"/>
        <w:spacing w:before="16"/>
        <w:ind w:left="897"/>
        <w:rPr>
          <w:lang w:eastAsia="zh-CN"/>
        </w:rPr>
      </w:pPr>
      <w:r>
        <w:rPr>
          <w:lang w:eastAsia="zh-CN"/>
        </w:rPr>
        <w:t>因此，在数据库操作中，可用</w:t>
      </w:r>
      <w:r>
        <w:rPr>
          <w:spacing w:val="-2"/>
          <w:lang w:eastAsia="zh-CN"/>
        </w:rPr>
        <w:t xml:space="preserve"> </w:t>
      </w:r>
      <w:r>
        <w:rPr>
          <w:lang w:eastAsia="zh-CN"/>
        </w:rPr>
        <w:t>3</w:t>
      </w:r>
      <w:r>
        <w:rPr>
          <w:spacing w:val="-1"/>
          <w:lang w:eastAsia="zh-CN"/>
        </w:rPr>
        <w:t xml:space="preserve"> </w:t>
      </w:r>
      <w:r>
        <w:rPr>
          <w:lang w:eastAsia="zh-CN"/>
        </w:rPr>
        <w:t>个类来分别表示连接、集合空间、集合实例，另</w:t>
      </w:r>
      <w:r>
        <w:rPr>
          <w:spacing w:val="-2"/>
          <w:lang w:eastAsia="zh-CN"/>
        </w:rPr>
        <w:t xml:space="preserve"> </w:t>
      </w:r>
      <w:r>
        <w:rPr>
          <w:lang w:eastAsia="zh-CN"/>
        </w:rPr>
        <w:t>1</w:t>
      </w:r>
      <w:r>
        <w:rPr>
          <w:spacing w:val="-1"/>
          <w:lang w:eastAsia="zh-CN"/>
        </w:rPr>
        <w:t xml:space="preserve"> </w:t>
      </w:r>
      <w:r>
        <w:rPr>
          <w:lang w:eastAsia="zh-CN"/>
        </w:rPr>
        <w:t>个类表示游标实例：</w:t>
      </w:r>
    </w:p>
    <w:p w:rsidR="0020037C" w:rsidRDefault="0020037C">
      <w:pPr>
        <w:spacing w:before="7" w:line="60" w:lineRule="exact"/>
        <w:rPr>
          <w:sz w:val="6"/>
          <w:szCs w:val="6"/>
          <w:lang w:eastAsia="zh-CN"/>
        </w:rPr>
      </w:pPr>
    </w:p>
    <w:tbl>
      <w:tblPr>
        <w:tblW w:w="0" w:type="auto"/>
        <w:tblInd w:w="887" w:type="dxa"/>
        <w:tblLayout w:type="fixed"/>
        <w:tblCellMar>
          <w:left w:w="0" w:type="dxa"/>
          <w:right w:w="0" w:type="dxa"/>
        </w:tblCellMar>
        <w:tblLook w:val="01E0"/>
      </w:tblPr>
      <w:tblGrid>
        <w:gridCol w:w="3058"/>
        <w:gridCol w:w="3063"/>
        <w:gridCol w:w="3068"/>
      </w:tblGrid>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代表一个单独的数据库连接</w:t>
            </w:r>
          </w:p>
        </w:tc>
      </w:tr>
      <w:tr w:rsidR="0020037C">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CollectionSpace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代表一个单独的集合空间</w:t>
            </w:r>
          </w:p>
        </w:tc>
      </w:tr>
      <w:tr w:rsidR="0020037C">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代表一个单独的集合</w:t>
            </w:r>
          </w:p>
        </w:tc>
      </w:tr>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DBCursor</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游标实例</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代表一个查询产生的结果集</w:t>
            </w:r>
          </w:p>
        </w:tc>
      </w:tr>
    </w:tbl>
    <w:p w:rsidR="0020037C" w:rsidRDefault="0020037C">
      <w:pPr>
        <w:spacing w:line="217" w:lineRule="exact"/>
        <w:rPr>
          <w:rFonts w:ascii="Microsoft JhengHei" w:eastAsia="Microsoft JhengHei" w:hAnsi="Microsoft JhengHei" w:cs="Microsoft JhengHei"/>
          <w:sz w:val="14"/>
          <w:szCs w:val="14"/>
          <w:lang w:eastAsia="zh-CN"/>
        </w:rPr>
        <w:sectPr w:rsidR="0020037C">
          <w:pgSz w:w="12240" w:h="15840"/>
          <w:pgMar w:top="900" w:right="680" w:bottom="280" w:left="10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before="55" w:line="167" w:lineRule="auto"/>
        <w:ind w:left="1217" w:right="195"/>
        <w:rPr>
          <w:lang w:eastAsia="zh-CN"/>
        </w:rPr>
      </w:pPr>
      <w:r>
        <w:rPr>
          <w:w w:val="95"/>
          <w:lang w:eastAsia="zh-CN"/>
        </w:rPr>
        <w:t>Java驱动需要使用不同的实例进行操作。譬如读取数据的操作需要游标实例，而创建表空间则需要数据库</w:t>
      </w:r>
      <w:r>
        <w:rPr>
          <w:lang w:eastAsia="zh-CN"/>
        </w:rPr>
        <w:t xml:space="preserve"> 实例。</w:t>
      </w:r>
    </w:p>
    <w:p w:rsidR="0020037C" w:rsidRDefault="0020037C">
      <w:pPr>
        <w:spacing w:before="2" w:line="130" w:lineRule="exact"/>
        <w:rPr>
          <w:sz w:val="13"/>
          <w:szCs w:val="13"/>
          <w:lang w:eastAsia="zh-CN"/>
        </w:rPr>
      </w:pPr>
    </w:p>
    <w:p w:rsidR="0020037C" w:rsidRDefault="00DD1987">
      <w:pPr>
        <w:pStyle w:val="BodyText"/>
        <w:spacing w:line="157" w:lineRule="auto"/>
        <w:ind w:left="1857" w:right="43" w:hanging="640"/>
        <w:rPr>
          <w:lang w:eastAsia="zh-CN"/>
        </w:rPr>
      </w:pPr>
      <w:r>
        <w:pict>
          <v:shape id="_x0000_i1083"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SequoiaDB只建立一条Socket连接，且内部没有对网络操作加锁。如果需要多线程连接数据</w:t>
      </w:r>
      <w:r w:rsidR="004474D3">
        <w:rPr>
          <w:lang w:eastAsia="zh-CN"/>
        </w:rPr>
        <w:t xml:space="preserve"> </w:t>
      </w:r>
      <w:r w:rsidR="004474D3">
        <w:rPr>
          <w:w w:val="95"/>
          <w:lang w:eastAsia="zh-CN"/>
        </w:rPr>
        <w:t>库，各个线程必须各自新建一个SequoiaDB对象及其之上的CollectionSpace/DBCollection/</w:t>
      </w:r>
      <w:r w:rsidR="004474D3">
        <w:rPr>
          <w:w w:val="93"/>
          <w:lang w:eastAsia="zh-CN"/>
        </w:rPr>
        <w:t xml:space="preserve"> </w:t>
      </w:r>
      <w:r w:rsidR="004474D3">
        <w:rPr>
          <w:lang w:eastAsia="zh-CN"/>
        </w:rPr>
        <w:t>DBCursor对象。</w:t>
      </w:r>
    </w:p>
    <w:p w:rsidR="0020037C" w:rsidRDefault="004474D3">
      <w:pPr>
        <w:pStyle w:val="BodyText"/>
        <w:tabs>
          <w:tab w:val="left" w:pos="283"/>
        </w:tabs>
        <w:spacing w:line="285" w:lineRule="exact"/>
        <w:ind w:left="0" w:right="716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20037C" w:rsidRDefault="004474D3">
      <w:pPr>
        <w:pStyle w:val="BodyText"/>
        <w:spacing w:before="18" w:line="251" w:lineRule="auto"/>
        <w:ind w:left="1217" w:right="4518"/>
        <w:rPr>
          <w:lang w:eastAsia="zh-CN"/>
        </w:rPr>
      </w:pPr>
      <w:r>
        <w:rPr>
          <w:w w:val="95"/>
          <w:lang w:eastAsia="zh-CN"/>
        </w:rPr>
        <w:t>SequoiaDB数据库中的集群操作分为两个级别：</w:t>
      </w:r>
      <w:r>
        <w:rPr>
          <w:lang w:eastAsia="zh-CN"/>
        </w:rPr>
        <w:t xml:space="preserve"> 1)</w:t>
      </w:r>
      <w:r w:rsidR="00423ADE">
        <w:rPr>
          <w:lang w:eastAsia="zh-CN"/>
        </w:rPr>
        <w:t>分区</w:t>
      </w:r>
      <w:r>
        <w:rPr>
          <w:lang w:eastAsia="zh-CN"/>
        </w:rPr>
        <w:t>组</w:t>
      </w:r>
    </w:p>
    <w:p w:rsidR="0020037C" w:rsidRDefault="004474D3">
      <w:pPr>
        <w:pStyle w:val="BodyText"/>
        <w:spacing w:before="3"/>
        <w:ind w:left="1217"/>
        <w:rPr>
          <w:lang w:eastAsia="zh-CN"/>
        </w:rPr>
      </w:pPr>
      <w:r>
        <w:rPr>
          <w:lang w:eastAsia="zh-CN"/>
        </w:rPr>
        <w:t>2)数据节点</w:t>
      </w:r>
    </w:p>
    <w:p w:rsidR="0020037C" w:rsidRDefault="00DD1987">
      <w:pPr>
        <w:pStyle w:val="BodyText"/>
        <w:spacing w:before="16" w:line="265" w:lineRule="auto"/>
        <w:ind w:left="1217" w:right="195"/>
        <w:rPr>
          <w:lang w:eastAsia="zh-CN"/>
        </w:rPr>
      </w:pPr>
      <w:r>
        <w:pict>
          <v:shape id="_x0000_i1084"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1"/>
          <w:lang w:eastAsia="zh-CN"/>
        </w:rPr>
        <w:t xml:space="preserve"> </w:t>
      </w:r>
      <w:r w:rsidR="00423ADE">
        <w:rPr>
          <w:lang w:eastAsia="zh-CN"/>
        </w:rPr>
        <w:t>分区</w:t>
      </w:r>
      <w:r w:rsidR="004474D3">
        <w:rPr>
          <w:lang w:eastAsia="zh-CN"/>
        </w:rPr>
        <w:t>组包三种类型：协调</w:t>
      </w:r>
      <w:r w:rsidR="00423ADE">
        <w:rPr>
          <w:lang w:eastAsia="zh-CN"/>
        </w:rPr>
        <w:t>分区</w:t>
      </w:r>
      <w:r w:rsidR="004474D3">
        <w:rPr>
          <w:lang w:eastAsia="zh-CN"/>
        </w:rPr>
        <w:t>组、编目</w:t>
      </w:r>
      <w:r w:rsidR="00423ADE">
        <w:rPr>
          <w:lang w:eastAsia="zh-CN"/>
        </w:rPr>
        <w:t>分区</w:t>
      </w:r>
      <w:r w:rsidR="004474D3">
        <w:rPr>
          <w:lang w:eastAsia="zh-CN"/>
        </w:rPr>
        <w:t>组、数据</w:t>
      </w:r>
      <w:r w:rsidR="00423ADE">
        <w:rPr>
          <w:lang w:eastAsia="zh-CN"/>
        </w:rPr>
        <w:t>分区</w:t>
      </w:r>
      <w:r w:rsidR="004474D3">
        <w:rPr>
          <w:lang w:eastAsia="zh-CN"/>
        </w:rPr>
        <w:t xml:space="preserve">组。 </w:t>
      </w:r>
      <w:r w:rsidR="00423ADE">
        <w:rPr>
          <w:lang w:eastAsia="zh-CN"/>
        </w:rPr>
        <w:t>分区</w:t>
      </w:r>
      <w:r w:rsidR="004474D3">
        <w:rPr>
          <w:lang w:eastAsia="zh-CN"/>
        </w:rPr>
        <w:t>组实例和数据节点实例可以用以下两种类的实例表示。</w:t>
      </w:r>
    </w:p>
    <w:p w:rsidR="0020037C" w:rsidRDefault="0020037C">
      <w:pPr>
        <w:spacing w:before="8" w:line="30" w:lineRule="exact"/>
        <w:rPr>
          <w:sz w:val="4"/>
          <w:szCs w:val="4"/>
          <w:lang w:eastAsia="zh-CN"/>
        </w:rPr>
      </w:pPr>
    </w:p>
    <w:tbl>
      <w:tblPr>
        <w:tblW w:w="0" w:type="auto"/>
        <w:tblInd w:w="1207" w:type="dxa"/>
        <w:tblLayout w:type="fixed"/>
        <w:tblCellMar>
          <w:left w:w="0" w:type="dxa"/>
          <w:right w:w="0" w:type="dxa"/>
        </w:tblCellMar>
        <w:tblLook w:val="01E0"/>
      </w:tblPr>
      <w:tblGrid>
        <w:gridCol w:w="3058"/>
        <w:gridCol w:w="3063"/>
        <w:gridCol w:w="3068"/>
      </w:tblGrid>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Pr="007A6AD0" w:rsidRDefault="00552DAE">
            <w:pPr>
              <w:pStyle w:val="TableParagraph"/>
              <w:spacing w:line="212" w:lineRule="exact"/>
              <w:ind w:left="40"/>
              <w:rPr>
                <w:rFonts w:ascii="Microsoft JhengHei" w:hAnsi="Microsoft JhengHei" w:cs="Microsoft JhengHei"/>
                <w:sz w:val="14"/>
                <w:szCs w:val="14"/>
                <w:lang w:eastAsia="zh-CN"/>
              </w:rPr>
            </w:pPr>
            <w:r>
              <w:rPr>
                <w:rFonts w:ascii="Microsoft JhengHei" w:hAnsi="Microsoft JhengHei" w:cs="Microsoft JhengHei" w:hint="eastAsia"/>
                <w:w w:val="95"/>
                <w:sz w:val="14"/>
                <w:szCs w:val="14"/>
                <w:lang w:eastAsia="zh-CN"/>
              </w:rPr>
              <w:t>ReplicaGroup</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组实例代表一个单独的</w:t>
            </w: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w:t>
            </w:r>
          </w:p>
        </w:tc>
      </w:tr>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数据节点实例代表一个单独的数据节点</w:t>
            </w:r>
          </w:p>
        </w:tc>
      </w:tr>
    </w:tbl>
    <w:p w:rsidR="0020037C" w:rsidRDefault="004474D3">
      <w:pPr>
        <w:pStyle w:val="BodyText"/>
        <w:spacing w:line="333" w:lineRule="exact"/>
        <w:ind w:left="1217"/>
        <w:rPr>
          <w:lang w:eastAsia="zh-CN"/>
        </w:rPr>
      </w:pPr>
      <w:r>
        <w:rPr>
          <w:lang w:eastAsia="zh-CN"/>
        </w:rPr>
        <w:t>与集群相关的操作需要使用</w:t>
      </w:r>
      <w:r w:rsidR="00423ADE">
        <w:rPr>
          <w:lang w:eastAsia="zh-CN"/>
        </w:rPr>
        <w:t>分区</w:t>
      </w:r>
      <w:r>
        <w:rPr>
          <w:lang w:eastAsia="zh-CN"/>
        </w:rPr>
        <w:t>组及数据节点实例。</w:t>
      </w:r>
    </w:p>
    <w:p w:rsidR="0020037C" w:rsidRDefault="0020037C">
      <w:pPr>
        <w:spacing w:before="5" w:line="100" w:lineRule="exact"/>
        <w:rPr>
          <w:sz w:val="10"/>
          <w:szCs w:val="10"/>
          <w:lang w:eastAsia="zh-CN"/>
        </w:rPr>
      </w:pPr>
    </w:p>
    <w:p w:rsidR="0020037C" w:rsidRDefault="00552DAE">
      <w:pPr>
        <w:pStyle w:val="BodyText"/>
        <w:spacing w:line="167" w:lineRule="auto"/>
        <w:ind w:left="1217" w:right="43"/>
        <w:rPr>
          <w:lang w:eastAsia="zh-CN"/>
        </w:rPr>
      </w:pPr>
      <w:r>
        <w:rPr>
          <w:rFonts w:eastAsiaTheme="minorEastAsia" w:hint="eastAsia"/>
          <w:w w:val="95"/>
          <w:lang w:eastAsia="zh-CN"/>
        </w:rPr>
        <w:t>ReplicaGroup</w:t>
      </w:r>
      <w:r w:rsidR="004474D3">
        <w:rPr>
          <w:w w:val="95"/>
          <w:lang w:eastAsia="zh-CN"/>
        </w:rPr>
        <w:t>的实例用于管理</w:t>
      </w:r>
      <w:r w:rsidR="00423ADE">
        <w:rPr>
          <w:w w:val="95"/>
          <w:lang w:eastAsia="zh-CN"/>
        </w:rPr>
        <w:t>分区</w:t>
      </w:r>
      <w:r w:rsidR="004474D3">
        <w:rPr>
          <w:w w:val="95"/>
          <w:lang w:eastAsia="zh-CN"/>
        </w:rPr>
        <w:t>组。其操作包括启动、停止</w:t>
      </w:r>
      <w:r w:rsidR="00423ADE">
        <w:rPr>
          <w:w w:val="95"/>
          <w:lang w:eastAsia="zh-CN"/>
        </w:rPr>
        <w:t>分区</w:t>
      </w:r>
      <w:r w:rsidR="004474D3">
        <w:rPr>
          <w:w w:val="95"/>
          <w:lang w:eastAsia="zh-CN"/>
        </w:rPr>
        <w:t>组，获取</w:t>
      </w:r>
      <w:r w:rsidR="00423ADE">
        <w:rPr>
          <w:w w:val="95"/>
          <w:lang w:eastAsia="zh-CN"/>
        </w:rPr>
        <w:t>分区</w:t>
      </w:r>
      <w:r w:rsidR="004474D3">
        <w:rPr>
          <w:w w:val="95"/>
          <w:lang w:eastAsia="zh-CN"/>
        </w:rPr>
        <w:t>组中节点的状态、名称</w:t>
      </w:r>
      <w:r w:rsidR="004474D3">
        <w:rPr>
          <w:lang w:eastAsia="zh-CN"/>
        </w:rPr>
        <w:t xml:space="preserve"> 信息、数目信息。</w:t>
      </w:r>
    </w:p>
    <w:p w:rsidR="0020037C" w:rsidRDefault="0020037C">
      <w:pPr>
        <w:spacing w:before="10" w:line="110" w:lineRule="exact"/>
        <w:rPr>
          <w:sz w:val="11"/>
          <w:szCs w:val="11"/>
          <w:lang w:eastAsia="zh-CN"/>
        </w:rPr>
      </w:pPr>
    </w:p>
    <w:p w:rsidR="0020037C" w:rsidRDefault="004474D3">
      <w:pPr>
        <w:pStyle w:val="BodyText"/>
        <w:spacing w:line="167" w:lineRule="auto"/>
        <w:ind w:left="1217" w:right="195"/>
        <w:rPr>
          <w:lang w:eastAsia="zh-CN"/>
        </w:rPr>
      </w:pPr>
      <w:r>
        <w:rPr>
          <w:w w:val="95"/>
          <w:lang w:eastAsia="zh-CN"/>
        </w:rPr>
        <w:t>Node的实例用于管理节点。其操作包括启动、停止指定的节点，获取指定节点实例，获取主从节</w:t>
      </w:r>
      <w:r>
        <w:rPr>
          <w:lang w:eastAsia="zh-CN"/>
        </w:rPr>
        <w:t xml:space="preserve"> 点实例，获取数据节点地址信息。</w:t>
      </w:r>
    </w:p>
    <w:p w:rsidR="0020037C" w:rsidRDefault="0020037C">
      <w:pPr>
        <w:spacing w:before="11" w:line="200" w:lineRule="exact"/>
        <w:rPr>
          <w:sz w:val="20"/>
          <w:szCs w:val="20"/>
          <w:lang w:eastAsia="zh-CN"/>
        </w:rPr>
      </w:pPr>
    </w:p>
    <w:p w:rsidR="0020037C" w:rsidRDefault="004474D3">
      <w:pPr>
        <w:pStyle w:val="BodyText"/>
      </w:pPr>
      <w:r>
        <w:t>错误信息</w:t>
      </w:r>
    </w:p>
    <w:p w:rsidR="0020037C" w:rsidRDefault="0020037C">
      <w:pPr>
        <w:spacing w:before="2" w:line="120" w:lineRule="exact"/>
        <w:rPr>
          <w:sz w:val="12"/>
          <w:szCs w:val="12"/>
        </w:rPr>
      </w:pPr>
    </w:p>
    <w:p w:rsidR="0020037C" w:rsidRDefault="004474D3">
      <w:pPr>
        <w:pStyle w:val="BodyText"/>
        <w:tabs>
          <w:tab w:val="left" w:pos="1217"/>
        </w:tabs>
        <w:spacing w:line="168" w:lineRule="auto"/>
        <w:ind w:left="1217" w:right="113" w:hanging="284"/>
      </w:pPr>
      <w:r>
        <w:rPr>
          <w:rFonts w:ascii="Times New Roman" w:eastAsia="Times New Roman" w:hAnsi="Times New Roman" w:cs="Times New Roman"/>
        </w:rPr>
        <w:t>•</w:t>
      </w:r>
      <w:r>
        <w:rPr>
          <w:rFonts w:ascii="Times New Roman" w:eastAsia="Times New Roman" w:hAnsi="Times New Roman" w:cs="Times New Roman"/>
        </w:rPr>
        <w:tab/>
      </w:r>
      <w:r>
        <w:rPr>
          <w:position w:val="1"/>
        </w:rPr>
        <w:t xml:space="preserve">当执行出现异常时，大部分接口都会抛出 </w:t>
      </w:r>
      <w:r>
        <w:rPr>
          <w:w w:val="95"/>
        </w:rPr>
        <w:t>com.sequoiadb.exception.BaseException和java.lang.Exception异常，分别对应于数据库引擎返回的异常</w:t>
      </w:r>
      <w:r>
        <w:t xml:space="preserve"> 信息和客户端本地的异常信息；</w:t>
      </w:r>
    </w:p>
    <w:p w:rsidR="0020037C" w:rsidRDefault="004474D3">
      <w:pPr>
        <w:pStyle w:val="BodyText"/>
        <w:numPr>
          <w:ilvl w:val="1"/>
          <w:numId w:val="26"/>
        </w:numPr>
        <w:tabs>
          <w:tab w:val="left" w:pos="1217"/>
        </w:tabs>
        <w:spacing w:line="283" w:lineRule="exact"/>
        <w:ind w:left="1217"/>
      </w:pPr>
      <w:r>
        <w:rPr>
          <w:w w:val="95"/>
          <w:position w:val="1"/>
        </w:rPr>
        <w:t>BaseException的异常信息可以通过该类的getErrorType，getErrorCode和getMessage方法获取。</w:t>
      </w:r>
    </w:p>
    <w:p w:rsidR="0020037C" w:rsidRDefault="0020037C">
      <w:pPr>
        <w:spacing w:before="1" w:line="120" w:lineRule="exact"/>
        <w:rPr>
          <w:sz w:val="12"/>
          <w:szCs w:val="12"/>
        </w:rPr>
      </w:pPr>
    </w:p>
    <w:p w:rsidR="0020037C" w:rsidRDefault="004474D3">
      <w:pPr>
        <w:pStyle w:val="BodyText"/>
      </w:pPr>
      <w:bookmarkStart w:id="332" w:name="java_开发环境搭建"/>
      <w:bookmarkStart w:id="333" w:name="_bookmark138"/>
      <w:bookmarkEnd w:id="332"/>
      <w:bookmarkEnd w:id="333"/>
      <w:r>
        <w:t>java</w:t>
      </w:r>
      <w:r>
        <w:rPr>
          <w:spacing w:val="-13"/>
        </w:rPr>
        <w:t xml:space="preserve"> </w:t>
      </w:r>
      <w:r>
        <w:t>开发环境搭建</w:t>
      </w:r>
    </w:p>
    <w:p w:rsidR="0020037C" w:rsidRDefault="0020037C">
      <w:pPr>
        <w:spacing w:before="6" w:line="190" w:lineRule="exact"/>
        <w:rPr>
          <w:sz w:val="19"/>
          <w:szCs w:val="19"/>
        </w:rPr>
      </w:pPr>
    </w:p>
    <w:p w:rsidR="0020037C" w:rsidRDefault="004474D3">
      <w:pPr>
        <w:pStyle w:val="BodyText"/>
        <w:spacing w:line="251" w:lineRule="auto"/>
        <w:ind w:right="241"/>
        <w:rPr>
          <w:lang w:eastAsia="zh-CN"/>
        </w:rPr>
      </w:pPr>
      <w:r>
        <w:rPr>
          <w:lang w:eastAsia="zh-CN"/>
        </w:rPr>
        <w:t xml:space="preserve">获取驱动开发包 </w:t>
      </w:r>
      <w:r>
        <w:rPr>
          <w:w w:val="95"/>
          <w:lang w:eastAsia="zh-CN"/>
        </w:rPr>
        <w:t>从</w:t>
      </w:r>
      <w:hyperlink r:id="rId44">
        <w:r>
          <w:rPr>
            <w:color w:val="0000FF"/>
            <w:w w:val="95"/>
            <w:lang w:eastAsia="zh-CN"/>
          </w:rPr>
          <w:t>http://www.sequoiadb.com</w:t>
        </w:r>
      </w:hyperlink>
      <w:r>
        <w:rPr>
          <w:color w:val="000000"/>
          <w:w w:val="95"/>
          <w:lang w:eastAsia="zh-CN"/>
        </w:rPr>
        <w:t>下载对应操作系统版本的SequoiaDB驱动开发包；解压驱动开发包，从driver/</w:t>
      </w:r>
    </w:p>
    <w:p w:rsidR="0020037C" w:rsidRDefault="004474D3">
      <w:pPr>
        <w:pStyle w:val="BodyText"/>
        <w:spacing w:line="227" w:lineRule="exact"/>
      </w:pPr>
      <w:r>
        <w:t>java/目录中获取</w:t>
      </w:r>
      <w:r>
        <w:rPr>
          <w:spacing w:val="-22"/>
        </w:rPr>
        <w:t xml:space="preserve"> </w:t>
      </w:r>
      <w:r>
        <w:t>sdbdriver.jar</w:t>
      </w:r>
      <w:r>
        <w:rPr>
          <w:spacing w:val="-21"/>
        </w:rPr>
        <w:t xml:space="preserve"> </w:t>
      </w:r>
      <w:r>
        <w:t>文件。</w:t>
      </w:r>
    </w:p>
    <w:p w:rsidR="0020037C" w:rsidRDefault="0020037C">
      <w:pPr>
        <w:spacing w:before="6" w:line="190" w:lineRule="exact"/>
        <w:rPr>
          <w:sz w:val="19"/>
          <w:szCs w:val="19"/>
        </w:rPr>
      </w:pPr>
    </w:p>
    <w:p w:rsidR="0020037C" w:rsidRDefault="004474D3">
      <w:pPr>
        <w:pStyle w:val="BodyText"/>
      </w:pPr>
      <w:r>
        <w:t>配置Eclipse开发环境</w:t>
      </w:r>
    </w:p>
    <w:p w:rsidR="0020037C" w:rsidRDefault="0020037C">
      <w:pPr>
        <w:spacing w:before="5" w:line="120" w:lineRule="exact"/>
        <w:rPr>
          <w:sz w:val="12"/>
          <w:szCs w:val="12"/>
        </w:rPr>
      </w:pPr>
    </w:p>
    <w:p w:rsidR="0020037C" w:rsidRDefault="004474D3">
      <w:pPr>
        <w:pStyle w:val="BodyText"/>
        <w:spacing w:line="167" w:lineRule="auto"/>
        <w:ind w:left="1217" w:right="113" w:hanging="284"/>
      </w:pPr>
      <w:r>
        <w:rPr>
          <w:w w:val="95"/>
        </w:rPr>
        <w:t xml:space="preserve">1.         </w:t>
      </w:r>
      <w:r>
        <w:rPr>
          <w:spacing w:val="28"/>
          <w:w w:val="95"/>
        </w:rPr>
        <w:t xml:space="preserve"> </w:t>
      </w:r>
      <w:r>
        <w:rPr>
          <w:w w:val="95"/>
        </w:rPr>
        <w:t>将SequoiaDB驱动开发包中的sdbdriver.jar文件拷贝到工程文件目录下（建议将其放置在其他所有依赖库</w:t>
      </w:r>
      <w:r>
        <w:t xml:space="preserve"> 目录，如lib目录）；</w:t>
      </w:r>
    </w:p>
    <w:p w:rsidR="0020037C" w:rsidRDefault="004474D3">
      <w:pPr>
        <w:pStyle w:val="BodyText"/>
        <w:spacing w:line="285" w:lineRule="exact"/>
        <w:rPr>
          <w:lang w:eastAsia="zh-CN"/>
        </w:rPr>
      </w:pPr>
      <w:r>
        <w:rPr>
          <w:lang w:eastAsia="zh-CN"/>
        </w:rPr>
        <w:t>2.</w:t>
      </w:r>
      <w:r>
        <w:rPr>
          <w:spacing w:val="29"/>
          <w:lang w:eastAsia="zh-CN"/>
        </w:rPr>
        <w:t xml:space="preserve"> </w:t>
      </w:r>
      <w:r>
        <w:rPr>
          <w:lang w:eastAsia="zh-CN"/>
        </w:rPr>
        <w:t>在Eclipse界面中，创建/打开开发工程；</w:t>
      </w:r>
    </w:p>
    <w:p w:rsidR="0020037C" w:rsidRDefault="004474D3">
      <w:pPr>
        <w:pStyle w:val="BodyText"/>
        <w:spacing w:line="270" w:lineRule="exact"/>
      </w:pPr>
      <w:r>
        <w:rPr>
          <w:w w:val="95"/>
        </w:rPr>
        <w:t xml:space="preserve">3. </w:t>
      </w:r>
      <w:r>
        <w:rPr>
          <w:spacing w:val="37"/>
          <w:w w:val="95"/>
        </w:rPr>
        <w:t xml:space="preserve"> </w:t>
      </w:r>
      <w:r>
        <w:rPr>
          <w:w w:val="95"/>
        </w:rPr>
        <w:t>在Eclipse主窗口左侧的</w:t>
      </w:r>
      <w:r>
        <w:rPr>
          <w:spacing w:val="10"/>
          <w:w w:val="95"/>
        </w:rPr>
        <w:t xml:space="preserve"> </w:t>
      </w:r>
      <w:r>
        <w:rPr>
          <w:w w:val="95"/>
        </w:rPr>
        <w:t>“Package</w:t>
      </w:r>
      <w:r>
        <w:rPr>
          <w:spacing w:val="11"/>
          <w:w w:val="95"/>
        </w:rPr>
        <w:t xml:space="preserve"> </w:t>
      </w:r>
      <w:r>
        <w:rPr>
          <w:w w:val="95"/>
        </w:rPr>
        <w:t>Explore”窗口中，选择开发工程，并点击鼠标右键；</w:t>
      </w:r>
    </w:p>
    <w:p w:rsidR="0020037C" w:rsidRDefault="004474D3">
      <w:pPr>
        <w:pStyle w:val="BodyText"/>
        <w:numPr>
          <w:ilvl w:val="0"/>
          <w:numId w:val="4"/>
        </w:numPr>
        <w:tabs>
          <w:tab w:val="left" w:pos="1217"/>
        </w:tabs>
        <w:spacing w:line="270" w:lineRule="exact"/>
        <w:ind w:left="1217" w:hanging="284"/>
        <w:jc w:val="left"/>
      </w:pPr>
      <w:r>
        <w:rPr>
          <w:w w:val="90"/>
        </w:rPr>
        <w:t>在菜单中选择“properties”菜单项；</w:t>
      </w:r>
    </w:p>
    <w:p w:rsidR="0020037C" w:rsidRDefault="004474D3">
      <w:pPr>
        <w:pStyle w:val="BodyText"/>
        <w:numPr>
          <w:ilvl w:val="0"/>
          <w:numId w:val="4"/>
        </w:numPr>
        <w:tabs>
          <w:tab w:val="left" w:pos="1217"/>
        </w:tabs>
        <w:spacing w:line="270" w:lineRule="exact"/>
        <w:ind w:left="1217" w:hanging="284"/>
        <w:jc w:val="left"/>
      </w:pPr>
      <w:r>
        <w:rPr>
          <w:w w:val="90"/>
        </w:rPr>
        <w:t>在弹出的“property</w:t>
      </w:r>
      <w:r>
        <w:rPr>
          <w:spacing w:val="-16"/>
          <w:w w:val="90"/>
        </w:rPr>
        <w:t xml:space="preserve"> </w:t>
      </w:r>
      <w:r>
        <w:rPr>
          <w:w w:val="90"/>
        </w:rPr>
        <w:t>for</w:t>
      </w:r>
      <w:r>
        <w:rPr>
          <w:spacing w:val="-16"/>
          <w:w w:val="90"/>
        </w:rPr>
        <w:t xml:space="preserve"> </w:t>
      </w:r>
      <w:r>
        <w:rPr>
          <w:w w:val="90"/>
        </w:rPr>
        <w:t>project</w:t>
      </w:r>
      <w:r>
        <w:rPr>
          <w:spacing w:val="-15"/>
          <w:w w:val="90"/>
        </w:rPr>
        <w:t xml:space="preserve"> </w:t>
      </w:r>
      <w:r>
        <w:rPr>
          <w:w w:val="90"/>
        </w:rPr>
        <w:t>…”窗口中，选择“Java</w:t>
      </w:r>
      <w:r>
        <w:rPr>
          <w:spacing w:val="-16"/>
          <w:w w:val="90"/>
        </w:rPr>
        <w:t xml:space="preserve"> </w:t>
      </w:r>
      <w:r>
        <w:rPr>
          <w:w w:val="90"/>
        </w:rPr>
        <w:t>Build</w:t>
      </w:r>
      <w:r>
        <w:rPr>
          <w:spacing w:val="-16"/>
          <w:w w:val="90"/>
        </w:rPr>
        <w:t xml:space="preserve"> </w:t>
      </w:r>
      <w:r>
        <w:rPr>
          <w:w w:val="90"/>
        </w:rPr>
        <w:t>Path”-&gt;“Libraries”，如下图所示：</w:t>
      </w:r>
    </w:p>
    <w:p w:rsidR="0020037C" w:rsidRDefault="0020037C">
      <w:pPr>
        <w:spacing w:line="270" w:lineRule="exact"/>
        <w:sectPr w:rsidR="0020037C">
          <w:pgSz w:w="12240" w:h="15840"/>
          <w:pgMar w:top="900" w:right="1020" w:bottom="280" w:left="700" w:header="713" w:footer="0" w:gutter="0"/>
          <w:cols w:space="720"/>
        </w:sectPr>
      </w:pPr>
    </w:p>
    <w:p w:rsidR="0020037C" w:rsidRDefault="0020037C">
      <w:pPr>
        <w:spacing w:before="1" w:line="240" w:lineRule="exact"/>
        <w:rPr>
          <w:sz w:val="24"/>
          <w:szCs w:val="24"/>
        </w:rPr>
      </w:pPr>
    </w:p>
    <w:p w:rsidR="0020037C" w:rsidRDefault="00DD1987">
      <w:pPr>
        <w:ind w:left="397"/>
        <w:rPr>
          <w:rFonts w:ascii="Times New Roman" w:eastAsia="Times New Roman" w:hAnsi="Times New Roman" w:cs="Times New Roman"/>
          <w:sz w:val="20"/>
          <w:szCs w:val="20"/>
        </w:rPr>
      </w:pPr>
      <w:r>
        <w:pict>
          <v:shape id="_x0000_i1085" type="#_x0000_t75" style="width:403pt;height:299.3pt;mso-position-horizontal-relative:char;mso-position-vertical-relative:line">
            <v:imagedata r:id="rId45" o:title=""/>
          </v:shape>
        </w:pict>
      </w:r>
    </w:p>
    <w:p w:rsidR="0020037C" w:rsidRDefault="004474D3">
      <w:pPr>
        <w:pStyle w:val="BodyText"/>
        <w:numPr>
          <w:ilvl w:val="0"/>
          <w:numId w:val="4"/>
        </w:numPr>
        <w:tabs>
          <w:tab w:val="left" w:pos="397"/>
        </w:tabs>
        <w:spacing w:before="13" w:line="188" w:lineRule="auto"/>
        <w:ind w:left="113" w:right="4599" w:firstLine="0"/>
        <w:jc w:val="left"/>
      </w:pPr>
      <w:r>
        <w:rPr>
          <w:w w:val="90"/>
        </w:rPr>
        <w:t xml:space="preserve">点击“Add </w:t>
      </w:r>
      <w:r>
        <w:rPr>
          <w:spacing w:val="44"/>
          <w:w w:val="90"/>
        </w:rPr>
        <w:t xml:space="preserve"> </w:t>
      </w:r>
      <w:r>
        <w:rPr>
          <w:w w:val="90"/>
        </w:rPr>
        <w:t>JARs..”按钮，选择添加sdbdriver.jar   到工程中；</w:t>
      </w:r>
      <w:r>
        <w:t xml:space="preserve"> </w:t>
      </w:r>
      <w:r>
        <w:rPr>
          <w:w w:val="90"/>
        </w:rPr>
        <w:t>7.</w:t>
      </w:r>
      <w:r>
        <w:rPr>
          <w:spacing w:val="42"/>
          <w:w w:val="90"/>
        </w:rPr>
        <w:t xml:space="preserve"> </w:t>
      </w:r>
      <w:r>
        <w:rPr>
          <w:w w:val="90"/>
        </w:rPr>
        <w:t>点击“OK”完成环境配置；</w:t>
      </w:r>
    </w:p>
    <w:p w:rsidR="0020037C" w:rsidRDefault="00B0609F">
      <w:pPr>
        <w:pStyle w:val="BodyText"/>
        <w:spacing w:before="47"/>
        <w:ind w:left="113"/>
      </w:pPr>
      <w:hyperlink w:anchor="_bookmark139" w:history="1">
        <w:r w:rsidR="004474D3">
          <w:rPr>
            <w:color w:val="0000FF"/>
          </w:rPr>
          <w:t>更多操作请参考这里</w:t>
        </w:r>
      </w:hyperlink>
    </w:p>
    <w:p w:rsidR="0020037C" w:rsidRDefault="004474D3">
      <w:pPr>
        <w:pStyle w:val="BodyText"/>
        <w:spacing w:before="96" w:line="251" w:lineRule="auto"/>
        <w:ind w:left="113" w:right="369"/>
        <w:rPr>
          <w:lang w:eastAsia="zh-CN"/>
        </w:rPr>
      </w:pPr>
      <w:bookmarkStart w:id="334" w:name="java_开发基础"/>
      <w:bookmarkStart w:id="335" w:name="_bookmark139"/>
      <w:bookmarkEnd w:id="334"/>
      <w:bookmarkEnd w:id="335"/>
      <w:r>
        <w:rPr>
          <w:lang w:eastAsia="zh-CN"/>
        </w:rPr>
        <w:t>java</w:t>
      </w:r>
      <w:r>
        <w:rPr>
          <w:spacing w:val="-13"/>
          <w:lang w:eastAsia="zh-CN"/>
        </w:rPr>
        <w:t xml:space="preserve"> </w:t>
      </w:r>
      <w:r>
        <w:rPr>
          <w:lang w:eastAsia="zh-CN"/>
        </w:rPr>
        <w:t xml:space="preserve">开发基础 </w:t>
      </w:r>
      <w:r>
        <w:rPr>
          <w:w w:val="95"/>
          <w:lang w:eastAsia="zh-CN"/>
        </w:rPr>
        <w:t>这里介绍如何使用Java驱动接口编写使用SequoiaDB数据库的程序。为了简单起见，下面的示例不全部是完</w:t>
      </w:r>
    </w:p>
    <w:p w:rsidR="0020037C" w:rsidRDefault="004474D3">
      <w:pPr>
        <w:pStyle w:val="BodyText"/>
        <w:spacing w:line="227" w:lineRule="exact"/>
        <w:ind w:left="113"/>
        <w:rPr>
          <w:lang w:eastAsia="zh-CN"/>
        </w:rPr>
      </w:pPr>
      <w:r>
        <w:rPr>
          <w:w w:val="95"/>
          <w:lang w:eastAsia="zh-CN"/>
        </w:rPr>
        <w:t xml:space="preserve">整的代码，只起示例性作用。可到安装目录/client/samples/java下获取相应的完整的代码。       </w:t>
      </w:r>
      <w:r>
        <w:rPr>
          <w:spacing w:val="25"/>
          <w:w w:val="95"/>
          <w:lang w:eastAsia="zh-CN"/>
        </w:rPr>
        <w:t xml:space="preserve"> </w:t>
      </w:r>
      <w:r>
        <w:rPr>
          <w:color w:val="0000FF"/>
          <w:w w:val="95"/>
          <w:lang w:eastAsia="zh-CN"/>
        </w:rPr>
        <w:t>更多查看java</w:t>
      </w:r>
    </w:p>
    <w:p w:rsidR="0020037C" w:rsidRDefault="004474D3">
      <w:pPr>
        <w:pStyle w:val="BodyText"/>
        <w:spacing w:line="240" w:lineRule="exact"/>
        <w:ind w:left="113"/>
        <w:rPr>
          <w:lang w:eastAsia="zh-CN"/>
        </w:rPr>
      </w:pPr>
      <w:r>
        <w:rPr>
          <w:color w:val="0000FF"/>
          <w:w w:val="95"/>
          <w:lang w:eastAsia="zh-CN"/>
        </w:rPr>
        <w:t>API</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数据操作</w:t>
      </w:r>
    </w:p>
    <w:p w:rsidR="0020037C" w:rsidRDefault="004474D3">
      <w:pPr>
        <w:pStyle w:val="BodyText"/>
        <w:tabs>
          <w:tab w:val="left" w:pos="397"/>
        </w:tabs>
        <w:spacing w:before="31"/>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连接数据库：Connecting      </w:t>
      </w:r>
      <w:r>
        <w:rPr>
          <w:spacing w:val="16"/>
          <w:w w:val="95"/>
          <w:position w:val="1"/>
          <w:lang w:eastAsia="zh-CN"/>
        </w:rPr>
        <w:t xml:space="preserve"> </w:t>
      </w:r>
      <w:r>
        <w:rPr>
          <w:w w:val="95"/>
          <w:position w:val="1"/>
          <w:lang w:eastAsia="zh-CN"/>
        </w:rPr>
        <w:t>如下是一个连接数据库，并列出所有集合信息的一个例子：</w:t>
      </w:r>
    </w:p>
    <w:p w:rsidR="0020037C" w:rsidRDefault="00B0609F">
      <w:pPr>
        <w:pStyle w:val="BodyText"/>
        <w:spacing w:before="84" w:line="172" w:lineRule="auto"/>
        <w:ind w:left="397" w:right="5742"/>
        <w:rPr>
          <w:rFonts w:ascii="仿宋" w:eastAsia="仿宋" w:hAnsi="仿宋" w:cs="仿宋"/>
          <w:lang w:eastAsia="zh-CN"/>
        </w:rPr>
      </w:pPr>
      <w:r w:rsidRPr="00B0609F">
        <w:pict>
          <v:group id="_x0000_s2818" style="position:absolute;left:0;text-align:left;margin-left:95.85pt;margin-top:4.9pt;width:459.45pt;height:201.4pt;z-index:-251696640;mso-position-horizontal-relative:page" coordorigin="1917,98" coordsize="9189,4028">
            <v:shape id="_x0000_s2819" style="position:absolute;left:1917;top:98;width:9189;height:4028" coordorigin="1917,98" coordsize="9189,4028" path="m1917,98r9189,l11106,4126r-9189,l1917,98xe" fillcolor="#efefef" stroked="f">
              <v:path arrowok="t"/>
            </v:shape>
            <w10:wrap anchorx="page"/>
          </v:group>
        </w:pict>
      </w:r>
      <w:r w:rsidR="004474D3">
        <w:rPr>
          <w:rFonts w:ascii="仿宋" w:eastAsia="仿宋" w:hAnsi="仿宋" w:cs="仿宋"/>
          <w:lang w:eastAsia="zh-CN"/>
        </w:rPr>
        <w:t>import com.sequoiadb.base.DBCursor; import com.sequoiadb.base.Sequoiadb;</w:t>
      </w:r>
    </w:p>
    <w:p w:rsidR="0020037C" w:rsidRDefault="004474D3">
      <w:pPr>
        <w:pStyle w:val="BodyText"/>
        <w:spacing w:line="220" w:lineRule="exact"/>
        <w:ind w:left="397"/>
        <w:rPr>
          <w:rFonts w:ascii="仿宋" w:eastAsia="仿宋" w:hAnsi="仿宋" w:cs="仿宋"/>
        </w:rPr>
      </w:pPr>
      <w:r>
        <w:rPr>
          <w:rFonts w:ascii="仿宋" w:eastAsia="仿宋" w:hAnsi="仿宋" w:cs="仿宋"/>
        </w:rPr>
        <w:t>import com.sequoiadb.exception.BaseException;</w:t>
      </w:r>
    </w:p>
    <w:p w:rsidR="0020037C" w:rsidRDefault="0020037C">
      <w:pPr>
        <w:spacing w:before="9" w:line="120" w:lineRule="exact"/>
        <w:rPr>
          <w:sz w:val="12"/>
          <w:szCs w:val="12"/>
        </w:rPr>
      </w:pPr>
    </w:p>
    <w:p w:rsidR="0020037C" w:rsidRDefault="004474D3">
      <w:pPr>
        <w:pStyle w:val="BodyText"/>
        <w:ind w:left="397"/>
        <w:rPr>
          <w:rFonts w:ascii="仿宋" w:eastAsia="仿宋" w:hAnsi="仿宋" w:cs="仿宋"/>
        </w:rPr>
      </w:pPr>
      <w:r>
        <w:rPr>
          <w:rFonts w:ascii="仿宋" w:eastAsia="仿宋" w:hAnsi="仿宋" w:cs="仿宋"/>
        </w:rPr>
        <w:t>public class Sample {</w:t>
      </w:r>
    </w:p>
    <w:p w:rsidR="0020037C" w:rsidRDefault="004474D3">
      <w:pPr>
        <w:pStyle w:val="BodyText"/>
        <w:spacing w:line="212" w:lineRule="exact"/>
        <w:ind w:left="137" w:right="4982"/>
        <w:jc w:val="center"/>
        <w:rPr>
          <w:rFonts w:ascii="仿宋" w:eastAsia="仿宋" w:hAnsi="仿宋" w:cs="仿宋"/>
        </w:rPr>
      </w:pPr>
      <w:r>
        <w:rPr>
          <w:rFonts w:ascii="仿宋" w:eastAsia="仿宋" w:hAnsi="仿宋" w:cs="仿宋"/>
        </w:rPr>
        <w:t>public static void main(String[] args) {</w:t>
      </w:r>
    </w:p>
    <w:p w:rsidR="0020037C" w:rsidRDefault="0020037C">
      <w:pPr>
        <w:spacing w:before="4" w:line="120" w:lineRule="exact"/>
        <w:rPr>
          <w:sz w:val="12"/>
          <w:szCs w:val="12"/>
        </w:rPr>
      </w:pPr>
    </w:p>
    <w:p w:rsidR="0020037C" w:rsidRDefault="004474D3">
      <w:pPr>
        <w:pStyle w:val="BodyText"/>
        <w:spacing w:before="80" w:line="172" w:lineRule="auto"/>
        <w:ind w:left="697" w:right="4963" w:firstLine="100"/>
        <w:rPr>
          <w:rFonts w:ascii="仿宋" w:eastAsia="仿宋" w:hAnsi="仿宋" w:cs="仿宋"/>
        </w:rPr>
      </w:pPr>
      <w:r>
        <w:rPr>
          <w:rFonts w:ascii="仿宋" w:eastAsia="仿宋" w:hAnsi="仿宋" w:cs="仿宋"/>
        </w:rPr>
        <w:t>String connString = "192.168.1.2:</w:t>
      </w:r>
      <w:r w:rsidR="003A556E" w:rsidRPr="003A556E">
        <w:t xml:space="preserve"> </w:t>
      </w:r>
      <w:r w:rsidR="003A556E" w:rsidRPr="003A556E">
        <w:rPr>
          <w:rFonts w:ascii="仿宋" w:eastAsia="仿宋" w:hAnsi="仿宋" w:cs="仿宋"/>
        </w:rPr>
        <w:t>11810</w:t>
      </w:r>
      <w:r>
        <w:rPr>
          <w:rFonts w:ascii="仿宋" w:eastAsia="仿宋" w:hAnsi="仿宋" w:cs="仿宋"/>
        </w:rPr>
        <w:t>"; try {</w:t>
      </w:r>
    </w:p>
    <w:p w:rsidR="0020037C" w:rsidRDefault="004474D3">
      <w:pPr>
        <w:pStyle w:val="BodyText"/>
        <w:spacing w:line="220" w:lineRule="exact"/>
        <w:ind w:left="797"/>
        <w:rPr>
          <w:rFonts w:ascii="仿宋" w:eastAsia="仿宋" w:hAnsi="仿宋" w:cs="仿宋"/>
        </w:rPr>
      </w:pPr>
      <w:r>
        <w:rPr>
          <w:rFonts w:ascii="仿宋" w:eastAsia="仿宋" w:hAnsi="仿宋" w:cs="仿宋"/>
        </w:rPr>
        <w:t>// 建立SequoiaDB数据库连接</w:t>
      </w:r>
    </w:p>
    <w:p w:rsidR="0020037C" w:rsidRDefault="004474D3">
      <w:pPr>
        <w:pStyle w:val="BodyText"/>
        <w:spacing w:line="212" w:lineRule="exact"/>
        <w:ind w:left="797"/>
        <w:rPr>
          <w:rFonts w:ascii="仿宋" w:eastAsia="仿宋" w:hAnsi="仿宋" w:cs="仿宋"/>
        </w:rPr>
      </w:pPr>
      <w:r>
        <w:rPr>
          <w:rFonts w:ascii="仿宋" w:eastAsia="仿宋" w:hAnsi="仿宋" w:cs="仿宋"/>
        </w:rPr>
        <w:t>Sequoiadb sdb = new Sequoiadb(connString, "", "");</w:t>
      </w:r>
    </w:p>
    <w:p w:rsidR="0020037C" w:rsidRDefault="004474D3">
      <w:pPr>
        <w:pStyle w:val="BodyText"/>
        <w:spacing w:line="212" w:lineRule="exact"/>
        <w:ind w:left="797"/>
        <w:rPr>
          <w:rFonts w:ascii="仿宋" w:eastAsia="仿宋" w:hAnsi="仿宋" w:cs="仿宋"/>
        </w:rPr>
      </w:pPr>
      <w:r>
        <w:rPr>
          <w:rFonts w:ascii="仿宋" w:eastAsia="仿宋" w:hAnsi="仿宋" w:cs="仿宋"/>
        </w:rPr>
        <w:t>// 获取所有Collection信息，并打印出来</w:t>
      </w:r>
    </w:p>
    <w:p w:rsidR="0020037C" w:rsidRDefault="004474D3">
      <w:pPr>
        <w:pStyle w:val="BodyText"/>
        <w:spacing w:line="212" w:lineRule="exact"/>
        <w:ind w:left="797"/>
        <w:rPr>
          <w:rFonts w:ascii="仿宋" w:eastAsia="仿宋" w:hAnsi="仿宋" w:cs="仿宋"/>
        </w:rPr>
      </w:pPr>
      <w:r>
        <w:rPr>
          <w:rFonts w:ascii="仿宋" w:eastAsia="仿宋" w:hAnsi="仿宋" w:cs="仿宋"/>
        </w:rPr>
        <w:t>DBCursor cursor = sdb.listCollections();</w:t>
      </w:r>
    </w:p>
    <w:p w:rsidR="0020037C" w:rsidRDefault="004474D3">
      <w:pPr>
        <w:pStyle w:val="BodyText"/>
        <w:spacing w:line="212" w:lineRule="exact"/>
        <w:ind w:left="797"/>
        <w:rPr>
          <w:rFonts w:ascii="仿宋" w:eastAsia="仿宋" w:hAnsi="仿宋" w:cs="仿宋"/>
        </w:rPr>
      </w:pPr>
      <w:r>
        <w:rPr>
          <w:rFonts w:ascii="仿宋" w:eastAsia="仿宋" w:hAnsi="仿宋" w:cs="仿宋"/>
        </w:rPr>
        <w:t>while(cursor.hasNext()) {</w:t>
      </w:r>
    </w:p>
    <w:p w:rsidR="0020037C" w:rsidRDefault="004474D3">
      <w:pPr>
        <w:pStyle w:val="BodyText"/>
        <w:spacing w:line="212" w:lineRule="exact"/>
        <w:ind w:left="997"/>
        <w:rPr>
          <w:rFonts w:ascii="仿宋" w:eastAsia="仿宋" w:hAnsi="仿宋" w:cs="仿宋"/>
        </w:rPr>
      </w:pPr>
      <w:r>
        <w:rPr>
          <w:rFonts w:ascii="仿宋" w:eastAsia="仿宋" w:hAnsi="仿宋" w:cs="仿宋"/>
        </w:rPr>
        <w:t>System.out.println(cursor.getCurrent());</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77" w:right="6022"/>
        <w:jc w:val="center"/>
        <w:rPr>
          <w:rFonts w:ascii="仿宋" w:eastAsia="仿宋" w:hAnsi="仿宋" w:cs="仿宋"/>
        </w:rPr>
      </w:pPr>
      <w:r>
        <w:rPr>
          <w:rFonts w:ascii="仿宋" w:eastAsia="仿宋" w:hAnsi="仿宋" w:cs="仿宋"/>
        </w:rPr>
        <w:t>} catch (BaseException e) {</w:t>
      </w:r>
    </w:p>
    <w:p w:rsidR="0020037C" w:rsidRDefault="004474D3">
      <w:pPr>
        <w:pStyle w:val="BodyText"/>
        <w:spacing w:line="212" w:lineRule="exact"/>
        <w:ind w:left="797"/>
        <w:rPr>
          <w:rFonts w:ascii="仿宋" w:eastAsia="仿宋" w:hAnsi="仿宋" w:cs="仿宋"/>
        </w:rPr>
      </w:pPr>
      <w:r>
        <w:rPr>
          <w:rFonts w:ascii="仿宋" w:eastAsia="仿宋" w:hAnsi="仿宋" w:cs="仿宋"/>
        </w:rPr>
        <w:t>System.out.println("Sequoiadb driver error, error description:" + e.getErrorType());</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20037C" w:rsidRDefault="0020037C">
      <w:pPr>
        <w:spacing w:line="212" w:lineRule="exact"/>
        <w:rPr>
          <w:rFonts w:ascii="仿宋" w:eastAsia="仿宋" w:hAnsi="仿宋" w:cs="仿宋"/>
          <w:lang w:eastAsia="zh-CN"/>
        </w:rPr>
        <w:sectPr w:rsidR="0020037C">
          <w:pgSz w:w="12240" w:h="15840"/>
          <w:pgMar w:top="900" w:right="680" w:bottom="280" w:left="1520" w:header="713" w:footer="0" w:gutter="0"/>
          <w:cols w:space="720"/>
        </w:sectPr>
      </w:pPr>
    </w:p>
    <w:p w:rsidR="0020037C" w:rsidRDefault="0020037C">
      <w:pPr>
        <w:spacing w:before="7" w:line="120" w:lineRule="exact"/>
        <w:rPr>
          <w:sz w:val="12"/>
          <w:szCs w:val="12"/>
          <w:lang w:eastAsia="zh-CN"/>
        </w:rPr>
      </w:pPr>
    </w:p>
    <w:p w:rsidR="0020037C" w:rsidRDefault="00B0609F">
      <w:pPr>
        <w:pStyle w:val="BodyText"/>
        <w:spacing w:before="5"/>
        <w:ind w:left="1417"/>
        <w:rPr>
          <w:rFonts w:ascii="仿宋" w:eastAsia="仿宋" w:hAnsi="仿宋" w:cs="仿宋"/>
          <w:lang w:eastAsia="zh-CN"/>
        </w:rPr>
      </w:pPr>
      <w:r w:rsidRPr="00B0609F">
        <w:pict>
          <v:group id="_x0000_s2816" style="position:absolute;left:0;text-align:left;margin-left:95.85pt;margin-top:4.7pt;width:459.45pt;height:21.2pt;z-index:-251695616;mso-position-horizontal-relative:page" coordorigin="1917,94" coordsize="9189,424">
            <v:shape id="_x0000_s2817" style="position:absolute;left:1917;top:94;width:9189;height:424" coordorigin="1917,94" coordsize="9189,424" path="m1917,94r9189,l11106,518r-9189,l1917,94xe" fillcolor="#efefef" stroked="f">
              <v:path arrowok="t"/>
            </v:shape>
            <w10:wrap anchorx="page"/>
          </v:group>
        </w:pict>
      </w:r>
      <w:r w:rsidR="004474D3">
        <w:rPr>
          <w:rFonts w:ascii="仿宋" w:eastAsia="仿宋" w:hAnsi="仿宋" w:cs="仿宋"/>
          <w:lang w:eastAsia="zh-CN"/>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20037C" w:rsidRDefault="0020037C">
      <w:pPr>
        <w:spacing w:before="1" w:line="150" w:lineRule="exact"/>
        <w:rPr>
          <w:sz w:val="15"/>
          <w:szCs w:val="15"/>
          <w:lang w:eastAsia="zh-CN"/>
        </w:rPr>
      </w:pPr>
    </w:p>
    <w:p w:rsidR="0020037C" w:rsidRDefault="00DD1987">
      <w:pPr>
        <w:pStyle w:val="BodyText"/>
        <w:spacing w:line="153" w:lineRule="auto"/>
        <w:ind w:left="1857" w:right="157" w:hanging="640"/>
        <w:rPr>
          <w:lang w:eastAsia="zh-CN"/>
        </w:rPr>
      </w:pPr>
      <w:r>
        <w:pict>
          <v:shape id="_x0000_i1086"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1)本例程连接到本地数据库的5000端口是协调节点的服务端口，使用的是空的用户名很密码。用</w:t>
      </w:r>
      <w:r w:rsidR="004474D3">
        <w:rPr>
          <w:lang w:eastAsia="zh-CN"/>
        </w:rPr>
        <w:t xml:space="preserve"> 户需要根据自己的实际情况配置参数。</w:t>
      </w:r>
    </w:p>
    <w:p w:rsidR="0020037C" w:rsidRDefault="0020037C">
      <w:pPr>
        <w:spacing w:before="3" w:line="120" w:lineRule="exact"/>
        <w:rPr>
          <w:sz w:val="12"/>
          <w:szCs w:val="12"/>
          <w:lang w:eastAsia="zh-CN"/>
        </w:rPr>
      </w:pPr>
    </w:p>
    <w:p w:rsidR="0020037C" w:rsidRDefault="004474D3">
      <w:pPr>
        <w:pStyle w:val="BodyText"/>
        <w:spacing w:line="167" w:lineRule="auto"/>
        <w:ind w:left="1857" w:right="100"/>
        <w:rPr>
          <w:lang w:eastAsia="zh-CN"/>
        </w:rPr>
      </w:pPr>
      <w:r>
        <w:rPr>
          <w:w w:val="95"/>
          <w:lang w:eastAsia="zh-CN"/>
        </w:rPr>
        <w:t>2)Sequoiadb类为非线程安全类，每个线程必须单独建立自己的SequoiaDB对象，不能传递给多个</w:t>
      </w:r>
      <w:r>
        <w:rPr>
          <w:lang w:eastAsia="zh-CN"/>
        </w:rPr>
        <w:t xml:space="preserve"> 线程同时操作。</w:t>
      </w:r>
    </w:p>
    <w:p w:rsidR="0020037C" w:rsidRDefault="004474D3">
      <w:pPr>
        <w:pStyle w:val="BodyText"/>
        <w:tabs>
          <w:tab w:val="left" w:pos="1217"/>
        </w:tabs>
        <w:spacing w:line="283"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插入数据</w:t>
      </w:r>
    </w:p>
    <w:p w:rsidR="0020037C" w:rsidRDefault="00B0609F">
      <w:pPr>
        <w:pStyle w:val="BodyText"/>
        <w:spacing w:before="84" w:line="172" w:lineRule="auto"/>
        <w:ind w:left="1417" w:right="4963" w:hanging="200"/>
        <w:rPr>
          <w:rFonts w:ascii="仿宋" w:eastAsia="仿宋" w:hAnsi="仿宋" w:cs="仿宋"/>
        </w:rPr>
      </w:pPr>
      <w:r w:rsidRPr="00B0609F">
        <w:pict>
          <v:group id="_x0000_s2813" style="position:absolute;left:0;text-align:left;margin-left:95.85pt;margin-top:4.9pt;width:459.45pt;height:190.8pt;z-index:-251694592;mso-position-horizontal-relative:page" coordorigin="1917,98" coordsize="9189,3816">
            <v:shape id="_x0000_s2814" style="position:absolute;left:1917;top:98;width:9189;height:3816" coordorigin="1917,98" coordsize="9189,3816" path="m1917,98r9189,l11106,3914r-9189,l1917,98xe" fillcolor="#efefef" stroked="f">
              <v:path arrowok="t"/>
            </v:shape>
            <w10:wrap anchorx="page"/>
          </v:group>
        </w:pict>
      </w:r>
      <w:r w:rsidR="004474D3">
        <w:rPr>
          <w:rFonts w:ascii="仿宋" w:eastAsia="仿宋" w:hAnsi="仿宋" w:cs="仿宋"/>
        </w:rPr>
        <w:t>String connString = "192.168.1.2:</w:t>
      </w:r>
      <w:r w:rsidR="003A556E" w:rsidRPr="003A556E">
        <w:t xml:space="preserve"> </w:t>
      </w:r>
      <w:r w:rsidR="003A556E" w:rsidRPr="003A556E">
        <w:rPr>
          <w:rFonts w:ascii="仿宋" w:eastAsia="仿宋" w:hAnsi="仿宋" w:cs="仿宋"/>
        </w:rPr>
        <w:t>11810</w:t>
      </w:r>
      <w:r w:rsidR="004474D3">
        <w:rPr>
          <w:rFonts w:ascii="仿宋" w:eastAsia="仿宋" w:hAnsi="仿宋" w:cs="仿宋"/>
        </w:rPr>
        <w:t>"; try {</w:t>
      </w:r>
    </w:p>
    <w:p w:rsidR="0020037C" w:rsidRDefault="004474D3">
      <w:pPr>
        <w:pStyle w:val="BodyText"/>
        <w:spacing w:before="12" w:line="420" w:lineRule="atLeast"/>
        <w:ind w:left="1317" w:right="2863" w:firstLine="300"/>
        <w:rPr>
          <w:rFonts w:ascii="仿宋" w:eastAsia="仿宋" w:hAnsi="仿宋" w:cs="仿宋"/>
        </w:rPr>
      </w:pPr>
      <w:r>
        <w:rPr>
          <w:rFonts w:ascii="仿宋" w:eastAsia="仿宋" w:hAnsi="仿宋" w:cs="仿宋"/>
        </w:rPr>
        <w:t>Sequoiadb sdb = new Sequoiadb(connString, "", ""); CollectionSpace db = sdb.createCollectionSpace("space");</w:t>
      </w:r>
    </w:p>
    <w:p w:rsidR="0020037C" w:rsidRDefault="004474D3">
      <w:pPr>
        <w:pStyle w:val="BodyText"/>
        <w:spacing w:line="212" w:lineRule="exact"/>
        <w:ind w:left="1317"/>
        <w:rPr>
          <w:rFonts w:ascii="仿宋" w:eastAsia="仿宋" w:hAnsi="仿宋" w:cs="仿宋"/>
        </w:rPr>
      </w:pPr>
      <w:r>
        <w:rPr>
          <w:rFonts w:ascii="仿宋" w:eastAsia="仿宋" w:hAnsi="仿宋" w:cs="仿宋"/>
        </w:rPr>
        <w:t>DBCollection cl = db.createCollection("collection");</w:t>
      </w:r>
    </w:p>
    <w:p w:rsidR="0020037C" w:rsidRDefault="0020037C">
      <w:pPr>
        <w:spacing w:before="9" w:line="120" w:lineRule="exact"/>
        <w:rPr>
          <w:sz w:val="12"/>
          <w:szCs w:val="12"/>
        </w:rPr>
      </w:pPr>
    </w:p>
    <w:p w:rsidR="0020037C" w:rsidRDefault="004474D3">
      <w:pPr>
        <w:pStyle w:val="BodyText"/>
        <w:ind w:left="1317"/>
        <w:rPr>
          <w:rFonts w:ascii="仿宋" w:eastAsia="仿宋" w:hAnsi="仿宋" w:cs="仿宋"/>
        </w:rPr>
      </w:pPr>
      <w:r>
        <w:rPr>
          <w:rFonts w:ascii="仿宋" w:eastAsia="仿宋" w:hAnsi="仿宋" w:cs="仿宋"/>
        </w:rPr>
        <w:t>// 创建一个插入的bson对象</w:t>
      </w:r>
    </w:p>
    <w:p w:rsidR="0020037C" w:rsidRDefault="004474D3">
      <w:pPr>
        <w:pStyle w:val="BodyText"/>
        <w:spacing w:line="212" w:lineRule="exact"/>
        <w:ind w:left="1317"/>
        <w:rPr>
          <w:rFonts w:ascii="仿宋" w:eastAsia="仿宋" w:hAnsi="仿宋" w:cs="仿宋"/>
        </w:rPr>
      </w:pPr>
      <w:r>
        <w:rPr>
          <w:rFonts w:ascii="仿宋" w:eastAsia="仿宋" w:hAnsi="仿宋" w:cs="仿宋"/>
        </w:rPr>
        <w:t>BSONObject obj = new BasicBSONObject();</w:t>
      </w:r>
    </w:p>
    <w:p w:rsidR="0020037C" w:rsidRDefault="004474D3">
      <w:pPr>
        <w:pStyle w:val="BodyText"/>
        <w:spacing w:line="212" w:lineRule="exact"/>
        <w:ind w:left="1317"/>
        <w:rPr>
          <w:rFonts w:ascii="仿宋" w:eastAsia="仿宋" w:hAnsi="仿宋" w:cs="仿宋"/>
        </w:rPr>
      </w:pPr>
      <w:r>
        <w:rPr>
          <w:rFonts w:ascii="仿宋" w:eastAsia="仿宋" w:hAnsi="仿宋" w:cs="仿宋"/>
        </w:rPr>
        <w:t>obj.put("name", "tom");</w:t>
      </w:r>
    </w:p>
    <w:p w:rsidR="0020037C" w:rsidRDefault="004474D3">
      <w:pPr>
        <w:pStyle w:val="BodyText"/>
        <w:spacing w:line="212" w:lineRule="exact"/>
        <w:ind w:left="1317"/>
        <w:rPr>
          <w:rFonts w:ascii="仿宋" w:eastAsia="仿宋" w:hAnsi="仿宋" w:cs="仿宋"/>
        </w:rPr>
      </w:pPr>
      <w:r>
        <w:rPr>
          <w:rFonts w:ascii="仿宋" w:eastAsia="仿宋" w:hAnsi="仿宋" w:cs="仿宋"/>
        </w:rPr>
        <w:t>obj.put("age", 24);</w:t>
      </w:r>
    </w:p>
    <w:p w:rsidR="0020037C" w:rsidRDefault="0020037C">
      <w:pPr>
        <w:spacing w:before="9" w:line="120" w:lineRule="exact"/>
        <w:rPr>
          <w:sz w:val="12"/>
          <w:szCs w:val="12"/>
        </w:rPr>
      </w:pPr>
    </w:p>
    <w:p w:rsidR="0020037C" w:rsidRDefault="004474D3">
      <w:pPr>
        <w:pStyle w:val="BodyText"/>
        <w:ind w:left="1317"/>
        <w:rPr>
          <w:rFonts w:ascii="仿宋" w:eastAsia="仿宋" w:hAnsi="仿宋" w:cs="仿宋"/>
        </w:rPr>
      </w:pPr>
      <w:r>
        <w:rPr>
          <w:rFonts w:ascii="仿宋" w:eastAsia="仿宋" w:hAnsi="仿宋" w:cs="仿宋"/>
        </w:rPr>
        <w:t>cl.insert(obj);</w:t>
      </w:r>
    </w:p>
    <w:p w:rsidR="0020037C" w:rsidRDefault="0020037C">
      <w:pPr>
        <w:spacing w:before="9" w:line="120" w:lineRule="exact"/>
        <w:rPr>
          <w:sz w:val="12"/>
          <w:szCs w:val="12"/>
        </w:rPr>
      </w:pPr>
    </w:p>
    <w:p w:rsidR="0020037C" w:rsidRDefault="004474D3">
      <w:pPr>
        <w:pStyle w:val="BodyText"/>
        <w:ind w:left="1417"/>
        <w:rPr>
          <w:rFonts w:ascii="仿宋" w:eastAsia="仿宋" w:hAnsi="仿宋" w:cs="仿宋"/>
        </w:rPr>
      </w:pPr>
      <w:r>
        <w:rPr>
          <w:rFonts w:ascii="仿宋" w:eastAsia="仿宋" w:hAnsi="仿宋" w:cs="仿宋"/>
        </w:rPr>
        <w:t>} catch (BaseException e) {</w:t>
      </w:r>
    </w:p>
    <w:p w:rsidR="0020037C" w:rsidRDefault="004474D3">
      <w:pPr>
        <w:pStyle w:val="BodyText"/>
        <w:spacing w:line="212" w:lineRule="exact"/>
        <w:ind w:left="1417"/>
        <w:rPr>
          <w:rFonts w:ascii="仿宋" w:eastAsia="仿宋" w:hAnsi="仿宋" w:cs="仿宋"/>
        </w:rPr>
      </w:pPr>
      <w:r>
        <w:rPr>
          <w:rFonts w:ascii="仿宋" w:eastAsia="仿宋" w:hAnsi="仿宋" w:cs="仿宋"/>
        </w:rPr>
        <w:t>System.out.println("Sequoiadb driver error, error description:" + e.getErrorType());</w:t>
      </w:r>
    </w:p>
    <w:p w:rsidR="0020037C" w:rsidRDefault="004474D3">
      <w:pPr>
        <w:pStyle w:val="BodyText"/>
        <w:spacing w:line="212" w:lineRule="exact"/>
        <w:ind w:left="1317"/>
        <w:rPr>
          <w:rFonts w:ascii="仿宋" w:eastAsia="仿宋" w:hAnsi="仿宋" w:cs="仿宋"/>
          <w:lang w:eastAsia="zh-CN"/>
        </w:rPr>
      </w:pPr>
      <w:r>
        <w:rPr>
          <w:rFonts w:ascii="仿宋" w:eastAsia="仿宋" w:hAnsi="仿宋" w:cs="仿宋"/>
          <w:lang w:eastAsia="zh-CN"/>
        </w:rPr>
        <w:t>}</w:t>
      </w:r>
    </w:p>
    <w:p w:rsidR="0020037C" w:rsidRDefault="0020037C">
      <w:pPr>
        <w:spacing w:before="4" w:line="130" w:lineRule="exact"/>
        <w:rPr>
          <w:sz w:val="13"/>
          <w:szCs w:val="13"/>
          <w:lang w:eastAsia="zh-CN"/>
        </w:rPr>
      </w:pPr>
    </w:p>
    <w:p w:rsidR="0020037C" w:rsidRDefault="00B0609F">
      <w:pPr>
        <w:pStyle w:val="BodyText"/>
        <w:spacing w:line="167" w:lineRule="auto"/>
        <w:ind w:left="1857" w:right="204"/>
        <w:rPr>
          <w:lang w:eastAsia="zh-CN"/>
        </w:rPr>
      </w:pPr>
      <w:r>
        <w:pict>
          <v:shape id="_x0000_s2812" type="#_x0000_t75" style="position:absolute;left:0;text-align:left;margin-left:95.85pt;margin-top:2.6pt;width:24pt;height:24pt;z-index:-251693568;mso-position-horizontal-relative:page">
            <v:imagedata r:id="rId21" o:title=""/>
            <w10:wrap anchorx="page"/>
          </v:shape>
        </w:pict>
      </w:r>
      <w:r w:rsidR="004474D3">
        <w:rPr>
          <w:lang w:eastAsia="zh-CN"/>
        </w:rPr>
        <w:t>注:</w:t>
      </w:r>
      <w:r w:rsidR="004474D3">
        <w:rPr>
          <w:spacing w:val="33"/>
          <w:lang w:eastAsia="zh-CN"/>
        </w:rPr>
        <w:t xml:space="preserve"> </w:t>
      </w:r>
      <w:r w:rsidR="004474D3">
        <w:rPr>
          <w:lang w:eastAsia="zh-CN"/>
        </w:rPr>
        <w:t>本例程连接到本地数据库的</w:t>
      </w:r>
      <w:r w:rsidR="00CD4616">
        <w:rPr>
          <w:rFonts w:eastAsiaTheme="minorEastAsia" w:hint="eastAsia"/>
          <w:lang w:eastAsia="zh-CN"/>
        </w:rPr>
        <w:t>11810</w:t>
      </w:r>
      <w:r w:rsidR="004474D3">
        <w:rPr>
          <w:lang w:eastAsia="zh-CN"/>
        </w:rPr>
        <w:t>端口是协调节点的服务端口，使用的是空的用户名很密码。 用户需要根据自己的实际情况配置参数。</w:t>
      </w:r>
    </w:p>
    <w:p w:rsidR="0020037C" w:rsidRDefault="004474D3">
      <w:pPr>
        <w:pStyle w:val="BodyText"/>
        <w:tabs>
          <w:tab w:val="left" w:pos="1217"/>
        </w:tabs>
        <w:spacing w:before="25"/>
      </w:pPr>
      <w:r>
        <w:rPr>
          <w:rFonts w:ascii="Times New Roman" w:eastAsia="Times New Roman" w:hAnsi="Times New Roman" w:cs="Times New Roman"/>
        </w:rPr>
        <w:t>•</w:t>
      </w:r>
      <w:r>
        <w:rPr>
          <w:rFonts w:ascii="Times New Roman" w:eastAsia="Times New Roman" w:hAnsi="Times New Roman" w:cs="Times New Roman"/>
        </w:rPr>
        <w:tab/>
      </w:r>
      <w:r>
        <w:rPr>
          <w:position w:val="1"/>
        </w:rPr>
        <w:t>查询数据</w:t>
      </w:r>
    </w:p>
    <w:p w:rsidR="0020037C" w:rsidRDefault="00B0609F">
      <w:pPr>
        <w:pStyle w:val="BodyText"/>
        <w:spacing w:before="84" w:line="172" w:lineRule="auto"/>
        <w:ind w:left="1217" w:right="6563"/>
        <w:rPr>
          <w:rFonts w:ascii="仿宋" w:eastAsia="仿宋" w:hAnsi="仿宋" w:cs="仿宋"/>
        </w:rPr>
      </w:pPr>
      <w:r w:rsidRPr="00B0609F">
        <w:pict>
          <v:group id="_x0000_s2810" style="position:absolute;left:0;text-align:left;margin-left:95.85pt;margin-top:4.9pt;width:459.45pt;height:137.8pt;z-index:-251692544;mso-position-horizontal-relative:page" coordorigin="1917,98" coordsize="9189,2756">
            <v:shape id="_x0000_s2811" style="position:absolute;left:1917;top:98;width:9189;height:2756" coordorigin="1917,98" coordsize="9189,2756" path="m1917,98r9189,l11106,2854r-9189,l1917,98xe" fillcolor="#efefef" stroked="f">
              <v:path arrowok="t"/>
            </v:shape>
            <w10:wrap anchorx="page"/>
          </v:group>
        </w:pict>
      </w:r>
      <w:r w:rsidR="004474D3">
        <w:rPr>
          <w:rFonts w:ascii="仿宋" w:eastAsia="仿宋" w:hAnsi="仿宋" w:cs="仿宋"/>
        </w:rPr>
        <w:t>// 定义一个游标对象 DBCursor cursor;</w:t>
      </w:r>
    </w:p>
    <w:p w:rsidR="0020037C" w:rsidRDefault="0020037C">
      <w:pPr>
        <w:spacing w:before="12" w:line="200" w:lineRule="exact"/>
        <w:rPr>
          <w:sz w:val="20"/>
          <w:szCs w:val="20"/>
        </w:rPr>
      </w:pPr>
    </w:p>
    <w:p w:rsidR="0020037C" w:rsidRDefault="004474D3">
      <w:pPr>
        <w:pStyle w:val="BodyText"/>
        <w:spacing w:line="172" w:lineRule="auto"/>
        <w:ind w:left="1217" w:right="2863"/>
        <w:rPr>
          <w:rFonts w:ascii="仿宋" w:eastAsia="仿宋" w:hAnsi="仿宋" w:cs="仿宋"/>
        </w:rPr>
      </w:pPr>
      <w:r>
        <w:rPr>
          <w:rFonts w:ascii="仿宋" w:eastAsia="仿宋" w:hAnsi="仿宋" w:cs="仿宋"/>
        </w:rPr>
        <w:t>BSONObject queryCondition = new BasicBSONObject(); queryCondition = (BSONObject) JSON.parse("({age:{$ne:20}})");</w:t>
      </w:r>
    </w:p>
    <w:p w:rsidR="0020037C" w:rsidRDefault="004474D3">
      <w:pPr>
        <w:pStyle w:val="BodyText"/>
        <w:spacing w:line="220" w:lineRule="exact"/>
        <w:ind w:left="1217"/>
        <w:rPr>
          <w:rFonts w:ascii="仿宋" w:eastAsia="仿宋" w:hAnsi="仿宋" w:cs="仿宋"/>
        </w:rPr>
      </w:pPr>
      <w:r>
        <w:rPr>
          <w:rFonts w:ascii="仿宋" w:eastAsia="仿宋" w:hAnsi="仿宋" w:cs="仿宋"/>
        </w:rPr>
        <w:t>// 查询所有记录，并把查询结果放在游标对象中</w:t>
      </w:r>
    </w:p>
    <w:p w:rsidR="0020037C" w:rsidRDefault="004474D3">
      <w:pPr>
        <w:pStyle w:val="BodyText"/>
        <w:spacing w:line="212" w:lineRule="exact"/>
        <w:ind w:left="1217"/>
        <w:rPr>
          <w:rFonts w:ascii="仿宋" w:eastAsia="仿宋" w:hAnsi="仿宋" w:cs="仿宋"/>
        </w:rPr>
      </w:pPr>
      <w:r>
        <w:rPr>
          <w:rFonts w:ascii="仿宋" w:eastAsia="仿宋" w:hAnsi="仿宋" w:cs="仿宋"/>
        </w:rPr>
        <w:t>cursor = cl.query(queryCondition, null, null, null);</w:t>
      </w:r>
    </w:p>
    <w:p w:rsidR="0020037C" w:rsidRDefault="004474D3">
      <w:pPr>
        <w:pStyle w:val="BodyText"/>
        <w:spacing w:line="212" w:lineRule="exact"/>
        <w:ind w:left="1217"/>
        <w:rPr>
          <w:rFonts w:ascii="仿宋" w:eastAsia="仿宋" w:hAnsi="仿宋" w:cs="仿宋"/>
        </w:rPr>
      </w:pPr>
      <w:r>
        <w:rPr>
          <w:rFonts w:ascii="仿宋" w:eastAsia="仿宋" w:hAnsi="仿宋" w:cs="仿宋"/>
        </w:rPr>
        <w:t>// 从游标中显示所有记录</w:t>
      </w:r>
    </w:p>
    <w:p w:rsidR="0020037C" w:rsidRDefault="004474D3">
      <w:pPr>
        <w:pStyle w:val="BodyText"/>
        <w:spacing w:line="212" w:lineRule="exact"/>
        <w:ind w:left="1217"/>
        <w:rPr>
          <w:rFonts w:ascii="仿宋" w:eastAsia="仿宋" w:hAnsi="仿宋" w:cs="仿宋"/>
        </w:rPr>
      </w:pPr>
      <w:r>
        <w:rPr>
          <w:rFonts w:ascii="仿宋" w:eastAsia="仿宋" w:hAnsi="仿宋" w:cs="仿宋"/>
        </w:rPr>
        <w:t>while (cursor.hasNext()) {</w:t>
      </w:r>
    </w:p>
    <w:p w:rsidR="0020037C" w:rsidRDefault="004474D3">
      <w:pPr>
        <w:pStyle w:val="BodyText"/>
        <w:spacing w:line="212" w:lineRule="exact"/>
        <w:ind w:left="1417"/>
        <w:rPr>
          <w:rFonts w:ascii="仿宋" w:eastAsia="仿宋" w:hAnsi="仿宋" w:cs="仿宋"/>
        </w:rPr>
      </w:pPr>
      <w:r>
        <w:rPr>
          <w:rFonts w:ascii="仿宋" w:eastAsia="仿宋" w:hAnsi="仿宋" w:cs="仿宋"/>
        </w:rPr>
        <w:t>BSONObject record = cursor.getNext();</w:t>
      </w:r>
    </w:p>
    <w:p w:rsidR="0020037C" w:rsidRDefault="004474D3">
      <w:pPr>
        <w:pStyle w:val="BodyText"/>
        <w:spacing w:line="212" w:lineRule="exact"/>
        <w:ind w:left="1417"/>
        <w:rPr>
          <w:rFonts w:ascii="仿宋" w:eastAsia="仿宋" w:hAnsi="仿宋" w:cs="仿宋"/>
        </w:rPr>
      </w:pPr>
      <w:r>
        <w:rPr>
          <w:rFonts w:ascii="仿宋" w:eastAsia="仿宋" w:hAnsi="仿宋" w:cs="仿宋"/>
        </w:rPr>
        <w:t>String name = (String) record.get("name");</w:t>
      </w:r>
    </w:p>
    <w:p w:rsidR="0020037C" w:rsidRDefault="004474D3">
      <w:pPr>
        <w:pStyle w:val="BodyText"/>
        <w:spacing w:line="212" w:lineRule="exact"/>
        <w:ind w:left="1417"/>
        <w:rPr>
          <w:rFonts w:ascii="仿宋" w:eastAsia="仿宋" w:hAnsi="仿宋" w:cs="仿宋"/>
        </w:rPr>
      </w:pPr>
      <w:r>
        <w:rPr>
          <w:rFonts w:ascii="仿宋" w:eastAsia="仿宋" w:hAnsi="仿宋" w:cs="仿宋"/>
        </w:rPr>
        <w:t>System.out.println("name=" +  name);</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20037C">
      <w:pPr>
        <w:spacing w:before="1" w:line="150" w:lineRule="exact"/>
        <w:rPr>
          <w:sz w:val="15"/>
          <w:szCs w:val="15"/>
        </w:rPr>
      </w:pPr>
    </w:p>
    <w:p w:rsidR="0020037C" w:rsidRDefault="00DD1987">
      <w:pPr>
        <w:pStyle w:val="BodyText"/>
        <w:spacing w:line="153" w:lineRule="auto"/>
        <w:ind w:left="1857" w:right="157" w:hanging="640"/>
        <w:rPr>
          <w:lang w:eastAsia="zh-CN"/>
        </w:rPr>
      </w:pPr>
      <w:r>
        <w:pict>
          <v:shape id="_x0000_i1087"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1)此示例中设置了简单的查询条件，实际上还可以设置筛选条件、排序情况、及仅使用默认索引</w:t>
      </w:r>
      <w:r w:rsidR="004474D3">
        <w:rPr>
          <w:lang w:eastAsia="zh-CN"/>
        </w:rPr>
        <w:t xml:space="preserve"> 等选项。</w:t>
      </w:r>
    </w:p>
    <w:p w:rsidR="0020037C" w:rsidRDefault="0020037C">
      <w:pPr>
        <w:spacing w:before="3" w:line="120" w:lineRule="exact"/>
        <w:rPr>
          <w:sz w:val="12"/>
          <w:szCs w:val="12"/>
          <w:lang w:eastAsia="zh-CN"/>
        </w:rPr>
      </w:pPr>
    </w:p>
    <w:p w:rsidR="0020037C" w:rsidRDefault="004474D3">
      <w:pPr>
        <w:pStyle w:val="BodyText"/>
        <w:spacing w:line="167" w:lineRule="auto"/>
        <w:ind w:left="1857" w:right="157"/>
        <w:rPr>
          <w:lang w:eastAsia="zh-CN"/>
        </w:rPr>
      </w:pPr>
      <w:r>
        <w:rPr>
          <w:w w:val="95"/>
          <w:lang w:eastAsia="zh-CN"/>
        </w:rPr>
        <w:t>2)游标对象将数据表中的部分数据缓存在本地进程的内存中，如果本地数据读取完了，游标对象</w:t>
      </w:r>
      <w:r>
        <w:rPr>
          <w:lang w:eastAsia="zh-CN"/>
        </w:rPr>
        <w:t xml:space="preserve"> 会通过网络从服务器再次获取部分数据缓存在本地。</w:t>
      </w:r>
    </w:p>
    <w:p w:rsidR="0020037C" w:rsidRDefault="0020037C">
      <w:pPr>
        <w:spacing w:before="5" w:line="240" w:lineRule="exact"/>
        <w:rPr>
          <w:sz w:val="24"/>
          <w:szCs w:val="24"/>
          <w:lang w:eastAsia="zh-CN"/>
        </w:rPr>
      </w:pPr>
    </w:p>
    <w:p w:rsidR="0020037C" w:rsidRDefault="004474D3">
      <w:pPr>
        <w:pStyle w:val="BodyText"/>
        <w:spacing w:line="310" w:lineRule="exact"/>
      </w:pPr>
      <w:r>
        <w:t>集群操作</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创建</w:t>
      </w:r>
      <w:r w:rsidR="00423ADE">
        <w:rPr>
          <w:position w:val="1"/>
        </w:rPr>
        <w:t>分区</w:t>
      </w:r>
      <w:r>
        <w:rPr>
          <w:position w:val="1"/>
        </w:rPr>
        <w:t>组</w:t>
      </w:r>
    </w:p>
    <w:p w:rsidR="0020037C" w:rsidRDefault="00B0609F">
      <w:pPr>
        <w:pStyle w:val="BodyText"/>
        <w:spacing w:before="84" w:line="172" w:lineRule="auto"/>
        <w:ind w:left="1417" w:right="4963" w:hanging="200"/>
        <w:rPr>
          <w:rFonts w:ascii="仿宋" w:eastAsia="仿宋" w:hAnsi="仿宋" w:cs="仿宋"/>
        </w:rPr>
      </w:pPr>
      <w:r w:rsidRPr="00B0609F">
        <w:pict>
          <v:group id="_x0000_s2807" style="position:absolute;left:0;text-align:left;margin-left:95.85pt;margin-top:4.9pt;width:459.45pt;height:42.4pt;z-index:-251691520;mso-position-horizontal-relative:page" coordorigin="1917,98" coordsize="9189,848">
            <v:shape id="_x0000_s2808" style="position:absolute;left:1917;top:98;width:9189;height:848" coordorigin="1917,98" coordsize="9189,848" path="m1917,98r9189,l11106,946r-9189,l1917,98xe" fillcolor="#efefef" stroked="f">
              <v:path arrowok="t"/>
            </v:shape>
            <w10:wrap anchorx="page"/>
          </v:group>
        </w:pict>
      </w:r>
      <w:r w:rsidR="004474D3">
        <w:rPr>
          <w:rFonts w:ascii="仿宋" w:eastAsia="仿宋" w:hAnsi="仿宋" w:cs="仿宋"/>
        </w:rPr>
        <w:t>String connString = "192.168.1.2:</w:t>
      </w:r>
      <w:r w:rsidR="003A556E" w:rsidRPr="003A556E">
        <w:t xml:space="preserve"> </w:t>
      </w:r>
      <w:r w:rsidR="003A556E" w:rsidRPr="003A556E">
        <w:rPr>
          <w:rFonts w:ascii="仿宋" w:eastAsia="仿宋" w:hAnsi="仿宋" w:cs="仿宋"/>
        </w:rPr>
        <w:t>11810</w:t>
      </w:r>
      <w:r w:rsidR="004474D3">
        <w:rPr>
          <w:rFonts w:ascii="仿宋" w:eastAsia="仿宋" w:hAnsi="仿宋" w:cs="仿宋"/>
        </w:rPr>
        <w:t>"; try {</w:t>
      </w:r>
    </w:p>
    <w:p w:rsidR="0020037C" w:rsidRDefault="0020037C">
      <w:pPr>
        <w:spacing w:before="7" w:line="130" w:lineRule="exact"/>
        <w:rPr>
          <w:sz w:val="13"/>
          <w:szCs w:val="13"/>
        </w:rPr>
      </w:pPr>
    </w:p>
    <w:p w:rsidR="0020037C" w:rsidRDefault="004474D3">
      <w:pPr>
        <w:pStyle w:val="BodyText"/>
        <w:ind w:left="1617"/>
        <w:rPr>
          <w:rFonts w:ascii="仿宋" w:eastAsia="仿宋" w:hAnsi="仿宋" w:cs="仿宋"/>
        </w:rPr>
      </w:pPr>
      <w:r>
        <w:rPr>
          <w:rFonts w:ascii="仿宋" w:eastAsia="仿宋" w:hAnsi="仿宋" w:cs="仿宋"/>
        </w:rPr>
        <w:t>Sequoiadb sdb = new Sequoiadb(connString, "", "");</w:t>
      </w:r>
    </w:p>
    <w:p w:rsidR="0020037C" w:rsidRDefault="0020037C">
      <w:pPr>
        <w:rPr>
          <w:rFonts w:ascii="仿宋" w:eastAsia="仿宋" w:hAnsi="仿宋" w:cs="仿宋"/>
        </w:rPr>
        <w:sectPr w:rsidR="0020037C">
          <w:pgSz w:w="12240" w:h="15840"/>
          <w:pgMar w:top="900" w:right="108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80" w:line="172" w:lineRule="auto"/>
        <w:ind w:left="797" w:right="492"/>
        <w:rPr>
          <w:rFonts w:ascii="仿宋" w:eastAsia="仿宋" w:hAnsi="仿宋" w:cs="仿宋"/>
        </w:rPr>
      </w:pPr>
      <w:r w:rsidRPr="00B0609F">
        <w:pict>
          <v:group id="_x0000_s3972" style="position:absolute;left:0;text-align:left;margin-left:95.85pt;margin-top:4.7pt;width:459.45pt;height:74.2pt;z-index:-251295232;mso-position-horizontal-relative:page" coordorigin="1917,94" coordsize="9189,1484">
            <v:shape id="_x0000_s3973" style="position:absolute;left:1917;top:94;width:9189;height:1484" coordorigin="1917,94" coordsize="9189,1484" path="m1917,94r9189,l11106,1578r-9189,l1917,94xe" fillcolor="#efefef" stroked="f">
              <v:path arrowok="t"/>
            </v:shape>
            <w10:wrap anchorx="page"/>
          </v:group>
        </w:pict>
      </w:r>
      <w:r w:rsidR="00552DAE">
        <w:rPr>
          <w:rFonts w:ascii="仿宋" w:eastAsia="仿宋" w:hAnsi="仿宋" w:cs="仿宋" w:hint="eastAsia"/>
          <w:lang w:eastAsia="zh-CN"/>
        </w:rPr>
        <w:t>ReplicaGroup</w:t>
      </w:r>
      <w:r w:rsidR="00FC3021">
        <w:rPr>
          <w:rFonts w:ascii="仿宋" w:eastAsia="仿宋" w:hAnsi="仿宋" w:cs="仿宋"/>
        </w:rPr>
        <w:t xml:space="preserve"> </w:t>
      </w:r>
      <w:r w:rsidR="00552DAE">
        <w:rPr>
          <w:rFonts w:ascii="仿宋" w:eastAsia="仿宋" w:hAnsi="仿宋" w:cs="仿宋" w:hint="eastAsia"/>
          <w:lang w:eastAsia="zh-CN"/>
        </w:rPr>
        <w:t>rg</w:t>
      </w:r>
      <w:r w:rsidR="00FC3021">
        <w:rPr>
          <w:rFonts w:ascii="仿宋" w:eastAsia="仿宋" w:hAnsi="仿宋" w:cs="仿宋"/>
        </w:rPr>
        <w:t xml:space="preserve"> </w:t>
      </w:r>
      <w:r w:rsidR="004474D3">
        <w:rPr>
          <w:rFonts w:ascii="仿宋" w:eastAsia="仿宋" w:hAnsi="仿宋" w:cs="仿宋"/>
        </w:rPr>
        <w:t>= sdb.</w:t>
      </w:r>
      <w:r w:rsidR="00FC3021">
        <w:rPr>
          <w:rFonts w:ascii="仿宋" w:eastAsia="仿宋" w:hAnsi="仿宋" w:cs="仿宋"/>
        </w:rPr>
        <w:t>create</w:t>
      </w:r>
      <w:ins w:id="336" w:author="tanzhaobo" w:date="2014-03-06T09:18:00Z">
        <w:r w:rsidR="0057413E">
          <w:rPr>
            <w:rFonts w:ascii="仿宋" w:eastAsia="仿宋" w:hAnsi="仿宋" w:cs="仿宋" w:hint="eastAsia"/>
            <w:lang w:eastAsia="zh-CN"/>
          </w:rPr>
          <w:t>RG</w:t>
        </w:r>
      </w:ins>
      <w:del w:id="337" w:author="tanzhaobo" w:date="2014-03-06T09:18:00Z">
        <w:r w:rsidR="00FC3021" w:rsidDel="0057413E">
          <w:rPr>
            <w:rFonts w:ascii="仿宋" w:eastAsia="仿宋" w:hAnsi="仿宋" w:cs="仿宋" w:hint="eastAsia"/>
            <w:lang w:eastAsia="zh-CN"/>
          </w:rPr>
          <w:delText>Shard</w:delText>
        </w:r>
      </w:del>
      <w:r w:rsidR="004474D3">
        <w:rPr>
          <w:rFonts w:ascii="仿宋" w:eastAsia="仿宋" w:hAnsi="仿宋" w:cs="仿宋"/>
        </w:rPr>
        <w:t>("</w:t>
      </w:r>
      <w:r w:rsidR="00552DAE">
        <w:rPr>
          <w:rFonts w:ascii="仿宋" w:eastAsia="仿宋" w:hAnsi="仿宋" w:cs="仿宋" w:hint="eastAsia"/>
          <w:lang w:eastAsia="zh-CN"/>
        </w:rPr>
        <w:t>group1</w:t>
      </w:r>
      <w:r w:rsidR="004474D3">
        <w:rPr>
          <w:rFonts w:ascii="仿宋" w:eastAsia="仿宋" w:hAnsi="仿宋" w:cs="仿宋"/>
        </w:rPr>
        <w:t xml:space="preserve">"); </w:t>
      </w:r>
      <w:r w:rsidR="00552DAE">
        <w:rPr>
          <w:rFonts w:ascii="仿宋" w:eastAsia="仿宋" w:hAnsi="仿宋" w:cs="仿宋" w:hint="eastAsia"/>
          <w:lang w:eastAsia="zh-CN"/>
        </w:rPr>
        <w:t>rg</w:t>
      </w:r>
      <w:r w:rsidR="004474D3">
        <w:rPr>
          <w:rFonts w:ascii="仿宋" w:eastAsia="仿宋" w:hAnsi="仿宋" w:cs="仿宋"/>
        </w:rPr>
        <w:t xml:space="preserve">.createNode("dbserver-1", </w:t>
      </w:r>
      <w:r w:rsidR="003A556E" w:rsidRPr="003A556E">
        <w:rPr>
          <w:rFonts w:ascii="仿宋" w:eastAsia="仿宋" w:hAnsi="仿宋" w:cs="仿宋"/>
        </w:rPr>
        <w:t>11820</w:t>
      </w:r>
      <w:r w:rsidR="004474D3">
        <w:rPr>
          <w:rFonts w:ascii="仿宋" w:eastAsia="仿宋" w:hAnsi="仿宋" w:cs="仿宋"/>
        </w:rPr>
        <w:t>, "/opt/sequoiadb/database/data/</w:t>
      </w:r>
      <w:r w:rsidR="00CD4616">
        <w:rPr>
          <w:rFonts w:ascii="仿宋" w:eastAsia="仿宋" w:hAnsi="仿宋" w:cs="仿宋" w:hint="eastAsia"/>
          <w:lang w:eastAsia="zh-CN"/>
        </w:rPr>
        <w:t>11820</w:t>
      </w:r>
      <w:r w:rsidR="004474D3">
        <w:rPr>
          <w:rFonts w:ascii="仿宋" w:eastAsia="仿宋" w:hAnsi="仿宋" w:cs="仿宋"/>
        </w:rPr>
        <w:t xml:space="preserve">", null); </w:t>
      </w:r>
      <w:r w:rsidR="00552DAE">
        <w:rPr>
          <w:rFonts w:ascii="仿宋" w:eastAsia="仿宋" w:hAnsi="仿宋" w:cs="仿宋" w:hint="eastAsia"/>
          <w:lang w:eastAsia="zh-CN"/>
        </w:rPr>
        <w:t>rg</w:t>
      </w:r>
      <w:r w:rsidR="004474D3">
        <w:rPr>
          <w:rFonts w:ascii="仿宋" w:eastAsia="仿宋" w:hAnsi="仿宋" w:cs="仿宋"/>
        </w:rPr>
        <w:t>.start();</w:t>
      </w:r>
    </w:p>
    <w:p w:rsidR="0020037C" w:rsidRDefault="004474D3">
      <w:pPr>
        <w:pStyle w:val="BodyText"/>
        <w:spacing w:line="220" w:lineRule="exact"/>
        <w:ind w:left="597"/>
        <w:rPr>
          <w:rFonts w:ascii="仿宋" w:eastAsia="仿宋" w:hAnsi="仿宋" w:cs="仿宋"/>
        </w:rPr>
      </w:pPr>
      <w:r>
        <w:rPr>
          <w:rFonts w:ascii="仿宋" w:eastAsia="仿宋" w:hAnsi="仿宋" w:cs="仿宋"/>
        </w:rPr>
        <w:t>} catch (BaseException e) {</w:t>
      </w:r>
    </w:p>
    <w:p w:rsidR="0020037C" w:rsidRDefault="004474D3">
      <w:pPr>
        <w:pStyle w:val="BodyText"/>
        <w:spacing w:line="212" w:lineRule="exact"/>
        <w:ind w:left="697"/>
        <w:rPr>
          <w:rFonts w:ascii="仿宋" w:eastAsia="仿宋" w:hAnsi="仿宋" w:cs="仿宋"/>
        </w:rPr>
      </w:pPr>
      <w:r>
        <w:rPr>
          <w:rFonts w:ascii="仿宋" w:eastAsia="仿宋" w:hAnsi="仿宋" w:cs="仿宋"/>
        </w:rPr>
        <w:t>System.out.println("Sequoiadb driver error, error description" + e.getErrorType());</w:t>
      </w:r>
    </w:p>
    <w:p w:rsidR="0020037C" w:rsidRDefault="004474D3">
      <w:pPr>
        <w:pStyle w:val="BodyText"/>
        <w:spacing w:line="212" w:lineRule="exact"/>
        <w:ind w:left="497"/>
        <w:rPr>
          <w:rFonts w:ascii="仿宋" w:eastAsia="仿宋" w:hAnsi="仿宋" w:cs="仿宋"/>
        </w:rPr>
      </w:pPr>
      <w:r>
        <w:rPr>
          <w:rFonts w:ascii="仿宋" w:eastAsia="仿宋" w:hAnsi="仿宋" w:cs="仿宋"/>
        </w:rPr>
        <w:t>}</w:t>
      </w:r>
    </w:p>
    <w:p w:rsidR="0020037C" w:rsidRDefault="0020037C">
      <w:pPr>
        <w:spacing w:before="11" w:line="280" w:lineRule="exact"/>
        <w:rPr>
          <w:sz w:val="28"/>
          <w:szCs w:val="28"/>
        </w:rPr>
      </w:pPr>
    </w:p>
    <w:p w:rsidR="0020037C" w:rsidRDefault="00DD1987">
      <w:pPr>
        <w:pStyle w:val="BodyText"/>
        <w:spacing w:line="524" w:lineRule="exact"/>
        <w:ind w:left="397"/>
      </w:pPr>
      <w:r>
        <w:pict>
          <v:shape id="_x0000_i1088"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1F7C31">
      <w:pPr>
        <w:pStyle w:val="BodyText"/>
        <w:numPr>
          <w:ilvl w:val="1"/>
          <w:numId w:val="4"/>
        </w:numPr>
        <w:tabs>
          <w:tab w:val="left" w:pos="1207"/>
        </w:tabs>
        <w:spacing w:line="147" w:lineRule="exact"/>
        <w:ind w:left="1037" w:firstLine="0"/>
        <w:jc w:val="left"/>
        <w:rPr>
          <w:lang w:eastAsia="zh-CN"/>
        </w:rPr>
      </w:pPr>
      <w:r>
        <w:rPr>
          <w:rFonts w:eastAsiaTheme="minorEastAsia" w:hint="eastAsia"/>
          <w:w w:val="95"/>
          <w:lang w:eastAsia="zh-CN"/>
        </w:rPr>
        <w:t>rg</w:t>
      </w:r>
      <w:r w:rsidR="004474D3">
        <w:rPr>
          <w:w w:val="95"/>
          <w:lang w:eastAsia="zh-CN"/>
        </w:rPr>
        <w:t xml:space="preserve">.createNode()     </w:t>
      </w:r>
      <w:r w:rsidR="004474D3">
        <w:rPr>
          <w:spacing w:val="31"/>
          <w:w w:val="95"/>
          <w:lang w:eastAsia="zh-CN"/>
        </w:rPr>
        <w:t xml:space="preserve"> </w:t>
      </w:r>
      <w:r w:rsidR="004474D3">
        <w:rPr>
          <w:w w:val="95"/>
          <w:lang w:eastAsia="zh-CN"/>
        </w:rPr>
        <w:t>方法的第一个参数为新增节点所在的主机名，注意这里必须是主机</w:t>
      </w:r>
    </w:p>
    <w:p w:rsidR="0020037C" w:rsidRDefault="004474D3">
      <w:pPr>
        <w:pStyle w:val="BodyText"/>
        <w:spacing w:line="240" w:lineRule="exact"/>
        <w:ind w:left="1037"/>
        <w:rPr>
          <w:lang w:eastAsia="zh-CN"/>
        </w:rPr>
      </w:pPr>
      <w:r>
        <w:rPr>
          <w:lang w:eastAsia="zh-CN"/>
        </w:rPr>
        <w:t>名（暂时不支持使用IP地址），</w:t>
      </w:r>
      <w:r>
        <w:rPr>
          <w:spacing w:val="-27"/>
          <w:lang w:eastAsia="zh-CN"/>
        </w:rPr>
        <w:t xml:space="preserve"> </w:t>
      </w:r>
      <w:r>
        <w:rPr>
          <w:lang w:eastAsia="zh-CN"/>
        </w:rPr>
        <w:t>第三个参数为数据文件存放路径，SequoiaDB</w:t>
      </w:r>
      <w:r>
        <w:rPr>
          <w:spacing w:val="-26"/>
          <w:lang w:eastAsia="zh-CN"/>
        </w:rPr>
        <w:t xml:space="preserve"> </w:t>
      </w:r>
      <w:r>
        <w:rPr>
          <w:lang w:eastAsia="zh-CN"/>
        </w:rPr>
        <w:t>将自动新建该目</w:t>
      </w:r>
    </w:p>
    <w:p w:rsidR="0020037C" w:rsidRDefault="004474D3">
      <w:pPr>
        <w:pStyle w:val="BodyText"/>
        <w:spacing w:line="240" w:lineRule="exact"/>
        <w:ind w:left="1037"/>
      </w:pPr>
      <w:r>
        <w:t>录，但需要确保SequoiaDB管理员用户（默认sdbadmin）有写权限。</w:t>
      </w:r>
    </w:p>
    <w:p w:rsidR="0020037C" w:rsidRDefault="0020037C">
      <w:pPr>
        <w:spacing w:before="5" w:line="100" w:lineRule="exact"/>
        <w:rPr>
          <w:sz w:val="10"/>
          <w:szCs w:val="10"/>
        </w:rPr>
      </w:pPr>
    </w:p>
    <w:p w:rsidR="0020037C" w:rsidRDefault="001F7C31">
      <w:pPr>
        <w:pStyle w:val="BodyText"/>
        <w:numPr>
          <w:ilvl w:val="1"/>
          <w:numId w:val="4"/>
        </w:numPr>
        <w:tabs>
          <w:tab w:val="left" w:pos="1207"/>
        </w:tabs>
        <w:spacing w:line="167" w:lineRule="auto"/>
        <w:ind w:left="1037" w:right="459" w:firstLine="0"/>
        <w:jc w:val="left"/>
        <w:rPr>
          <w:lang w:eastAsia="zh-CN"/>
        </w:rPr>
      </w:pPr>
      <w:r>
        <w:rPr>
          <w:rFonts w:eastAsiaTheme="minorEastAsia" w:hint="eastAsia"/>
          <w:w w:val="95"/>
          <w:lang w:eastAsia="zh-CN"/>
        </w:rPr>
        <w:t>rg</w:t>
      </w:r>
      <w:r w:rsidR="004474D3">
        <w:rPr>
          <w:w w:val="95"/>
          <w:lang w:eastAsia="zh-CN"/>
        </w:rPr>
        <w:t xml:space="preserve">.start()      </w:t>
      </w:r>
      <w:r w:rsidR="004474D3">
        <w:rPr>
          <w:spacing w:val="8"/>
          <w:w w:val="95"/>
          <w:lang w:eastAsia="zh-CN"/>
        </w:rPr>
        <w:t xml:space="preserve"> </w:t>
      </w:r>
      <w:r w:rsidR="004474D3">
        <w:rPr>
          <w:w w:val="95"/>
          <w:lang w:eastAsia="zh-CN"/>
        </w:rPr>
        <w:t>方法用于启动一个</w:t>
      </w:r>
      <w:r w:rsidR="00423ADE">
        <w:rPr>
          <w:w w:val="95"/>
          <w:lang w:eastAsia="zh-CN"/>
        </w:rPr>
        <w:t>分区</w:t>
      </w:r>
      <w:r w:rsidR="004474D3">
        <w:rPr>
          <w:w w:val="95"/>
          <w:lang w:eastAsia="zh-CN"/>
        </w:rPr>
        <w:t>组的所有节点，该函数一般需要等待10Sec钟左右才</w:t>
      </w:r>
      <w:r w:rsidR="004474D3">
        <w:rPr>
          <w:lang w:eastAsia="zh-CN"/>
        </w:rPr>
        <w:t xml:space="preserve"> 可完成。该方法不保证</w:t>
      </w:r>
      <w:r w:rsidR="00423ADE">
        <w:rPr>
          <w:lang w:eastAsia="zh-CN"/>
        </w:rPr>
        <w:t>分区</w:t>
      </w:r>
      <w:r w:rsidR="004474D3">
        <w:rPr>
          <w:lang w:eastAsia="zh-CN"/>
        </w:rPr>
        <w:t>组选举完成，为了保证</w:t>
      </w:r>
      <w:r w:rsidR="00423ADE">
        <w:rPr>
          <w:lang w:eastAsia="zh-CN"/>
        </w:rPr>
        <w:t>分区</w:t>
      </w:r>
      <w:r w:rsidR="004474D3">
        <w:rPr>
          <w:lang w:eastAsia="zh-CN"/>
        </w:rPr>
        <w:t>组可以正常使用，start完成后，还需要等 待30Sec时间才可以正常使用新建的</w:t>
      </w:r>
      <w:r w:rsidR="00423ADE">
        <w:rPr>
          <w:lang w:eastAsia="zh-CN"/>
        </w:rPr>
        <w:t>分区</w:t>
      </w:r>
      <w:r w:rsidR="004474D3">
        <w:rPr>
          <w:lang w:eastAsia="zh-CN"/>
        </w:rPr>
        <w:t>组。</w:t>
      </w:r>
    </w:p>
    <w:p w:rsidR="0020037C" w:rsidRDefault="004474D3">
      <w:pPr>
        <w:pStyle w:val="BodyText"/>
        <w:tabs>
          <w:tab w:val="left" w:pos="397"/>
        </w:tabs>
        <w:spacing w:line="283"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在</w:t>
      </w:r>
      <w:r w:rsidR="00423ADE">
        <w:rPr>
          <w:position w:val="1"/>
        </w:rPr>
        <w:t>分区</w:t>
      </w:r>
      <w:r>
        <w:rPr>
          <w:position w:val="1"/>
        </w:rPr>
        <w:t>组增加节点</w:t>
      </w:r>
    </w:p>
    <w:p w:rsidR="0020037C" w:rsidRDefault="00B0609F">
      <w:pPr>
        <w:pStyle w:val="BodyText"/>
        <w:spacing w:before="84" w:line="172" w:lineRule="auto"/>
        <w:ind w:left="597" w:right="5442" w:hanging="200"/>
        <w:rPr>
          <w:rFonts w:ascii="仿宋" w:eastAsia="仿宋" w:hAnsi="仿宋" w:cs="仿宋"/>
        </w:rPr>
      </w:pPr>
      <w:r w:rsidRPr="00B0609F">
        <w:pict>
          <v:group id="_x0000_s2802" style="position:absolute;left:0;text-align:left;margin-left:95.85pt;margin-top:4.9pt;width:459.45pt;height:127.2pt;z-index:-251689472;mso-position-horizontal-relative:page" coordorigin="1917,98" coordsize="9189,2544">
            <v:shape id="_x0000_s2803" style="position:absolute;left:1917;top:98;width:9189;height:2544" coordorigin="1917,98" coordsize="9189,2544" path="m1917,98r9189,l11106,2642r-9189,l1917,98xe" fillcolor="#efefef" stroked="f">
              <v:path arrowok="t"/>
            </v:shape>
            <w10:wrap anchorx="page"/>
          </v:group>
        </w:pict>
      </w:r>
      <w:r w:rsidR="004474D3">
        <w:rPr>
          <w:rFonts w:ascii="仿宋" w:eastAsia="仿宋" w:hAnsi="仿宋" w:cs="仿宋"/>
        </w:rPr>
        <w:t>String connString = "192.168.1.2:</w:t>
      </w:r>
      <w:r w:rsidR="003A556E" w:rsidRPr="003A556E">
        <w:t xml:space="preserve"> </w:t>
      </w:r>
      <w:r w:rsidR="003A556E" w:rsidRPr="003A556E">
        <w:rPr>
          <w:rFonts w:ascii="仿宋" w:eastAsia="仿宋" w:hAnsi="仿宋" w:cs="仿宋"/>
        </w:rPr>
        <w:t>11810</w:t>
      </w:r>
      <w:r w:rsidR="004474D3">
        <w:rPr>
          <w:rFonts w:ascii="仿宋" w:eastAsia="仿宋" w:hAnsi="仿宋" w:cs="仿宋"/>
        </w:rPr>
        <w:t>"; try {</w:t>
      </w:r>
    </w:p>
    <w:p w:rsidR="0020037C" w:rsidRDefault="004474D3">
      <w:pPr>
        <w:pStyle w:val="BodyText"/>
        <w:spacing w:before="12" w:line="420" w:lineRule="atLeast"/>
        <w:ind w:left="797" w:right="3387"/>
        <w:rPr>
          <w:rFonts w:ascii="仿宋" w:eastAsia="仿宋" w:hAnsi="仿宋" w:cs="仿宋"/>
        </w:rPr>
      </w:pPr>
      <w:r>
        <w:rPr>
          <w:rFonts w:ascii="仿宋" w:eastAsia="仿宋" w:hAnsi="仿宋" w:cs="仿宋"/>
        </w:rPr>
        <w:t xml:space="preserve">Sequoiadb sdb = new Sequoiadb(connString,"",""); </w:t>
      </w:r>
      <w:r w:rsidR="001F7C31">
        <w:rPr>
          <w:rFonts w:ascii="仿宋" w:eastAsia="仿宋" w:hAnsi="仿宋" w:cs="仿宋" w:hint="eastAsia"/>
          <w:lang w:eastAsia="zh-CN"/>
        </w:rPr>
        <w:t>ReplicaGroup</w:t>
      </w:r>
      <w:r w:rsidR="001F7C31">
        <w:rPr>
          <w:rFonts w:ascii="仿宋" w:eastAsia="仿宋" w:hAnsi="仿宋" w:cs="仿宋"/>
        </w:rPr>
        <w:t xml:space="preserve"> </w:t>
      </w:r>
      <w:r w:rsidR="001F7C31">
        <w:rPr>
          <w:rFonts w:ascii="仿宋" w:eastAsia="仿宋" w:hAnsi="仿宋" w:cs="仿宋" w:hint="eastAsia"/>
          <w:lang w:eastAsia="zh-CN"/>
        </w:rPr>
        <w:t>rg</w:t>
      </w:r>
      <w:r w:rsidR="00FC3021">
        <w:rPr>
          <w:rFonts w:ascii="仿宋" w:eastAsia="仿宋" w:hAnsi="仿宋" w:cs="仿宋"/>
        </w:rPr>
        <w:t xml:space="preserve"> </w:t>
      </w:r>
      <w:r>
        <w:rPr>
          <w:rFonts w:ascii="仿宋" w:eastAsia="仿宋" w:hAnsi="仿宋" w:cs="仿宋"/>
        </w:rPr>
        <w:t>= sdb.</w:t>
      </w:r>
      <w:r w:rsidR="00FC3021">
        <w:rPr>
          <w:rFonts w:ascii="仿宋" w:eastAsia="仿宋" w:hAnsi="仿宋" w:cs="仿宋"/>
        </w:rPr>
        <w:t>get</w:t>
      </w:r>
      <w:r w:rsidR="001F7C31">
        <w:rPr>
          <w:rFonts w:ascii="仿宋" w:eastAsia="仿宋" w:hAnsi="仿宋" w:cs="仿宋" w:hint="eastAsia"/>
          <w:lang w:eastAsia="zh-CN"/>
        </w:rPr>
        <w:t>ReplicaGroup</w:t>
      </w:r>
      <w:r>
        <w:rPr>
          <w:rFonts w:ascii="仿宋" w:eastAsia="仿宋" w:hAnsi="仿宋" w:cs="仿宋"/>
        </w:rPr>
        <w:t>("</w:t>
      </w:r>
      <w:r w:rsidR="001F7C31">
        <w:rPr>
          <w:rFonts w:ascii="仿宋" w:eastAsia="仿宋" w:hAnsi="仿宋" w:cs="仿宋" w:hint="eastAsia"/>
          <w:lang w:eastAsia="zh-CN"/>
        </w:rPr>
        <w:t>group1</w:t>
      </w:r>
      <w:r>
        <w:rPr>
          <w:rFonts w:ascii="仿宋" w:eastAsia="仿宋" w:hAnsi="仿宋" w:cs="仿宋"/>
        </w:rPr>
        <w:t>");</w:t>
      </w:r>
    </w:p>
    <w:p w:rsidR="0020037C" w:rsidRDefault="004474D3">
      <w:pPr>
        <w:pStyle w:val="BodyText"/>
        <w:spacing w:line="212" w:lineRule="exact"/>
        <w:ind w:left="797"/>
        <w:rPr>
          <w:rFonts w:ascii="仿宋" w:eastAsia="仿宋" w:hAnsi="仿宋" w:cs="仿宋"/>
        </w:rPr>
      </w:pPr>
      <w:r>
        <w:rPr>
          <w:rFonts w:ascii="仿宋" w:eastAsia="仿宋" w:hAnsi="仿宋" w:cs="仿宋"/>
        </w:rPr>
        <w:t xml:space="preserve">Node node = </w:t>
      </w:r>
      <w:ins w:id="338" w:author="tanzhaobo" w:date="2014-03-06T09:18:00Z">
        <w:r w:rsidR="0057413E">
          <w:rPr>
            <w:rFonts w:ascii="仿宋" w:eastAsia="仿宋" w:hAnsi="仿宋" w:cs="仿宋" w:hint="eastAsia"/>
            <w:lang w:eastAsia="zh-CN"/>
          </w:rPr>
          <w:t>rg</w:t>
        </w:r>
      </w:ins>
      <w:del w:id="339" w:author="tanzhaobo" w:date="2014-03-06T09:18:00Z">
        <w:r w:rsidR="00FC3021" w:rsidDel="0057413E">
          <w:rPr>
            <w:rFonts w:ascii="仿宋" w:eastAsia="仿宋" w:hAnsi="仿宋" w:cs="仿宋" w:hint="eastAsia"/>
            <w:lang w:eastAsia="zh-CN"/>
          </w:rPr>
          <w:delText>shard</w:delText>
        </w:r>
      </w:del>
      <w:r>
        <w:rPr>
          <w:rFonts w:ascii="仿宋" w:eastAsia="仿宋" w:hAnsi="仿宋" w:cs="仿宋"/>
        </w:rPr>
        <w:t xml:space="preserve">.createNode("dbserver-1", </w:t>
      </w:r>
      <w:r w:rsidR="003A556E" w:rsidRPr="003A556E">
        <w:rPr>
          <w:rFonts w:ascii="仿宋" w:eastAsia="仿宋" w:hAnsi="仿宋" w:cs="仿宋"/>
        </w:rPr>
        <w:t>118</w:t>
      </w:r>
      <w:r w:rsidR="003A556E">
        <w:rPr>
          <w:rFonts w:ascii="仿宋" w:eastAsia="仿宋" w:hAnsi="仿宋" w:cs="仿宋" w:hint="eastAsia"/>
          <w:lang w:eastAsia="zh-CN"/>
        </w:rPr>
        <w:t>3</w:t>
      </w:r>
      <w:r w:rsidR="003A556E" w:rsidRPr="003A556E">
        <w:rPr>
          <w:rFonts w:ascii="仿宋" w:eastAsia="仿宋" w:hAnsi="仿宋" w:cs="仿宋"/>
        </w:rPr>
        <w:t>0</w:t>
      </w:r>
      <w:r>
        <w:rPr>
          <w:rFonts w:ascii="仿宋" w:eastAsia="仿宋" w:hAnsi="仿宋" w:cs="仿宋"/>
        </w:rPr>
        <w:t>, "/var/sequoiadb/database/</w:t>
      </w:r>
    </w:p>
    <w:p w:rsidR="0020037C" w:rsidRDefault="004474D3">
      <w:pPr>
        <w:pStyle w:val="BodyText"/>
        <w:spacing w:line="212" w:lineRule="exact"/>
        <w:ind w:left="397"/>
        <w:rPr>
          <w:rFonts w:ascii="仿宋" w:eastAsia="仿宋" w:hAnsi="仿宋" w:cs="仿宋"/>
        </w:rPr>
      </w:pPr>
      <w:r>
        <w:rPr>
          <w:rFonts w:ascii="仿宋" w:eastAsia="仿宋" w:hAnsi="仿宋" w:cs="仿宋"/>
        </w:rPr>
        <w:t>data/</w:t>
      </w:r>
      <w:r w:rsidR="003A556E">
        <w:rPr>
          <w:rFonts w:ascii="仿宋" w:eastAsia="仿宋" w:hAnsi="仿宋" w:cs="仿宋"/>
        </w:rPr>
        <w:t>118</w:t>
      </w:r>
      <w:r w:rsidR="003A556E">
        <w:rPr>
          <w:rFonts w:ascii="仿宋" w:eastAsia="仿宋" w:hAnsi="仿宋" w:cs="仿宋" w:hint="eastAsia"/>
          <w:lang w:eastAsia="zh-CN"/>
        </w:rPr>
        <w:t>3</w:t>
      </w:r>
      <w:r w:rsidR="003A556E" w:rsidRPr="003A556E">
        <w:rPr>
          <w:rFonts w:ascii="仿宋" w:eastAsia="仿宋" w:hAnsi="仿宋" w:cs="仿宋"/>
        </w:rPr>
        <w:t>0</w:t>
      </w:r>
      <w:r>
        <w:rPr>
          <w:rFonts w:ascii="仿宋" w:eastAsia="仿宋" w:hAnsi="仿宋" w:cs="仿宋"/>
        </w:rPr>
        <w:t>", null);</w:t>
      </w:r>
    </w:p>
    <w:p w:rsidR="0020037C" w:rsidRDefault="004474D3">
      <w:pPr>
        <w:pStyle w:val="BodyText"/>
        <w:spacing w:line="212" w:lineRule="exact"/>
        <w:ind w:left="797"/>
        <w:rPr>
          <w:rFonts w:ascii="仿宋" w:eastAsia="仿宋" w:hAnsi="仿宋" w:cs="仿宋"/>
        </w:rPr>
      </w:pPr>
      <w:r>
        <w:rPr>
          <w:rFonts w:ascii="仿宋" w:eastAsia="仿宋" w:hAnsi="仿宋" w:cs="仿宋"/>
        </w:rPr>
        <w:t>node.start();</w:t>
      </w:r>
    </w:p>
    <w:p w:rsidR="0020037C" w:rsidRDefault="004474D3">
      <w:pPr>
        <w:pStyle w:val="BodyText"/>
        <w:spacing w:line="212" w:lineRule="exact"/>
        <w:ind w:left="597"/>
        <w:rPr>
          <w:rFonts w:ascii="仿宋" w:eastAsia="仿宋" w:hAnsi="仿宋" w:cs="仿宋"/>
        </w:rPr>
      </w:pPr>
      <w:r>
        <w:rPr>
          <w:rFonts w:ascii="仿宋" w:eastAsia="仿宋" w:hAnsi="仿宋" w:cs="仿宋"/>
        </w:rPr>
        <w:t>} catch (BaseException e) {</w:t>
      </w:r>
    </w:p>
    <w:p w:rsidR="0020037C" w:rsidRDefault="004474D3">
      <w:pPr>
        <w:pStyle w:val="BodyText"/>
        <w:spacing w:line="212" w:lineRule="exact"/>
        <w:ind w:left="377" w:right="722"/>
        <w:jc w:val="center"/>
        <w:rPr>
          <w:rFonts w:ascii="仿宋" w:eastAsia="仿宋" w:hAnsi="仿宋" w:cs="仿宋"/>
        </w:rPr>
      </w:pPr>
      <w:r>
        <w:rPr>
          <w:rFonts w:ascii="仿宋" w:eastAsia="仿宋" w:hAnsi="仿宋" w:cs="仿宋"/>
        </w:rPr>
        <w:t>System.out.println("Sequoiadb driver error, error description" + e.getErrorType());</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w:t>
      </w:r>
    </w:p>
    <w:p w:rsidR="0020037C" w:rsidRDefault="00DD1987">
      <w:pPr>
        <w:pStyle w:val="BodyText"/>
        <w:spacing w:before="45" w:line="557" w:lineRule="exact"/>
        <w:ind w:left="397"/>
        <w:rPr>
          <w:lang w:eastAsia="zh-CN"/>
        </w:rPr>
      </w:pPr>
      <w:r>
        <w:pict>
          <v:shape id="_x0000_i1089"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8D62E3">
      <w:pPr>
        <w:pStyle w:val="BodyText"/>
        <w:spacing w:line="147" w:lineRule="exact"/>
        <w:ind w:left="1037"/>
        <w:rPr>
          <w:lang w:eastAsia="zh-CN"/>
        </w:rPr>
      </w:pPr>
      <w:ins w:id="340" w:author="tanzhaobo" w:date="2014-03-06T09:19:00Z">
        <w:r>
          <w:rPr>
            <w:rFonts w:eastAsiaTheme="minorEastAsia" w:hint="eastAsia"/>
            <w:w w:val="95"/>
            <w:lang w:eastAsia="zh-CN"/>
          </w:rPr>
          <w:t>rg</w:t>
        </w:r>
      </w:ins>
      <w:del w:id="341" w:author="tanzhaobo" w:date="2014-03-06T09:19:00Z">
        <w:r w:rsidR="00FC3021" w:rsidDel="008D62E3">
          <w:rPr>
            <w:rFonts w:eastAsiaTheme="minorEastAsia" w:hint="eastAsia"/>
            <w:w w:val="95"/>
            <w:lang w:eastAsia="zh-CN"/>
          </w:rPr>
          <w:delText>Shard</w:delText>
        </w:r>
      </w:del>
      <w:r w:rsidR="004474D3">
        <w:rPr>
          <w:w w:val="95"/>
          <w:lang w:eastAsia="zh-CN"/>
        </w:rPr>
        <w:t xml:space="preserve">.createNode()      </w:t>
      </w:r>
      <w:r w:rsidR="004474D3">
        <w:rPr>
          <w:spacing w:val="9"/>
          <w:w w:val="95"/>
          <w:lang w:eastAsia="zh-CN"/>
        </w:rPr>
        <w:t xml:space="preserve"> </w:t>
      </w:r>
      <w:r w:rsidR="004474D3">
        <w:rPr>
          <w:w w:val="95"/>
          <w:lang w:eastAsia="zh-CN"/>
        </w:rPr>
        <w:t>方法的第一个参数为新增节点所在的主机名，注意这里必须是主机</w:t>
      </w:r>
    </w:p>
    <w:p w:rsidR="0020037C" w:rsidRDefault="004474D3">
      <w:pPr>
        <w:pStyle w:val="BodyText"/>
        <w:spacing w:line="240" w:lineRule="exact"/>
        <w:ind w:left="1037"/>
        <w:rPr>
          <w:lang w:eastAsia="zh-CN"/>
        </w:rPr>
      </w:pPr>
      <w:r>
        <w:rPr>
          <w:w w:val="95"/>
          <w:lang w:eastAsia="zh-CN"/>
        </w:rPr>
        <w:t xml:space="preserve">名（暂时不支持使用IP地址），第三个参数为数据文件存放路径，SequoiaDB       </w:t>
      </w:r>
      <w:r>
        <w:rPr>
          <w:spacing w:val="26"/>
          <w:w w:val="95"/>
          <w:lang w:eastAsia="zh-CN"/>
        </w:rPr>
        <w:t xml:space="preserve"> </w:t>
      </w:r>
      <w:r>
        <w:rPr>
          <w:w w:val="95"/>
          <w:lang w:eastAsia="zh-CN"/>
        </w:rPr>
        <w:t>将自动新建该目</w:t>
      </w:r>
    </w:p>
    <w:p w:rsidR="0020037C" w:rsidRDefault="004474D3">
      <w:pPr>
        <w:pStyle w:val="BodyText"/>
        <w:spacing w:line="240" w:lineRule="exact"/>
        <w:ind w:left="1037"/>
      </w:pPr>
      <w:r>
        <w:t>录，但需要确保SequoiaDB管理员用户（默认sdbadmin）有写权限。</w:t>
      </w:r>
    </w:p>
    <w:p w:rsidR="0020037C" w:rsidRDefault="0020037C">
      <w:pPr>
        <w:spacing w:before="10" w:line="120" w:lineRule="exact"/>
        <w:rPr>
          <w:sz w:val="12"/>
          <w:szCs w:val="12"/>
        </w:rPr>
      </w:pPr>
    </w:p>
    <w:p w:rsidR="0020037C" w:rsidRDefault="004474D3">
      <w:pPr>
        <w:pStyle w:val="BodyText"/>
        <w:spacing w:line="310" w:lineRule="exact"/>
        <w:ind w:left="113"/>
      </w:pPr>
      <w:bookmarkStart w:id="342" w:name="SQL_to_sequoiadb_shell_to_java"/>
      <w:bookmarkStart w:id="343" w:name="_bookmark140"/>
      <w:bookmarkEnd w:id="342"/>
      <w:bookmarkEnd w:id="343"/>
      <w:r>
        <w:rPr>
          <w:w w:val="95"/>
        </w:rPr>
        <w:t>SQL to sequoiadb shell</w:t>
      </w:r>
      <w:r>
        <w:rPr>
          <w:spacing w:val="1"/>
          <w:w w:val="95"/>
        </w:rPr>
        <w:t xml:space="preserve"> </w:t>
      </w:r>
      <w:r>
        <w:rPr>
          <w:w w:val="95"/>
        </w:rPr>
        <w:t>to java</w:t>
      </w:r>
    </w:p>
    <w:p w:rsidR="0020037C" w:rsidRDefault="0020037C">
      <w:pPr>
        <w:spacing w:before="5" w:line="100" w:lineRule="exact"/>
        <w:rPr>
          <w:sz w:val="10"/>
          <w:szCs w:val="10"/>
        </w:rPr>
      </w:pPr>
    </w:p>
    <w:p w:rsidR="0020037C" w:rsidRDefault="004474D3">
      <w:pPr>
        <w:pStyle w:val="BodyText"/>
        <w:spacing w:line="167" w:lineRule="auto"/>
        <w:ind w:left="113" w:right="791"/>
      </w:pPr>
      <w:r>
        <w:rPr>
          <w:w w:val="95"/>
        </w:rPr>
        <w:t xml:space="preserve">Sequoiadb的查询用json（bson）对象表示，下表以例子的形式显示了sql语句、sequoiadb     </w:t>
      </w:r>
      <w:r>
        <w:rPr>
          <w:spacing w:val="7"/>
          <w:w w:val="95"/>
        </w:rPr>
        <w:t xml:space="preserve"> </w:t>
      </w:r>
      <w:r>
        <w:rPr>
          <w:w w:val="95"/>
        </w:rPr>
        <w:t>shell语句</w:t>
      </w:r>
      <w:r>
        <w:t xml:space="preserve"> </w:t>
      </w:r>
      <w:r>
        <w:rPr>
          <w:w w:val="95"/>
        </w:rPr>
        <w:t xml:space="preserve">和sequoiadb  </w:t>
      </w:r>
      <w:r>
        <w:rPr>
          <w:spacing w:val="33"/>
          <w:w w:val="95"/>
        </w:rPr>
        <w:t xml:space="preserve"> </w:t>
      </w:r>
      <w:r>
        <w:rPr>
          <w:w w:val="95"/>
        </w:rPr>
        <w:t>java驱动程序语法之间的对照。</w:t>
      </w:r>
    </w:p>
    <w:p w:rsidR="0020037C" w:rsidRDefault="0020037C">
      <w:pPr>
        <w:spacing w:before="2" w:line="80" w:lineRule="exact"/>
        <w:rPr>
          <w:sz w:val="8"/>
          <w:szCs w:val="8"/>
        </w:rPr>
      </w:pPr>
    </w:p>
    <w:tbl>
      <w:tblPr>
        <w:tblW w:w="0" w:type="auto"/>
        <w:tblInd w:w="103" w:type="dxa"/>
        <w:tblLayout w:type="fixed"/>
        <w:tblCellMar>
          <w:left w:w="0" w:type="dxa"/>
          <w:right w:w="0" w:type="dxa"/>
        </w:tblCellMar>
        <w:tblLook w:val="01E0"/>
      </w:tblPr>
      <w:tblGrid>
        <w:gridCol w:w="3074"/>
        <w:gridCol w:w="3246"/>
        <w:gridCol w:w="3152"/>
      </w:tblGrid>
      <w:tr w:rsidR="0020037C">
        <w:trPr>
          <w:trHeight w:hRule="exact" w:val="233"/>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SQL</w:t>
            </w:r>
          </w:p>
        </w:tc>
        <w:tc>
          <w:tcPr>
            <w:tcW w:w="3246"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shell</w:t>
            </w:r>
          </w:p>
        </w:tc>
        <w:tc>
          <w:tcPr>
            <w:tcW w:w="315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java</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Driver</w:t>
            </w:r>
          </w:p>
        </w:tc>
      </w:tr>
      <w:tr w:rsidR="0020037C">
        <w:trPr>
          <w:trHeight w:hRule="exact" w:val="446"/>
        </w:trPr>
        <w:tc>
          <w:tcPr>
            <w:tcW w:w="3074"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insert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into</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students(a,b)</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values(1,-1)</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a,b</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students</w:t>
            </w:r>
          </w:p>
        </w:tc>
        <w:tc>
          <w:tcPr>
            <w:tcW w:w="3246" w:type="dxa"/>
            <w:tcBorders>
              <w:top w:val="single" w:sz="8" w:space="0" w:color="000000"/>
              <w:left w:val="nil"/>
              <w:bottom w:val="single" w:sz="8" w:space="0" w:color="000000"/>
              <w:right w:val="nil"/>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db.foo.bar.insert({a:1,b:-1})</w:t>
            </w:r>
          </w:p>
          <w:p w:rsidR="0020037C" w:rsidRDefault="004474D3">
            <w:pPr>
              <w:pStyle w:val="TableParagraph"/>
              <w:spacing w:line="22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db.foo.bar.find(null,{a:"",b:""})</w:t>
            </w:r>
          </w:p>
        </w:tc>
        <w:tc>
          <w:tcPr>
            <w:tcW w:w="3152" w:type="dxa"/>
            <w:tcBorders>
              <w:top w:val="single" w:sz="8" w:space="0" w:color="000000"/>
              <w:left w:val="nil"/>
              <w:bottom w:val="single" w:sz="8" w:space="0" w:color="000000"/>
              <w:right w:val="nil"/>
            </w:tcBorders>
          </w:tcPr>
          <w:p w:rsidR="0020037C" w:rsidRDefault="004474D3">
            <w:pPr>
              <w:pStyle w:val="TableParagraph"/>
              <w:spacing w:line="17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bar.insert("{'a':1,'b':-1}")</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bar.query("",</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"{'a':'','b':''}",</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p>
        </w:tc>
      </w:tr>
      <w:tr w:rsidR="0020037C">
        <w:trPr>
          <w:trHeight w:hRule="exact" w:val="233"/>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students</w:t>
            </w:r>
          </w:p>
        </w:tc>
        <w:tc>
          <w:tcPr>
            <w:tcW w:w="3246"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w:t>
            </w:r>
          </w:p>
        </w:tc>
        <w:tc>
          <w:tcPr>
            <w:tcW w:w="315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bar.query()</w:t>
            </w:r>
          </w:p>
        </w:tc>
      </w:tr>
      <w:tr w:rsidR="0020037C">
        <w:trPr>
          <w:trHeight w:hRule="exact" w:val="619"/>
        </w:trPr>
        <w:tc>
          <w:tcPr>
            <w:tcW w:w="3074"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where</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age=20</w:t>
            </w:r>
          </w:p>
          <w:p w:rsidR="0020037C" w:rsidRDefault="004474D3">
            <w:pPr>
              <w:pStyle w:val="TableParagraph"/>
              <w:spacing w:before="49" w:line="167" w:lineRule="auto"/>
              <w:ind w:left="50" w:righ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order</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w w:val="93"/>
                <w:sz w:val="14"/>
                <w:szCs w:val="14"/>
              </w:rPr>
              <w:t xml:space="preserve"> </w:t>
            </w:r>
            <w:r>
              <w:rPr>
                <w:rFonts w:ascii="Microsoft JhengHei" w:eastAsia="Microsoft JhengHei" w:hAnsi="Microsoft JhengHei" w:cs="Microsoft JhengHei"/>
                <w:w w:val="95"/>
                <w:sz w:val="14"/>
                <w:szCs w:val="14"/>
              </w:rPr>
              <w:t>name</w:t>
            </w:r>
          </w:p>
        </w:tc>
        <w:tc>
          <w:tcPr>
            <w:tcW w:w="3246" w:type="dxa"/>
            <w:tcBorders>
              <w:top w:val="single" w:sz="8" w:space="0" w:color="000000"/>
              <w:left w:val="nil"/>
              <w:bottom w:val="single" w:sz="8" w:space="0" w:color="000000"/>
              <w:right w:val="nil"/>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w:t>
            </w:r>
          </w:p>
          <w:p w:rsidR="0020037C" w:rsidRDefault="004474D3">
            <w:pPr>
              <w:pStyle w:val="TableParagraph"/>
              <w:spacing w:line="22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db.foo.bar.find({age:20}).sort({name:1})</w:t>
            </w:r>
          </w:p>
        </w:tc>
        <w:tc>
          <w:tcPr>
            <w:tcW w:w="3152" w:type="dxa"/>
            <w:tcBorders>
              <w:top w:val="single" w:sz="8" w:space="0" w:color="000000"/>
              <w:left w:val="nil"/>
              <w:bottom w:val="single" w:sz="8" w:space="0" w:color="000000"/>
              <w:right w:val="nil"/>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bar.query("{'age':20}",</w:t>
            </w:r>
            <w:r>
              <w:rPr>
                <w:rFonts w:ascii="Microsoft JhengHei" w:eastAsia="Microsoft JhengHei" w:hAnsi="Microsoft JhengHei" w:cs="Microsoft JhengHei"/>
                <w:spacing w:val="-17"/>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7"/>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7"/>
                <w:sz w:val="14"/>
                <w:szCs w:val="14"/>
              </w:rPr>
              <w:t xml:space="preserve"> </w:t>
            </w:r>
            <w:r>
              <w:rPr>
                <w:rFonts w:ascii="Microsoft JhengHei" w:eastAsia="Microsoft JhengHei" w:hAnsi="Microsoft JhengHei" w:cs="Microsoft JhengHei"/>
                <w:sz w:val="14"/>
                <w:szCs w:val="14"/>
              </w:rPr>
              <w:t>"")</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bar.query("{'age':20}",</w:t>
            </w:r>
            <w:r>
              <w:rPr>
                <w:rFonts w:ascii="Microsoft JhengHei" w:eastAsia="Microsoft JhengHei" w:hAnsi="Microsoft JhengHei" w:cs="Microsoft JhengHei"/>
                <w:spacing w:val="2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2"/>
                <w:w w:val="95"/>
                <w:sz w:val="14"/>
                <w:szCs w:val="14"/>
              </w:rPr>
              <w:t xml:space="preserve"> </w:t>
            </w:r>
            <w:r>
              <w:rPr>
                <w:rFonts w:ascii="Microsoft JhengHei" w:eastAsia="Microsoft JhengHei" w:hAnsi="Microsoft JhengHei" w:cs="Microsoft JhengHei"/>
                <w:w w:val="95"/>
                <w:sz w:val="14"/>
                <w:szCs w:val="14"/>
              </w:rPr>
              <w:t>"{'name':1}",</w:t>
            </w:r>
            <w:r>
              <w:rPr>
                <w:rFonts w:ascii="Microsoft JhengHei" w:eastAsia="Microsoft JhengHei" w:hAnsi="Microsoft JhengHei" w:cs="Microsoft JhengHei"/>
                <w:spacing w:val="22"/>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401"/>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before="2" w:line="167" w:lineRule="auto"/>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age&gt;20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and age&lt;30</w:t>
            </w:r>
          </w:p>
        </w:tc>
        <w:tc>
          <w:tcPr>
            <w:tcW w:w="3246"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db.foo.bar.find({age:{$gt:20,$lt:30}})</w:t>
            </w:r>
          </w:p>
        </w:tc>
        <w:tc>
          <w:tcPr>
            <w:tcW w:w="315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bar.query("{'age':{'$gt':20,'$lt':30}}",</w:t>
            </w:r>
            <w:r>
              <w:rPr>
                <w:rFonts w:ascii="Microsoft JhengHei" w:eastAsia="Microsoft JhengHei" w:hAnsi="Microsoft JhengHei" w:cs="Microsoft JhengHei"/>
                <w:spacing w:val="2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2"/>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401"/>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create</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testIndex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on</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students(name)</w:t>
            </w:r>
          </w:p>
        </w:tc>
        <w:tc>
          <w:tcPr>
            <w:tcW w:w="3246"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db.foo.bar.createIndex("testIndex",</w:t>
            </w:r>
          </w:p>
          <w:p w:rsidR="0020037C" w:rsidRDefault="004474D3">
            <w:pPr>
              <w:pStyle w:val="TableParagraph"/>
              <w:spacing w:line="16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{name:1},false)</w:t>
            </w:r>
          </w:p>
        </w:tc>
        <w:tc>
          <w:tcPr>
            <w:tcW w:w="315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bar.createIndex("testIndex", </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 xml:space="preserve">"{'name':1}", </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false,</w:t>
            </w:r>
          </w:p>
          <w:p w:rsidR="0020037C" w:rsidRDefault="004474D3">
            <w:pPr>
              <w:pStyle w:val="TableParagraph"/>
              <w:spacing w:line="168"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false)</w:t>
            </w:r>
          </w:p>
        </w:tc>
      </w:tr>
      <w:tr w:rsidR="0020037C">
        <w:trPr>
          <w:trHeight w:hRule="exact" w:val="451"/>
        </w:trPr>
        <w:tc>
          <w:tcPr>
            <w:tcW w:w="3074"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limit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20</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skip</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10</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 count(*)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from students</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age&gt;20</w:t>
            </w:r>
          </w:p>
        </w:tc>
        <w:tc>
          <w:tcPr>
            <w:tcW w:w="3246" w:type="dxa"/>
            <w:tcBorders>
              <w:top w:val="single" w:sz="8" w:space="0" w:color="000000"/>
              <w:left w:val="nil"/>
              <w:bottom w:val="single" w:sz="8" w:space="0" w:color="000000"/>
              <w:right w:val="nil"/>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db.foo.bar.find().limit(20).skip(10)</w:t>
            </w:r>
          </w:p>
          <w:p w:rsidR="0020037C" w:rsidRDefault="004474D3">
            <w:pPr>
              <w:pStyle w:val="TableParagraph"/>
              <w:spacing w:line="22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db.foo.bar.find({age:{$gt:20}}).count()</w:t>
            </w:r>
          </w:p>
        </w:tc>
        <w:tc>
          <w:tcPr>
            <w:tcW w:w="3152" w:type="dxa"/>
            <w:tcBorders>
              <w:top w:val="single" w:sz="8" w:space="0" w:color="000000"/>
              <w:left w:val="nil"/>
              <w:bottom w:val="single" w:sz="8" w:space="0" w:color="000000"/>
              <w:right w:val="nil"/>
            </w:tcBorders>
          </w:tcPr>
          <w:p w:rsidR="0020037C" w:rsidRDefault="004474D3">
            <w:pPr>
              <w:pStyle w:val="TableParagraph"/>
              <w:spacing w:line="17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bar.query("",</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10,</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20)</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bar.getCount("{'age':{'$gt':20}}")</w:t>
            </w:r>
          </w:p>
        </w:tc>
      </w:tr>
      <w:tr w:rsidR="0020037C">
        <w:trPr>
          <w:trHeight w:hRule="exact" w:val="233"/>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update</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set</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a=a+2</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b=-1</w:t>
            </w:r>
          </w:p>
        </w:tc>
        <w:tc>
          <w:tcPr>
            <w:tcW w:w="3246"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db.foo.bar.update({$set:{a:2}},{b:-1})</w:t>
            </w:r>
          </w:p>
        </w:tc>
        <w:tc>
          <w:tcPr>
            <w:tcW w:w="315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bar.update("{'b':-1}",  "{'$inc':{'a':2}}",  "")</w:t>
            </w:r>
          </w:p>
        </w:tc>
      </w:tr>
      <w:tr w:rsidR="0020037C">
        <w:trPr>
          <w:trHeight w:hRule="exact" w:val="223"/>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delete from students where a=1</w:t>
            </w:r>
          </w:p>
        </w:tc>
        <w:tc>
          <w:tcPr>
            <w:tcW w:w="3246" w:type="dxa"/>
            <w:tcBorders>
              <w:top w:val="single" w:sz="8" w:space="0" w:color="000000"/>
              <w:left w:val="nil"/>
              <w:bottom w:val="single" w:sz="8" w:space="0" w:color="000000"/>
              <w:right w:val="single" w:sz="8" w:space="0" w:color="000000"/>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db.foo.bar.remove({a:1})</w:t>
            </w:r>
          </w:p>
        </w:tc>
        <w:tc>
          <w:tcPr>
            <w:tcW w:w="3152"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bar.delete("{'a':1}")</w:t>
            </w:r>
          </w:p>
        </w:tc>
      </w:tr>
    </w:tbl>
    <w:p w:rsidR="0020037C" w:rsidRDefault="0020037C">
      <w:pPr>
        <w:spacing w:before="3" w:line="100" w:lineRule="exact"/>
        <w:rPr>
          <w:sz w:val="10"/>
          <w:szCs w:val="10"/>
        </w:rPr>
      </w:pPr>
    </w:p>
    <w:p w:rsidR="0020037C" w:rsidRDefault="004474D3">
      <w:pPr>
        <w:pStyle w:val="BodyText"/>
        <w:spacing w:line="310" w:lineRule="exact"/>
        <w:ind w:left="113"/>
      </w:pPr>
      <w:bookmarkStart w:id="344" w:name="JAVA_API"/>
      <w:bookmarkEnd w:id="344"/>
      <w:r>
        <w:rPr>
          <w:w w:val="90"/>
        </w:rPr>
        <w:t>JAVA</w:t>
      </w:r>
      <w:r>
        <w:rPr>
          <w:spacing w:val="-4"/>
          <w:w w:val="90"/>
        </w:rPr>
        <w:t xml:space="preserve"> </w:t>
      </w:r>
      <w:r>
        <w:rPr>
          <w:w w:val="90"/>
        </w:rPr>
        <w:t>API</w:t>
      </w:r>
    </w:p>
    <w:p w:rsidR="0020037C" w:rsidRDefault="004474D3">
      <w:pPr>
        <w:pStyle w:val="BodyText"/>
        <w:spacing w:before="16"/>
        <w:ind w:left="113"/>
        <w:rPr>
          <w:lang w:eastAsia="zh-CN"/>
        </w:rPr>
      </w:pPr>
      <w:r>
        <w:rPr>
          <w:lang w:eastAsia="zh-CN"/>
        </w:rPr>
        <w:t>此部分是相关java的API文档。</w:t>
      </w:r>
    </w:p>
    <w:p w:rsidR="008C0A03" w:rsidRDefault="004474D3">
      <w:pPr>
        <w:pStyle w:val="BodyText"/>
        <w:spacing w:before="16"/>
        <w:ind w:left="113"/>
        <w:rPr>
          <w:lang w:eastAsia="zh-CN"/>
        </w:rPr>
      </w:pPr>
      <w:r>
        <w:rPr>
          <w:color w:val="0000FF"/>
          <w:w w:val="95"/>
          <w:lang w:eastAsia="zh-CN"/>
        </w:rPr>
        <w:t>java</w:t>
      </w:r>
      <w:r>
        <w:rPr>
          <w:color w:val="0000FF"/>
          <w:spacing w:val="11"/>
          <w:w w:val="95"/>
          <w:lang w:eastAsia="zh-CN"/>
        </w:rPr>
        <w:t xml:space="preserve"> </w:t>
      </w:r>
      <w:r>
        <w:rPr>
          <w:color w:val="0000FF"/>
          <w:w w:val="95"/>
          <w:lang w:eastAsia="zh-CN"/>
        </w:rPr>
        <w:t>API</w:t>
      </w:r>
    </w:p>
    <w:p w:rsidR="008C0A03" w:rsidRDefault="00B553D7">
      <w:pPr>
        <w:pStyle w:val="BodyText"/>
        <w:kinsoku w:val="0"/>
        <w:overflowPunct w:val="0"/>
        <w:spacing w:before="16"/>
        <w:ind w:left="0" w:firstLineChars="49" w:firstLine="93"/>
        <w:rPr>
          <w:rFonts w:eastAsiaTheme="minorEastAsia" w:cs="Microsoft JhengHei"/>
          <w:color w:val="0000FF"/>
          <w:w w:val="95"/>
        </w:rPr>
      </w:pPr>
      <w:r>
        <w:rPr>
          <w:rFonts w:eastAsiaTheme="minorEastAsia" w:cs="Microsoft JhengHei" w:hint="eastAsia"/>
          <w:color w:val="0000FF"/>
          <w:w w:val="95"/>
        </w:rPr>
        <w:t>更新：</w:t>
      </w:r>
    </w:p>
    <w:p w:rsidR="008C0A03" w:rsidRDefault="00B553D7">
      <w:pPr>
        <w:pStyle w:val="BodyText"/>
        <w:kinsoku w:val="0"/>
        <w:overflowPunct w:val="0"/>
        <w:spacing w:before="16"/>
        <w:ind w:left="0" w:firstLineChars="49" w:firstLine="93"/>
        <w:rPr>
          <w:rFonts w:eastAsiaTheme="minorEastAsia" w:cs="Microsoft JhengHei"/>
          <w:color w:val="0000FF"/>
          <w:w w:val="95"/>
        </w:rPr>
      </w:pPr>
      <w:r>
        <w:rPr>
          <w:rFonts w:eastAsiaTheme="minorEastAsia" w:cs="Microsoft JhengHei"/>
          <w:color w:val="0000FF"/>
          <w:w w:val="95"/>
        </w:rPr>
        <w:t>Version1.6</w:t>
      </w:r>
    </w:p>
    <w:p w:rsidR="008C0A03" w:rsidRDefault="00B553D7">
      <w:pPr>
        <w:pStyle w:val="BodyText"/>
        <w:kinsoku w:val="0"/>
        <w:overflowPunct w:val="0"/>
        <w:spacing w:before="16"/>
        <w:ind w:left="0" w:firstLineChars="49" w:firstLine="93"/>
        <w:rPr>
          <w:rFonts w:eastAsiaTheme="minorEastAsia" w:cs="Microsoft JhengHei"/>
          <w:color w:val="000000"/>
        </w:rPr>
      </w:pPr>
      <w:r>
        <w:rPr>
          <w:rFonts w:eastAsiaTheme="minorEastAsia" w:cs="Microsoft JhengHei"/>
          <w:color w:val="0000FF"/>
          <w:w w:val="95"/>
        </w:rPr>
        <w:t>1</w:t>
      </w:r>
      <w:r>
        <w:rPr>
          <w:rFonts w:eastAsiaTheme="minorEastAsia" w:cs="Microsoft JhengHei" w:hint="eastAsia"/>
          <w:color w:val="0000FF"/>
          <w:w w:val="95"/>
        </w:rPr>
        <w:t>、添加类</w:t>
      </w:r>
      <w:r>
        <w:rPr>
          <w:rFonts w:eastAsiaTheme="minorEastAsia" w:cs="Microsoft JhengHei"/>
          <w:color w:val="0000FF"/>
          <w:w w:val="95"/>
        </w:rPr>
        <w:t>Node</w:t>
      </w:r>
      <w:r>
        <w:rPr>
          <w:rFonts w:eastAsiaTheme="minorEastAsia" w:cs="Microsoft JhengHei" w:hint="eastAsia"/>
          <w:color w:val="0000FF"/>
          <w:w w:val="95"/>
        </w:rPr>
        <w:t>来取代原来的类</w:t>
      </w:r>
      <w:r>
        <w:rPr>
          <w:rFonts w:eastAsiaTheme="minorEastAsia" w:cs="Microsoft JhengHei"/>
          <w:color w:val="0000FF"/>
          <w:w w:val="95"/>
        </w:rPr>
        <w:t>ReplicaGroup</w:t>
      </w:r>
      <w:r>
        <w:rPr>
          <w:rFonts w:eastAsiaTheme="minorEastAsia" w:cs="Microsoft JhengHei" w:hint="eastAsia"/>
          <w:color w:val="0000FF"/>
          <w:w w:val="95"/>
        </w:rPr>
        <w:t>。类</w:t>
      </w:r>
      <w:r>
        <w:rPr>
          <w:rFonts w:eastAsiaTheme="minorEastAsia" w:cs="Microsoft JhengHei"/>
          <w:color w:val="0000FF"/>
          <w:w w:val="95"/>
        </w:rPr>
        <w:t>ReplicaNode</w:t>
      </w:r>
      <w:r>
        <w:rPr>
          <w:rFonts w:eastAsiaTheme="minorEastAsia" w:cs="Microsoft JhengHei" w:hint="eastAsia"/>
          <w:color w:val="0000FF"/>
          <w:w w:val="95"/>
        </w:rPr>
        <w:t>以及与它们相关的方法将在</w:t>
      </w:r>
      <w:r>
        <w:rPr>
          <w:rFonts w:eastAsiaTheme="minorEastAsia" w:cs="Microsoft JhengHei"/>
          <w:color w:val="0000FF"/>
          <w:w w:val="95"/>
        </w:rPr>
        <w:t>version2.x</w:t>
      </w:r>
      <w:r>
        <w:rPr>
          <w:rFonts w:eastAsiaTheme="minorEastAsia" w:cs="Microsoft JhengHei" w:hint="eastAsia"/>
          <w:color w:val="0000FF"/>
          <w:w w:val="95"/>
        </w:rPr>
        <w:t>中被弃用。详情请查看相关</w:t>
      </w:r>
      <w:r>
        <w:rPr>
          <w:rFonts w:eastAsiaTheme="minorEastAsia" w:cs="Microsoft JhengHei"/>
          <w:color w:val="0000FF"/>
          <w:w w:val="95"/>
        </w:rPr>
        <w:t>API</w:t>
      </w:r>
      <w:r>
        <w:rPr>
          <w:rFonts w:eastAsiaTheme="minorEastAsia" w:cs="Microsoft JhengHei" w:hint="eastAsia"/>
          <w:color w:val="0000FF"/>
          <w:w w:val="95"/>
        </w:rPr>
        <w:t>。</w:t>
      </w:r>
    </w:p>
    <w:p w:rsidR="00B553D7" w:rsidRDefault="00B553D7">
      <w:pPr>
        <w:rPr>
          <w:lang w:eastAsia="zh-CN"/>
        </w:rPr>
        <w:sectPr w:rsidR="00B553D7">
          <w:pgSz w:w="12240" w:h="15840"/>
          <w:pgMar w:top="900" w:right="680" w:bottom="280" w:left="1520" w:header="713" w:footer="0" w:gutter="0"/>
          <w:cols w:space="720"/>
        </w:sectPr>
      </w:pPr>
    </w:p>
    <w:p w:rsidR="0020037C" w:rsidRDefault="0020037C">
      <w:pPr>
        <w:spacing w:before="6" w:line="170" w:lineRule="exact"/>
        <w:rPr>
          <w:sz w:val="17"/>
          <w:szCs w:val="17"/>
          <w:lang w:eastAsia="zh-CN"/>
        </w:rPr>
      </w:pPr>
    </w:p>
    <w:p w:rsidR="0020037C" w:rsidRDefault="0020037C">
      <w:pPr>
        <w:spacing w:line="200" w:lineRule="exact"/>
        <w:rPr>
          <w:sz w:val="20"/>
          <w:szCs w:val="20"/>
          <w:lang w:eastAsia="zh-CN"/>
        </w:rPr>
      </w:pPr>
    </w:p>
    <w:p w:rsidR="0020037C" w:rsidRDefault="004474D3">
      <w:pPr>
        <w:pStyle w:val="Heading3"/>
        <w:spacing w:line="352" w:lineRule="exact"/>
        <w:rPr>
          <w:lang w:eastAsia="zh-CN"/>
        </w:rPr>
      </w:pPr>
      <w:bookmarkStart w:id="345" w:name="PHP驱动"/>
      <w:bookmarkStart w:id="346" w:name="_bookmark141"/>
      <w:bookmarkEnd w:id="345"/>
      <w:bookmarkEnd w:id="346"/>
      <w:r>
        <w:rPr>
          <w:w w:val="95"/>
          <w:lang w:eastAsia="zh-CN"/>
        </w:rPr>
        <w:t>PHP驱动</w:t>
      </w:r>
    </w:p>
    <w:p w:rsidR="0020037C" w:rsidRDefault="004474D3">
      <w:pPr>
        <w:pStyle w:val="BodyText"/>
        <w:spacing w:before="19"/>
        <w:rPr>
          <w:lang w:eastAsia="zh-CN"/>
        </w:rPr>
      </w:pPr>
      <w:r>
        <w:rPr>
          <w:lang w:eastAsia="zh-CN"/>
        </w:rPr>
        <w:t>本节介绍PHP的相关驱动信息。</w:t>
      </w:r>
    </w:p>
    <w:p w:rsidR="0020037C" w:rsidRDefault="004474D3">
      <w:pPr>
        <w:pStyle w:val="BodyText"/>
        <w:spacing w:before="16"/>
        <w:rPr>
          <w:lang w:eastAsia="zh-CN"/>
        </w:rPr>
      </w:pPr>
      <w:r>
        <w:rPr>
          <w:color w:val="0000FF"/>
          <w:w w:val="95"/>
          <w:lang w:eastAsia="zh-CN"/>
        </w:rPr>
        <w:t>php驱动</w:t>
      </w:r>
    </w:p>
    <w:p w:rsidR="0020037C" w:rsidRDefault="00B0609F">
      <w:pPr>
        <w:pStyle w:val="BodyText"/>
        <w:spacing w:before="16" w:line="251" w:lineRule="auto"/>
        <w:ind w:right="7612"/>
        <w:rPr>
          <w:lang w:eastAsia="zh-CN"/>
        </w:rPr>
      </w:pPr>
      <w:hyperlink w:anchor="_bookmark142" w:history="1">
        <w:r w:rsidR="004474D3">
          <w:rPr>
            <w:color w:val="0000FF"/>
            <w:w w:val="95"/>
            <w:lang w:eastAsia="zh-CN"/>
          </w:rPr>
          <w:t xml:space="preserve">PHP </w:t>
        </w:r>
        <w:r w:rsidR="004474D3">
          <w:rPr>
            <w:color w:val="0000FF"/>
            <w:spacing w:val="13"/>
            <w:w w:val="95"/>
            <w:lang w:eastAsia="zh-CN"/>
          </w:rPr>
          <w:t xml:space="preserve"> </w:t>
        </w:r>
        <w:r w:rsidR="004474D3">
          <w:rPr>
            <w:color w:val="0000FF"/>
            <w:w w:val="95"/>
            <w:lang w:eastAsia="zh-CN"/>
          </w:rPr>
          <w:t>开发环境搭建</w:t>
        </w:r>
      </w:hyperlink>
      <w:r w:rsidR="004474D3">
        <w:rPr>
          <w:color w:val="0000FF"/>
          <w:lang w:eastAsia="zh-CN"/>
        </w:rPr>
        <w:t xml:space="preserve"> </w:t>
      </w:r>
      <w:hyperlink w:anchor="_bookmark143" w:history="1">
        <w:r w:rsidR="004474D3">
          <w:rPr>
            <w:color w:val="0000FF"/>
            <w:w w:val="95"/>
            <w:lang w:eastAsia="zh-CN"/>
          </w:rPr>
          <w:t>PHP</w:t>
        </w:r>
        <w:r w:rsidR="004474D3">
          <w:rPr>
            <w:color w:val="0000FF"/>
            <w:spacing w:val="40"/>
            <w:w w:val="95"/>
            <w:lang w:eastAsia="zh-CN"/>
          </w:rPr>
          <w:t xml:space="preserve"> </w:t>
        </w:r>
        <w:r w:rsidR="004474D3">
          <w:rPr>
            <w:color w:val="0000FF"/>
            <w:w w:val="95"/>
            <w:lang w:eastAsia="zh-CN"/>
          </w:rPr>
          <w:t>开发基础</w:t>
        </w:r>
      </w:hyperlink>
    </w:p>
    <w:p w:rsidR="0020037C" w:rsidRDefault="00B0609F">
      <w:pPr>
        <w:pStyle w:val="BodyText"/>
        <w:spacing w:before="3" w:line="251" w:lineRule="auto"/>
        <w:ind w:right="6608"/>
      </w:pPr>
      <w:hyperlink w:anchor="_bookmark144" w:history="1">
        <w:r w:rsidR="004474D3">
          <w:rPr>
            <w:color w:val="0000FF"/>
            <w:w w:val="95"/>
          </w:rPr>
          <w:t>SQL</w:t>
        </w:r>
        <w:r w:rsidR="004474D3">
          <w:rPr>
            <w:color w:val="0000FF"/>
            <w:spacing w:val="-2"/>
            <w:w w:val="95"/>
          </w:rPr>
          <w:t xml:space="preserve"> </w:t>
        </w:r>
        <w:r w:rsidR="004474D3">
          <w:rPr>
            <w:color w:val="0000FF"/>
            <w:w w:val="95"/>
          </w:rPr>
          <w:t>to</w:t>
        </w:r>
        <w:r w:rsidR="004474D3">
          <w:rPr>
            <w:color w:val="0000FF"/>
            <w:spacing w:val="-2"/>
            <w:w w:val="95"/>
          </w:rPr>
          <w:t xml:space="preserve"> </w:t>
        </w:r>
        <w:r w:rsidR="004474D3">
          <w:rPr>
            <w:color w:val="0000FF"/>
            <w:w w:val="95"/>
          </w:rPr>
          <w:t>sequoiadb</w:t>
        </w:r>
        <w:r w:rsidR="004474D3">
          <w:rPr>
            <w:color w:val="0000FF"/>
            <w:spacing w:val="-2"/>
            <w:w w:val="95"/>
          </w:rPr>
          <w:t xml:space="preserve"> </w:t>
        </w:r>
        <w:r w:rsidR="004474D3">
          <w:rPr>
            <w:color w:val="0000FF"/>
            <w:w w:val="95"/>
          </w:rPr>
          <w:t>shell</w:t>
        </w:r>
        <w:r w:rsidR="004474D3">
          <w:rPr>
            <w:color w:val="0000FF"/>
            <w:spacing w:val="-2"/>
            <w:w w:val="95"/>
          </w:rPr>
          <w:t xml:space="preserve"> </w:t>
        </w:r>
        <w:r w:rsidR="004474D3">
          <w:rPr>
            <w:color w:val="0000FF"/>
            <w:w w:val="95"/>
          </w:rPr>
          <w:t>to</w:t>
        </w:r>
        <w:r w:rsidR="004474D3">
          <w:rPr>
            <w:color w:val="0000FF"/>
            <w:spacing w:val="-2"/>
            <w:w w:val="95"/>
          </w:rPr>
          <w:t xml:space="preserve"> </w:t>
        </w:r>
        <w:r w:rsidR="004474D3">
          <w:rPr>
            <w:color w:val="0000FF"/>
            <w:w w:val="95"/>
          </w:rPr>
          <w:t>php</w:t>
        </w:r>
      </w:hyperlink>
      <w:r w:rsidR="004474D3">
        <w:rPr>
          <w:color w:val="0000FF"/>
          <w:w w:val="93"/>
        </w:rPr>
        <w:t xml:space="preserve"> </w:t>
      </w:r>
      <w:r w:rsidR="004474D3">
        <w:rPr>
          <w:color w:val="0000FF"/>
          <w:w w:val="95"/>
        </w:rPr>
        <w:t>PHP</w:t>
      </w:r>
      <w:r w:rsidR="004474D3">
        <w:rPr>
          <w:color w:val="0000FF"/>
          <w:spacing w:val="3"/>
          <w:w w:val="95"/>
        </w:rPr>
        <w:t xml:space="preserve"> </w:t>
      </w:r>
      <w:r w:rsidR="004474D3">
        <w:rPr>
          <w:color w:val="0000FF"/>
          <w:w w:val="95"/>
        </w:rPr>
        <w:t>API</w:t>
      </w:r>
    </w:p>
    <w:p w:rsidR="0020037C" w:rsidRDefault="004474D3">
      <w:pPr>
        <w:pStyle w:val="BodyText"/>
        <w:spacing w:before="83"/>
        <w:rPr>
          <w:lang w:eastAsia="zh-CN"/>
        </w:rPr>
      </w:pPr>
      <w:bookmarkStart w:id="347" w:name="PHP_驱动"/>
      <w:bookmarkEnd w:id="347"/>
      <w:r>
        <w:rPr>
          <w:w w:val="95"/>
          <w:lang w:eastAsia="zh-CN"/>
        </w:rPr>
        <w:t>PHP</w:t>
      </w:r>
      <w:r>
        <w:rPr>
          <w:spacing w:val="20"/>
          <w:w w:val="95"/>
          <w:lang w:eastAsia="zh-CN"/>
        </w:rPr>
        <w:t xml:space="preserve"> </w:t>
      </w:r>
      <w:r>
        <w:rPr>
          <w:w w:val="95"/>
          <w:lang w:eastAsia="zh-CN"/>
        </w:rPr>
        <w:t>驱动</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概述</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w w:val="95"/>
          <w:lang w:eastAsia="zh-CN"/>
        </w:rPr>
        <w:t xml:space="preserve">SequoiaDB       </w:t>
      </w:r>
      <w:r>
        <w:rPr>
          <w:spacing w:val="33"/>
          <w:w w:val="95"/>
          <w:lang w:eastAsia="zh-CN"/>
        </w:rPr>
        <w:t xml:space="preserve"> </w:t>
      </w:r>
      <w:r>
        <w:rPr>
          <w:w w:val="95"/>
          <w:lang w:eastAsia="zh-CN"/>
        </w:rPr>
        <w:t>PHP驱动提供了数据库操作和集群操作的PHP接口。数据库操作包括数据库的连接，用户的创建</w:t>
      </w:r>
      <w:r>
        <w:rPr>
          <w:lang w:eastAsia="zh-CN"/>
        </w:rPr>
        <w:t xml:space="preserve"> 删除，数据的增删改查，索引的创建删除，快照的获取与重置，以及集合与集合空间的创建删除操作等操 作。集群操作包括管理</w:t>
      </w:r>
      <w:r w:rsidR="00423ADE">
        <w:rPr>
          <w:lang w:eastAsia="zh-CN"/>
        </w:rPr>
        <w:t>分区</w:t>
      </w:r>
      <w:r>
        <w:rPr>
          <w:lang w:eastAsia="zh-CN"/>
        </w:rPr>
        <w:t>组和数据节点的各种操作，譬如启动、停止</w:t>
      </w:r>
      <w:r w:rsidR="00423ADE">
        <w:rPr>
          <w:lang w:eastAsia="zh-CN"/>
        </w:rPr>
        <w:t>分区</w:t>
      </w:r>
      <w:r>
        <w:rPr>
          <w:lang w:eastAsia="zh-CN"/>
        </w:rPr>
        <w:t>组，启动、停止数据节点，获取 主从数据节点，集合</w:t>
      </w:r>
      <w:r w:rsidR="00423ADE">
        <w:rPr>
          <w:lang w:eastAsia="zh-CN"/>
        </w:rPr>
        <w:t>分区</w:t>
      </w:r>
      <w:r>
        <w:rPr>
          <w:lang w:eastAsia="zh-CN"/>
        </w:rPr>
        <w:t>等。</w:t>
      </w:r>
    </w:p>
    <w:p w:rsidR="0020037C" w:rsidRDefault="004474D3">
      <w:pPr>
        <w:pStyle w:val="BodyText"/>
        <w:spacing w:before="31"/>
        <w:rPr>
          <w:lang w:eastAsia="zh-CN"/>
        </w:rPr>
      </w:pPr>
      <w:r>
        <w:rPr>
          <w:lang w:eastAsia="zh-CN"/>
        </w:rPr>
        <w:t>PHP驱动的有两种类实例。一种用于数据库操作，另一种用于集群操作。</w:t>
      </w:r>
    </w:p>
    <w:p w:rsidR="0020037C" w:rsidRDefault="004474D3">
      <w:pPr>
        <w:pStyle w:val="BodyText"/>
        <w:tabs>
          <w:tab w:val="left" w:pos="1217"/>
        </w:tabs>
        <w:spacing w:before="31" w:line="251" w:lineRule="auto"/>
        <w:ind w:left="1217" w:right="512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数据库操作实例 </w:t>
      </w:r>
      <w:r>
        <w:rPr>
          <w:w w:val="95"/>
          <w:lang w:eastAsia="zh-CN"/>
        </w:rPr>
        <w:t>SequoiaDB数据库中的数据存放分为三个级别：</w:t>
      </w:r>
      <w:r>
        <w:rPr>
          <w:lang w:eastAsia="zh-CN"/>
        </w:rPr>
        <w:t xml:space="preserve"> 1)</w:t>
      </w:r>
      <w:r>
        <w:rPr>
          <w:spacing w:val="-9"/>
          <w:lang w:eastAsia="zh-CN"/>
        </w:rPr>
        <w:t xml:space="preserve"> </w:t>
      </w:r>
      <w:r>
        <w:rPr>
          <w:lang w:eastAsia="zh-CN"/>
        </w:rPr>
        <w:t>数据库</w:t>
      </w:r>
    </w:p>
    <w:p w:rsidR="0020037C" w:rsidRDefault="004474D3">
      <w:pPr>
        <w:pStyle w:val="BodyText"/>
        <w:spacing w:before="3"/>
        <w:ind w:left="1217"/>
      </w:pPr>
      <w:r>
        <w:rPr>
          <w:w w:val="95"/>
        </w:rPr>
        <w:t>2)</w:t>
      </w:r>
      <w:r>
        <w:rPr>
          <w:spacing w:val="42"/>
          <w:w w:val="95"/>
        </w:rPr>
        <w:t xml:space="preserve"> </w:t>
      </w:r>
      <w:r>
        <w:rPr>
          <w:w w:val="95"/>
        </w:rPr>
        <w:t>集合空间</w:t>
      </w:r>
    </w:p>
    <w:p w:rsidR="0020037C" w:rsidRDefault="004474D3">
      <w:pPr>
        <w:pStyle w:val="BodyText"/>
        <w:numPr>
          <w:ilvl w:val="1"/>
          <w:numId w:val="4"/>
        </w:numPr>
        <w:tabs>
          <w:tab w:val="left" w:pos="1439"/>
        </w:tabs>
        <w:spacing w:before="16" w:line="251" w:lineRule="auto"/>
        <w:ind w:left="1217" w:right="482" w:firstLine="0"/>
        <w:jc w:val="left"/>
        <w:rPr>
          <w:lang w:eastAsia="zh-CN"/>
        </w:rPr>
      </w:pPr>
      <w:r>
        <w:rPr>
          <w:lang w:eastAsia="zh-CN"/>
        </w:rPr>
        <w:t xml:space="preserve">集合 </w:t>
      </w:r>
      <w:r>
        <w:rPr>
          <w:w w:val="95"/>
          <w:lang w:eastAsia="zh-CN"/>
        </w:rPr>
        <w:t>因此，在数据库操作中，可用3个类来分别表示连接、集合空间、集合实例，另1个类表示游标实例：</w:t>
      </w:r>
    </w:p>
    <w:p w:rsidR="0020037C" w:rsidRDefault="0020037C">
      <w:pPr>
        <w:spacing w:before="4" w:line="50" w:lineRule="exact"/>
        <w:rPr>
          <w:sz w:val="5"/>
          <w:szCs w:val="5"/>
          <w:lang w:eastAsia="zh-CN"/>
        </w:rPr>
      </w:pPr>
    </w:p>
    <w:tbl>
      <w:tblPr>
        <w:tblW w:w="0" w:type="auto"/>
        <w:tblInd w:w="1207" w:type="dxa"/>
        <w:tblLayout w:type="fixed"/>
        <w:tblCellMar>
          <w:left w:w="0" w:type="dxa"/>
          <w:right w:w="0" w:type="dxa"/>
        </w:tblCellMar>
        <w:tblLook w:val="01E0"/>
      </w:tblPr>
      <w:tblGrid>
        <w:gridCol w:w="4589"/>
        <w:gridCol w:w="4599"/>
      </w:tblGrid>
      <w:tr w:rsidR="0020037C">
        <w:trPr>
          <w:trHeight w:hRule="exact" w:val="305"/>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数据库类</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SequoiaCS</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集合空间类</w:t>
            </w:r>
          </w:p>
        </w:tc>
      </w:tr>
      <w:tr w:rsidR="0020037C">
        <w:trPr>
          <w:trHeight w:hRule="exact" w:val="300"/>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SequoiaCollection</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集合类</w:t>
            </w:r>
          </w:p>
        </w:tc>
      </w:tr>
      <w:tr w:rsidR="0020037C">
        <w:trPr>
          <w:trHeight w:hRule="exact" w:val="295"/>
        </w:trPr>
        <w:tc>
          <w:tcPr>
            <w:tcW w:w="458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SequoiaCursor</w:t>
            </w:r>
          </w:p>
        </w:tc>
        <w:tc>
          <w:tcPr>
            <w:tcW w:w="4599"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游标类</w:t>
            </w:r>
          </w:p>
        </w:tc>
      </w:tr>
    </w:tbl>
    <w:p w:rsidR="0020037C" w:rsidRDefault="004474D3">
      <w:pPr>
        <w:pStyle w:val="BodyText"/>
        <w:spacing w:before="77" w:line="167" w:lineRule="auto"/>
        <w:ind w:left="1217" w:right="43"/>
        <w:rPr>
          <w:lang w:eastAsia="zh-CN"/>
        </w:rPr>
      </w:pPr>
      <w:r>
        <w:rPr>
          <w:w w:val="95"/>
          <w:lang w:eastAsia="zh-CN"/>
        </w:rPr>
        <w:t>PHP驱动需要使用不同的实例进行操作。譬如读取数据的操作需要游标实例，而创建表空间则需要数据库</w:t>
      </w:r>
      <w:r>
        <w:rPr>
          <w:lang w:eastAsia="zh-CN"/>
        </w:rPr>
        <w:t xml:space="preserve"> 实例。</w:t>
      </w:r>
    </w:p>
    <w:p w:rsidR="0020037C" w:rsidRDefault="004474D3">
      <w:pPr>
        <w:pStyle w:val="BodyText"/>
        <w:tabs>
          <w:tab w:val="left" w:pos="1217"/>
        </w:tabs>
        <w:spacing w:line="283"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集群操作实例</w:t>
      </w:r>
    </w:p>
    <w:p w:rsidR="0020037C" w:rsidRDefault="004474D3">
      <w:pPr>
        <w:pStyle w:val="BodyText"/>
        <w:spacing w:before="18"/>
        <w:ind w:left="1217"/>
        <w:rPr>
          <w:lang w:eastAsia="zh-CN"/>
        </w:rPr>
      </w:pPr>
      <w:r>
        <w:rPr>
          <w:w w:val="95"/>
          <w:lang w:eastAsia="zh-CN"/>
        </w:rPr>
        <w:t xml:space="preserve">SequoiaDB数据库中的集群操作分为两个级别：  </w:t>
      </w:r>
      <w:r>
        <w:rPr>
          <w:spacing w:val="17"/>
          <w:w w:val="95"/>
          <w:lang w:eastAsia="zh-CN"/>
        </w:rPr>
        <w:t xml:space="preserve"> </w:t>
      </w:r>
      <w:r>
        <w:rPr>
          <w:w w:val="95"/>
          <w:lang w:eastAsia="zh-CN"/>
        </w:rPr>
        <w:t>1)</w:t>
      </w:r>
      <w:r w:rsidR="00423ADE">
        <w:rPr>
          <w:w w:val="95"/>
          <w:lang w:eastAsia="zh-CN"/>
        </w:rPr>
        <w:t>分区</w:t>
      </w:r>
      <w:r>
        <w:rPr>
          <w:w w:val="95"/>
          <w:lang w:eastAsia="zh-CN"/>
        </w:rPr>
        <w:t xml:space="preserve">组  </w:t>
      </w:r>
      <w:r>
        <w:rPr>
          <w:spacing w:val="18"/>
          <w:w w:val="95"/>
          <w:lang w:eastAsia="zh-CN"/>
        </w:rPr>
        <w:t xml:space="preserve"> </w:t>
      </w:r>
      <w:r>
        <w:rPr>
          <w:w w:val="95"/>
          <w:lang w:eastAsia="zh-CN"/>
        </w:rPr>
        <w:t>2)数据节点</w:t>
      </w:r>
    </w:p>
    <w:p w:rsidR="0020037C" w:rsidRDefault="0020037C">
      <w:pPr>
        <w:spacing w:before="9" w:line="130" w:lineRule="exact"/>
        <w:rPr>
          <w:sz w:val="13"/>
          <w:szCs w:val="13"/>
          <w:lang w:eastAsia="zh-CN"/>
        </w:rPr>
      </w:pPr>
    </w:p>
    <w:p w:rsidR="0020037C" w:rsidRDefault="00DD1987">
      <w:pPr>
        <w:pStyle w:val="BodyText"/>
        <w:spacing w:line="139" w:lineRule="auto"/>
        <w:ind w:left="1857" w:right="3047" w:hanging="640"/>
        <w:rPr>
          <w:lang w:eastAsia="zh-CN"/>
        </w:rPr>
      </w:pPr>
      <w:r>
        <w:pict>
          <v:shape id="_x0000_i1090"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23ADE">
        <w:rPr>
          <w:lang w:eastAsia="zh-CN"/>
        </w:rPr>
        <w:t>分区</w:t>
      </w:r>
      <w:r w:rsidR="004474D3">
        <w:rPr>
          <w:lang w:eastAsia="zh-CN"/>
        </w:rPr>
        <w:t>组包三种类型：协调</w:t>
      </w:r>
      <w:r w:rsidR="00423ADE">
        <w:rPr>
          <w:lang w:eastAsia="zh-CN"/>
        </w:rPr>
        <w:t>分区</w:t>
      </w:r>
      <w:r w:rsidR="004474D3">
        <w:rPr>
          <w:lang w:eastAsia="zh-CN"/>
        </w:rPr>
        <w:t>组、编目</w:t>
      </w:r>
      <w:r w:rsidR="00423ADE">
        <w:rPr>
          <w:lang w:eastAsia="zh-CN"/>
        </w:rPr>
        <w:t>分区</w:t>
      </w:r>
      <w:r w:rsidR="004474D3">
        <w:rPr>
          <w:lang w:eastAsia="zh-CN"/>
        </w:rPr>
        <w:t>组、数据</w:t>
      </w:r>
      <w:r w:rsidR="00423ADE">
        <w:rPr>
          <w:lang w:eastAsia="zh-CN"/>
        </w:rPr>
        <w:t>分区</w:t>
      </w:r>
      <w:r w:rsidR="004474D3">
        <w:rPr>
          <w:lang w:eastAsia="zh-CN"/>
        </w:rPr>
        <w:t>组。</w:t>
      </w:r>
    </w:p>
    <w:p w:rsidR="0020037C" w:rsidRDefault="00423ADE">
      <w:pPr>
        <w:pStyle w:val="BodyText"/>
        <w:spacing w:before="37"/>
        <w:ind w:left="1217"/>
        <w:rPr>
          <w:lang w:eastAsia="zh-CN"/>
        </w:rPr>
      </w:pPr>
      <w:r>
        <w:rPr>
          <w:lang w:eastAsia="zh-CN"/>
        </w:rPr>
        <w:t>分区</w:t>
      </w:r>
      <w:r w:rsidR="004474D3">
        <w:rPr>
          <w:lang w:eastAsia="zh-CN"/>
        </w:rPr>
        <w:t>组实例和数据节点实例可以用以下两种类的实例表示。</w:t>
      </w:r>
    </w:p>
    <w:p w:rsidR="0020037C" w:rsidRDefault="0020037C">
      <w:pPr>
        <w:spacing w:before="7" w:line="60" w:lineRule="exact"/>
        <w:rPr>
          <w:sz w:val="6"/>
          <w:szCs w:val="6"/>
          <w:lang w:eastAsia="zh-CN"/>
        </w:rPr>
      </w:pPr>
    </w:p>
    <w:tbl>
      <w:tblPr>
        <w:tblW w:w="0" w:type="auto"/>
        <w:tblInd w:w="1207" w:type="dxa"/>
        <w:tblLayout w:type="fixed"/>
        <w:tblCellMar>
          <w:left w:w="0" w:type="dxa"/>
          <w:right w:w="0" w:type="dxa"/>
        </w:tblCellMar>
        <w:tblLook w:val="01E0"/>
      </w:tblPr>
      <w:tblGrid>
        <w:gridCol w:w="3058"/>
        <w:gridCol w:w="3063"/>
        <w:gridCol w:w="3068"/>
      </w:tblGrid>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Pr="00B20037" w:rsidRDefault="004474D3">
            <w:pPr>
              <w:pStyle w:val="TableParagraph"/>
              <w:spacing w:line="212"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5"/>
                <w:sz w:val="14"/>
                <w:szCs w:val="14"/>
              </w:rPr>
              <w:t>Sequoia</w:t>
            </w:r>
            <w:r w:rsidR="00B20037">
              <w:rPr>
                <w:rFonts w:ascii="Microsoft JhengHei" w:hAnsi="Microsoft JhengHei" w:cs="Microsoft JhengHei" w:hint="eastAsia"/>
                <w:w w:val="95"/>
                <w:sz w:val="14"/>
                <w:szCs w:val="14"/>
                <w:lang w:eastAsia="zh-CN"/>
              </w:rPr>
              <w:t>Shard</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组实例代表一个单独的</w:t>
            </w: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w:t>
            </w:r>
          </w:p>
        </w:tc>
      </w:tr>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SequoiaNode</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数据节点实例代表一个单独的数据节点</w:t>
            </w:r>
          </w:p>
        </w:tc>
      </w:tr>
    </w:tbl>
    <w:p w:rsidR="0020037C" w:rsidRDefault="004474D3">
      <w:pPr>
        <w:pStyle w:val="BodyText"/>
        <w:spacing w:line="333" w:lineRule="exact"/>
        <w:ind w:left="1217" w:right="4702"/>
        <w:jc w:val="both"/>
        <w:rPr>
          <w:lang w:eastAsia="zh-CN"/>
        </w:rPr>
      </w:pPr>
      <w:r>
        <w:rPr>
          <w:lang w:eastAsia="zh-CN"/>
        </w:rPr>
        <w:t>与集群相关的操作需要使用</w:t>
      </w:r>
      <w:r w:rsidR="00423ADE">
        <w:rPr>
          <w:lang w:eastAsia="zh-CN"/>
        </w:rPr>
        <w:t>分区</w:t>
      </w:r>
      <w:r>
        <w:rPr>
          <w:lang w:eastAsia="zh-CN"/>
        </w:rPr>
        <w:t>组及数据节点实例。</w:t>
      </w:r>
    </w:p>
    <w:p w:rsidR="0020037C" w:rsidRDefault="0020037C">
      <w:pPr>
        <w:spacing w:before="5" w:line="100" w:lineRule="exact"/>
        <w:rPr>
          <w:sz w:val="10"/>
          <w:szCs w:val="10"/>
          <w:lang w:eastAsia="zh-CN"/>
        </w:rPr>
      </w:pPr>
    </w:p>
    <w:p w:rsidR="0020037C" w:rsidRDefault="004474D3">
      <w:pPr>
        <w:pStyle w:val="BodyText"/>
        <w:spacing w:line="167" w:lineRule="auto"/>
        <w:ind w:left="1217" w:right="215"/>
        <w:jc w:val="both"/>
        <w:rPr>
          <w:lang w:eastAsia="zh-CN"/>
        </w:rPr>
      </w:pPr>
      <w:r>
        <w:rPr>
          <w:w w:val="95"/>
          <w:lang w:eastAsia="zh-CN"/>
        </w:rPr>
        <w:t>Sequoia</w:t>
      </w:r>
      <w:r w:rsidR="00B20037">
        <w:rPr>
          <w:rFonts w:eastAsiaTheme="minorEastAsia" w:hint="eastAsia"/>
          <w:w w:val="95"/>
          <w:lang w:eastAsia="zh-CN"/>
        </w:rPr>
        <w:t>Shard</w:t>
      </w:r>
      <w:r>
        <w:rPr>
          <w:w w:val="95"/>
          <w:lang w:eastAsia="zh-CN"/>
        </w:rPr>
        <w:t>的实例用于管理</w:t>
      </w:r>
      <w:r w:rsidR="00423ADE">
        <w:rPr>
          <w:w w:val="95"/>
          <w:lang w:eastAsia="zh-CN"/>
        </w:rPr>
        <w:t>分区</w:t>
      </w:r>
      <w:r>
        <w:rPr>
          <w:w w:val="95"/>
          <w:lang w:eastAsia="zh-CN"/>
        </w:rPr>
        <w:t>组。其操作包括启动、停止</w:t>
      </w:r>
      <w:r w:rsidR="00423ADE">
        <w:rPr>
          <w:w w:val="95"/>
          <w:lang w:eastAsia="zh-CN"/>
        </w:rPr>
        <w:t>分区</w:t>
      </w:r>
      <w:r>
        <w:rPr>
          <w:w w:val="95"/>
          <w:lang w:eastAsia="zh-CN"/>
        </w:rPr>
        <w:t>组，获取</w:t>
      </w:r>
      <w:r w:rsidR="00423ADE">
        <w:rPr>
          <w:w w:val="95"/>
          <w:lang w:eastAsia="zh-CN"/>
        </w:rPr>
        <w:t>分区</w:t>
      </w:r>
      <w:r>
        <w:rPr>
          <w:w w:val="95"/>
          <w:lang w:eastAsia="zh-CN"/>
        </w:rPr>
        <w:t>组中节点的状态、名称</w:t>
      </w:r>
      <w:r>
        <w:rPr>
          <w:lang w:eastAsia="zh-CN"/>
        </w:rPr>
        <w:t xml:space="preserve"> </w:t>
      </w:r>
      <w:r>
        <w:rPr>
          <w:w w:val="95"/>
          <w:lang w:eastAsia="zh-CN"/>
        </w:rPr>
        <w:t>信息、数目信息。</w:t>
      </w:r>
      <w:r>
        <w:rPr>
          <w:spacing w:val="27"/>
          <w:w w:val="95"/>
          <w:lang w:eastAsia="zh-CN"/>
        </w:rPr>
        <w:t xml:space="preserve"> </w:t>
      </w:r>
      <w:r>
        <w:rPr>
          <w:w w:val="95"/>
          <w:lang w:eastAsia="zh-CN"/>
        </w:rPr>
        <w:t>SequoiaNode的实例用于管理节点。其操作包括启动、停止指定的节点，获取指定节</w:t>
      </w:r>
      <w:r>
        <w:rPr>
          <w:lang w:eastAsia="zh-CN"/>
        </w:rPr>
        <w:t xml:space="preserve"> 点实例，获取主从节点实例，获取数据节点地址信息。</w:t>
      </w:r>
    </w:p>
    <w:p w:rsidR="0020037C" w:rsidRDefault="0020037C">
      <w:pPr>
        <w:spacing w:line="167" w:lineRule="auto"/>
        <w:jc w:val="both"/>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113"/>
        <w:rPr>
          <w:lang w:eastAsia="zh-CN"/>
        </w:rPr>
      </w:pPr>
      <w:r>
        <w:rPr>
          <w:lang w:eastAsia="zh-CN"/>
        </w:rPr>
        <w:t>错误信息</w:t>
      </w:r>
    </w:p>
    <w:p w:rsidR="0020037C" w:rsidRDefault="004474D3">
      <w:pPr>
        <w:pStyle w:val="BodyText"/>
        <w:tabs>
          <w:tab w:val="left" w:pos="397"/>
        </w:tabs>
        <w:spacing w:before="31"/>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一个函数被成功调用则返回true（或整型1），否则返回值为false（或整型0）。</w:t>
      </w:r>
    </w:p>
    <w:p w:rsidR="0020037C" w:rsidRDefault="004474D3">
      <w:pPr>
        <w:pStyle w:val="BodyText"/>
        <w:tabs>
          <w:tab w:val="left" w:pos="397"/>
        </w:tabs>
        <w:spacing w:before="36" w:line="169" w:lineRule="auto"/>
        <w:ind w:left="397" w:right="850"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如果用户需要知道详细的错误信息，可以调用getError()获取错误信息，如果没有错误，则会输出“No</w:t>
      </w:r>
      <w:r>
        <w:rPr>
          <w:w w:val="91"/>
          <w:position w:val="1"/>
        </w:rPr>
        <w:t xml:space="preserve"> </w:t>
      </w:r>
      <w:r>
        <w:rPr>
          <w:w w:val="90"/>
        </w:rPr>
        <w:t>error</w:t>
      </w:r>
      <w:r>
        <w:rPr>
          <w:spacing w:val="-27"/>
          <w:w w:val="90"/>
        </w:rPr>
        <w:t xml:space="preserve"> </w:t>
      </w:r>
      <w:r>
        <w:rPr>
          <w:w w:val="90"/>
        </w:rPr>
        <w:t>message”</w:t>
      </w:r>
    </w:p>
    <w:p w:rsidR="0020037C" w:rsidRDefault="0020037C">
      <w:pPr>
        <w:spacing w:before="1" w:line="110" w:lineRule="exact"/>
        <w:rPr>
          <w:sz w:val="11"/>
          <w:szCs w:val="11"/>
        </w:rPr>
      </w:pPr>
    </w:p>
    <w:p w:rsidR="0020037C" w:rsidRDefault="004474D3">
      <w:pPr>
        <w:pStyle w:val="BodyText"/>
        <w:ind w:left="113"/>
      </w:pPr>
      <w:bookmarkStart w:id="348" w:name="PHP_开发环境搭建"/>
      <w:bookmarkStart w:id="349" w:name="_bookmark142"/>
      <w:bookmarkEnd w:id="348"/>
      <w:bookmarkEnd w:id="349"/>
      <w:r>
        <w:rPr>
          <w:w w:val="95"/>
        </w:rPr>
        <w:t xml:space="preserve">PHP </w:t>
      </w:r>
      <w:r>
        <w:rPr>
          <w:spacing w:val="13"/>
          <w:w w:val="95"/>
        </w:rPr>
        <w:t xml:space="preserve"> </w:t>
      </w:r>
      <w:r>
        <w:rPr>
          <w:w w:val="95"/>
        </w:rPr>
        <w:t>开发环境搭建</w:t>
      </w:r>
    </w:p>
    <w:p w:rsidR="0020037C" w:rsidRDefault="0020037C">
      <w:pPr>
        <w:spacing w:before="6" w:line="190" w:lineRule="exact"/>
        <w:rPr>
          <w:sz w:val="19"/>
          <w:szCs w:val="19"/>
        </w:rPr>
      </w:pPr>
    </w:p>
    <w:p w:rsidR="0020037C" w:rsidRDefault="004474D3">
      <w:pPr>
        <w:pStyle w:val="BodyText"/>
        <w:spacing w:line="251" w:lineRule="auto"/>
        <w:ind w:left="113" w:right="684"/>
      </w:pPr>
      <w:r>
        <w:t xml:space="preserve">获取驱动开发包 </w:t>
      </w:r>
      <w:r>
        <w:rPr>
          <w:w w:val="95"/>
        </w:rPr>
        <w:t>从</w:t>
      </w:r>
      <w:hyperlink r:id="rId46">
        <w:r>
          <w:rPr>
            <w:color w:val="0000FF"/>
            <w:w w:val="95"/>
          </w:rPr>
          <w:t>http://www.sequoiadb.com</w:t>
        </w:r>
      </w:hyperlink>
      <w:r>
        <w:rPr>
          <w:color w:val="000000"/>
          <w:w w:val="95"/>
        </w:rPr>
        <w:t>下载对应操作系统版本的SequoiaDB驱动开发包；解压驱动开发包，从driver/</w:t>
      </w:r>
    </w:p>
    <w:p w:rsidR="0020037C" w:rsidRDefault="004474D3">
      <w:pPr>
        <w:pStyle w:val="BodyText"/>
        <w:spacing w:line="227" w:lineRule="exact"/>
        <w:ind w:left="113"/>
        <w:rPr>
          <w:lang w:eastAsia="zh-CN"/>
        </w:rPr>
      </w:pPr>
      <w:r>
        <w:rPr>
          <w:w w:val="95"/>
          <w:lang w:eastAsia="zh-CN"/>
        </w:rPr>
        <w:t>lib/</w:t>
      </w:r>
      <w:r w:rsidR="00716F9A" w:rsidRPr="00694ABE">
        <w:rPr>
          <w:w w:val="95"/>
          <w:lang w:eastAsia="zh-CN"/>
        </w:rPr>
        <w:t>phplib</w:t>
      </w:r>
      <w:r>
        <w:rPr>
          <w:w w:val="95"/>
          <w:lang w:eastAsia="zh-CN"/>
        </w:rPr>
        <w:t>目录中获取</w:t>
      </w:r>
      <w:r>
        <w:rPr>
          <w:spacing w:val="42"/>
          <w:w w:val="95"/>
          <w:lang w:eastAsia="zh-CN"/>
        </w:rPr>
        <w:t xml:space="preserve"> </w:t>
      </w:r>
      <w:r>
        <w:rPr>
          <w:w w:val="95"/>
          <w:lang w:eastAsia="zh-CN"/>
        </w:rPr>
        <w:t>libsdbphp</w:t>
      </w:r>
      <w:r w:rsidR="00716F9A">
        <w:rPr>
          <w:rFonts w:asciiTheme="minorEastAsia" w:eastAsiaTheme="minorEastAsia" w:hAnsiTheme="minorEastAsia" w:hint="eastAsia"/>
          <w:w w:val="95"/>
          <w:lang w:eastAsia="zh-CN"/>
        </w:rPr>
        <w:t>-x.x.x</w:t>
      </w:r>
      <w:r>
        <w:rPr>
          <w:w w:val="95"/>
          <w:lang w:eastAsia="zh-CN"/>
        </w:rPr>
        <w:t>.so</w:t>
      </w:r>
      <w:r w:rsidR="00716F9A">
        <w:rPr>
          <w:rFonts w:eastAsiaTheme="minorEastAsia" w:hint="eastAsia"/>
          <w:w w:val="95"/>
          <w:lang w:eastAsia="zh-CN"/>
        </w:rPr>
        <w:t>(x.x.x</w:t>
      </w:r>
      <w:r w:rsidR="00716F9A">
        <w:rPr>
          <w:rFonts w:eastAsiaTheme="minorEastAsia" w:hint="eastAsia"/>
          <w:w w:val="95"/>
          <w:lang w:eastAsia="zh-CN"/>
        </w:rPr>
        <w:t>为版本号</w:t>
      </w:r>
      <w:r w:rsidR="00716F9A">
        <w:rPr>
          <w:rFonts w:eastAsiaTheme="minorEastAsia" w:hint="eastAsia"/>
          <w:w w:val="95"/>
          <w:lang w:eastAsia="zh-CN"/>
        </w:rPr>
        <w:t>,</w:t>
      </w:r>
      <w:r w:rsidR="00716F9A">
        <w:rPr>
          <w:rFonts w:eastAsiaTheme="minorEastAsia" w:hint="eastAsia"/>
          <w:w w:val="95"/>
          <w:lang w:eastAsia="zh-CN"/>
        </w:rPr>
        <w:t>请根据</w:t>
      </w:r>
      <w:r w:rsidR="00716F9A">
        <w:rPr>
          <w:rFonts w:eastAsiaTheme="minorEastAsia" w:hint="eastAsia"/>
          <w:w w:val="95"/>
          <w:lang w:eastAsia="zh-CN"/>
        </w:rPr>
        <w:t>php</w:t>
      </w:r>
      <w:r w:rsidR="00716F9A">
        <w:rPr>
          <w:rFonts w:eastAsiaTheme="minorEastAsia" w:hint="eastAsia"/>
          <w:w w:val="95"/>
          <w:lang w:eastAsia="zh-CN"/>
        </w:rPr>
        <w:t>版本选择</w:t>
      </w:r>
      <w:r w:rsidR="000E5AA1">
        <w:rPr>
          <w:rFonts w:eastAsiaTheme="minorEastAsia" w:hint="eastAsia"/>
          <w:w w:val="95"/>
          <w:lang w:eastAsia="zh-CN"/>
        </w:rPr>
        <w:t>,</w:t>
      </w:r>
      <w:r w:rsidR="000E5AA1">
        <w:rPr>
          <w:rFonts w:eastAsiaTheme="minorEastAsia" w:hint="eastAsia"/>
          <w:w w:val="95"/>
          <w:lang w:eastAsia="zh-CN"/>
        </w:rPr>
        <w:t>前两位需相同版本</w:t>
      </w:r>
      <w:r w:rsidR="000E5AA1">
        <w:rPr>
          <w:rFonts w:eastAsiaTheme="minorEastAsia" w:hint="eastAsia"/>
          <w:w w:val="95"/>
          <w:lang w:eastAsia="zh-CN"/>
        </w:rPr>
        <w:t>,</w:t>
      </w:r>
      <w:r w:rsidR="000E5AA1">
        <w:rPr>
          <w:rFonts w:eastAsiaTheme="minorEastAsia" w:hint="eastAsia"/>
          <w:w w:val="95"/>
          <w:lang w:eastAsia="zh-CN"/>
        </w:rPr>
        <w:t>第三位版本要小于或等于</w:t>
      </w:r>
      <w:r w:rsidR="000E5AA1">
        <w:rPr>
          <w:rFonts w:eastAsiaTheme="minorEastAsia" w:hint="eastAsia"/>
          <w:w w:val="95"/>
          <w:lang w:eastAsia="zh-CN"/>
        </w:rPr>
        <w:t>php</w:t>
      </w:r>
      <w:r w:rsidR="000E5AA1">
        <w:rPr>
          <w:rFonts w:eastAsiaTheme="minorEastAsia" w:hint="eastAsia"/>
          <w:w w:val="95"/>
          <w:lang w:eastAsia="zh-CN"/>
        </w:rPr>
        <w:t>的版本</w:t>
      </w:r>
      <w:r w:rsidR="00716F9A">
        <w:rPr>
          <w:rFonts w:eastAsiaTheme="minorEastAsia" w:hint="eastAsia"/>
          <w:w w:val="95"/>
          <w:lang w:eastAsia="zh-CN"/>
        </w:rPr>
        <w:t>)</w:t>
      </w:r>
      <w:r>
        <w:rPr>
          <w:spacing w:val="43"/>
          <w:w w:val="95"/>
          <w:lang w:eastAsia="zh-CN"/>
        </w:rPr>
        <w:t xml:space="preserve"> </w:t>
      </w:r>
      <w:r>
        <w:rPr>
          <w:w w:val="95"/>
          <w:lang w:eastAsia="zh-CN"/>
        </w:rPr>
        <w:t>文件。</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配置开发环境</w:t>
      </w:r>
    </w:p>
    <w:p w:rsidR="0020037C" w:rsidRDefault="004474D3">
      <w:pPr>
        <w:pStyle w:val="BodyText"/>
        <w:numPr>
          <w:ilvl w:val="0"/>
          <w:numId w:val="26"/>
        </w:numPr>
        <w:tabs>
          <w:tab w:val="left" w:pos="397"/>
        </w:tabs>
        <w:spacing w:before="31"/>
        <w:ind w:left="397"/>
      </w:pPr>
      <w:r>
        <w:rPr>
          <w:position w:val="1"/>
        </w:rPr>
        <w:t>Linux</w:t>
      </w:r>
    </w:p>
    <w:p w:rsidR="0020037C" w:rsidRDefault="004474D3">
      <w:pPr>
        <w:pStyle w:val="BodyText"/>
        <w:spacing w:before="18" w:line="251" w:lineRule="auto"/>
        <w:ind w:left="397" w:right="3385"/>
      </w:pPr>
      <w:r>
        <w:t>准备工作:安装apache</w:t>
      </w:r>
      <w:r>
        <w:rPr>
          <w:spacing w:val="-19"/>
        </w:rPr>
        <w:t xml:space="preserve"> </w:t>
      </w:r>
      <w:r>
        <w:t>和</w:t>
      </w:r>
      <w:r>
        <w:rPr>
          <w:spacing w:val="-18"/>
        </w:rPr>
        <w:t xml:space="preserve"> </w:t>
      </w:r>
      <w:r>
        <w:t>php</w:t>
      </w:r>
      <w:r>
        <w:rPr>
          <w:spacing w:val="-18"/>
        </w:rPr>
        <w:t xml:space="preserve"> </w:t>
      </w:r>
      <w:r>
        <w:t>环境，</w:t>
      </w:r>
      <w:r>
        <w:rPr>
          <w:spacing w:val="-18"/>
        </w:rPr>
        <w:t xml:space="preserve"> </w:t>
      </w:r>
      <w:r>
        <w:t>PHP要求5.3.3及以上版本 配置步骤:</w:t>
      </w:r>
    </w:p>
    <w:p w:rsidR="00716F9A" w:rsidRDefault="00B0609F">
      <w:pPr>
        <w:pStyle w:val="BodyText"/>
        <w:spacing w:before="3" w:line="263" w:lineRule="auto"/>
        <w:ind w:left="397" w:right="5821"/>
        <w:rPr>
          <w:w w:val="95"/>
        </w:rPr>
      </w:pPr>
      <w:r>
        <w:pict>
          <v:group id="_x0000_s2798" style="position:absolute;left:0;text-align:left;margin-left:95.85pt;margin-top:42.2pt;width:459.45pt;height:10.6pt;z-index:-251688448;mso-position-horizontal-relative:page" coordorigin="1917,844" coordsize="9189,212">
            <v:shape id="_x0000_s2799" style="position:absolute;left:1917;top:844;width:9189;height:212" coordorigin="1917,844" coordsize="9189,212" path="m1917,844r9189,l11106,1056r-9189,l1917,844xe" fillcolor="#efefef" stroked="f">
              <v:path arrowok="t"/>
            </v:shape>
            <w10:wrap anchorx="page"/>
          </v:group>
        </w:pict>
      </w:r>
      <w:r w:rsidR="004474D3">
        <w:rPr>
          <w:w w:val="95"/>
        </w:rPr>
        <w:t>1.</w:t>
      </w:r>
      <w:r w:rsidR="004474D3">
        <w:rPr>
          <w:spacing w:val="15"/>
          <w:w w:val="95"/>
        </w:rPr>
        <w:t xml:space="preserve"> </w:t>
      </w:r>
      <w:r w:rsidR="004474D3">
        <w:rPr>
          <w:w w:val="95"/>
        </w:rPr>
        <w:t>打开</w:t>
      </w:r>
      <w:r w:rsidR="004474D3">
        <w:rPr>
          <w:spacing w:val="16"/>
          <w:w w:val="95"/>
        </w:rPr>
        <w:t xml:space="preserve"> </w:t>
      </w:r>
      <w:r w:rsidR="004474D3">
        <w:rPr>
          <w:w w:val="95"/>
        </w:rPr>
        <w:t>/etc/php5/apache2/php.ini</w:t>
      </w:r>
      <w:r w:rsidR="004474D3">
        <w:rPr>
          <w:spacing w:val="16"/>
          <w:w w:val="95"/>
        </w:rPr>
        <w:t xml:space="preserve"> </w:t>
      </w:r>
      <w:r w:rsidR="004474D3">
        <w:rPr>
          <w:w w:val="95"/>
        </w:rPr>
        <w:t>文件；</w:t>
      </w:r>
      <w:r w:rsidR="004474D3">
        <w:t xml:space="preserve"> 2.</w:t>
      </w:r>
      <w:r w:rsidR="004474D3">
        <w:rPr>
          <w:spacing w:val="-21"/>
        </w:rPr>
        <w:t xml:space="preserve"> </w:t>
      </w:r>
      <w:r w:rsidR="004474D3">
        <w:t>在该文件的[PHP]配置段中新增如下行:</w:t>
      </w:r>
      <w:r w:rsidR="004474D3">
        <w:rPr>
          <w:w w:val="116"/>
        </w:rPr>
        <w:t xml:space="preserve"> </w:t>
      </w:r>
      <w:r w:rsidR="004474D3">
        <w:rPr>
          <w:rFonts w:ascii="仿宋" w:eastAsia="仿宋" w:hAnsi="仿宋" w:cs="仿宋"/>
        </w:rPr>
        <w:t>extension=&lt;PATH&gt;/libsdbphp</w:t>
      </w:r>
      <w:r w:rsidR="00716F9A">
        <w:rPr>
          <w:rFonts w:asciiTheme="minorEastAsia" w:eastAsiaTheme="minorEastAsia" w:hAnsiTheme="minorEastAsia" w:hint="eastAsia"/>
          <w:w w:val="95"/>
          <w:lang w:eastAsia="zh-CN"/>
        </w:rPr>
        <w:t>-x.x.x</w:t>
      </w:r>
      <w:r w:rsidR="004474D3">
        <w:rPr>
          <w:rFonts w:ascii="仿宋" w:eastAsia="仿宋" w:hAnsi="仿宋" w:cs="仿宋"/>
        </w:rPr>
        <w:t xml:space="preserve">.so </w:t>
      </w:r>
      <w:r w:rsidR="004474D3">
        <w:rPr>
          <w:w w:val="95"/>
        </w:rPr>
        <w:t>其中PATH为libsdbphp</w:t>
      </w:r>
      <w:r w:rsidR="00716F9A">
        <w:rPr>
          <w:rFonts w:asciiTheme="minorEastAsia" w:eastAsiaTheme="minorEastAsia" w:hAnsiTheme="minorEastAsia" w:hint="eastAsia"/>
          <w:w w:val="95"/>
          <w:lang w:eastAsia="zh-CN"/>
        </w:rPr>
        <w:t>-x.x.x</w:t>
      </w:r>
      <w:r w:rsidR="004474D3">
        <w:rPr>
          <w:w w:val="95"/>
        </w:rPr>
        <w:t xml:space="preserve">.so </w:t>
      </w:r>
      <w:r w:rsidR="004474D3">
        <w:rPr>
          <w:spacing w:val="36"/>
          <w:w w:val="95"/>
        </w:rPr>
        <w:t xml:space="preserve"> </w:t>
      </w:r>
      <w:r w:rsidR="004474D3">
        <w:rPr>
          <w:w w:val="95"/>
        </w:rPr>
        <w:t>文件放置路径。</w:t>
      </w:r>
    </w:p>
    <w:p w:rsidR="0020037C" w:rsidRDefault="004474D3">
      <w:pPr>
        <w:pStyle w:val="BodyText"/>
        <w:spacing w:before="3" w:line="263" w:lineRule="auto"/>
        <w:ind w:left="397" w:right="5821"/>
        <w:rPr>
          <w:lang w:eastAsia="zh-CN"/>
        </w:rPr>
      </w:pPr>
      <w:r>
        <w:t xml:space="preserve"> </w:t>
      </w:r>
      <w:r>
        <w:rPr>
          <w:lang w:eastAsia="zh-CN"/>
        </w:rPr>
        <w:t>3.</w:t>
      </w:r>
      <w:r>
        <w:rPr>
          <w:spacing w:val="3"/>
          <w:lang w:eastAsia="zh-CN"/>
        </w:rPr>
        <w:t xml:space="preserve"> </w:t>
      </w:r>
      <w:r>
        <w:rPr>
          <w:lang w:eastAsia="zh-CN"/>
        </w:rPr>
        <w:t>保存关闭文件；</w:t>
      </w:r>
    </w:p>
    <w:p w:rsidR="0020037C" w:rsidRDefault="004474D3">
      <w:pPr>
        <w:pStyle w:val="BodyText"/>
        <w:spacing w:line="334" w:lineRule="exact"/>
        <w:ind w:left="397"/>
        <w:rPr>
          <w:lang w:eastAsia="zh-CN"/>
        </w:rPr>
      </w:pPr>
      <w:r>
        <w:rPr>
          <w:lang w:eastAsia="zh-CN"/>
        </w:rPr>
        <w:t>4.</w:t>
      </w:r>
      <w:r>
        <w:rPr>
          <w:spacing w:val="-11"/>
          <w:lang w:eastAsia="zh-CN"/>
        </w:rPr>
        <w:t xml:space="preserve"> </w:t>
      </w:r>
      <w:r>
        <w:rPr>
          <w:lang w:eastAsia="zh-CN"/>
        </w:rPr>
        <w:t>重新启动</w:t>
      </w:r>
      <w:r>
        <w:rPr>
          <w:spacing w:val="-11"/>
          <w:lang w:eastAsia="zh-CN"/>
        </w:rPr>
        <w:t xml:space="preserve"> </w:t>
      </w:r>
      <w:r>
        <w:rPr>
          <w:lang w:eastAsia="zh-CN"/>
        </w:rPr>
        <w:t>apache2</w:t>
      </w:r>
      <w:r>
        <w:rPr>
          <w:spacing w:val="-11"/>
          <w:lang w:eastAsia="zh-CN"/>
        </w:rPr>
        <w:t xml:space="preserve"> </w:t>
      </w:r>
      <w:r>
        <w:rPr>
          <w:lang w:eastAsia="zh-CN"/>
        </w:rPr>
        <w:t>服务</w:t>
      </w:r>
    </w:p>
    <w:p w:rsidR="0020037C" w:rsidRDefault="00B0609F">
      <w:pPr>
        <w:pStyle w:val="BodyText"/>
        <w:spacing w:before="83" w:line="172" w:lineRule="auto"/>
        <w:ind w:left="397" w:right="5821"/>
        <w:rPr>
          <w:rFonts w:ascii="仿宋" w:eastAsia="仿宋" w:hAnsi="仿宋" w:cs="仿宋"/>
        </w:rPr>
      </w:pPr>
      <w:r w:rsidRPr="00B0609F">
        <w:pict>
          <v:group id="_x0000_s2796" style="position:absolute;left:0;text-align:left;margin-left:95.85pt;margin-top:4.85pt;width:459.45pt;height:31.8pt;z-index:-251687424;mso-position-horizontal-relative:page" coordorigin="1917,97" coordsize="9189,636">
            <v:shape id="_x0000_s2797" style="position:absolute;left:1917;top:97;width:9189;height:636" coordorigin="1917,97" coordsize="9189,636" path="m1917,97r9189,l11106,733r-9189,l1917,97xe" fillcolor="#efefef" stroked="f">
              <v:path arrowok="t"/>
            </v:shape>
            <w10:wrap anchorx="page"/>
          </v:group>
        </w:pict>
      </w:r>
      <w:r w:rsidR="004474D3">
        <w:rPr>
          <w:rFonts w:ascii="仿宋" w:eastAsia="仿宋" w:hAnsi="仿宋" w:cs="仿宋"/>
        </w:rPr>
        <w:t>service apache2 restart (SUSE/Redhat) 或</w:t>
      </w:r>
    </w:p>
    <w:p w:rsidR="0020037C" w:rsidRDefault="004474D3">
      <w:pPr>
        <w:pStyle w:val="BodyText"/>
        <w:spacing w:line="220" w:lineRule="exact"/>
        <w:ind w:left="397"/>
        <w:rPr>
          <w:rFonts w:ascii="仿宋" w:eastAsia="仿宋" w:hAnsi="仿宋" w:cs="仿宋"/>
        </w:rPr>
      </w:pPr>
      <w:r>
        <w:rPr>
          <w:rFonts w:ascii="仿宋" w:eastAsia="仿宋" w:hAnsi="仿宋" w:cs="仿宋"/>
        </w:rPr>
        <w:t>service httpd restart (CentOS)</w:t>
      </w:r>
    </w:p>
    <w:p w:rsidR="0020037C" w:rsidRDefault="004474D3">
      <w:pPr>
        <w:pStyle w:val="BodyText"/>
        <w:spacing w:before="45"/>
        <w:ind w:left="397"/>
      </w:pPr>
      <w:r>
        <w:rPr>
          <w:w w:val="95"/>
        </w:rPr>
        <w:t xml:space="preserve">5.     </w:t>
      </w:r>
      <w:r>
        <w:rPr>
          <w:spacing w:val="35"/>
          <w:w w:val="95"/>
        </w:rPr>
        <w:t xml:space="preserve"> </w:t>
      </w:r>
      <w:r>
        <w:rPr>
          <w:w w:val="95"/>
        </w:rPr>
        <w:t>编写包含如下内容PHP测试脚本，包存为test.php文件，并放在在Web服务目录下</w:t>
      </w:r>
    </w:p>
    <w:p w:rsidR="0020037C" w:rsidRDefault="00B0609F">
      <w:pPr>
        <w:pStyle w:val="BodyText"/>
        <w:spacing w:before="8"/>
        <w:ind w:left="397"/>
        <w:rPr>
          <w:rFonts w:ascii="仿宋" w:eastAsia="仿宋" w:hAnsi="仿宋" w:cs="仿宋"/>
          <w:lang w:eastAsia="zh-CN"/>
        </w:rPr>
      </w:pPr>
      <w:r w:rsidRPr="00B0609F">
        <w:pict>
          <v:group id="_x0000_s2794" style="position:absolute;left:0;text-align:left;margin-left:95.85pt;margin-top:4.85pt;width:459.45pt;height:10.6pt;z-index:-251686400;mso-position-horizontal-relative:page" coordorigin="1917,97" coordsize="9189,212">
            <v:shape id="_x0000_s279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&lt;?php phpinfo(); ?&gt;</w:t>
      </w:r>
    </w:p>
    <w:p w:rsidR="0020037C" w:rsidRDefault="004474D3">
      <w:pPr>
        <w:pStyle w:val="BodyText"/>
        <w:spacing w:before="45"/>
        <w:ind w:left="397"/>
        <w:rPr>
          <w:lang w:eastAsia="zh-CN"/>
        </w:rPr>
      </w:pPr>
      <w:r>
        <w:rPr>
          <w:w w:val="95"/>
          <w:lang w:eastAsia="zh-CN"/>
        </w:rPr>
        <w:t xml:space="preserve">6.  </w:t>
      </w:r>
      <w:r>
        <w:rPr>
          <w:spacing w:val="29"/>
          <w:w w:val="95"/>
          <w:lang w:eastAsia="zh-CN"/>
        </w:rPr>
        <w:t xml:space="preserve"> </w:t>
      </w:r>
      <w:r>
        <w:rPr>
          <w:w w:val="95"/>
          <w:lang w:eastAsia="zh-CN"/>
        </w:rPr>
        <w:t xml:space="preserve">通过浏览器打开  </w:t>
      </w:r>
      <w:r>
        <w:rPr>
          <w:spacing w:val="29"/>
          <w:w w:val="95"/>
          <w:lang w:eastAsia="zh-CN"/>
        </w:rPr>
        <w:t xml:space="preserve"> </w:t>
      </w:r>
      <w:hyperlink r:id="rId47">
        <w:r>
          <w:rPr>
            <w:w w:val="95"/>
            <w:lang w:eastAsia="zh-CN"/>
          </w:rPr>
          <w:t>http://localhost/test.php</w:t>
        </w:r>
      </w:hyperlink>
      <w:r>
        <w:rPr>
          <w:w w:val="95"/>
          <w:lang w:eastAsia="zh-CN"/>
        </w:rPr>
        <w:t>，在打开的页面中查看是否包含SequoiaDB模块。</w:t>
      </w:r>
    </w:p>
    <w:p w:rsidR="0020037C" w:rsidRDefault="004474D3">
      <w:pPr>
        <w:pStyle w:val="BodyText"/>
        <w:numPr>
          <w:ilvl w:val="0"/>
          <w:numId w:val="26"/>
        </w:numPr>
        <w:tabs>
          <w:tab w:val="left" w:pos="397"/>
        </w:tabs>
        <w:spacing w:line="268" w:lineRule="exact"/>
        <w:ind w:left="397"/>
      </w:pPr>
      <w:r>
        <w:rPr>
          <w:w w:val="95"/>
          <w:position w:val="1"/>
        </w:rPr>
        <w:t>Windows</w:t>
      </w:r>
    </w:p>
    <w:p w:rsidR="0020037C" w:rsidRDefault="004474D3">
      <w:pPr>
        <w:pStyle w:val="BodyText"/>
        <w:spacing w:before="18" w:line="306" w:lineRule="auto"/>
        <w:ind w:left="113" w:right="7051" w:firstLine="283"/>
        <w:rPr>
          <w:lang w:eastAsia="zh-CN"/>
        </w:rPr>
      </w:pPr>
      <w:r>
        <w:rPr>
          <w:w w:val="95"/>
          <w:lang w:eastAsia="zh-CN"/>
        </w:rPr>
        <w:t>暂未提供windows驱动开发包</w:t>
      </w:r>
      <w:r>
        <w:rPr>
          <w:lang w:eastAsia="zh-CN"/>
        </w:rPr>
        <w:t xml:space="preserve"> </w:t>
      </w:r>
      <w:bookmarkStart w:id="350" w:name="PHP_开发基础"/>
      <w:bookmarkStart w:id="351" w:name="_bookmark143"/>
      <w:bookmarkEnd w:id="350"/>
      <w:bookmarkEnd w:id="351"/>
      <w:r>
        <w:rPr>
          <w:lang w:eastAsia="zh-CN"/>
        </w:rPr>
        <w:t>PHP</w:t>
      </w:r>
      <w:r>
        <w:rPr>
          <w:spacing w:val="-22"/>
          <w:lang w:eastAsia="zh-CN"/>
        </w:rPr>
        <w:t xml:space="preserve"> </w:t>
      </w:r>
      <w:r>
        <w:rPr>
          <w:lang w:eastAsia="zh-CN"/>
        </w:rPr>
        <w:t>开发基础</w:t>
      </w:r>
    </w:p>
    <w:p w:rsidR="0020037C" w:rsidRDefault="004474D3">
      <w:pPr>
        <w:pStyle w:val="BodyText"/>
        <w:spacing w:before="30" w:line="167" w:lineRule="auto"/>
        <w:ind w:left="113" w:right="684"/>
        <w:rPr>
          <w:lang w:eastAsia="zh-CN"/>
        </w:rPr>
      </w:pPr>
      <w:r>
        <w:rPr>
          <w:w w:val="95"/>
          <w:lang w:eastAsia="zh-CN"/>
        </w:rPr>
        <w:t>这里介绍如何使用PHP驱动接口编写使用SequoiaDB数据库的程序。为了简单起见，下面的示例不全部是完</w:t>
      </w:r>
      <w:r>
        <w:rPr>
          <w:lang w:eastAsia="zh-CN"/>
        </w:rPr>
        <w:t xml:space="preserve"> </w:t>
      </w:r>
      <w:r>
        <w:rPr>
          <w:w w:val="95"/>
          <w:lang w:eastAsia="zh-CN"/>
        </w:rPr>
        <w:t>整的代码，只起示例性作用。可到安装目录/client/samples/php下获取相应的完整的代码。</w:t>
      </w:r>
      <w:r>
        <w:rPr>
          <w:color w:val="0000FF"/>
          <w:w w:val="95"/>
          <w:lang w:eastAsia="zh-CN"/>
        </w:rPr>
        <w:t>更多查看PHP</w:t>
      </w:r>
      <w:r>
        <w:rPr>
          <w:color w:val="0000FF"/>
          <w:w w:val="94"/>
          <w:lang w:eastAsia="zh-CN"/>
        </w:rPr>
        <w:t xml:space="preserve"> </w:t>
      </w:r>
      <w:r>
        <w:rPr>
          <w:color w:val="0000FF"/>
          <w:lang w:eastAsia="zh-CN"/>
        </w:rPr>
        <w:t>API</w:t>
      </w:r>
    </w:p>
    <w:p w:rsidR="0020037C" w:rsidRDefault="0020037C">
      <w:pPr>
        <w:spacing w:before="11" w:line="200" w:lineRule="exact"/>
        <w:rPr>
          <w:sz w:val="20"/>
          <w:szCs w:val="20"/>
          <w:lang w:eastAsia="zh-CN"/>
        </w:rPr>
      </w:pPr>
    </w:p>
    <w:p w:rsidR="0020037C" w:rsidRDefault="004474D3">
      <w:pPr>
        <w:pStyle w:val="BodyText"/>
        <w:ind w:left="113"/>
        <w:rPr>
          <w:lang w:eastAsia="zh-CN"/>
        </w:rPr>
      </w:pPr>
      <w:r>
        <w:rPr>
          <w:lang w:eastAsia="zh-CN"/>
        </w:rPr>
        <w:t>数据操作</w:t>
      </w:r>
    </w:p>
    <w:p w:rsidR="0020037C" w:rsidRDefault="004474D3">
      <w:pPr>
        <w:pStyle w:val="BodyText"/>
        <w:tabs>
          <w:tab w:val="left" w:pos="397"/>
        </w:tabs>
        <w:spacing w:before="31"/>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连接数据库</w:t>
      </w:r>
    </w:p>
    <w:p w:rsidR="0020037C" w:rsidRDefault="00B0609F">
      <w:pPr>
        <w:pStyle w:val="BodyText"/>
        <w:spacing w:before="10"/>
        <w:ind w:left="397"/>
        <w:rPr>
          <w:rFonts w:ascii="仿宋" w:eastAsia="仿宋" w:hAnsi="仿宋" w:cs="仿宋"/>
          <w:lang w:eastAsia="zh-CN"/>
        </w:rPr>
      </w:pPr>
      <w:r w:rsidRPr="00B0609F">
        <w:pict>
          <v:group id="_x0000_s2792" style="position:absolute;left:0;text-align:left;margin-left:95.85pt;margin-top:4.95pt;width:459.45pt;height:106pt;z-index:-251685376;mso-position-horizontal-relative:page" coordorigin="1917,99" coordsize="9189,2120">
            <v:shape id="_x0000_s2793" style="position:absolute;left:1917;top:99;width:9189;height:2120" coordorigin="1917,99" coordsize="9189,2120" path="m1917,99r9189,l11106,2219r-9189,l1917,99xe" fillcolor="#efefef" stroked="f">
              <v:path arrowok="t"/>
            </v:shape>
            <w10:wrap anchorx="page"/>
          </v:group>
        </w:pict>
      </w:r>
      <w:r w:rsidR="004474D3">
        <w:rPr>
          <w:rFonts w:ascii="仿宋" w:eastAsia="仿宋" w:hAnsi="仿宋" w:cs="仿宋"/>
          <w:lang w:eastAsia="zh-CN"/>
        </w:rPr>
        <w:t>//创建SequoiaDB对象</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$db = new Sequoiadb();</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//连接数据库</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$array = $db -&gt; connect("localhost:</w:t>
      </w:r>
      <w:r w:rsidR="003A556E" w:rsidRPr="003A556E">
        <w:rPr>
          <w:lang w:eastAsia="zh-CN"/>
        </w:rPr>
        <w:t xml:space="preserve"> </w:t>
      </w:r>
      <w:r w:rsidR="003A556E" w:rsidRPr="003A556E">
        <w:rPr>
          <w:rFonts w:ascii="仿宋" w:eastAsia="仿宋" w:hAnsi="仿宋" w:cs="仿宋"/>
          <w:lang w:eastAsia="zh-CN"/>
        </w:rPr>
        <w:t>11810</w:t>
      </w:r>
      <w:r>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//检验连接结果，返回的默认是php数组类型，数据是array(0){"errno"=&gt;0}</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//如果errno为0，那么连接成功</w:t>
      </w:r>
    </w:p>
    <w:p w:rsidR="0020037C" w:rsidRDefault="004474D3">
      <w:pPr>
        <w:pStyle w:val="BodyText"/>
        <w:spacing w:line="212" w:lineRule="exact"/>
        <w:ind w:left="397"/>
        <w:rPr>
          <w:rFonts w:ascii="仿宋" w:eastAsia="仿宋" w:hAnsi="仿宋" w:cs="仿宋"/>
        </w:rPr>
      </w:pPr>
      <w:r>
        <w:rPr>
          <w:rFonts w:ascii="仿宋" w:eastAsia="仿宋" w:hAnsi="仿宋" w:cs="仿宋"/>
        </w:rPr>
        <w:t>if($array['errno'] !=0 )</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exit();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680" w:bottom="280" w:left="1520" w:header="713" w:footer="0" w:gutter="0"/>
          <w:cols w:space="720"/>
        </w:sectPr>
      </w:pPr>
    </w:p>
    <w:p w:rsidR="0020037C" w:rsidRDefault="00B0609F">
      <w:pPr>
        <w:spacing w:before="4" w:line="130" w:lineRule="exact"/>
        <w:rPr>
          <w:sz w:val="13"/>
          <w:szCs w:val="13"/>
        </w:rPr>
      </w:pPr>
      <w:r w:rsidRPr="00B0609F">
        <w:lastRenderedPageBreak/>
        <w:pict>
          <v:group id="_x0000_s2790" style="position:absolute;margin-left:95.85pt;margin-top:72.7pt;width:459.45pt;height:84.8pt;z-index:-251684352;mso-position-horizontal-relative:page;mso-position-vertical-relative:page" coordorigin="1917,1454" coordsize="9189,1696">
            <v:shape id="_x0000_s2791" style="position:absolute;left:1917;top:1454;width:9189;height:1696" coordorigin="1917,1454" coordsize="9189,1696" path="m1917,1454r9189,l11106,3150r-9189,l1917,1454xe" fillcolor="#efefef" stroked="f">
              <v:path arrowok="t"/>
            </v:shape>
            <w10:wrap anchorx="page" anchory="page"/>
          </v:group>
        </w:pict>
      </w:r>
      <w:r w:rsidRPr="00B0609F">
        <w:pict>
          <v:group id="_x0000_s2788" style="position:absolute;margin-left:95.85pt;margin-top:175pt;width:459.45pt;height:84.8pt;z-index:-251683328;mso-position-horizontal-relative:page;mso-position-vertical-relative:page" coordorigin="1917,3500" coordsize="9189,1696">
            <v:shape id="_x0000_s2789" style="position:absolute;left:1917;top:3500;width:9189;height:1696" coordorigin="1917,3500" coordsize="9189,1696" path="m1917,3500r9189,l11106,5196r-9189,l1917,3500xe" fillcolor="#efefef" stroked="f">
              <v:path arrowok="t"/>
            </v:shape>
            <w10:wrap anchorx="page" anchory="page"/>
          </v:group>
        </w:pict>
      </w:r>
      <w:r w:rsidRPr="00B0609F">
        <w:pict>
          <v:group id="_x0000_s2786" style="position:absolute;margin-left:95.85pt;margin-top:277.3pt;width:459.45pt;height:148.4pt;z-index:-251682304;mso-position-horizontal-relative:page;mso-position-vertical-relative:page" coordorigin="1917,5546" coordsize="9189,2968">
            <v:shape id="_x0000_s2787" style="position:absolute;left:1917;top:5546;width:9189;height:2968" coordorigin="1917,5546" coordsize="9189,2968" path="m1917,5546r9189,l11106,8514r-9189,l1917,5546xe" fillcolor="#efefef" stroked="f">
              <v:path arrowok="t"/>
            </v:shape>
            <w10:wrap anchorx="page" anchory="page"/>
          </v:group>
        </w:pict>
      </w:r>
      <w:r w:rsidRPr="00B0609F">
        <w:pict>
          <v:group id="_x0000_s2784" style="position:absolute;margin-left:95.85pt;margin-top:443.2pt;width:459.45pt;height:84.8pt;z-index:-251681280;mso-position-horizontal-relative:page;mso-position-vertical-relative:page" coordorigin="1917,8864" coordsize="9189,1696">
            <v:shape id="_x0000_s2785" style="position:absolute;left:1917;top:8864;width:9189;height:1696" coordorigin="1917,8864" coordsize="9189,1696" path="m1917,8864r9189,l11106,10560r-9189,l1917,8864xe" fillcolor="#efefef" stroked="f">
              <v:path arrowok="t"/>
            </v:shape>
            <w10:wrap anchorx="page" anchory="page"/>
          </v:group>
        </w:pict>
      </w:r>
      <w:r w:rsidRPr="00B0609F">
        <w:pict>
          <v:group id="_x0000_s2782" style="position:absolute;margin-left:95.85pt;margin-top:545.5pt;width:459.45pt;height:74.2pt;z-index:-251680256;mso-position-horizontal-relative:page;mso-position-vertical-relative:page" coordorigin="1917,10910" coordsize="9189,1484">
            <v:shape id="_x0000_s2783" style="position:absolute;left:1917;top:10910;width:9189;height:1484" coordorigin="1917,10910" coordsize="9189,1484" path="m1917,10910r9189,l11106,12394r-9189,l1917,10910xe" fillcolor="#efefef" stroked="f">
              <v:path arrowok="t"/>
            </v:shape>
            <w10:wrap anchorx="page" anchory="page"/>
          </v:group>
        </w:pict>
      </w:r>
      <w:r w:rsidRPr="00B0609F">
        <w:pict>
          <v:group id="_x0000_s2780" style="position:absolute;margin-left:95.85pt;margin-top:637.2pt;width:459.45pt;height:74.2pt;z-index:-251679232;mso-position-horizontal-relative:page;mso-position-vertical-relative:page" coordorigin="1917,12744" coordsize="9189,1484">
            <v:shape id="_x0000_s2781" style="position:absolute;left:1917;top:12744;width:9189;height:1484" coordorigin="1917,12744" coordsize="9189,1484" path="m1917,12744r9189,l11106,14228r-9189,l1917,12744xe" fillcolor="#efefef" stroked="f">
              <v:path arrowok="t"/>
            </v:shape>
            <w10:wrap anchorx="page" anchory="page"/>
          </v:group>
        </w:pict>
      </w:r>
    </w:p>
    <w:p w:rsidR="0020037C" w:rsidRDefault="004474D3">
      <w:pPr>
        <w:pStyle w:val="BodyText"/>
        <w:tabs>
          <w:tab w:val="left" w:pos="1217"/>
        </w:tabs>
        <w:spacing w:line="308"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选择集合空间</w:t>
      </w:r>
    </w:p>
    <w:p w:rsidR="0020037C" w:rsidRDefault="004474D3">
      <w:pPr>
        <w:pStyle w:val="BodyText"/>
        <w:spacing w:before="10"/>
        <w:ind w:left="1217"/>
        <w:rPr>
          <w:rFonts w:ascii="仿宋" w:eastAsia="仿宋" w:hAnsi="仿宋" w:cs="仿宋"/>
        </w:rPr>
      </w:pPr>
      <w:r>
        <w:rPr>
          <w:rFonts w:ascii="仿宋" w:eastAsia="仿宋" w:hAnsi="仿宋" w:cs="仿宋"/>
        </w:rPr>
        <w:t>//选择名称为“foo”的集合空间，如果不存在，则自动创建</w:t>
      </w:r>
    </w:p>
    <w:p w:rsidR="0020037C" w:rsidRDefault="004474D3">
      <w:pPr>
        <w:pStyle w:val="BodyText"/>
        <w:spacing w:line="212" w:lineRule="exact"/>
        <w:ind w:left="1217"/>
        <w:rPr>
          <w:rFonts w:ascii="仿宋" w:eastAsia="仿宋" w:hAnsi="仿宋" w:cs="仿宋"/>
        </w:rPr>
      </w:pPr>
      <w:r>
        <w:rPr>
          <w:rFonts w:ascii="仿宋" w:eastAsia="仿宋" w:hAnsi="仿宋" w:cs="仿宋"/>
        </w:rPr>
        <w:t>//返回SequoiaCS对象</w:t>
      </w:r>
    </w:p>
    <w:p w:rsidR="0020037C" w:rsidRDefault="004474D3">
      <w:pPr>
        <w:pStyle w:val="BodyText"/>
        <w:spacing w:line="212" w:lineRule="exact"/>
        <w:ind w:left="1217"/>
        <w:rPr>
          <w:rFonts w:ascii="仿宋" w:eastAsia="仿宋" w:hAnsi="仿宋" w:cs="仿宋"/>
        </w:rPr>
      </w:pPr>
      <w:r>
        <w:rPr>
          <w:rFonts w:ascii="仿宋" w:eastAsia="仿宋" w:hAnsi="仿宋" w:cs="仿宋"/>
        </w:rPr>
        <w:t>$cs = $db -&gt; selectCs("foo");</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//检验结果，如果成功返回对象，失败返回NULL</w:t>
      </w:r>
    </w:p>
    <w:p w:rsidR="0020037C" w:rsidRDefault="004474D3">
      <w:pPr>
        <w:pStyle w:val="BodyText"/>
        <w:spacing w:line="212" w:lineRule="exact"/>
        <w:ind w:left="1217"/>
        <w:rPr>
          <w:rFonts w:ascii="仿宋" w:eastAsia="仿宋" w:hAnsi="仿宋" w:cs="仿宋"/>
        </w:rPr>
      </w:pPr>
      <w:r>
        <w:rPr>
          <w:rFonts w:ascii="仿宋" w:eastAsia="仿宋" w:hAnsi="仿宋" w:cs="仿宋"/>
        </w:rPr>
        <w:t>if( empty($cs)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exit();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w:t>
      </w:r>
    </w:p>
    <w:p w:rsidR="0020037C" w:rsidRDefault="004474D3">
      <w:pPr>
        <w:pStyle w:val="BodyText"/>
        <w:spacing w:before="10"/>
        <w:ind w:left="1217"/>
        <w:rPr>
          <w:rFonts w:ascii="仿宋" w:eastAsia="仿宋" w:hAnsi="仿宋" w:cs="仿宋"/>
        </w:rPr>
      </w:pPr>
      <w:r>
        <w:rPr>
          <w:rFonts w:ascii="仿宋" w:eastAsia="仿宋" w:hAnsi="仿宋" w:cs="仿宋"/>
        </w:rPr>
        <w:t>//选择名称为“big”的集合，如果不存在，则自动创建</w:t>
      </w:r>
    </w:p>
    <w:p w:rsidR="0020037C" w:rsidRDefault="004474D3">
      <w:pPr>
        <w:pStyle w:val="BodyText"/>
        <w:spacing w:line="212" w:lineRule="exact"/>
        <w:ind w:left="1217"/>
        <w:rPr>
          <w:rFonts w:ascii="仿宋" w:eastAsia="仿宋" w:hAnsi="仿宋" w:cs="仿宋"/>
        </w:rPr>
      </w:pPr>
      <w:r>
        <w:rPr>
          <w:rFonts w:ascii="仿宋" w:eastAsia="仿宋" w:hAnsi="仿宋" w:cs="仿宋"/>
        </w:rPr>
        <w:t>//返回SequoiaCollection对象</w:t>
      </w:r>
    </w:p>
    <w:p w:rsidR="0020037C" w:rsidRDefault="004474D3">
      <w:pPr>
        <w:pStyle w:val="BodyText"/>
        <w:spacing w:line="212" w:lineRule="exact"/>
        <w:ind w:left="1217"/>
        <w:rPr>
          <w:rFonts w:ascii="仿宋" w:eastAsia="仿宋" w:hAnsi="仿宋" w:cs="仿宋"/>
        </w:rPr>
      </w:pPr>
      <w:r>
        <w:rPr>
          <w:rFonts w:ascii="仿宋" w:eastAsia="仿宋" w:hAnsi="仿宋" w:cs="仿宋"/>
        </w:rPr>
        <w:t>$cl = $cs -&gt; selectCollection("big");</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//检验结果，如果成功返回对象，失败返回NULL</w:t>
      </w:r>
    </w:p>
    <w:p w:rsidR="0020037C" w:rsidRDefault="004474D3">
      <w:pPr>
        <w:pStyle w:val="BodyText"/>
        <w:spacing w:line="212" w:lineRule="exact"/>
        <w:ind w:left="1217"/>
        <w:rPr>
          <w:rFonts w:ascii="仿宋" w:eastAsia="仿宋" w:hAnsi="仿宋" w:cs="仿宋"/>
        </w:rPr>
      </w:pPr>
      <w:r>
        <w:rPr>
          <w:rFonts w:ascii="仿宋" w:eastAsia="仿宋" w:hAnsi="仿宋" w:cs="仿宋"/>
        </w:rPr>
        <w:t>if( empty($cl)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exit();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tabs>
          <w:tab w:val="left" w:pos="283"/>
        </w:tabs>
        <w:spacing w:line="257" w:lineRule="exact"/>
        <w:ind w:left="0" w:right="726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插入</w:t>
      </w:r>
    </w:p>
    <w:p w:rsidR="0020037C" w:rsidRDefault="004474D3">
      <w:pPr>
        <w:pStyle w:val="BodyText"/>
        <w:spacing w:before="10"/>
        <w:ind w:left="1217"/>
        <w:rPr>
          <w:rFonts w:ascii="仿宋" w:eastAsia="仿宋" w:hAnsi="仿宋" w:cs="仿宋"/>
        </w:rPr>
      </w:pPr>
      <w:r>
        <w:rPr>
          <w:rFonts w:ascii="仿宋" w:eastAsia="仿宋" w:hAnsi="仿宋" w:cs="仿宋"/>
        </w:rPr>
        <w:t>//插入json</w:t>
      </w:r>
    </w:p>
    <w:p w:rsidR="0020037C" w:rsidRDefault="004474D3">
      <w:pPr>
        <w:pStyle w:val="BodyText"/>
        <w:spacing w:line="212" w:lineRule="exact"/>
        <w:ind w:left="1217"/>
        <w:rPr>
          <w:rFonts w:ascii="仿宋" w:eastAsia="仿宋" w:hAnsi="仿宋" w:cs="仿宋"/>
        </w:rPr>
      </w:pPr>
      <w:r>
        <w:rPr>
          <w:rFonts w:ascii="仿宋" w:eastAsia="仿宋" w:hAnsi="仿宋" w:cs="仿宋"/>
        </w:rPr>
        <w:t>$arr = $cl -&gt; insert("{test:1}");</w:t>
      </w:r>
    </w:p>
    <w:p w:rsidR="0020037C" w:rsidRDefault="004474D3">
      <w:pPr>
        <w:pStyle w:val="BodyText"/>
        <w:spacing w:line="212" w:lineRule="exact"/>
        <w:ind w:left="1217"/>
        <w:rPr>
          <w:rFonts w:ascii="仿宋" w:eastAsia="仿宋" w:hAnsi="仿宋" w:cs="仿宋"/>
        </w:rPr>
      </w:pPr>
      <w:r>
        <w:rPr>
          <w:rFonts w:ascii="仿宋" w:eastAsia="仿宋" w:hAnsi="仿宋" w:cs="仿宋"/>
        </w:rPr>
        <w:t>//检测结果</w:t>
      </w:r>
    </w:p>
    <w:p w:rsidR="0020037C" w:rsidRDefault="004474D3">
      <w:pPr>
        <w:pStyle w:val="BodyText"/>
        <w:spacing w:line="212" w:lineRule="exact"/>
        <w:ind w:left="1217"/>
        <w:rPr>
          <w:rFonts w:ascii="仿宋" w:eastAsia="仿宋" w:hAnsi="仿宋" w:cs="仿宋"/>
        </w:rPr>
      </w:pPr>
      <w:r>
        <w:rPr>
          <w:rFonts w:ascii="仿宋" w:eastAsia="仿宋" w:hAnsi="仿宋" w:cs="仿宋"/>
        </w:rPr>
        <w:t>if($array['errno'] !=0 )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exit();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//插入数组</w:t>
      </w:r>
    </w:p>
    <w:p w:rsidR="0020037C" w:rsidRDefault="004474D3">
      <w:pPr>
        <w:pStyle w:val="BodyText"/>
        <w:spacing w:line="212" w:lineRule="exact"/>
        <w:ind w:left="1217"/>
        <w:rPr>
          <w:rFonts w:ascii="仿宋" w:eastAsia="仿宋" w:hAnsi="仿宋" w:cs="仿宋"/>
        </w:rPr>
      </w:pPr>
      <w:r>
        <w:rPr>
          <w:rFonts w:ascii="仿宋" w:eastAsia="仿宋" w:hAnsi="仿宋" w:cs="仿宋"/>
        </w:rPr>
        <w:t>$arr = $cl -&gt; insert(array("test"&gt;=2));</w:t>
      </w:r>
    </w:p>
    <w:p w:rsidR="0020037C" w:rsidRDefault="004474D3">
      <w:pPr>
        <w:pStyle w:val="BodyText"/>
        <w:spacing w:line="212" w:lineRule="exact"/>
        <w:ind w:left="1217"/>
        <w:rPr>
          <w:rFonts w:ascii="仿宋" w:eastAsia="仿宋" w:hAnsi="仿宋" w:cs="仿宋"/>
        </w:rPr>
      </w:pPr>
      <w:r>
        <w:rPr>
          <w:rFonts w:ascii="仿宋" w:eastAsia="仿宋" w:hAnsi="仿宋" w:cs="仿宋"/>
        </w:rPr>
        <w:t>//检测结果</w:t>
      </w:r>
    </w:p>
    <w:p w:rsidR="0020037C" w:rsidRDefault="004474D3">
      <w:pPr>
        <w:pStyle w:val="BodyText"/>
        <w:spacing w:line="212" w:lineRule="exact"/>
        <w:ind w:left="1217"/>
        <w:rPr>
          <w:rFonts w:ascii="仿宋" w:eastAsia="仿宋" w:hAnsi="仿宋" w:cs="仿宋"/>
        </w:rPr>
      </w:pPr>
      <w:r>
        <w:rPr>
          <w:rFonts w:ascii="仿宋" w:eastAsia="仿宋" w:hAnsi="仿宋" w:cs="仿宋"/>
        </w:rPr>
        <w:t>if($arr['errno'] !=0 )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exit();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20037C" w:rsidRDefault="004474D3">
      <w:pPr>
        <w:pStyle w:val="BodyText"/>
        <w:tabs>
          <w:tab w:val="left" w:pos="283"/>
        </w:tabs>
        <w:spacing w:line="257" w:lineRule="exact"/>
        <w:ind w:left="0" w:right="7268"/>
        <w:jc w:val="center"/>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w:t>
      </w:r>
    </w:p>
    <w:p w:rsidR="0020037C" w:rsidRDefault="004474D3">
      <w:pPr>
        <w:pStyle w:val="BodyText"/>
        <w:spacing w:before="10"/>
        <w:ind w:left="1217"/>
        <w:rPr>
          <w:rFonts w:ascii="仿宋" w:eastAsia="仿宋" w:hAnsi="仿宋" w:cs="仿宋"/>
          <w:lang w:eastAsia="zh-CN"/>
        </w:rPr>
      </w:pPr>
      <w:r>
        <w:rPr>
          <w:rFonts w:ascii="仿宋" w:eastAsia="仿宋" w:hAnsi="仿宋" w:cs="仿宋"/>
          <w:lang w:eastAsia="zh-CN"/>
        </w:rPr>
        <w:t>//查询集合中的所有记录</w:t>
      </w:r>
    </w:p>
    <w:p w:rsidR="0020037C" w:rsidRDefault="004474D3">
      <w:pPr>
        <w:pStyle w:val="BodyText"/>
        <w:spacing w:line="212" w:lineRule="exact"/>
        <w:ind w:left="1217"/>
        <w:rPr>
          <w:rFonts w:ascii="仿宋" w:eastAsia="仿宋" w:hAnsi="仿宋" w:cs="仿宋"/>
        </w:rPr>
      </w:pPr>
      <w:r>
        <w:rPr>
          <w:rFonts w:ascii="仿宋" w:eastAsia="仿宋" w:hAnsi="仿宋" w:cs="仿宋"/>
        </w:rPr>
        <w:t>//返回SequoiaCursor对象</w:t>
      </w:r>
    </w:p>
    <w:p w:rsidR="0020037C" w:rsidRDefault="004474D3">
      <w:pPr>
        <w:pStyle w:val="BodyText"/>
        <w:spacing w:line="212" w:lineRule="exact"/>
        <w:ind w:left="1217"/>
        <w:rPr>
          <w:rFonts w:ascii="仿宋" w:eastAsia="仿宋" w:hAnsi="仿宋" w:cs="仿宋"/>
        </w:rPr>
      </w:pPr>
      <w:r>
        <w:rPr>
          <w:rFonts w:ascii="仿宋" w:eastAsia="仿宋" w:hAnsi="仿宋" w:cs="仿宋"/>
        </w:rPr>
        <w:t>$cursor = $cl -&gt; find();</w:t>
      </w:r>
    </w:p>
    <w:p w:rsidR="0020037C" w:rsidRDefault="004474D3">
      <w:pPr>
        <w:pStyle w:val="BodyText"/>
        <w:spacing w:line="212" w:lineRule="exact"/>
        <w:ind w:left="1217"/>
        <w:rPr>
          <w:rFonts w:ascii="仿宋" w:eastAsia="仿宋" w:hAnsi="仿宋" w:cs="仿宋"/>
        </w:rPr>
      </w:pPr>
      <w:r>
        <w:rPr>
          <w:rFonts w:ascii="仿宋" w:eastAsia="仿宋" w:hAnsi="仿宋" w:cs="仿宋"/>
        </w:rPr>
        <w:t>//遍历所有记录</w:t>
      </w:r>
    </w:p>
    <w:p w:rsidR="0020037C" w:rsidRDefault="004474D3">
      <w:pPr>
        <w:pStyle w:val="BodyText"/>
        <w:spacing w:line="212" w:lineRule="exact"/>
        <w:ind w:left="1217"/>
        <w:rPr>
          <w:rFonts w:ascii="仿宋" w:eastAsia="仿宋" w:hAnsi="仿宋" w:cs="仿宋"/>
        </w:rPr>
      </w:pPr>
      <w:r>
        <w:rPr>
          <w:rFonts w:ascii="仿宋" w:eastAsia="仿宋" w:hAnsi="仿宋" w:cs="仿宋"/>
        </w:rPr>
        <w:t>while($record = $cursor -&gt; getNext())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var_dump($record);</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tabs>
          <w:tab w:val="left" w:pos="283"/>
        </w:tabs>
        <w:spacing w:line="257" w:lineRule="exact"/>
        <w:ind w:left="0" w:right="726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更新</w:t>
      </w:r>
    </w:p>
    <w:p w:rsidR="0020037C" w:rsidRDefault="004474D3">
      <w:pPr>
        <w:pStyle w:val="BodyText"/>
        <w:spacing w:before="10"/>
        <w:ind w:left="1217"/>
        <w:rPr>
          <w:rFonts w:ascii="仿宋" w:eastAsia="仿宋" w:hAnsi="仿宋" w:cs="仿宋"/>
        </w:rPr>
      </w:pPr>
      <w:r>
        <w:rPr>
          <w:rFonts w:ascii="仿宋" w:eastAsia="仿宋" w:hAnsi="仿宋" w:cs="仿宋"/>
        </w:rPr>
        <w:t>//修改集合中的多有记录，把字段test的值修改为0</w:t>
      </w:r>
    </w:p>
    <w:p w:rsidR="0020037C" w:rsidRDefault="004474D3">
      <w:pPr>
        <w:pStyle w:val="BodyText"/>
        <w:spacing w:line="212" w:lineRule="exact"/>
        <w:ind w:left="1217"/>
        <w:rPr>
          <w:rFonts w:ascii="仿宋" w:eastAsia="仿宋" w:hAnsi="仿宋" w:cs="仿宋"/>
        </w:rPr>
      </w:pPr>
      <w:r>
        <w:rPr>
          <w:rFonts w:ascii="仿宋" w:eastAsia="仿宋" w:hAnsi="仿宋" w:cs="仿宋"/>
        </w:rPr>
        <w:t>$arr = $cl -&gt; update("{$set:{test:0}}");</w:t>
      </w:r>
    </w:p>
    <w:p w:rsidR="0020037C" w:rsidRDefault="004474D3">
      <w:pPr>
        <w:pStyle w:val="BodyText"/>
        <w:spacing w:line="212" w:lineRule="exact"/>
        <w:ind w:left="1217"/>
        <w:rPr>
          <w:rFonts w:ascii="仿宋" w:eastAsia="仿宋" w:hAnsi="仿宋" w:cs="仿宋"/>
        </w:rPr>
      </w:pPr>
      <w:r>
        <w:rPr>
          <w:rFonts w:ascii="仿宋" w:eastAsia="仿宋" w:hAnsi="仿宋" w:cs="仿宋"/>
        </w:rPr>
        <w:t>//检测结果</w:t>
      </w:r>
    </w:p>
    <w:p w:rsidR="0020037C" w:rsidRDefault="004474D3">
      <w:pPr>
        <w:pStyle w:val="BodyText"/>
        <w:spacing w:line="212" w:lineRule="exact"/>
        <w:ind w:left="1217"/>
        <w:rPr>
          <w:rFonts w:ascii="仿宋" w:eastAsia="仿宋" w:hAnsi="仿宋" w:cs="仿宋"/>
        </w:rPr>
      </w:pPr>
      <w:r>
        <w:rPr>
          <w:rFonts w:ascii="仿宋" w:eastAsia="仿宋" w:hAnsi="仿宋" w:cs="仿宋"/>
        </w:rPr>
        <w:t>if($arr['errno'] !=0 )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exit();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tabs>
          <w:tab w:val="left" w:pos="283"/>
        </w:tabs>
        <w:spacing w:line="257" w:lineRule="exact"/>
        <w:ind w:left="0" w:right="726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删除</w:t>
      </w:r>
    </w:p>
    <w:p w:rsidR="0020037C" w:rsidRDefault="004474D3">
      <w:pPr>
        <w:pStyle w:val="BodyText"/>
        <w:spacing w:before="10"/>
        <w:ind w:left="1217"/>
        <w:rPr>
          <w:rFonts w:ascii="仿宋" w:eastAsia="仿宋" w:hAnsi="仿宋" w:cs="仿宋"/>
        </w:rPr>
      </w:pPr>
      <w:r>
        <w:rPr>
          <w:rFonts w:ascii="仿宋" w:eastAsia="仿宋" w:hAnsi="仿宋" w:cs="仿宋"/>
        </w:rPr>
        <w:t>//删除集合中的所有记录</w:t>
      </w:r>
    </w:p>
    <w:p w:rsidR="0020037C" w:rsidRDefault="004474D3">
      <w:pPr>
        <w:pStyle w:val="BodyText"/>
        <w:spacing w:line="212" w:lineRule="exact"/>
        <w:ind w:left="1217"/>
        <w:rPr>
          <w:rFonts w:ascii="仿宋" w:eastAsia="仿宋" w:hAnsi="仿宋" w:cs="仿宋"/>
        </w:rPr>
      </w:pPr>
      <w:r>
        <w:rPr>
          <w:rFonts w:ascii="仿宋" w:eastAsia="仿宋" w:hAnsi="仿宋" w:cs="仿宋"/>
        </w:rPr>
        <w:t>$arr = $cl -&gt; remove();</w:t>
      </w:r>
    </w:p>
    <w:p w:rsidR="0020037C" w:rsidRDefault="004474D3">
      <w:pPr>
        <w:pStyle w:val="BodyText"/>
        <w:spacing w:line="212" w:lineRule="exact"/>
        <w:ind w:left="1217"/>
        <w:rPr>
          <w:rFonts w:ascii="仿宋" w:eastAsia="仿宋" w:hAnsi="仿宋" w:cs="仿宋"/>
        </w:rPr>
      </w:pPr>
      <w:r>
        <w:rPr>
          <w:rFonts w:ascii="仿宋" w:eastAsia="仿宋" w:hAnsi="仿宋" w:cs="仿宋"/>
        </w:rPr>
        <w:t>//检测结果</w:t>
      </w:r>
    </w:p>
    <w:p w:rsidR="0020037C" w:rsidRDefault="004474D3">
      <w:pPr>
        <w:pStyle w:val="BodyText"/>
        <w:spacing w:line="212" w:lineRule="exact"/>
        <w:ind w:left="1217"/>
        <w:rPr>
          <w:rFonts w:ascii="仿宋" w:eastAsia="仿宋" w:hAnsi="仿宋" w:cs="仿宋"/>
        </w:rPr>
      </w:pPr>
      <w:r>
        <w:rPr>
          <w:rFonts w:ascii="仿宋" w:eastAsia="仿宋" w:hAnsi="仿宋" w:cs="仿宋"/>
        </w:rPr>
        <w:t>if($arr['errno'] !=0 )</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exit();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17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94" w:right="8606"/>
        <w:jc w:val="center"/>
        <w:rPr>
          <w:lang w:eastAsia="zh-CN"/>
        </w:rPr>
      </w:pPr>
      <w:r>
        <w:rPr>
          <w:lang w:eastAsia="zh-CN"/>
        </w:rPr>
        <w:t>集群操作</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选择组</w:t>
      </w:r>
    </w:p>
    <w:p w:rsidR="0020037C" w:rsidRDefault="00B0609F">
      <w:pPr>
        <w:pStyle w:val="BodyText"/>
        <w:spacing w:before="10"/>
        <w:ind w:left="897"/>
        <w:rPr>
          <w:rFonts w:ascii="仿宋" w:eastAsia="仿宋" w:hAnsi="仿宋" w:cs="仿宋"/>
          <w:lang w:eastAsia="zh-CN"/>
        </w:rPr>
      </w:pPr>
      <w:r w:rsidRPr="00B0609F">
        <w:pict>
          <v:group id="_x0000_s2778" style="position:absolute;left:0;text-align:left;margin-left:95.85pt;margin-top:4.95pt;width:459.45pt;height:84.8pt;z-index:-251678208;mso-position-horizontal-relative:page" coordorigin="1917,99" coordsize="9189,1696">
            <v:shape id="_x0000_s2779" style="position:absolute;left:1917;top:99;width:9189;height:1696" coordorigin="1917,99" coordsize="9189,1696" path="m1917,99r9189,l11106,1795r-9189,l1917,99xe" fillcolor="#efefef" stroked="f">
              <v:path arrowok="t"/>
            </v:shape>
            <w10:wrap anchorx="page"/>
          </v:group>
        </w:pict>
      </w:r>
      <w:r w:rsidR="004474D3">
        <w:rPr>
          <w:rFonts w:ascii="仿宋" w:eastAsia="仿宋" w:hAnsi="仿宋" w:cs="仿宋"/>
          <w:lang w:eastAsia="zh-CN"/>
        </w:rPr>
        <w:t>//选择名称为“</w:t>
      </w:r>
      <w:r w:rsidR="00B20037">
        <w:rPr>
          <w:rFonts w:ascii="仿宋" w:eastAsia="仿宋" w:hAnsi="仿宋" w:cs="仿宋" w:hint="eastAsia"/>
          <w:lang w:eastAsia="zh-CN"/>
        </w:rPr>
        <w:t>shard</w:t>
      </w:r>
      <w:r w:rsidR="004474D3">
        <w:rPr>
          <w:rFonts w:ascii="仿宋" w:eastAsia="仿宋" w:hAnsi="仿宋" w:cs="仿宋"/>
          <w:lang w:eastAsia="zh-CN"/>
        </w:rPr>
        <w:t>”的组，如果不存在，则自动创建</w:t>
      </w:r>
    </w:p>
    <w:p w:rsidR="0020037C" w:rsidRDefault="004474D3">
      <w:pPr>
        <w:pStyle w:val="BodyText"/>
        <w:spacing w:line="212" w:lineRule="exact"/>
        <w:ind w:left="897"/>
        <w:rPr>
          <w:rFonts w:ascii="仿宋" w:eastAsia="仿宋" w:hAnsi="仿宋" w:cs="仿宋"/>
        </w:rPr>
      </w:pPr>
      <w:r>
        <w:rPr>
          <w:rFonts w:ascii="仿宋" w:eastAsia="仿宋" w:hAnsi="仿宋" w:cs="仿宋"/>
        </w:rPr>
        <w:t>//返回Sequoia</w:t>
      </w:r>
      <w:r w:rsidR="00B20037">
        <w:rPr>
          <w:rFonts w:ascii="仿宋" w:eastAsia="仿宋" w:hAnsi="仿宋" w:cs="仿宋" w:hint="eastAsia"/>
          <w:lang w:eastAsia="zh-CN"/>
        </w:rPr>
        <w:t>Shard</w:t>
      </w:r>
      <w:r>
        <w:rPr>
          <w:rFonts w:ascii="仿宋" w:eastAsia="仿宋" w:hAnsi="仿宋" w:cs="仿宋"/>
        </w:rPr>
        <w:t>对象</w:t>
      </w:r>
    </w:p>
    <w:p w:rsidR="0020037C" w:rsidRDefault="004474D3">
      <w:pPr>
        <w:pStyle w:val="BodyText"/>
        <w:spacing w:line="212" w:lineRule="exact"/>
        <w:ind w:left="897"/>
        <w:rPr>
          <w:rFonts w:ascii="仿宋" w:eastAsia="仿宋" w:hAnsi="仿宋" w:cs="仿宋"/>
        </w:rPr>
      </w:pPr>
      <w:r>
        <w:rPr>
          <w:rFonts w:ascii="仿宋" w:eastAsia="仿宋" w:hAnsi="仿宋" w:cs="仿宋"/>
        </w:rPr>
        <w:t>$</w:t>
      </w:r>
      <w:r w:rsidR="00B20037">
        <w:rPr>
          <w:rFonts w:ascii="仿宋" w:eastAsia="仿宋" w:hAnsi="仿宋" w:cs="仿宋" w:hint="eastAsia"/>
          <w:lang w:eastAsia="zh-CN"/>
        </w:rPr>
        <w:t>shard</w:t>
      </w:r>
      <w:r>
        <w:rPr>
          <w:rFonts w:ascii="仿宋" w:eastAsia="仿宋" w:hAnsi="仿宋" w:cs="仿宋"/>
        </w:rPr>
        <w:t xml:space="preserve"> = $db -&gt; select</w:t>
      </w:r>
      <w:r w:rsidR="00B20037">
        <w:rPr>
          <w:rFonts w:ascii="仿宋" w:eastAsia="仿宋" w:hAnsi="仿宋" w:cs="仿宋" w:hint="eastAsia"/>
          <w:lang w:eastAsia="zh-CN"/>
        </w:rPr>
        <w:t>Shard</w:t>
      </w:r>
      <w:r>
        <w:rPr>
          <w:rFonts w:ascii="仿宋" w:eastAsia="仿宋" w:hAnsi="仿宋" w:cs="仿宋"/>
        </w:rPr>
        <w:t>("</w:t>
      </w:r>
      <w:r w:rsidR="00B20037">
        <w:rPr>
          <w:rFonts w:ascii="仿宋" w:eastAsia="仿宋" w:hAnsi="仿宋" w:cs="仿宋" w:hint="eastAsia"/>
          <w:lang w:eastAsia="zh-CN"/>
        </w:rPr>
        <w:t>shard</w:t>
      </w:r>
      <w:r>
        <w:rPr>
          <w:rFonts w:ascii="仿宋" w:eastAsia="仿宋" w:hAnsi="仿宋" w:cs="仿宋"/>
        </w:rPr>
        <w:t>");</w:t>
      </w:r>
    </w:p>
    <w:p w:rsidR="0020037C" w:rsidRDefault="004474D3">
      <w:pPr>
        <w:pStyle w:val="BodyText"/>
        <w:spacing w:line="212" w:lineRule="exact"/>
        <w:ind w:left="897"/>
        <w:rPr>
          <w:rFonts w:ascii="仿宋" w:eastAsia="仿宋" w:hAnsi="仿宋" w:cs="仿宋"/>
        </w:rPr>
      </w:pPr>
      <w:r>
        <w:rPr>
          <w:rFonts w:ascii="仿宋" w:eastAsia="仿宋" w:hAnsi="仿宋" w:cs="仿宋"/>
        </w:rPr>
        <w:t>//检验结果，如果成功返回对象，失败返回NULL</w:t>
      </w:r>
    </w:p>
    <w:p w:rsidR="0020037C" w:rsidRDefault="004474D3">
      <w:pPr>
        <w:pStyle w:val="BodyText"/>
        <w:spacing w:line="212" w:lineRule="exact"/>
        <w:ind w:left="897"/>
        <w:rPr>
          <w:rFonts w:ascii="仿宋" w:eastAsia="仿宋" w:hAnsi="仿宋" w:cs="仿宋"/>
        </w:rPr>
      </w:pPr>
      <w:r>
        <w:rPr>
          <w:rFonts w:ascii="仿宋" w:eastAsia="仿宋" w:hAnsi="仿宋" w:cs="仿宋"/>
        </w:rPr>
        <w:t>if( empty($</w:t>
      </w:r>
      <w:r w:rsidR="00B20037">
        <w:rPr>
          <w:rFonts w:ascii="仿宋" w:eastAsia="仿宋" w:hAnsi="仿宋" w:cs="仿宋" w:hint="eastAsia"/>
          <w:lang w:eastAsia="zh-CN"/>
        </w:rPr>
        <w:t>shard</w:t>
      </w:r>
      <w:r>
        <w:rPr>
          <w:rFonts w:ascii="仿宋" w:eastAsia="仿宋" w:hAnsi="仿宋" w:cs="仿宋"/>
        </w:rPr>
        <w:t>) )</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exit();</w:t>
      </w:r>
    </w:p>
    <w:p w:rsidR="0020037C" w:rsidRDefault="004474D3">
      <w:pPr>
        <w:pStyle w:val="BodyText"/>
        <w:spacing w:line="212" w:lineRule="exact"/>
        <w:ind w:left="897"/>
        <w:rPr>
          <w:rFonts w:ascii="仿宋" w:eastAsia="仿宋" w:hAnsi="仿宋" w:cs="仿宋"/>
          <w:lang w:eastAsia="zh-CN"/>
        </w:rPr>
      </w:pPr>
      <w:r>
        <w:rPr>
          <w:rFonts w:ascii="仿宋" w:eastAsia="仿宋" w:hAnsi="仿宋" w:cs="仿宋"/>
        </w:rPr>
        <w:t>}</w:t>
      </w:r>
    </w:p>
    <w:p w:rsidR="00072619" w:rsidRDefault="00072619">
      <w:pPr>
        <w:pStyle w:val="BodyText"/>
        <w:spacing w:line="212" w:lineRule="exact"/>
        <w:ind w:left="897"/>
        <w:rPr>
          <w:rFonts w:ascii="仿宋" w:eastAsia="仿宋" w:hAnsi="仿宋" w:cs="仿宋"/>
          <w:lang w:eastAsia="zh-CN"/>
        </w:rPr>
      </w:pP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启动</w:t>
      </w:r>
      <w:r w:rsidR="00423ADE">
        <w:rPr>
          <w:rFonts w:ascii="仿宋" w:eastAsia="仿宋" w:hAnsi="仿宋" w:cs="仿宋" w:hint="eastAsia"/>
          <w:lang w:eastAsia="zh-CN"/>
        </w:rPr>
        <w:t>分区</w:t>
      </w:r>
      <w:r>
        <w:rPr>
          <w:rFonts w:ascii="仿宋" w:eastAsia="仿宋" w:hAnsi="仿宋" w:cs="仿宋" w:hint="eastAsia"/>
          <w:lang w:eastAsia="zh-CN"/>
        </w:rPr>
        <w:t>组</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//启动</w:t>
      </w:r>
      <w:r w:rsidR="00423ADE">
        <w:rPr>
          <w:rFonts w:ascii="仿宋" w:eastAsia="仿宋" w:hAnsi="仿宋" w:cs="仿宋" w:hint="eastAsia"/>
          <w:lang w:eastAsia="zh-CN"/>
        </w:rPr>
        <w:t>分区</w:t>
      </w:r>
      <w:r>
        <w:rPr>
          <w:rFonts w:ascii="仿宋" w:eastAsia="仿宋" w:hAnsi="仿宋" w:cs="仿宋" w:hint="eastAsia"/>
          <w:lang w:eastAsia="zh-CN"/>
        </w:rPr>
        <w:t>组,首次会自动激活</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//返回操作信息</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$arr = $</w:t>
      </w:r>
      <w:r w:rsidR="00B20037">
        <w:rPr>
          <w:rFonts w:ascii="仿宋" w:eastAsia="仿宋" w:hAnsi="仿宋" w:cs="仿宋" w:hint="eastAsia"/>
          <w:lang w:eastAsia="zh-CN"/>
        </w:rPr>
        <w:t>shard</w:t>
      </w:r>
      <w:r>
        <w:rPr>
          <w:rFonts w:ascii="仿宋" w:eastAsia="仿宋" w:hAnsi="仿宋" w:cs="仿宋" w:hint="eastAsia"/>
          <w:lang w:eastAsia="zh-CN"/>
        </w:rPr>
        <w:t xml:space="preserve"> -&gt; start() ;</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//检查结果</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lang w:eastAsia="zh-CN"/>
        </w:rPr>
        <w:t>I</w:t>
      </w:r>
      <w:r>
        <w:rPr>
          <w:rFonts w:ascii="仿宋" w:eastAsia="仿宋" w:hAnsi="仿宋" w:cs="仿宋" w:hint="eastAsia"/>
          <w:lang w:eastAsia="zh-CN"/>
        </w:rPr>
        <w:t>f ( $arr[</w:t>
      </w:r>
      <w:r>
        <w:rPr>
          <w:rFonts w:ascii="仿宋" w:eastAsia="仿宋" w:hAnsi="仿宋" w:cs="仿宋"/>
          <w:lang w:eastAsia="zh-CN"/>
        </w:rPr>
        <w:t>‘</w:t>
      </w:r>
      <w:r>
        <w:rPr>
          <w:rFonts w:ascii="仿宋" w:eastAsia="仿宋" w:hAnsi="仿宋" w:cs="仿宋" w:hint="eastAsia"/>
          <w:lang w:eastAsia="zh-CN"/>
        </w:rPr>
        <w:t>errno</w:t>
      </w:r>
      <w:r>
        <w:rPr>
          <w:rFonts w:ascii="仿宋" w:eastAsia="仿宋" w:hAnsi="仿宋" w:cs="仿宋"/>
          <w:lang w:eastAsia="zh-CN"/>
        </w:rPr>
        <w:t>’</w:t>
      </w:r>
      <w:r>
        <w:rPr>
          <w:rFonts w:ascii="仿宋" w:eastAsia="仿宋" w:hAnsi="仿宋" w:cs="仿宋" w:hint="eastAsia"/>
          <w:lang w:eastAsia="zh-CN"/>
        </w:rPr>
        <w:t>] != 0 )</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 xml:space="preserve">   </w:t>
      </w:r>
      <w:r>
        <w:rPr>
          <w:rFonts w:ascii="仿宋" w:eastAsia="仿宋" w:hAnsi="仿宋" w:cs="仿宋"/>
          <w:lang w:eastAsia="zh-CN"/>
        </w:rPr>
        <w:t>E</w:t>
      </w:r>
      <w:r>
        <w:rPr>
          <w:rFonts w:ascii="仿宋" w:eastAsia="仿宋" w:hAnsi="仿宋" w:cs="仿宋" w:hint="eastAsia"/>
          <w:lang w:eastAsia="zh-CN"/>
        </w:rPr>
        <w:t>xit() ;</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w:t>
      </w:r>
    </w:p>
    <w:p w:rsidR="00072619" w:rsidRDefault="00072619">
      <w:pPr>
        <w:pStyle w:val="BodyText"/>
        <w:spacing w:line="212" w:lineRule="exact"/>
        <w:ind w:left="897"/>
        <w:rPr>
          <w:rFonts w:ascii="仿宋" w:eastAsia="仿宋" w:hAnsi="仿宋" w:cs="仿宋"/>
          <w:lang w:eastAsia="zh-CN"/>
        </w:rPr>
      </w:pP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选择节点</w:t>
      </w:r>
    </w:p>
    <w:p w:rsidR="00072619" w:rsidRDefault="00072619">
      <w:pPr>
        <w:pStyle w:val="BodyText"/>
        <w:spacing w:line="212" w:lineRule="exact"/>
        <w:ind w:left="897"/>
        <w:rPr>
          <w:rFonts w:ascii="仿宋" w:eastAsia="仿宋" w:hAnsi="仿宋" w:cs="仿宋"/>
          <w:lang w:eastAsia="zh-CN"/>
        </w:rPr>
      </w:pPr>
      <w:r>
        <w:rPr>
          <w:rFonts w:ascii="仿宋" w:eastAsia="仿宋" w:hAnsi="仿宋" w:cs="仿宋" w:hint="eastAsia"/>
          <w:lang w:eastAsia="zh-CN"/>
        </w:rPr>
        <w:t>//</w:t>
      </w:r>
      <w:r w:rsidR="00596B0C">
        <w:rPr>
          <w:rFonts w:ascii="仿宋" w:eastAsia="仿宋" w:hAnsi="仿宋" w:cs="仿宋" w:hint="eastAsia"/>
          <w:lang w:eastAsia="zh-CN"/>
        </w:rPr>
        <w:t>获取</w:t>
      </w:r>
      <w:r>
        <w:rPr>
          <w:rFonts w:ascii="仿宋" w:eastAsia="仿宋" w:hAnsi="仿宋" w:cs="仿宋" w:hint="eastAsia"/>
          <w:lang w:eastAsia="zh-CN"/>
        </w:rPr>
        <w:t>名称为“node”的节点</w:t>
      </w:r>
    </w:p>
    <w:p w:rsidR="00596B0C" w:rsidRDefault="00596B0C">
      <w:pPr>
        <w:pStyle w:val="BodyText"/>
        <w:spacing w:line="212" w:lineRule="exact"/>
        <w:ind w:left="897"/>
        <w:rPr>
          <w:rFonts w:ascii="仿宋" w:eastAsia="仿宋" w:hAnsi="仿宋" w:cs="仿宋"/>
          <w:lang w:eastAsia="zh-CN"/>
        </w:rPr>
      </w:pPr>
      <w:r>
        <w:rPr>
          <w:rFonts w:ascii="仿宋" w:eastAsia="仿宋" w:hAnsi="仿宋" w:cs="仿宋" w:hint="eastAsia"/>
          <w:lang w:eastAsia="zh-CN"/>
        </w:rPr>
        <w:t>//返回SequoiaNode对象</w:t>
      </w:r>
    </w:p>
    <w:p w:rsidR="00596B0C" w:rsidRDefault="00596B0C">
      <w:pPr>
        <w:pStyle w:val="BodyText"/>
        <w:spacing w:line="212" w:lineRule="exact"/>
        <w:ind w:left="897"/>
        <w:rPr>
          <w:rFonts w:ascii="仿宋" w:eastAsia="仿宋" w:hAnsi="仿宋" w:cs="仿宋"/>
          <w:lang w:eastAsia="zh-CN"/>
        </w:rPr>
      </w:pPr>
      <w:r>
        <w:rPr>
          <w:rFonts w:ascii="仿宋" w:eastAsia="仿宋" w:hAnsi="仿宋" w:cs="仿宋" w:hint="eastAsia"/>
          <w:lang w:eastAsia="zh-CN"/>
        </w:rPr>
        <w:t>$node = $</w:t>
      </w:r>
      <w:r w:rsidR="00B20037">
        <w:rPr>
          <w:rFonts w:ascii="仿宋" w:eastAsia="仿宋" w:hAnsi="仿宋" w:cs="仿宋" w:hint="eastAsia"/>
          <w:lang w:eastAsia="zh-CN"/>
        </w:rPr>
        <w:t>shard</w:t>
      </w:r>
      <w:r>
        <w:rPr>
          <w:rFonts w:ascii="仿宋" w:eastAsia="仿宋" w:hAnsi="仿宋" w:cs="仿宋" w:hint="eastAsia"/>
          <w:lang w:eastAsia="zh-CN"/>
        </w:rPr>
        <w:t xml:space="preserve"> -&gt; getNode( </w:t>
      </w:r>
      <w:r>
        <w:rPr>
          <w:rFonts w:ascii="仿宋" w:eastAsia="仿宋" w:hAnsi="仿宋" w:cs="仿宋"/>
          <w:lang w:eastAsia="zh-CN"/>
        </w:rPr>
        <w:t>‘</w:t>
      </w:r>
      <w:r>
        <w:rPr>
          <w:rFonts w:ascii="仿宋" w:eastAsia="仿宋" w:hAnsi="仿宋" w:cs="仿宋" w:hint="eastAsia"/>
          <w:lang w:eastAsia="zh-CN"/>
        </w:rPr>
        <w:t>node</w:t>
      </w:r>
      <w:r>
        <w:rPr>
          <w:rFonts w:ascii="仿宋" w:eastAsia="仿宋" w:hAnsi="仿宋" w:cs="仿宋"/>
          <w:lang w:eastAsia="zh-CN"/>
        </w:rPr>
        <w:t>’</w:t>
      </w:r>
      <w:r>
        <w:rPr>
          <w:rFonts w:ascii="仿宋" w:eastAsia="仿宋" w:hAnsi="仿宋" w:cs="仿宋" w:hint="eastAsia"/>
          <w:lang w:eastAsia="zh-CN"/>
        </w:rPr>
        <w:t>) ;</w:t>
      </w:r>
    </w:p>
    <w:p w:rsidR="00596B0C" w:rsidRDefault="00596B0C">
      <w:pPr>
        <w:pStyle w:val="BodyText"/>
        <w:spacing w:line="212" w:lineRule="exact"/>
        <w:ind w:left="897"/>
        <w:rPr>
          <w:rFonts w:ascii="仿宋" w:eastAsia="仿宋" w:hAnsi="仿宋" w:cs="仿宋"/>
          <w:lang w:eastAsia="zh-CN"/>
        </w:rPr>
      </w:pPr>
      <w:r>
        <w:rPr>
          <w:rFonts w:ascii="仿宋" w:eastAsia="仿宋" w:hAnsi="仿宋" w:cs="仿宋" w:hint="eastAsia"/>
          <w:lang w:eastAsia="zh-CN"/>
        </w:rPr>
        <w:t>//检查对象是否空</w:t>
      </w:r>
    </w:p>
    <w:p w:rsidR="00596B0C" w:rsidRDefault="00596B0C">
      <w:pPr>
        <w:pStyle w:val="BodyText"/>
        <w:spacing w:line="212" w:lineRule="exact"/>
        <w:ind w:left="897"/>
        <w:rPr>
          <w:rFonts w:ascii="仿宋" w:eastAsia="仿宋" w:hAnsi="仿宋" w:cs="仿宋"/>
          <w:lang w:eastAsia="zh-CN"/>
        </w:rPr>
      </w:pPr>
      <w:r>
        <w:rPr>
          <w:rFonts w:ascii="仿宋" w:eastAsia="仿宋" w:hAnsi="仿宋" w:cs="仿宋"/>
          <w:lang w:eastAsia="zh-CN"/>
        </w:rPr>
        <w:t>I</w:t>
      </w:r>
      <w:r>
        <w:rPr>
          <w:rFonts w:ascii="仿宋" w:eastAsia="仿宋" w:hAnsi="仿宋" w:cs="仿宋" w:hint="eastAsia"/>
          <w:lang w:eastAsia="zh-CN"/>
        </w:rPr>
        <w:t>f ( empty( $node ) )</w:t>
      </w:r>
    </w:p>
    <w:p w:rsidR="00596B0C" w:rsidRDefault="00596B0C">
      <w:pPr>
        <w:pStyle w:val="BodyText"/>
        <w:spacing w:line="212" w:lineRule="exact"/>
        <w:ind w:left="897"/>
        <w:rPr>
          <w:rFonts w:ascii="仿宋" w:eastAsia="仿宋" w:hAnsi="仿宋" w:cs="仿宋"/>
          <w:lang w:eastAsia="zh-CN"/>
        </w:rPr>
      </w:pPr>
      <w:r>
        <w:rPr>
          <w:rFonts w:ascii="仿宋" w:eastAsia="仿宋" w:hAnsi="仿宋" w:cs="仿宋" w:hint="eastAsia"/>
          <w:lang w:eastAsia="zh-CN"/>
        </w:rPr>
        <w:t>{</w:t>
      </w:r>
    </w:p>
    <w:p w:rsidR="00596B0C" w:rsidRDefault="00596B0C">
      <w:pPr>
        <w:pStyle w:val="BodyText"/>
        <w:spacing w:line="212" w:lineRule="exact"/>
        <w:ind w:left="897"/>
        <w:rPr>
          <w:rFonts w:ascii="仿宋" w:eastAsia="仿宋" w:hAnsi="仿宋" w:cs="仿宋"/>
          <w:lang w:eastAsia="zh-CN"/>
        </w:rPr>
      </w:pPr>
      <w:r>
        <w:rPr>
          <w:rFonts w:ascii="仿宋" w:eastAsia="仿宋" w:hAnsi="仿宋" w:cs="仿宋" w:hint="eastAsia"/>
          <w:lang w:eastAsia="zh-CN"/>
        </w:rPr>
        <w:t xml:space="preserve">   </w:t>
      </w:r>
      <w:r>
        <w:rPr>
          <w:rFonts w:ascii="仿宋" w:eastAsia="仿宋" w:hAnsi="仿宋" w:cs="仿宋"/>
          <w:lang w:eastAsia="zh-CN"/>
        </w:rPr>
        <w:t>E</w:t>
      </w:r>
      <w:r>
        <w:rPr>
          <w:rFonts w:ascii="仿宋" w:eastAsia="仿宋" w:hAnsi="仿宋" w:cs="仿宋" w:hint="eastAsia"/>
          <w:lang w:eastAsia="zh-CN"/>
        </w:rPr>
        <w:t>xit() ;</w:t>
      </w:r>
    </w:p>
    <w:p w:rsidR="00596B0C" w:rsidRDefault="00596B0C">
      <w:pPr>
        <w:pStyle w:val="BodyText"/>
        <w:spacing w:line="212" w:lineRule="exact"/>
        <w:ind w:left="897"/>
        <w:rPr>
          <w:rFonts w:ascii="仿宋" w:eastAsia="仿宋" w:hAnsi="仿宋" w:cs="仿宋"/>
          <w:lang w:eastAsia="zh-CN"/>
        </w:rPr>
      </w:pPr>
      <w:r>
        <w:rPr>
          <w:rFonts w:ascii="仿宋" w:eastAsia="仿宋" w:hAnsi="仿宋" w:cs="仿宋" w:hint="eastAsia"/>
          <w:lang w:eastAsia="zh-CN"/>
        </w:rPr>
        <w:t>}</w:t>
      </w:r>
    </w:p>
    <w:p w:rsidR="0020037C" w:rsidRDefault="0020037C">
      <w:pPr>
        <w:spacing w:before="9" w:line="110" w:lineRule="exact"/>
        <w:rPr>
          <w:sz w:val="11"/>
          <w:szCs w:val="11"/>
          <w:lang w:eastAsia="zh-CN"/>
        </w:rPr>
      </w:pPr>
    </w:p>
    <w:p w:rsidR="0020037C" w:rsidRDefault="004474D3">
      <w:pPr>
        <w:pStyle w:val="BodyText"/>
        <w:spacing w:line="310" w:lineRule="exact"/>
        <w:ind w:left="613"/>
      </w:pPr>
      <w:bookmarkStart w:id="352" w:name="SQL_to_sequoiadb_shell_to_php"/>
      <w:bookmarkStart w:id="353" w:name="_bookmark144"/>
      <w:bookmarkEnd w:id="352"/>
      <w:bookmarkEnd w:id="353"/>
      <w:r>
        <w:rPr>
          <w:w w:val="95"/>
        </w:rPr>
        <w:t>SQL</w:t>
      </w:r>
      <w:r>
        <w:rPr>
          <w:spacing w:val="-2"/>
          <w:w w:val="95"/>
        </w:rPr>
        <w:t xml:space="preserve"> </w:t>
      </w:r>
      <w:r>
        <w:rPr>
          <w:w w:val="95"/>
        </w:rPr>
        <w:t>to</w:t>
      </w:r>
      <w:r>
        <w:rPr>
          <w:spacing w:val="-2"/>
          <w:w w:val="95"/>
        </w:rPr>
        <w:t xml:space="preserve"> </w:t>
      </w:r>
      <w:r>
        <w:rPr>
          <w:w w:val="95"/>
        </w:rPr>
        <w:t>sequoiadb</w:t>
      </w:r>
      <w:r>
        <w:rPr>
          <w:spacing w:val="-2"/>
          <w:w w:val="95"/>
        </w:rPr>
        <w:t xml:space="preserve"> </w:t>
      </w:r>
      <w:r>
        <w:rPr>
          <w:w w:val="95"/>
        </w:rPr>
        <w:t>shell</w:t>
      </w:r>
      <w:r>
        <w:rPr>
          <w:spacing w:val="-2"/>
          <w:w w:val="95"/>
        </w:rPr>
        <w:t xml:space="preserve"> </w:t>
      </w:r>
      <w:r>
        <w:rPr>
          <w:w w:val="95"/>
        </w:rPr>
        <w:t>to</w:t>
      </w:r>
      <w:r>
        <w:rPr>
          <w:spacing w:val="-2"/>
          <w:w w:val="95"/>
        </w:rPr>
        <w:t xml:space="preserve"> </w:t>
      </w:r>
      <w:r>
        <w:rPr>
          <w:w w:val="95"/>
        </w:rPr>
        <w:t>php</w:t>
      </w:r>
    </w:p>
    <w:p w:rsidR="0020037C" w:rsidRDefault="0020037C">
      <w:pPr>
        <w:spacing w:before="5" w:line="100" w:lineRule="exact"/>
        <w:rPr>
          <w:sz w:val="10"/>
          <w:szCs w:val="10"/>
        </w:rPr>
      </w:pPr>
    </w:p>
    <w:p w:rsidR="0020037C" w:rsidRDefault="004474D3">
      <w:pPr>
        <w:pStyle w:val="BodyText"/>
        <w:spacing w:line="167" w:lineRule="auto"/>
        <w:ind w:left="613" w:right="427"/>
      </w:pPr>
      <w:r>
        <w:rPr>
          <w:w w:val="95"/>
        </w:rPr>
        <w:t xml:space="preserve">Sequoiadb的查询用json（bson）对象表示，下表以例子的形式显示了sql语句、sequoiadb     </w:t>
      </w:r>
      <w:r>
        <w:rPr>
          <w:spacing w:val="7"/>
          <w:w w:val="95"/>
        </w:rPr>
        <w:t xml:space="preserve"> </w:t>
      </w:r>
      <w:r>
        <w:rPr>
          <w:w w:val="95"/>
        </w:rPr>
        <w:t>shell语句</w:t>
      </w:r>
      <w:r>
        <w:t xml:space="preserve"> </w:t>
      </w:r>
      <w:r>
        <w:rPr>
          <w:w w:val="95"/>
        </w:rPr>
        <w:t xml:space="preserve">和sequoiadb  </w:t>
      </w:r>
      <w:r>
        <w:rPr>
          <w:spacing w:val="22"/>
          <w:w w:val="95"/>
        </w:rPr>
        <w:t xml:space="preserve"> </w:t>
      </w:r>
      <w:r>
        <w:rPr>
          <w:w w:val="95"/>
        </w:rPr>
        <w:t>php驱动程序语法之间的对照。</w:t>
      </w:r>
    </w:p>
    <w:p w:rsidR="0020037C" w:rsidRDefault="0020037C">
      <w:pPr>
        <w:spacing w:before="2" w:line="80" w:lineRule="exact"/>
        <w:rPr>
          <w:sz w:val="8"/>
          <w:szCs w:val="8"/>
        </w:rPr>
      </w:pPr>
    </w:p>
    <w:tbl>
      <w:tblPr>
        <w:tblW w:w="0" w:type="auto"/>
        <w:tblInd w:w="603" w:type="dxa"/>
        <w:tblLayout w:type="fixed"/>
        <w:tblCellMar>
          <w:left w:w="0" w:type="dxa"/>
          <w:right w:w="0" w:type="dxa"/>
        </w:tblCellMar>
        <w:tblLook w:val="01E0"/>
      </w:tblPr>
      <w:tblGrid>
        <w:gridCol w:w="3074"/>
        <w:gridCol w:w="3241"/>
        <w:gridCol w:w="3157"/>
      </w:tblGrid>
      <w:tr w:rsidR="0020037C">
        <w:trPr>
          <w:trHeight w:hRule="exact" w:val="233"/>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SQL</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shell</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php</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Driver</w:t>
            </w:r>
          </w:p>
        </w:tc>
      </w:tr>
      <w:tr w:rsidR="0020037C">
        <w:trPr>
          <w:trHeight w:hRule="exact" w:val="451"/>
        </w:trPr>
        <w:tc>
          <w:tcPr>
            <w:tcW w:w="3074"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insert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into</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students(a,b)</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values(1,-1)</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a,b</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students</w:t>
            </w:r>
          </w:p>
        </w:tc>
        <w:tc>
          <w:tcPr>
            <w:tcW w:w="3241" w:type="dxa"/>
            <w:tcBorders>
              <w:top w:val="single" w:sz="8" w:space="0" w:color="000000"/>
              <w:left w:val="nil"/>
              <w:bottom w:val="single" w:sz="8" w:space="0" w:color="000000"/>
              <w:right w:val="nil"/>
            </w:tcBorders>
          </w:tcPr>
          <w:p w:rsidR="0020037C" w:rsidRDefault="004474D3">
            <w:pPr>
              <w:pStyle w:val="TableParagraph"/>
              <w:spacing w:line="17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db.foo.bar.insert({a:1,b:-1})</w:t>
            </w:r>
          </w:p>
          <w:p w:rsidR="0020037C" w:rsidRDefault="004474D3">
            <w:pPr>
              <w:pStyle w:val="TableParagraph"/>
              <w:spacing w:line="22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db.foo.bar.find(null,{a:"",b:""})</w:t>
            </w:r>
          </w:p>
        </w:tc>
        <w:tc>
          <w:tcPr>
            <w:tcW w:w="3157"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$bar-&gt;insert(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"{a:1,b:-1}" )</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$bar-&gt;find(NULL,'{a:"",b:""}</w:t>
            </w:r>
          </w:p>
        </w:tc>
      </w:tr>
      <w:tr w:rsidR="0020037C">
        <w:trPr>
          <w:trHeight w:hRule="exact" w:val="456"/>
        </w:trPr>
        <w:tc>
          <w:tcPr>
            <w:tcW w:w="3074"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4"/>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students</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where</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age=20</w:t>
            </w:r>
          </w:p>
        </w:tc>
        <w:tc>
          <w:tcPr>
            <w:tcW w:w="3241" w:type="dxa"/>
            <w:tcBorders>
              <w:top w:val="single" w:sz="8" w:space="0" w:color="000000"/>
              <w:left w:val="nil"/>
              <w:bottom w:val="single" w:sz="8" w:space="0" w:color="000000"/>
              <w:right w:val="nil"/>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w:t>
            </w:r>
          </w:p>
          <w:p w:rsidR="0020037C" w:rsidRDefault="004474D3">
            <w:pPr>
              <w:pStyle w:val="TableParagraph"/>
              <w:spacing w:line="22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w:t>
            </w:r>
          </w:p>
        </w:tc>
        <w:tc>
          <w:tcPr>
            <w:tcW w:w="3157"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$bar-&gt;find()</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$bar-&gt;find("{age:20}")</w:t>
            </w:r>
          </w:p>
        </w:tc>
      </w:tr>
      <w:tr w:rsidR="0020037C">
        <w:trPr>
          <w:trHeight w:hRule="exact" w:val="792"/>
        </w:trPr>
        <w:tc>
          <w:tcPr>
            <w:tcW w:w="3074"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order</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by</w:t>
            </w:r>
          </w:p>
          <w:p w:rsidR="0020037C" w:rsidRDefault="004474D3">
            <w:pPr>
              <w:pStyle w:val="TableParagraph"/>
              <w:spacing w:line="16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p w:rsidR="0020037C" w:rsidRDefault="004474D3">
            <w:pPr>
              <w:pStyle w:val="TableParagraph"/>
              <w:spacing w:before="49" w:line="167" w:lineRule="auto"/>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age&gt;20</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and age&lt;30</w:t>
            </w:r>
          </w:p>
        </w:tc>
        <w:tc>
          <w:tcPr>
            <w:tcW w:w="3241" w:type="dxa"/>
            <w:tcBorders>
              <w:top w:val="single" w:sz="8" w:space="0" w:color="000000"/>
              <w:left w:val="nil"/>
              <w:bottom w:val="single" w:sz="8" w:space="0" w:color="000000"/>
              <w:right w:val="nil"/>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db.foo.bar.find({age:20}).sort({name:1})</w:t>
            </w:r>
          </w:p>
          <w:p w:rsidR="0020037C" w:rsidRDefault="0020037C">
            <w:pPr>
              <w:pStyle w:val="TableParagraph"/>
              <w:spacing w:before="5" w:line="150" w:lineRule="exact"/>
              <w:rPr>
                <w:sz w:val="15"/>
                <w:szCs w:val="15"/>
              </w:rPr>
            </w:pPr>
          </w:p>
          <w:p w:rsidR="0020037C" w:rsidRDefault="004474D3">
            <w:pPr>
              <w:pStyle w:val="TableParagraph"/>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db.foo.bar.find({age:{$gt:20,$lt:30}})</w:t>
            </w:r>
          </w:p>
        </w:tc>
        <w:tc>
          <w:tcPr>
            <w:tcW w:w="3157"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$bar-&gt;find("{age:20}",NULL,"{name:1}")</w:t>
            </w:r>
          </w:p>
          <w:p w:rsidR="0020037C" w:rsidRDefault="0020037C">
            <w:pPr>
              <w:pStyle w:val="TableParagraph"/>
              <w:spacing w:before="5" w:line="150" w:lineRule="exact"/>
              <w:rPr>
                <w:sz w:val="15"/>
                <w:szCs w:val="15"/>
              </w:rPr>
            </w:pPr>
          </w:p>
          <w:p w:rsidR="0020037C" w:rsidRDefault="004474D3">
            <w:pPr>
              <w:pStyle w:val="TableParagraph"/>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$bar-&gt;find("{age:{$gt:20,$lt:30}}")</w:t>
            </w:r>
          </w:p>
        </w:tc>
      </w:tr>
      <w:tr w:rsidR="0020037C">
        <w:trPr>
          <w:trHeight w:hRule="exact" w:val="619"/>
        </w:trPr>
        <w:tc>
          <w:tcPr>
            <w:tcW w:w="3074"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create</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testIndex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on</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students(name)</w:t>
            </w:r>
          </w:p>
          <w:p w:rsidR="0020037C" w:rsidRDefault="0020037C">
            <w:pPr>
              <w:pStyle w:val="TableParagraph"/>
              <w:spacing w:before="5" w:line="150" w:lineRule="exact"/>
              <w:rPr>
                <w:sz w:val="15"/>
                <w:szCs w:val="15"/>
              </w:rPr>
            </w:pPr>
          </w:p>
          <w:p w:rsidR="0020037C" w:rsidRDefault="004474D3">
            <w:pPr>
              <w:pStyle w:val="TableParagraph"/>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students</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limit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20</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skip</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10</w:t>
            </w:r>
          </w:p>
        </w:tc>
        <w:tc>
          <w:tcPr>
            <w:tcW w:w="3241" w:type="dxa"/>
            <w:tcBorders>
              <w:top w:val="single" w:sz="8" w:space="0" w:color="000000"/>
              <w:left w:val="nil"/>
              <w:bottom w:val="single" w:sz="8" w:space="0" w:color="000000"/>
              <w:right w:val="nil"/>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db.foo.bar.createIndex("testIndex",</w:t>
            </w:r>
          </w:p>
          <w:p w:rsidR="0020037C" w:rsidRDefault="004474D3">
            <w:pPr>
              <w:pStyle w:val="TableParagraph"/>
              <w:spacing w:line="16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{name:1},false)</w:t>
            </w:r>
          </w:p>
          <w:p w:rsidR="0020037C" w:rsidRDefault="004474D3">
            <w:pPr>
              <w:pStyle w:val="TableParagraph"/>
              <w:spacing w:line="228"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db.foo.bar.find().limit(20).skip(10)</w:t>
            </w:r>
          </w:p>
        </w:tc>
        <w:tc>
          <w:tcPr>
            <w:tcW w:w="3157"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$bar-&gt;createIndex("{name:1}","testIndex",false)</w:t>
            </w:r>
          </w:p>
          <w:p w:rsidR="0020037C" w:rsidRDefault="0020037C">
            <w:pPr>
              <w:pStyle w:val="TableParagraph"/>
              <w:spacing w:before="5" w:line="150" w:lineRule="exact"/>
              <w:rPr>
                <w:sz w:val="15"/>
                <w:szCs w:val="15"/>
              </w:rPr>
            </w:pPr>
          </w:p>
          <w:p w:rsidR="0020037C" w:rsidRDefault="004474D3">
            <w:pPr>
              <w:pStyle w:val="TableParagraph"/>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$bar-&gt;find(NULL,NULL,NULL,NULL,10,20)</w:t>
            </w:r>
          </w:p>
        </w:tc>
      </w:tr>
      <w:tr w:rsidR="0020037C">
        <w:trPr>
          <w:trHeight w:hRule="exact" w:val="228"/>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 count(*)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from students</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age&gt;20</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db.foo.bar.find({age:{$gt:20}}).count()</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$bar-&gt;count("{age:{$gt:20}}")</w:t>
            </w:r>
          </w:p>
        </w:tc>
      </w:tr>
      <w:tr w:rsidR="0020037C">
        <w:trPr>
          <w:trHeight w:hRule="exact" w:val="233"/>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update</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students</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set</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a=a+2</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b=-1</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81"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db.foo.bar.update({$set:{a:2}},{b:-1})</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$bar-&gt;update("{$set:{a:2}}","{b:-1}")</w:t>
            </w:r>
          </w:p>
        </w:tc>
      </w:tr>
      <w:tr w:rsidR="0020037C">
        <w:trPr>
          <w:trHeight w:hRule="exact" w:val="228"/>
        </w:trPr>
        <w:tc>
          <w:tcPr>
            <w:tcW w:w="3074"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delete from students where a=1</w:t>
            </w:r>
          </w:p>
        </w:tc>
        <w:tc>
          <w:tcPr>
            <w:tcW w:w="3241"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3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db.foo.bar.remove({a:1})</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$bar-&gt;remove("{a:1}")</w:t>
            </w:r>
          </w:p>
        </w:tc>
      </w:tr>
    </w:tbl>
    <w:p w:rsidR="0020037C" w:rsidRDefault="0020037C">
      <w:pPr>
        <w:spacing w:before="3" w:line="100" w:lineRule="exact"/>
        <w:rPr>
          <w:sz w:val="10"/>
          <w:szCs w:val="10"/>
        </w:rPr>
      </w:pPr>
    </w:p>
    <w:p w:rsidR="0020037C" w:rsidRDefault="004474D3">
      <w:pPr>
        <w:pStyle w:val="BodyText"/>
        <w:spacing w:line="310" w:lineRule="exact"/>
        <w:ind w:left="613"/>
      </w:pPr>
      <w:bookmarkStart w:id="354" w:name="PHP_API"/>
      <w:bookmarkEnd w:id="354"/>
      <w:r>
        <w:rPr>
          <w:w w:val="95"/>
        </w:rPr>
        <w:t>PHP</w:t>
      </w:r>
      <w:r>
        <w:rPr>
          <w:spacing w:val="3"/>
          <w:w w:val="95"/>
        </w:rPr>
        <w:t xml:space="preserve"> </w:t>
      </w:r>
      <w:r>
        <w:rPr>
          <w:w w:val="95"/>
        </w:rPr>
        <w:t>API</w:t>
      </w:r>
    </w:p>
    <w:p w:rsidR="0020037C" w:rsidRDefault="004474D3">
      <w:pPr>
        <w:pStyle w:val="BodyText"/>
        <w:spacing w:before="16"/>
        <w:ind w:left="613"/>
        <w:rPr>
          <w:lang w:eastAsia="zh-CN"/>
        </w:rPr>
      </w:pPr>
      <w:r>
        <w:rPr>
          <w:lang w:eastAsia="zh-CN"/>
        </w:rPr>
        <w:t>此部分是相关PHP的API文档。</w:t>
      </w:r>
    </w:p>
    <w:p w:rsidR="0020037C" w:rsidRDefault="004474D3">
      <w:pPr>
        <w:pStyle w:val="BodyText"/>
        <w:spacing w:before="16"/>
        <w:ind w:left="613"/>
        <w:rPr>
          <w:rFonts w:eastAsiaTheme="minorEastAsia"/>
          <w:color w:val="0000FF"/>
          <w:w w:val="95"/>
          <w:lang w:eastAsia="zh-CN"/>
        </w:rPr>
      </w:pPr>
      <w:r>
        <w:rPr>
          <w:color w:val="0000FF"/>
          <w:w w:val="95"/>
          <w:lang w:eastAsia="zh-CN"/>
        </w:rPr>
        <w:t>PHP</w:t>
      </w:r>
      <w:r>
        <w:rPr>
          <w:color w:val="0000FF"/>
          <w:spacing w:val="3"/>
          <w:w w:val="95"/>
          <w:lang w:eastAsia="zh-CN"/>
        </w:rPr>
        <w:t xml:space="preserve"> </w:t>
      </w:r>
      <w:r>
        <w:rPr>
          <w:color w:val="0000FF"/>
          <w:w w:val="95"/>
          <w:lang w:eastAsia="zh-CN"/>
        </w:rPr>
        <w:t>API</w:t>
      </w:r>
    </w:p>
    <w:p w:rsidR="00A44BBA" w:rsidRDefault="00A44BBA">
      <w:pPr>
        <w:pStyle w:val="BodyText"/>
        <w:spacing w:before="16"/>
        <w:ind w:left="613"/>
        <w:rPr>
          <w:rFonts w:eastAsiaTheme="minorEastAsia"/>
          <w:color w:val="0000FF"/>
          <w:w w:val="95"/>
          <w:lang w:eastAsia="zh-CN"/>
        </w:rPr>
      </w:pPr>
    </w:p>
    <w:p w:rsidR="00A44BBA" w:rsidRDefault="00B0609F" w:rsidP="00A44BBA">
      <w:pPr>
        <w:pStyle w:val="Heading3"/>
        <w:rPr>
          <w:lang w:eastAsia="zh-CN"/>
        </w:rPr>
      </w:pPr>
      <w:r>
        <w:rPr>
          <w:noProof/>
        </w:rPr>
        <w:pict>
          <v:shape id="_x0000_s4081" style="position:absolute;left:0;text-align:left;margin-left:56.65pt;margin-top:32.15pt;width:498.6pt;height:0;z-index:-251293184;mso-position-horizontal-relative:page;mso-position-vertical-relative:text" coordsize="9973,20" o:allowincell="f" path="m,l9973,e" filled="f" strokeweight="3pt">
            <v:path arrowok="t"/>
            <w10:wrap anchorx="page"/>
          </v:shape>
        </w:pict>
      </w:r>
      <w:bookmarkStart w:id="355" w:name="C#驱动"/>
      <w:bookmarkStart w:id="356" w:name="bookmark0"/>
      <w:bookmarkEnd w:id="355"/>
      <w:bookmarkEnd w:id="356"/>
      <w:r w:rsidR="00A44BBA">
        <w:rPr>
          <w:lang w:eastAsia="zh-CN"/>
        </w:rPr>
        <w:t>C#</w:t>
      </w:r>
      <w:r w:rsidR="00A44BBA">
        <w:rPr>
          <w:rFonts w:ascii="宋体" w:eastAsia="宋体" w:hAnsi="宋体" w:cs="宋体" w:hint="eastAsia"/>
          <w:lang w:eastAsia="zh-CN"/>
        </w:rPr>
        <w:t>驱动</w:t>
      </w:r>
    </w:p>
    <w:p w:rsidR="00A44BBA" w:rsidRDefault="00A44BBA" w:rsidP="00A44BBA">
      <w:pPr>
        <w:kinsoku w:val="0"/>
        <w:overflowPunct w:val="0"/>
        <w:spacing w:before="10" w:line="260" w:lineRule="exact"/>
        <w:rPr>
          <w:sz w:val="26"/>
          <w:szCs w:val="26"/>
          <w:lang w:eastAsia="zh-CN"/>
        </w:rPr>
      </w:pPr>
    </w:p>
    <w:p w:rsidR="00A44BBA" w:rsidRDefault="00A44BBA" w:rsidP="00A44BBA">
      <w:pPr>
        <w:pStyle w:val="BodyText"/>
        <w:kinsoku w:val="0"/>
        <w:overflowPunct w:val="0"/>
        <w:ind w:left="613"/>
        <w:rPr>
          <w:rFonts w:eastAsiaTheme="minorEastAsia" w:cs="Microsoft JhengHei"/>
          <w:lang w:eastAsia="zh-CN"/>
        </w:rPr>
      </w:pPr>
      <w:r>
        <w:rPr>
          <w:rFonts w:eastAsiaTheme="minorEastAsia" w:cs="Microsoft JhengHei" w:hint="eastAsia"/>
          <w:lang w:eastAsia="zh-CN"/>
        </w:rPr>
        <w:t>本节介绍</w:t>
      </w:r>
      <w:r>
        <w:rPr>
          <w:rFonts w:eastAsiaTheme="minorEastAsia" w:cs="Microsoft JhengHei"/>
          <w:lang w:eastAsia="zh-CN"/>
        </w:rPr>
        <w:t>C#</w:t>
      </w:r>
      <w:r>
        <w:rPr>
          <w:rFonts w:eastAsiaTheme="minorEastAsia" w:cs="Microsoft JhengHei" w:hint="eastAsia"/>
          <w:lang w:eastAsia="zh-CN"/>
        </w:rPr>
        <w:t>的相关驱动信息。</w:t>
      </w:r>
    </w:p>
    <w:p w:rsidR="00A44BBA" w:rsidRDefault="00B0609F" w:rsidP="00A44BBA">
      <w:pPr>
        <w:pStyle w:val="BodyText"/>
        <w:kinsoku w:val="0"/>
        <w:overflowPunct w:val="0"/>
        <w:spacing w:before="16"/>
        <w:ind w:left="613"/>
        <w:rPr>
          <w:rFonts w:eastAsiaTheme="minorEastAsia" w:cs="Microsoft JhengHei"/>
          <w:color w:val="000000"/>
          <w:lang w:eastAsia="zh-CN"/>
        </w:rPr>
      </w:pPr>
      <w:hyperlink w:anchor="bookmark1" w:history="1">
        <w:r w:rsidR="00A44BBA">
          <w:rPr>
            <w:rFonts w:eastAsiaTheme="minorEastAsia" w:cs="Microsoft JhengHei"/>
            <w:color w:val="0000FF"/>
            <w:lang w:eastAsia="zh-CN"/>
          </w:rPr>
          <w:t>C#</w:t>
        </w:r>
        <w:r w:rsidR="00A44BBA">
          <w:rPr>
            <w:rFonts w:eastAsiaTheme="minorEastAsia" w:cs="Microsoft JhengHei"/>
            <w:color w:val="0000FF"/>
            <w:spacing w:val="-12"/>
            <w:lang w:eastAsia="zh-CN"/>
          </w:rPr>
          <w:t xml:space="preserve"> </w:t>
        </w:r>
        <w:r w:rsidR="00A44BBA">
          <w:rPr>
            <w:rFonts w:eastAsiaTheme="minorEastAsia" w:cs="Microsoft JhengHei" w:hint="eastAsia"/>
            <w:color w:val="0000FF"/>
            <w:lang w:eastAsia="zh-CN"/>
          </w:rPr>
          <w:t>驱动</w:t>
        </w:r>
      </w:hyperlink>
    </w:p>
    <w:p w:rsidR="00A44BBA" w:rsidRDefault="00B0609F" w:rsidP="00A44BBA">
      <w:pPr>
        <w:pStyle w:val="BodyText"/>
        <w:kinsoku w:val="0"/>
        <w:overflowPunct w:val="0"/>
        <w:spacing w:before="16" w:line="251" w:lineRule="auto"/>
        <w:ind w:left="613" w:right="8187"/>
        <w:rPr>
          <w:rFonts w:eastAsiaTheme="minorEastAsia" w:cs="Microsoft JhengHei"/>
          <w:color w:val="000000"/>
          <w:lang w:eastAsia="zh-CN"/>
        </w:rPr>
      </w:pPr>
      <w:hyperlink w:anchor="bookmark2" w:history="1">
        <w:r w:rsidR="00A44BBA">
          <w:rPr>
            <w:rFonts w:eastAsiaTheme="minorEastAsia" w:cs="Microsoft JhengHei"/>
            <w:color w:val="0000FF"/>
            <w:lang w:eastAsia="zh-CN"/>
          </w:rPr>
          <w:t>C#</w:t>
        </w:r>
        <w:r w:rsidR="00A44BBA">
          <w:rPr>
            <w:rFonts w:eastAsiaTheme="minorEastAsia" w:cs="Microsoft JhengHei"/>
            <w:color w:val="0000FF"/>
            <w:spacing w:val="-12"/>
            <w:lang w:eastAsia="zh-CN"/>
          </w:rPr>
          <w:t xml:space="preserve"> </w:t>
        </w:r>
        <w:r w:rsidR="00A44BBA">
          <w:rPr>
            <w:rFonts w:eastAsiaTheme="minorEastAsia" w:cs="Microsoft JhengHei" w:hint="eastAsia"/>
            <w:color w:val="0000FF"/>
            <w:lang w:eastAsia="zh-CN"/>
          </w:rPr>
          <w:t>开发环境搭建</w:t>
        </w:r>
      </w:hyperlink>
      <w:r w:rsidR="00A44BBA">
        <w:rPr>
          <w:rFonts w:eastAsiaTheme="minorEastAsia" w:cs="Microsoft JhengHei"/>
          <w:color w:val="0000FF"/>
          <w:lang w:eastAsia="zh-CN"/>
        </w:rPr>
        <w:t xml:space="preserve"> </w:t>
      </w:r>
      <w:hyperlink w:anchor="bookmark3" w:history="1">
        <w:r w:rsidR="00A44BBA">
          <w:rPr>
            <w:rFonts w:eastAsiaTheme="minorEastAsia" w:cs="Microsoft JhengHei"/>
            <w:color w:val="0000FF"/>
            <w:lang w:eastAsia="zh-CN"/>
          </w:rPr>
          <w:t>C#</w:t>
        </w:r>
        <w:r w:rsidR="00A44BBA">
          <w:rPr>
            <w:rFonts w:eastAsiaTheme="minorEastAsia" w:cs="Microsoft JhengHei"/>
            <w:color w:val="0000FF"/>
            <w:spacing w:val="-12"/>
            <w:lang w:eastAsia="zh-CN"/>
          </w:rPr>
          <w:t xml:space="preserve"> </w:t>
        </w:r>
        <w:r w:rsidR="00A44BBA">
          <w:rPr>
            <w:rFonts w:eastAsiaTheme="minorEastAsia" w:cs="Microsoft JhengHei" w:hint="eastAsia"/>
            <w:color w:val="0000FF"/>
            <w:lang w:eastAsia="zh-CN"/>
          </w:rPr>
          <w:t>开发基础</w:t>
        </w:r>
      </w:hyperlink>
    </w:p>
    <w:p w:rsidR="00A44BBA" w:rsidRDefault="00B0609F" w:rsidP="00A44BBA">
      <w:pPr>
        <w:pStyle w:val="BodyText"/>
        <w:kinsoku w:val="0"/>
        <w:overflowPunct w:val="0"/>
        <w:spacing w:before="3" w:line="251" w:lineRule="auto"/>
        <w:ind w:left="613" w:right="7129"/>
        <w:rPr>
          <w:rFonts w:eastAsiaTheme="minorEastAsia" w:cs="Microsoft JhengHei"/>
          <w:color w:val="000000"/>
        </w:rPr>
      </w:pPr>
      <w:hyperlink w:anchor="bookmark4" w:history="1">
        <w:r w:rsidR="00A44BBA">
          <w:rPr>
            <w:rFonts w:eastAsiaTheme="minorEastAsia" w:cs="Microsoft JhengHei"/>
            <w:color w:val="0000FF"/>
            <w:w w:val="95"/>
          </w:rPr>
          <w:t>SQL</w:t>
        </w:r>
        <w:r w:rsidR="00A44BBA">
          <w:rPr>
            <w:rFonts w:eastAsiaTheme="minorEastAsia" w:cs="Microsoft JhengHei"/>
            <w:color w:val="0000FF"/>
            <w:spacing w:val="-1"/>
            <w:w w:val="95"/>
          </w:rPr>
          <w:t xml:space="preserve"> </w:t>
        </w:r>
        <w:r w:rsidR="00A44BBA">
          <w:rPr>
            <w:rFonts w:eastAsiaTheme="minorEastAsia" w:cs="Microsoft JhengHei"/>
            <w:color w:val="0000FF"/>
            <w:w w:val="95"/>
          </w:rPr>
          <w:t>to sequoiadb</w:t>
        </w:r>
        <w:r w:rsidR="00A44BBA">
          <w:rPr>
            <w:rFonts w:eastAsiaTheme="minorEastAsia" w:cs="Microsoft JhengHei"/>
            <w:color w:val="0000FF"/>
            <w:spacing w:val="-1"/>
            <w:w w:val="95"/>
          </w:rPr>
          <w:t xml:space="preserve"> </w:t>
        </w:r>
        <w:r w:rsidR="00A44BBA">
          <w:rPr>
            <w:rFonts w:eastAsiaTheme="minorEastAsia" w:cs="Microsoft JhengHei"/>
            <w:color w:val="0000FF"/>
            <w:w w:val="95"/>
          </w:rPr>
          <w:t>shell to</w:t>
        </w:r>
        <w:r w:rsidR="00A44BBA">
          <w:rPr>
            <w:rFonts w:eastAsiaTheme="minorEastAsia" w:cs="Microsoft JhengHei"/>
            <w:color w:val="0000FF"/>
            <w:spacing w:val="-1"/>
            <w:w w:val="95"/>
          </w:rPr>
          <w:t xml:space="preserve"> </w:t>
        </w:r>
        <w:r w:rsidR="00A44BBA">
          <w:rPr>
            <w:rFonts w:eastAsiaTheme="minorEastAsia" w:cs="Microsoft JhengHei"/>
            <w:color w:val="0000FF"/>
            <w:w w:val="95"/>
          </w:rPr>
          <w:t>C#</w:t>
        </w:r>
      </w:hyperlink>
      <w:r w:rsidR="00A44BBA">
        <w:rPr>
          <w:rFonts w:eastAsiaTheme="minorEastAsia" w:cs="Microsoft JhengHei"/>
          <w:color w:val="0000FF"/>
          <w:w w:val="95"/>
        </w:rPr>
        <w:t xml:space="preserve"> C#</w:t>
      </w:r>
      <w:r w:rsidR="00A44BBA">
        <w:rPr>
          <w:rFonts w:eastAsiaTheme="minorEastAsia" w:cs="Microsoft JhengHei"/>
          <w:color w:val="0000FF"/>
          <w:spacing w:val="7"/>
          <w:w w:val="95"/>
        </w:rPr>
        <w:t xml:space="preserve"> </w:t>
      </w:r>
      <w:r w:rsidR="00A44BBA">
        <w:rPr>
          <w:rFonts w:eastAsiaTheme="minorEastAsia" w:cs="Microsoft JhengHei"/>
          <w:color w:val="0000FF"/>
          <w:w w:val="95"/>
        </w:rPr>
        <w:t>API</w:t>
      </w: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before="2" w:line="200" w:lineRule="exact"/>
        <w:rPr>
          <w:sz w:val="20"/>
          <w:szCs w:val="20"/>
        </w:rPr>
      </w:pPr>
    </w:p>
    <w:p w:rsidR="00A44BBA" w:rsidRDefault="00B0609F" w:rsidP="00A44BBA">
      <w:pPr>
        <w:pStyle w:val="TableParagraph"/>
        <w:rPr>
          <w:lang w:eastAsia="zh-CN"/>
        </w:rPr>
      </w:pPr>
      <w:r>
        <w:rPr>
          <w:noProof/>
        </w:rPr>
        <w:pict>
          <v:shape id="_x0000_s4082" style="position:absolute;margin-left:56.65pt;margin-top:21.35pt;width:498.6pt;height:0;z-index:-251292160;mso-position-horizontal-relative:page;mso-position-vertical-relative:text" coordsize="9973,20" o:allowincell="f" path="m,l9973,e" filled="f" strokeweight="1pt">
            <v:path arrowok="t"/>
            <w10:wrap anchorx="page"/>
          </v:shape>
        </w:pict>
      </w:r>
      <w:bookmarkStart w:id="357" w:name="C#_驱动"/>
      <w:bookmarkStart w:id="358" w:name="bookmark1"/>
      <w:bookmarkEnd w:id="357"/>
      <w:bookmarkEnd w:id="358"/>
      <w:r w:rsidR="00A44BBA">
        <w:rPr>
          <w:lang w:eastAsia="zh-CN"/>
        </w:rPr>
        <w:t>C#</w:t>
      </w:r>
      <w:r w:rsidR="00A44BBA">
        <w:rPr>
          <w:spacing w:val="-16"/>
          <w:lang w:eastAsia="zh-CN"/>
        </w:rPr>
        <w:t xml:space="preserve"> </w:t>
      </w:r>
      <w:r w:rsidR="00A44BBA">
        <w:rPr>
          <w:rFonts w:hint="eastAsia"/>
          <w:lang w:eastAsia="zh-CN"/>
        </w:rPr>
        <w:t>驱动</w:t>
      </w:r>
    </w:p>
    <w:p w:rsidR="00A44BBA" w:rsidRDefault="00A44BBA" w:rsidP="00A44BBA">
      <w:pPr>
        <w:kinsoku w:val="0"/>
        <w:overflowPunct w:val="0"/>
        <w:spacing w:before="3" w:line="220" w:lineRule="exact"/>
        <w:rPr>
          <w:lang w:eastAsia="zh-CN"/>
        </w:rPr>
      </w:pPr>
    </w:p>
    <w:p w:rsidR="00A44BBA" w:rsidRDefault="00A44BBA" w:rsidP="00A44BBA">
      <w:pPr>
        <w:pStyle w:val="BodyText"/>
        <w:kinsoku w:val="0"/>
        <w:overflowPunct w:val="0"/>
        <w:ind w:left="613"/>
        <w:rPr>
          <w:rFonts w:eastAsiaTheme="minorEastAsia" w:cs="Microsoft JhengHei"/>
          <w:lang w:eastAsia="zh-CN"/>
        </w:rPr>
      </w:pPr>
      <w:r>
        <w:rPr>
          <w:rFonts w:eastAsiaTheme="minorEastAsia" w:cs="Microsoft JhengHei" w:hint="eastAsia"/>
          <w:lang w:eastAsia="zh-CN"/>
        </w:rPr>
        <w:t>概述</w:t>
      </w:r>
    </w:p>
    <w:p w:rsidR="00A44BBA" w:rsidRDefault="00A44BBA" w:rsidP="00A44BBA">
      <w:pPr>
        <w:kinsoku w:val="0"/>
        <w:overflowPunct w:val="0"/>
        <w:spacing w:before="5" w:line="100" w:lineRule="exact"/>
        <w:rPr>
          <w:sz w:val="10"/>
          <w:szCs w:val="10"/>
          <w:lang w:eastAsia="zh-CN"/>
        </w:rPr>
      </w:pPr>
    </w:p>
    <w:p w:rsidR="00A44BBA" w:rsidRDefault="00A44BBA" w:rsidP="00A44BBA">
      <w:pPr>
        <w:pStyle w:val="BodyText"/>
        <w:kinsoku w:val="0"/>
        <w:overflowPunct w:val="0"/>
        <w:spacing w:line="167" w:lineRule="auto"/>
        <w:ind w:left="613"/>
        <w:rPr>
          <w:rFonts w:eastAsiaTheme="minorEastAsia" w:cs="Microsoft JhengHei"/>
          <w:lang w:eastAsia="zh-CN"/>
        </w:rPr>
      </w:pPr>
      <w:r>
        <w:rPr>
          <w:rFonts w:eastAsiaTheme="minorEastAsia" w:cs="Microsoft JhengHei"/>
          <w:w w:val="95"/>
          <w:lang w:eastAsia="zh-CN"/>
        </w:rPr>
        <w:t xml:space="preserve">SequoiaDB      </w:t>
      </w:r>
      <w:r>
        <w:rPr>
          <w:rFonts w:eastAsiaTheme="minorEastAsia" w:cs="Microsoft JhengHei"/>
          <w:spacing w:val="31"/>
          <w:w w:val="95"/>
          <w:lang w:eastAsia="zh-CN"/>
        </w:rPr>
        <w:t xml:space="preserve"> </w:t>
      </w:r>
      <w:r>
        <w:rPr>
          <w:rFonts w:eastAsiaTheme="minorEastAsia" w:cs="Microsoft JhengHei"/>
          <w:w w:val="95"/>
          <w:lang w:eastAsia="zh-CN"/>
        </w:rPr>
        <w:t>C#</w:t>
      </w:r>
      <w:r>
        <w:rPr>
          <w:rFonts w:eastAsiaTheme="minorEastAsia" w:cs="Microsoft JhengHei" w:hint="eastAsia"/>
          <w:w w:val="95"/>
          <w:lang w:eastAsia="zh-CN"/>
        </w:rPr>
        <w:t>驱动提供了数据库操作和集群操作的接口。数据库操作包括数据库的连接，用户的创建删</w:t>
      </w:r>
      <w:r>
        <w:rPr>
          <w:rFonts w:eastAsiaTheme="minorEastAsia" w:cs="Microsoft JhengHei"/>
          <w:w w:val="99"/>
          <w:lang w:eastAsia="zh-CN"/>
        </w:rPr>
        <w:t xml:space="preserve"> </w:t>
      </w:r>
      <w:r>
        <w:rPr>
          <w:rFonts w:eastAsiaTheme="minorEastAsia" w:cs="Microsoft JhengHei" w:hint="eastAsia"/>
          <w:lang w:eastAsia="zh-CN"/>
        </w:rPr>
        <w:t>除，数据的增删改查，索引的创建删除，快照的获取与重置，以及集合与集合空间的创建删除操作等操作。</w:t>
      </w:r>
      <w:r>
        <w:rPr>
          <w:rFonts w:eastAsiaTheme="minorEastAsia" w:cs="Microsoft JhengHei"/>
          <w:lang w:eastAsia="zh-CN"/>
        </w:rPr>
        <w:t xml:space="preserve"> </w:t>
      </w:r>
      <w:r>
        <w:rPr>
          <w:rFonts w:eastAsiaTheme="minorEastAsia" w:cs="Microsoft JhengHei" w:hint="eastAsia"/>
          <w:lang w:eastAsia="zh-CN"/>
        </w:rPr>
        <w:t>集群操作包括管理</w:t>
      </w:r>
      <w:r w:rsidR="00423ADE">
        <w:rPr>
          <w:rFonts w:eastAsiaTheme="minorEastAsia" w:cs="Microsoft JhengHei" w:hint="eastAsia"/>
          <w:lang w:eastAsia="zh-CN"/>
        </w:rPr>
        <w:t>分区</w:t>
      </w:r>
      <w:r>
        <w:rPr>
          <w:rFonts w:eastAsiaTheme="minorEastAsia" w:cs="Microsoft JhengHei" w:hint="eastAsia"/>
          <w:lang w:eastAsia="zh-CN"/>
        </w:rPr>
        <w:t>组和数据节点的各种操作，譬如启动、停止</w:t>
      </w:r>
      <w:r w:rsidR="00423ADE">
        <w:rPr>
          <w:rFonts w:eastAsiaTheme="minorEastAsia" w:cs="Microsoft JhengHei" w:hint="eastAsia"/>
          <w:lang w:eastAsia="zh-CN"/>
        </w:rPr>
        <w:t>分区</w:t>
      </w:r>
      <w:r>
        <w:rPr>
          <w:rFonts w:eastAsiaTheme="minorEastAsia" w:cs="Microsoft JhengHei" w:hint="eastAsia"/>
          <w:lang w:eastAsia="zh-CN"/>
        </w:rPr>
        <w:t>组，启动、停止数据节点，获取主从</w:t>
      </w:r>
      <w:r>
        <w:rPr>
          <w:rFonts w:eastAsiaTheme="minorEastAsia" w:cs="Microsoft JhengHei"/>
          <w:lang w:eastAsia="zh-CN"/>
        </w:rPr>
        <w:t xml:space="preserve"> </w:t>
      </w:r>
      <w:r>
        <w:rPr>
          <w:rFonts w:eastAsiaTheme="minorEastAsia" w:cs="Microsoft JhengHei" w:hint="eastAsia"/>
          <w:lang w:eastAsia="zh-CN"/>
        </w:rPr>
        <w:t>数据节点，集合</w:t>
      </w:r>
      <w:r w:rsidR="00423ADE">
        <w:rPr>
          <w:rFonts w:eastAsiaTheme="minorEastAsia" w:cs="Microsoft JhengHei" w:hint="eastAsia"/>
          <w:lang w:eastAsia="zh-CN"/>
        </w:rPr>
        <w:t>分区</w:t>
      </w:r>
      <w:r>
        <w:rPr>
          <w:rFonts w:eastAsiaTheme="minorEastAsia" w:cs="Microsoft JhengHei" w:hint="eastAsia"/>
          <w:lang w:eastAsia="zh-CN"/>
        </w:rPr>
        <w:t>等。</w:t>
      </w:r>
    </w:p>
    <w:p w:rsidR="00A44BBA" w:rsidRDefault="00A44BBA" w:rsidP="00A44BBA">
      <w:pPr>
        <w:kinsoku w:val="0"/>
        <w:overflowPunct w:val="0"/>
        <w:spacing w:before="11" w:line="200" w:lineRule="exact"/>
        <w:rPr>
          <w:sz w:val="20"/>
          <w:szCs w:val="20"/>
          <w:lang w:eastAsia="zh-CN"/>
        </w:rPr>
      </w:pPr>
    </w:p>
    <w:p w:rsidR="00A44BBA" w:rsidRDefault="00A44BBA" w:rsidP="00A44BBA">
      <w:pPr>
        <w:pStyle w:val="BodyText"/>
        <w:kinsoku w:val="0"/>
        <w:overflowPunct w:val="0"/>
        <w:spacing w:line="251" w:lineRule="auto"/>
        <w:ind w:left="613" w:right="3863"/>
        <w:rPr>
          <w:rFonts w:eastAsiaTheme="minorEastAsia" w:cs="Microsoft JhengHei"/>
          <w:lang w:eastAsia="zh-CN"/>
        </w:rPr>
      </w:pPr>
      <w:r>
        <w:rPr>
          <w:rFonts w:eastAsiaTheme="minorEastAsia" w:cs="Microsoft JhengHei"/>
          <w:lang w:eastAsia="zh-CN"/>
        </w:rPr>
        <w:t>c#</w:t>
      </w:r>
      <w:r>
        <w:rPr>
          <w:rFonts w:eastAsiaTheme="minorEastAsia" w:cs="Microsoft JhengHei" w:hint="eastAsia"/>
          <w:lang w:eastAsia="zh-CN"/>
        </w:rPr>
        <w:t>类实例</w:t>
      </w:r>
      <w:r>
        <w:rPr>
          <w:rFonts w:eastAsiaTheme="minorEastAsia" w:cs="Microsoft JhengHei"/>
          <w:w w:val="99"/>
          <w:lang w:eastAsia="zh-CN"/>
        </w:rPr>
        <w:t xml:space="preserve"> </w:t>
      </w:r>
      <w:r>
        <w:rPr>
          <w:rFonts w:eastAsiaTheme="minorEastAsia" w:cs="Microsoft JhengHei"/>
          <w:w w:val="95"/>
          <w:lang w:eastAsia="zh-CN"/>
        </w:rPr>
        <w:t>C#</w:t>
      </w:r>
      <w:r>
        <w:rPr>
          <w:rFonts w:eastAsiaTheme="minorEastAsia" w:cs="Microsoft JhengHei" w:hint="eastAsia"/>
          <w:w w:val="95"/>
          <w:lang w:eastAsia="zh-CN"/>
        </w:rPr>
        <w:t>驱动的有两种类实例。一种用于数据库操作，另一种用于集群操作。</w:t>
      </w:r>
    </w:p>
    <w:p w:rsidR="00A44BBA" w:rsidRDefault="00A44BBA" w:rsidP="00A44BBA">
      <w:pPr>
        <w:pStyle w:val="BodyText"/>
        <w:kinsoku w:val="0"/>
        <w:overflowPunct w:val="0"/>
        <w:spacing w:before="23" w:line="279" w:lineRule="auto"/>
        <w:ind w:right="5463" w:hanging="284"/>
        <w:rPr>
          <w:rFonts w:eastAsiaTheme="minorEastAsia" w:cs="Microsoft JhengHei"/>
          <w:lang w:eastAsia="zh-CN"/>
        </w:rPr>
      </w:pPr>
      <w:r>
        <w:rPr>
          <w:rFonts w:ascii="Courier New" w:eastAsiaTheme="minorEastAsia" w:hAnsi="Courier New" w:cs="Courier New"/>
          <w:position w:val="1"/>
          <w:lang w:eastAsia="zh-CN"/>
        </w:rPr>
        <w:t>•</w:t>
      </w:r>
      <w:r>
        <w:rPr>
          <w:rFonts w:ascii="Courier New" w:eastAsiaTheme="minorEastAsia" w:hAnsi="Courier New" w:cs="Courier New"/>
          <w:spacing w:val="43"/>
          <w:position w:val="1"/>
          <w:lang w:eastAsia="zh-CN"/>
        </w:rPr>
        <w:t xml:space="preserve"> </w:t>
      </w:r>
      <w:r>
        <w:rPr>
          <w:rFonts w:eastAsiaTheme="minorEastAsia" w:cs="Microsoft JhengHei" w:hint="eastAsia"/>
          <w:lang w:eastAsia="zh-CN"/>
        </w:rPr>
        <w:t>数据库操作实例</w:t>
      </w:r>
      <w:r>
        <w:rPr>
          <w:rFonts w:eastAsiaTheme="minorEastAsia" w:cs="Microsoft JhengHei"/>
          <w:lang w:eastAsia="zh-CN"/>
        </w:rPr>
        <w:t xml:space="preserve"> </w:t>
      </w:r>
      <w:r>
        <w:rPr>
          <w:rFonts w:eastAsiaTheme="minorEastAsia" w:cs="Microsoft JhengHei"/>
          <w:w w:val="95"/>
          <w:lang w:eastAsia="zh-CN"/>
        </w:rPr>
        <w:t>SequoiaDB</w:t>
      </w:r>
      <w:r>
        <w:rPr>
          <w:rFonts w:eastAsiaTheme="minorEastAsia" w:cs="Microsoft JhengHei" w:hint="eastAsia"/>
          <w:w w:val="95"/>
          <w:lang w:eastAsia="zh-CN"/>
        </w:rPr>
        <w:t>数据库中的数据存放分为三个级别：</w:t>
      </w:r>
    </w:p>
    <w:p w:rsidR="00A44BBA" w:rsidRDefault="00A44BBA" w:rsidP="00A44BBA">
      <w:pPr>
        <w:pStyle w:val="BodyText"/>
        <w:kinsoku w:val="0"/>
        <w:overflowPunct w:val="0"/>
        <w:spacing w:line="197" w:lineRule="exact"/>
        <w:rPr>
          <w:rFonts w:eastAsiaTheme="minorEastAsia" w:cs="Microsoft JhengHei"/>
          <w:lang w:eastAsia="zh-CN"/>
        </w:rPr>
      </w:pPr>
      <w:r>
        <w:rPr>
          <w:rFonts w:eastAsiaTheme="minorEastAsia" w:cs="Microsoft JhengHei"/>
          <w:lang w:eastAsia="zh-CN"/>
        </w:rPr>
        <w:t>1</w:t>
      </w:r>
      <w:r>
        <w:rPr>
          <w:rFonts w:eastAsiaTheme="minorEastAsia" w:cs="Microsoft JhengHei" w:hint="eastAsia"/>
          <w:lang w:eastAsia="zh-CN"/>
        </w:rPr>
        <w:t>）数据库</w:t>
      </w:r>
    </w:p>
    <w:p w:rsidR="00A44BBA" w:rsidRDefault="00A44BBA" w:rsidP="00A44BBA">
      <w:pPr>
        <w:pStyle w:val="BodyText"/>
        <w:kinsoku w:val="0"/>
        <w:overflowPunct w:val="0"/>
        <w:spacing w:line="240" w:lineRule="exact"/>
        <w:rPr>
          <w:rFonts w:eastAsiaTheme="minorEastAsia" w:cs="Microsoft JhengHei"/>
          <w:lang w:eastAsia="zh-CN"/>
        </w:rPr>
      </w:pPr>
      <w:r>
        <w:rPr>
          <w:rFonts w:eastAsiaTheme="minorEastAsia" w:cs="Microsoft JhengHei"/>
          <w:lang w:eastAsia="zh-CN"/>
        </w:rPr>
        <w:t>2</w:t>
      </w:r>
      <w:r>
        <w:rPr>
          <w:rFonts w:eastAsiaTheme="minorEastAsia" w:cs="Microsoft JhengHei" w:hint="eastAsia"/>
          <w:lang w:eastAsia="zh-CN"/>
        </w:rPr>
        <w:t>）集合空间</w:t>
      </w:r>
    </w:p>
    <w:p w:rsidR="00A44BBA" w:rsidRDefault="00A44BBA" w:rsidP="00A44BBA">
      <w:pPr>
        <w:pStyle w:val="BodyText"/>
        <w:kinsoku w:val="0"/>
        <w:overflowPunct w:val="0"/>
        <w:spacing w:line="240" w:lineRule="exact"/>
        <w:rPr>
          <w:rFonts w:eastAsiaTheme="minorEastAsia" w:cs="Microsoft JhengHei"/>
          <w:lang w:eastAsia="zh-CN"/>
        </w:rPr>
      </w:pPr>
      <w:r>
        <w:rPr>
          <w:rFonts w:eastAsiaTheme="minorEastAsia" w:cs="Microsoft JhengHei"/>
          <w:lang w:eastAsia="zh-CN"/>
        </w:rPr>
        <w:t>3</w:t>
      </w:r>
      <w:r>
        <w:rPr>
          <w:rFonts w:eastAsiaTheme="minorEastAsia" w:cs="Microsoft JhengHei" w:hint="eastAsia"/>
          <w:lang w:eastAsia="zh-CN"/>
        </w:rPr>
        <w:t>）集合</w:t>
      </w:r>
    </w:p>
    <w:p w:rsidR="00A44BBA" w:rsidRDefault="00A44BBA" w:rsidP="00A44BBA">
      <w:pPr>
        <w:pStyle w:val="BodyText"/>
        <w:kinsoku w:val="0"/>
        <w:overflowPunct w:val="0"/>
        <w:spacing w:before="56"/>
        <w:rPr>
          <w:rFonts w:eastAsiaTheme="minorEastAsia" w:cs="Microsoft JhengHei"/>
          <w:lang w:eastAsia="zh-CN"/>
        </w:rPr>
      </w:pPr>
      <w:r>
        <w:rPr>
          <w:rFonts w:eastAsiaTheme="minorEastAsia" w:cs="Microsoft JhengHei" w:hint="eastAsia"/>
          <w:lang w:eastAsia="zh-CN"/>
        </w:rPr>
        <w:t>因此，在数据库操作中，可分别用</w:t>
      </w:r>
      <w:r>
        <w:rPr>
          <w:rFonts w:eastAsiaTheme="minorEastAsia" w:cs="Microsoft JhengHei"/>
          <w:lang w:eastAsia="zh-CN"/>
        </w:rPr>
        <w:t>3</w:t>
      </w:r>
      <w:r>
        <w:rPr>
          <w:rFonts w:eastAsiaTheme="minorEastAsia" w:cs="Microsoft JhengHei" w:hint="eastAsia"/>
          <w:lang w:eastAsia="zh-CN"/>
        </w:rPr>
        <w:t>个类代表连接、集合空间、集合实例，另</w:t>
      </w:r>
      <w:r>
        <w:rPr>
          <w:rFonts w:eastAsiaTheme="minorEastAsia" w:cs="Microsoft JhengHei"/>
          <w:lang w:eastAsia="zh-CN"/>
        </w:rPr>
        <w:t>1</w:t>
      </w:r>
      <w:r>
        <w:rPr>
          <w:rFonts w:eastAsiaTheme="minorEastAsia" w:cs="Microsoft JhengHei" w:hint="eastAsia"/>
          <w:lang w:eastAsia="zh-CN"/>
        </w:rPr>
        <w:t>个类代表游标。</w:t>
      </w:r>
    </w:p>
    <w:p w:rsidR="00A44BBA" w:rsidRDefault="00A44BBA" w:rsidP="00A44BBA">
      <w:pPr>
        <w:kinsoku w:val="0"/>
        <w:overflowPunct w:val="0"/>
        <w:spacing w:before="7" w:line="60" w:lineRule="exact"/>
        <w:rPr>
          <w:sz w:val="6"/>
          <w:szCs w:val="6"/>
          <w:lang w:eastAsia="zh-CN"/>
        </w:rPr>
      </w:pPr>
    </w:p>
    <w:tbl>
      <w:tblPr>
        <w:tblW w:w="0" w:type="auto"/>
        <w:tblInd w:w="897" w:type="dxa"/>
        <w:tblLayout w:type="fixed"/>
        <w:tblCellMar>
          <w:left w:w="0" w:type="dxa"/>
          <w:right w:w="0" w:type="dxa"/>
        </w:tblCellMar>
        <w:tblLook w:val="0000"/>
      </w:tblPr>
      <w:tblGrid>
        <w:gridCol w:w="3058"/>
        <w:gridCol w:w="3063"/>
        <w:gridCol w:w="3068"/>
      </w:tblGrid>
      <w:tr w:rsidR="00A44BBA" w:rsidTr="001C0BEA">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12" w:lineRule="exact"/>
              <w:ind w:left="40"/>
            </w:pPr>
            <w:r>
              <w:rPr>
                <w:rFonts w:ascii="Microsoft JhengHei" w:hAnsi="Microsoft JhengHei" w:cs="Microsoft JhengHei"/>
                <w:w w:val="95"/>
                <w:sz w:val="14"/>
                <w:szCs w:val="14"/>
              </w:rPr>
              <w:t>SequoiaDB</w:t>
            </w:r>
          </w:p>
        </w:tc>
        <w:tc>
          <w:tcPr>
            <w:tcW w:w="3063"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12" w:lineRule="exact"/>
              <w:ind w:left="45"/>
            </w:pPr>
            <w:r>
              <w:rPr>
                <w:rFonts w:ascii="Microsoft JhengHei" w:hAnsi="Microsoft JhengHei" w:cs="Microsoft JhengHei" w:hint="eastAsia"/>
                <w:sz w:val="14"/>
                <w:szCs w:val="14"/>
              </w:rPr>
              <w:t>数据库实例</w:t>
            </w:r>
          </w:p>
        </w:tc>
        <w:tc>
          <w:tcPr>
            <w:tcW w:w="306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12" w:lineRule="exact"/>
              <w:ind w:left="45"/>
              <w:rPr>
                <w:lang w:eastAsia="zh-CN"/>
              </w:rPr>
            </w:pPr>
            <w:r>
              <w:rPr>
                <w:rFonts w:ascii="Microsoft JhengHei" w:hAnsi="Microsoft JhengHei" w:cs="Microsoft JhengHei" w:hint="eastAsia"/>
                <w:sz w:val="14"/>
                <w:szCs w:val="14"/>
                <w:lang w:eastAsia="zh-CN"/>
              </w:rPr>
              <w:t>代表一个单独的数据库连接</w:t>
            </w:r>
          </w:p>
        </w:tc>
      </w:tr>
      <w:tr w:rsidR="00A44BBA" w:rsidTr="001C0BEA">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0"/>
            </w:pPr>
            <w:r>
              <w:rPr>
                <w:rFonts w:ascii="Microsoft JhengHei" w:hAnsi="Microsoft JhengHei" w:cs="Microsoft JhengHei"/>
                <w:w w:val="95"/>
                <w:sz w:val="14"/>
                <w:szCs w:val="14"/>
              </w:rPr>
              <w:t>CollectionSpace</w:t>
            </w:r>
          </w:p>
        </w:tc>
        <w:tc>
          <w:tcPr>
            <w:tcW w:w="3063"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pPr>
            <w:r>
              <w:rPr>
                <w:rFonts w:ascii="Microsoft JhengHei" w:hAnsi="Microsoft JhengHei" w:cs="Microsoft JhengHei" w:hint="eastAsia"/>
                <w:sz w:val="14"/>
                <w:szCs w:val="14"/>
              </w:rPr>
              <w:t>集合空间实例</w:t>
            </w:r>
          </w:p>
        </w:tc>
        <w:tc>
          <w:tcPr>
            <w:tcW w:w="306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rPr>
                <w:lang w:eastAsia="zh-CN"/>
              </w:rPr>
            </w:pPr>
            <w:r>
              <w:rPr>
                <w:rFonts w:ascii="Microsoft JhengHei" w:hAnsi="Microsoft JhengHei" w:cs="Microsoft JhengHei" w:hint="eastAsia"/>
                <w:sz w:val="14"/>
                <w:szCs w:val="14"/>
                <w:lang w:eastAsia="zh-CN"/>
              </w:rPr>
              <w:t>代表一个单独的集合空间</w:t>
            </w:r>
          </w:p>
        </w:tc>
      </w:tr>
      <w:tr w:rsidR="00A44BBA" w:rsidTr="001C0BEA">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0"/>
            </w:pPr>
            <w:r>
              <w:rPr>
                <w:rFonts w:ascii="Microsoft JhengHei" w:hAnsi="Microsoft JhengHei" w:cs="Microsoft JhengHei"/>
                <w:w w:val="95"/>
                <w:sz w:val="14"/>
                <w:szCs w:val="14"/>
              </w:rPr>
              <w:t>DBCollection</w:t>
            </w:r>
          </w:p>
        </w:tc>
        <w:tc>
          <w:tcPr>
            <w:tcW w:w="3063"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pPr>
            <w:r>
              <w:rPr>
                <w:rFonts w:ascii="Microsoft JhengHei" w:hAnsi="Microsoft JhengHei" w:cs="Microsoft JhengHei" w:hint="eastAsia"/>
                <w:sz w:val="14"/>
                <w:szCs w:val="14"/>
              </w:rPr>
              <w:t>集合实例</w:t>
            </w:r>
          </w:p>
        </w:tc>
        <w:tc>
          <w:tcPr>
            <w:tcW w:w="306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pPr>
            <w:r>
              <w:rPr>
                <w:rFonts w:ascii="Microsoft JhengHei" w:hAnsi="Microsoft JhengHei" w:cs="Microsoft JhengHei" w:hint="eastAsia"/>
                <w:sz w:val="14"/>
                <w:szCs w:val="14"/>
              </w:rPr>
              <w:t>代表一个单独的集合</w:t>
            </w:r>
          </w:p>
        </w:tc>
      </w:tr>
      <w:tr w:rsidR="00A44BBA" w:rsidTr="001C0BEA">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0"/>
            </w:pPr>
            <w:r>
              <w:rPr>
                <w:rFonts w:ascii="Microsoft JhengHei" w:hAnsi="Microsoft JhengHei" w:cs="Microsoft JhengHei"/>
                <w:w w:val="95"/>
                <w:sz w:val="14"/>
                <w:szCs w:val="14"/>
              </w:rPr>
              <w:t>DBCursor</w:t>
            </w:r>
          </w:p>
        </w:tc>
        <w:tc>
          <w:tcPr>
            <w:tcW w:w="3063"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pPr>
            <w:r>
              <w:rPr>
                <w:rFonts w:ascii="Microsoft JhengHei" w:hAnsi="Microsoft JhengHei" w:cs="Microsoft JhengHei" w:hint="eastAsia"/>
                <w:sz w:val="14"/>
                <w:szCs w:val="14"/>
              </w:rPr>
              <w:t>游标实例</w:t>
            </w:r>
          </w:p>
        </w:tc>
        <w:tc>
          <w:tcPr>
            <w:tcW w:w="306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rPr>
                <w:lang w:eastAsia="zh-CN"/>
              </w:rPr>
            </w:pPr>
            <w:r>
              <w:rPr>
                <w:rFonts w:ascii="Microsoft JhengHei" w:hAnsi="Microsoft JhengHei" w:cs="Microsoft JhengHei" w:hint="eastAsia"/>
                <w:sz w:val="14"/>
                <w:szCs w:val="14"/>
                <w:lang w:eastAsia="zh-CN"/>
              </w:rPr>
              <w:t>代表一个查询产生的结果集</w:t>
            </w:r>
          </w:p>
        </w:tc>
      </w:tr>
    </w:tbl>
    <w:p w:rsidR="00A44BBA" w:rsidRDefault="00A44BBA" w:rsidP="00A44BBA">
      <w:pPr>
        <w:pStyle w:val="BodyText"/>
        <w:kinsoku w:val="0"/>
        <w:overflowPunct w:val="0"/>
        <w:spacing w:before="77" w:line="167" w:lineRule="auto"/>
        <w:ind w:right="487"/>
        <w:rPr>
          <w:rFonts w:eastAsiaTheme="minorEastAsia" w:cs="Microsoft JhengHei"/>
          <w:lang w:eastAsia="zh-CN"/>
        </w:rPr>
      </w:pPr>
      <w:r>
        <w:rPr>
          <w:rFonts w:eastAsiaTheme="minorEastAsia" w:cs="Microsoft JhengHei"/>
          <w:w w:val="95"/>
          <w:lang w:eastAsia="zh-CN"/>
        </w:rPr>
        <w:t>c#</w:t>
      </w:r>
      <w:r>
        <w:rPr>
          <w:rFonts w:eastAsiaTheme="minorEastAsia" w:cs="Microsoft JhengHei" w:hint="eastAsia"/>
          <w:w w:val="95"/>
          <w:lang w:eastAsia="zh-CN"/>
        </w:rPr>
        <w:t>驱动需要使用不同的实例进行操作。譬如读取数据的操作需要游标实例，而创建表空间则需要数据库</w:t>
      </w:r>
      <w:r>
        <w:rPr>
          <w:rFonts w:eastAsiaTheme="minorEastAsia" w:cs="Microsoft JhengHei"/>
          <w:w w:val="99"/>
          <w:lang w:eastAsia="zh-CN"/>
        </w:rPr>
        <w:t xml:space="preserve"> </w:t>
      </w:r>
      <w:r>
        <w:rPr>
          <w:rFonts w:eastAsiaTheme="minorEastAsia" w:cs="Microsoft JhengHei" w:hint="eastAsia"/>
          <w:lang w:eastAsia="zh-CN"/>
        </w:rPr>
        <w:t>实例。</w:t>
      </w:r>
    </w:p>
    <w:p w:rsidR="00A44BBA" w:rsidRDefault="00A44BBA" w:rsidP="00A44BBA">
      <w:pPr>
        <w:pStyle w:val="BodyText"/>
        <w:kinsoku w:val="0"/>
        <w:overflowPunct w:val="0"/>
        <w:spacing w:line="285" w:lineRule="exact"/>
        <w:ind w:left="0" w:right="7828"/>
        <w:jc w:val="center"/>
        <w:rPr>
          <w:rFonts w:eastAsiaTheme="minorEastAsia" w:cs="Microsoft JhengHei"/>
          <w:lang w:eastAsia="zh-CN"/>
        </w:rPr>
      </w:pPr>
      <w:r>
        <w:rPr>
          <w:rFonts w:ascii="Courier New" w:eastAsiaTheme="minorEastAsia" w:hAnsi="Courier New" w:cs="Courier New"/>
          <w:position w:val="1"/>
          <w:lang w:eastAsia="zh-CN"/>
        </w:rPr>
        <w:t>•</w:t>
      </w:r>
      <w:r>
        <w:rPr>
          <w:rFonts w:ascii="Courier New" w:eastAsiaTheme="minorEastAsia" w:hAnsi="Courier New" w:cs="Courier New"/>
          <w:spacing w:val="43"/>
          <w:position w:val="1"/>
          <w:lang w:eastAsia="zh-CN"/>
        </w:rPr>
        <w:t xml:space="preserve"> </w:t>
      </w:r>
      <w:r>
        <w:rPr>
          <w:rFonts w:eastAsiaTheme="minorEastAsia" w:cs="Microsoft JhengHei" w:hint="eastAsia"/>
          <w:lang w:eastAsia="zh-CN"/>
        </w:rPr>
        <w:t>集群操作实例</w:t>
      </w:r>
    </w:p>
    <w:p w:rsidR="00A44BBA" w:rsidRDefault="00A44BBA" w:rsidP="00A44BBA">
      <w:pPr>
        <w:kinsoku w:val="0"/>
        <w:overflowPunct w:val="0"/>
        <w:spacing w:before="5" w:line="140" w:lineRule="exact"/>
        <w:rPr>
          <w:sz w:val="14"/>
          <w:szCs w:val="14"/>
          <w:lang w:eastAsia="zh-CN"/>
        </w:rPr>
      </w:pPr>
    </w:p>
    <w:p w:rsidR="00A44BBA" w:rsidRDefault="00A44BBA" w:rsidP="00A44BBA">
      <w:pPr>
        <w:pStyle w:val="BodyText"/>
        <w:kinsoku w:val="0"/>
        <w:overflowPunct w:val="0"/>
        <w:spacing w:line="167" w:lineRule="auto"/>
        <w:ind w:right="4722"/>
        <w:rPr>
          <w:rFonts w:eastAsiaTheme="minorEastAsia" w:cs="Microsoft JhengHei"/>
          <w:lang w:eastAsia="zh-CN"/>
        </w:rPr>
      </w:pPr>
      <w:r>
        <w:rPr>
          <w:rFonts w:eastAsiaTheme="minorEastAsia" w:cs="Microsoft JhengHei"/>
          <w:w w:val="95"/>
          <w:lang w:eastAsia="zh-CN"/>
        </w:rPr>
        <w:t>SequoiaDB</w:t>
      </w:r>
      <w:r>
        <w:rPr>
          <w:rFonts w:eastAsiaTheme="minorEastAsia" w:cs="Microsoft JhengHei" w:hint="eastAsia"/>
          <w:w w:val="95"/>
          <w:lang w:eastAsia="zh-CN"/>
        </w:rPr>
        <w:t>数据库中的集群操作分为两个级别：</w:t>
      </w:r>
      <w:r>
        <w:rPr>
          <w:rFonts w:eastAsiaTheme="minorEastAsia" w:cs="Microsoft JhengHei"/>
          <w:w w:val="98"/>
          <w:lang w:eastAsia="zh-CN"/>
        </w:rPr>
        <w:t xml:space="preserve"> </w:t>
      </w:r>
      <w:r>
        <w:rPr>
          <w:rFonts w:eastAsiaTheme="minorEastAsia" w:cs="Microsoft JhengHei"/>
          <w:lang w:eastAsia="zh-CN"/>
        </w:rPr>
        <w:t>1</w:t>
      </w:r>
      <w:r>
        <w:rPr>
          <w:rFonts w:eastAsiaTheme="minorEastAsia" w:cs="Microsoft JhengHei" w:hint="eastAsia"/>
          <w:lang w:eastAsia="zh-CN"/>
        </w:rPr>
        <w:t>）</w:t>
      </w:r>
      <w:r w:rsidR="00423ADE">
        <w:rPr>
          <w:rFonts w:eastAsiaTheme="minorEastAsia" w:cs="Microsoft JhengHei" w:hint="eastAsia"/>
          <w:lang w:eastAsia="zh-CN"/>
        </w:rPr>
        <w:t>分区</w:t>
      </w:r>
      <w:r>
        <w:rPr>
          <w:rFonts w:eastAsiaTheme="minorEastAsia" w:cs="Microsoft JhengHei" w:hint="eastAsia"/>
          <w:lang w:eastAsia="zh-CN"/>
        </w:rPr>
        <w:t>组</w:t>
      </w:r>
    </w:p>
    <w:p w:rsidR="00A44BBA" w:rsidRDefault="00A44BBA" w:rsidP="00A44BBA">
      <w:pPr>
        <w:pStyle w:val="BodyText"/>
        <w:kinsoku w:val="0"/>
        <w:overflowPunct w:val="0"/>
        <w:spacing w:line="255" w:lineRule="exact"/>
        <w:rPr>
          <w:rFonts w:eastAsiaTheme="minorEastAsia" w:cs="Microsoft JhengHei"/>
          <w:lang w:eastAsia="zh-CN"/>
        </w:rPr>
      </w:pPr>
      <w:r>
        <w:rPr>
          <w:rFonts w:eastAsiaTheme="minorEastAsia" w:cs="Microsoft JhengHei"/>
          <w:lang w:eastAsia="zh-CN"/>
        </w:rPr>
        <w:t>2</w:t>
      </w:r>
      <w:r>
        <w:rPr>
          <w:rFonts w:eastAsiaTheme="minorEastAsia" w:cs="Microsoft JhengHei" w:hint="eastAsia"/>
          <w:lang w:eastAsia="zh-CN"/>
        </w:rPr>
        <w:t>）数据节点</w:t>
      </w:r>
    </w:p>
    <w:p w:rsidR="00A44BBA" w:rsidRDefault="00A44BBA" w:rsidP="00A44BBA">
      <w:pPr>
        <w:pStyle w:val="BodyText"/>
        <w:kinsoku w:val="0"/>
        <w:overflowPunct w:val="0"/>
        <w:spacing w:before="56" w:line="265" w:lineRule="auto"/>
        <w:ind w:right="487"/>
        <w:rPr>
          <w:rFonts w:eastAsiaTheme="minorEastAsia" w:cs="Microsoft JhengHei"/>
          <w:lang w:eastAsia="zh-CN"/>
        </w:rPr>
      </w:pPr>
      <w:r>
        <w:rPr>
          <w:rFonts w:ascii="Times New Roman" w:eastAsiaTheme="minorEastAsia" w:cs="Times New Roman"/>
          <w:noProof/>
          <w:position w:val="-33"/>
          <w:sz w:val="24"/>
          <w:szCs w:val="24"/>
          <w:lang w:eastAsia="zh-CN"/>
        </w:rPr>
        <w:drawing>
          <wp:inline distT="0" distB="0" distL="0" distR="0">
            <wp:extent cx="307340" cy="307340"/>
            <wp:effectExtent l="19050" t="0" r="0" b="0"/>
            <wp:docPr id="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7"/>
                    <a:srcRect/>
                    <a:stretch>
                      <a:fillRect/>
                    </a:stretch>
                  </pic:blipFill>
                  <pic:spPr bwMode="auto">
                    <a:xfrm>
                      <a:off x="0" y="0"/>
                      <a:ext cx="307340" cy="307340"/>
                    </a:xfrm>
                    <a:prstGeom prst="rect">
                      <a:avLst/>
                    </a:prstGeom>
                    <a:noFill/>
                    <a:ln w="9525">
                      <a:noFill/>
                      <a:miter lim="800000"/>
                      <a:headEnd/>
                      <a:tailEnd/>
                    </a:ln>
                  </pic:spPr>
                </pic:pic>
              </a:graphicData>
            </a:graphic>
          </wp:inline>
        </w:drawing>
      </w:r>
      <w:r>
        <w:rPr>
          <w:rFonts w:ascii="Times New Roman" w:eastAsiaTheme="minorEastAsia" w:cs="Times New Roman"/>
          <w:lang w:eastAsia="zh-CN"/>
        </w:rPr>
        <w:t xml:space="preserve">   </w:t>
      </w:r>
      <w:r>
        <w:rPr>
          <w:rFonts w:eastAsiaTheme="minorEastAsia" w:cs="Microsoft JhengHei"/>
          <w:lang w:eastAsia="zh-CN"/>
        </w:rPr>
        <w:t>Note:</w:t>
      </w:r>
      <w:r>
        <w:rPr>
          <w:rFonts w:eastAsiaTheme="minorEastAsia" w:cs="Microsoft JhengHei"/>
          <w:spacing w:val="23"/>
          <w:lang w:eastAsia="zh-CN"/>
        </w:rPr>
        <w:t xml:space="preserve"> </w:t>
      </w:r>
      <w:r w:rsidR="00423ADE">
        <w:rPr>
          <w:rFonts w:eastAsiaTheme="minorEastAsia" w:cs="Microsoft JhengHei" w:hint="eastAsia"/>
          <w:lang w:eastAsia="zh-CN"/>
        </w:rPr>
        <w:t>分区</w:t>
      </w:r>
      <w:r>
        <w:rPr>
          <w:rFonts w:eastAsiaTheme="minorEastAsia" w:cs="Microsoft JhengHei" w:hint="eastAsia"/>
          <w:lang w:eastAsia="zh-CN"/>
        </w:rPr>
        <w:t>组包含三种类型：协调</w:t>
      </w:r>
      <w:r w:rsidR="00423ADE">
        <w:rPr>
          <w:rFonts w:eastAsiaTheme="minorEastAsia" w:cs="Microsoft JhengHei" w:hint="eastAsia"/>
          <w:lang w:eastAsia="zh-CN"/>
        </w:rPr>
        <w:t>分区</w:t>
      </w:r>
      <w:r>
        <w:rPr>
          <w:rFonts w:eastAsiaTheme="minorEastAsia" w:cs="Microsoft JhengHei" w:hint="eastAsia"/>
          <w:lang w:eastAsia="zh-CN"/>
        </w:rPr>
        <w:t>组，编目</w:t>
      </w:r>
      <w:r w:rsidR="00423ADE">
        <w:rPr>
          <w:rFonts w:eastAsiaTheme="minorEastAsia" w:cs="Microsoft JhengHei" w:hint="eastAsia"/>
          <w:lang w:eastAsia="zh-CN"/>
        </w:rPr>
        <w:t>分区</w:t>
      </w:r>
      <w:r>
        <w:rPr>
          <w:rFonts w:eastAsiaTheme="minorEastAsia" w:cs="Microsoft JhengHei" w:hint="eastAsia"/>
          <w:lang w:eastAsia="zh-CN"/>
        </w:rPr>
        <w:t>组，数据</w:t>
      </w:r>
      <w:r w:rsidR="00423ADE">
        <w:rPr>
          <w:rFonts w:eastAsiaTheme="minorEastAsia" w:cs="Microsoft JhengHei" w:hint="eastAsia"/>
          <w:lang w:eastAsia="zh-CN"/>
        </w:rPr>
        <w:t>分区</w:t>
      </w:r>
      <w:r>
        <w:rPr>
          <w:rFonts w:eastAsiaTheme="minorEastAsia" w:cs="Microsoft JhengHei" w:hint="eastAsia"/>
          <w:lang w:eastAsia="zh-CN"/>
        </w:rPr>
        <w:t>组。</w:t>
      </w:r>
      <w:r>
        <w:rPr>
          <w:rFonts w:eastAsiaTheme="minorEastAsia" w:cs="Microsoft JhengHei"/>
          <w:lang w:eastAsia="zh-CN"/>
        </w:rPr>
        <w:t xml:space="preserve"> </w:t>
      </w:r>
      <w:r w:rsidR="00423ADE">
        <w:rPr>
          <w:rFonts w:eastAsiaTheme="minorEastAsia" w:cs="Microsoft JhengHei" w:hint="eastAsia"/>
          <w:lang w:eastAsia="zh-CN"/>
        </w:rPr>
        <w:t>分区</w:t>
      </w:r>
      <w:r>
        <w:rPr>
          <w:rFonts w:eastAsiaTheme="minorEastAsia" w:cs="Microsoft JhengHei" w:hint="eastAsia"/>
          <w:lang w:eastAsia="zh-CN"/>
        </w:rPr>
        <w:t>组实例和数据节点实例可以用以下两种类的实例表示。</w:t>
      </w:r>
    </w:p>
    <w:p w:rsidR="00A44BBA" w:rsidRDefault="00A44BBA" w:rsidP="00A44BBA">
      <w:pPr>
        <w:kinsoku w:val="0"/>
        <w:overflowPunct w:val="0"/>
        <w:spacing w:before="8" w:line="30" w:lineRule="exact"/>
        <w:rPr>
          <w:sz w:val="3"/>
          <w:szCs w:val="3"/>
          <w:lang w:eastAsia="zh-CN"/>
        </w:rPr>
      </w:pPr>
    </w:p>
    <w:tbl>
      <w:tblPr>
        <w:tblW w:w="0" w:type="auto"/>
        <w:tblInd w:w="897" w:type="dxa"/>
        <w:tblLayout w:type="fixed"/>
        <w:tblCellMar>
          <w:left w:w="0" w:type="dxa"/>
          <w:right w:w="0" w:type="dxa"/>
        </w:tblCellMar>
        <w:tblLook w:val="0000"/>
      </w:tblPr>
      <w:tblGrid>
        <w:gridCol w:w="3058"/>
        <w:gridCol w:w="3063"/>
        <w:gridCol w:w="3068"/>
      </w:tblGrid>
      <w:tr w:rsidR="00A44BBA" w:rsidTr="001C0BEA">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A44BBA" w:rsidRDefault="00551433" w:rsidP="001C0BEA">
            <w:pPr>
              <w:pStyle w:val="TableParagraph"/>
              <w:kinsoku w:val="0"/>
              <w:overflowPunct w:val="0"/>
              <w:spacing w:line="212" w:lineRule="exact"/>
              <w:ind w:left="40"/>
              <w:rPr>
                <w:rFonts w:hint="eastAsia"/>
                <w:lang w:eastAsia="zh-CN"/>
              </w:rPr>
            </w:pPr>
            <w:ins w:id="359" w:author="tanzhaobo" w:date="2014-03-06T09:19:00Z">
              <w:r>
                <w:rPr>
                  <w:rFonts w:ascii="Microsoft JhengHei" w:hAnsi="Microsoft JhengHei" w:cs="Microsoft JhengHei" w:hint="eastAsia"/>
                  <w:w w:val="95"/>
                  <w:sz w:val="14"/>
                  <w:szCs w:val="14"/>
                  <w:lang w:eastAsia="zh-CN"/>
                </w:rPr>
                <w:t>ReplicaGroup</w:t>
              </w:r>
            </w:ins>
            <w:del w:id="360" w:author="tanzhaobo" w:date="2014-03-06T09:19:00Z">
              <w:r w:rsidR="00A44BBA" w:rsidDel="00551433">
                <w:rPr>
                  <w:rFonts w:ascii="Microsoft JhengHei" w:hAnsi="Microsoft JhengHei" w:cs="Microsoft JhengHei"/>
                  <w:w w:val="95"/>
                  <w:sz w:val="14"/>
                  <w:szCs w:val="14"/>
                </w:rPr>
                <w:delText>Shard</w:delText>
              </w:r>
            </w:del>
          </w:p>
        </w:tc>
        <w:tc>
          <w:tcPr>
            <w:tcW w:w="3063" w:type="dxa"/>
            <w:tcBorders>
              <w:top w:val="single" w:sz="8" w:space="0" w:color="000000"/>
              <w:left w:val="single" w:sz="8" w:space="0" w:color="000000"/>
              <w:bottom w:val="single" w:sz="8" w:space="0" w:color="000000"/>
              <w:right w:val="single" w:sz="8" w:space="0" w:color="000000"/>
            </w:tcBorders>
          </w:tcPr>
          <w:p w:rsidR="00A44BBA" w:rsidRDefault="00423ADE" w:rsidP="001C0BEA">
            <w:pPr>
              <w:pStyle w:val="TableParagraph"/>
              <w:kinsoku w:val="0"/>
              <w:overflowPunct w:val="0"/>
              <w:spacing w:line="212" w:lineRule="exact"/>
              <w:ind w:left="45"/>
            </w:pPr>
            <w:r>
              <w:rPr>
                <w:rFonts w:ascii="Microsoft JhengHei" w:hAnsi="Microsoft JhengHei" w:cs="Microsoft JhengHei" w:hint="eastAsia"/>
                <w:sz w:val="14"/>
                <w:szCs w:val="14"/>
              </w:rPr>
              <w:t>分区</w:t>
            </w:r>
            <w:r w:rsidR="00A44BBA">
              <w:rPr>
                <w:rFonts w:ascii="Microsoft JhengHei" w:hAnsi="Microsoft JhengHei" w:cs="Microsoft JhengHei" w:hint="eastAsia"/>
                <w:sz w:val="14"/>
                <w:szCs w:val="14"/>
              </w:rPr>
              <w:t>组类</w:t>
            </w:r>
          </w:p>
        </w:tc>
        <w:tc>
          <w:tcPr>
            <w:tcW w:w="3068" w:type="dxa"/>
            <w:tcBorders>
              <w:top w:val="single" w:sz="8" w:space="0" w:color="000000"/>
              <w:left w:val="single" w:sz="8" w:space="0" w:color="000000"/>
              <w:bottom w:val="single" w:sz="8" w:space="0" w:color="000000"/>
              <w:right w:val="single" w:sz="8" w:space="0" w:color="000000"/>
            </w:tcBorders>
          </w:tcPr>
          <w:p w:rsidR="00A44BBA" w:rsidRDefault="00423ADE" w:rsidP="001C0BEA">
            <w:pPr>
              <w:pStyle w:val="TableParagraph"/>
              <w:kinsoku w:val="0"/>
              <w:overflowPunct w:val="0"/>
              <w:spacing w:line="212" w:lineRule="exact"/>
              <w:ind w:left="45"/>
              <w:rPr>
                <w:lang w:eastAsia="zh-CN"/>
              </w:rPr>
            </w:pPr>
            <w:r>
              <w:rPr>
                <w:rFonts w:ascii="Microsoft JhengHei" w:hAnsi="Microsoft JhengHei" w:cs="Microsoft JhengHei" w:hint="eastAsia"/>
                <w:sz w:val="14"/>
                <w:szCs w:val="14"/>
                <w:lang w:eastAsia="zh-CN"/>
              </w:rPr>
              <w:t>分区</w:t>
            </w:r>
            <w:r w:rsidR="00A44BBA">
              <w:rPr>
                <w:rFonts w:ascii="Microsoft JhengHei" w:hAnsi="Microsoft JhengHei" w:cs="Microsoft JhengHei" w:hint="eastAsia"/>
                <w:sz w:val="14"/>
                <w:szCs w:val="14"/>
                <w:lang w:eastAsia="zh-CN"/>
              </w:rPr>
              <w:t>组实例代表一个单独的</w:t>
            </w:r>
            <w:r>
              <w:rPr>
                <w:rFonts w:ascii="Microsoft JhengHei" w:hAnsi="Microsoft JhengHei" w:cs="Microsoft JhengHei" w:hint="eastAsia"/>
                <w:sz w:val="14"/>
                <w:szCs w:val="14"/>
                <w:lang w:eastAsia="zh-CN"/>
              </w:rPr>
              <w:t>分区</w:t>
            </w:r>
            <w:r w:rsidR="00A44BBA">
              <w:rPr>
                <w:rFonts w:ascii="Microsoft JhengHei" w:hAnsi="Microsoft JhengHei" w:cs="Microsoft JhengHei" w:hint="eastAsia"/>
                <w:sz w:val="14"/>
                <w:szCs w:val="14"/>
                <w:lang w:eastAsia="zh-CN"/>
              </w:rPr>
              <w:t>组</w:t>
            </w:r>
          </w:p>
        </w:tc>
      </w:tr>
      <w:tr w:rsidR="00A44BBA" w:rsidTr="001C0BEA">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0"/>
            </w:pPr>
            <w:r>
              <w:rPr>
                <w:rFonts w:ascii="Microsoft JhengHei" w:hAnsi="Microsoft JhengHei" w:cs="Microsoft JhengHei"/>
                <w:w w:val="95"/>
                <w:sz w:val="14"/>
                <w:szCs w:val="14"/>
              </w:rPr>
              <w:t>Node</w:t>
            </w:r>
          </w:p>
        </w:tc>
        <w:tc>
          <w:tcPr>
            <w:tcW w:w="3063"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pPr>
            <w:r>
              <w:rPr>
                <w:rFonts w:ascii="Microsoft JhengHei" w:hAnsi="Microsoft JhengHei" w:cs="Microsoft JhengHei" w:hint="eastAsia"/>
                <w:sz w:val="14"/>
                <w:szCs w:val="14"/>
              </w:rPr>
              <w:t>数据节点类</w:t>
            </w:r>
          </w:p>
        </w:tc>
        <w:tc>
          <w:tcPr>
            <w:tcW w:w="3068" w:type="dxa"/>
            <w:tcBorders>
              <w:top w:val="single" w:sz="8" w:space="0" w:color="000000"/>
              <w:left w:val="single" w:sz="8" w:space="0" w:color="000000"/>
              <w:bottom w:val="single" w:sz="8" w:space="0" w:color="000000"/>
              <w:right w:val="single" w:sz="8" w:space="0" w:color="000000"/>
            </w:tcBorders>
          </w:tcPr>
          <w:p w:rsidR="00A44BBA" w:rsidRDefault="00A44BBA" w:rsidP="001C0BEA">
            <w:pPr>
              <w:pStyle w:val="TableParagraph"/>
              <w:kinsoku w:val="0"/>
              <w:overflowPunct w:val="0"/>
              <w:spacing w:line="207" w:lineRule="exact"/>
              <w:ind w:left="45"/>
              <w:rPr>
                <w:lang w:eastAsia="zh-CN"/>
              </w:rPr>
            </w:pPr>
            <w:r>
              <w:rPr>
                <w:rFonts w:ascii="Microsoft JhengHei" w:hAnsi="Microsoft JhengHei" w:cs="Microsoft JhengHei" w:hint="eastAsia"/>
                <w:sz w:val="14"/>
                <w:szCs w:val="14"/>
                <w:lang w:eastAsia="zh-CN"/>
              </w:rPr>
              <w:t>数据节点实例代表一个单独的数据节点</w:t>
            </w:r>
          </w:p>
        </w:tc>
      </w:tr>
    </w:tbl>
    <w:p w:rsidR="00A44BBA" w:rsidRDefault="00A44BBA" w:rsidP="00A44BBA">
      <w:pPr>
        <w:pStyle w:val="BodyText"/>
        <w:kinsoku w:val="0"/>
        <w:overflowPunct w:val="0"/>
        <w:spacing w:line="333" w:lineRule="exact"/>
        <w:rPr>
          <w:rFonts w:eastAsiaTheme="minorEastAsia" w:cs="Microsoft JhengHei"/>
          <w:lang w:eastAsia="zh-CN"/>
        </w:rPr>
      </w:pPr>
      <w:r>
        <w:rPr>
          <w:rFonts w:eastAsiaTheme="minorEastAsia" w:cs="Microsoft JhengHei" w:hint="eastAsia"/>
          <w:lang w:eastAsia="zh-CN"/>
        </w:rPr>
        <w:t>无疑与集群相关的操作需要使用</w:t>
      </w:r>
      <w:r w:rsidR="00423ADE">
        <w:rPr>
          <w:rFonts w:eastAsiaTheme="minorEastAsia" w:cs="Microsoft JhengHei" w:hint="eastAsia"/>
          <w:lang w:eastAsia="zh-CN"/>
        </w:rPr>
        <w:t>分区</w:t>
      </w:r>
      <w:r>
        <w:rPr>
          <w:rFonts w:eastAsiaTheme="minorEastAsia" w:cs="Microsoft JhengHei" w:hint="eastAsia"/>
          <w:lang w:eastAsia="zh-CN"/>
        </w:rPr>
        <w:t>组及数据节点实例。</w:t>
      </w:r>
    </w:p>
    <w:p w:rsidR="00A44BBA" w:rsidRDefault="00A44BBA" w:rsidP="00A44BBA">
      <w:pPr>
        <w:pStyle w:val="BodyText"/>
        <w:kinsoku w:val="0"/>
        <w:overflowPunct w:val="0"/>
        <w:spacing w:line="333" w:lineRule="exact"/>
        <w:rPr>
          <w:rFonts w:eastAsiaTheme="minorEastAsia" w:cs="Microsoft JhengHei"/>
          <w:lang w:eastAsia="zh-CN"/>
        </w:rPr>
        <w:sectPr w:rsidR="00A44BBA">
          <w:headerReference w:type="even" r:id="rId48"/>
          <w:headerReference w:type="default" r:id="rId49"/>
          <w:pgSz w:w="12240" w:h="15840"/>
          <w:pgMar w:top="900" w:right="680" w:bottom="280" w:left="1020" w:header="713" w:footer="0" w:gutter="0"/>
          <w:pgNumType w:start="3"/>
          <w:cols w:space="720" w:equalWidth="0">
            <w:col w:w="10540"/>
          </w:cols>
          <w:noEndnote/>
        </w:sectPr>
      </w:pPr>
    </w:p>
    <w:p w:rsidR="00A44BBA" w:rsidRDefault="00A44BBA" w:rsidP="00A44BBA">
      <w:pPr>
        <w:kinsoku w:val="0"/>
        <w:overflowPunct w:val="0"/>
        <w:spacing w:before="4" w:line="130" w:lineRule="exact"/>
        <w:rPr>
          <w:sz w:val="13"/>
          <w:szCs w:val="13"/>
          <w:lang w:eastAsia="zh-CN"/>
        </w:rPr>
      </w:pPr>
    </w:p>
    <w:p w:rsidR="00A44BBA" w:rsidRDefault="00EE2F69" w:rsidP="00A44BBA">
      <w:pPr>
        <w:pStyle w:val="BodyText"/>
        <w:kinsoku w:val="0"/>
        <w:overflowPunct w:val="0"/>
        <w:spacing w:before="55" w:line="167" w:lineRule="auto"/>
        <w:ind w:left="1217"/>
        <w:rPr>
          <w:rFonts w:eastAsiaTheme="minorEastAsia" w:cs="Microsoft JhengHei"/>
          <w:lang w:eastAsia="zh-CN"/>
        </w:rPr>
      </w:pPr>
      <w:ins w:id="361" w:author="tanzhaobo" w:date="2014-03-06T09:20:00Z">
        <w:r>
          <w:rPr>
            <w:rFonts w:eastAsiaTheme="minorEastAsia" w:cs="Microsoft JhengHei" w:hint="eastAsia"/>
            <w:w w:val="95"/>
            <w:lang w:eastAsia="zh-CN"/>
          </w:rPr>
          <w:t>ReplicaGroup</w:t>
        </w:r>
      </w:ins>
      <w:del w:id="362" w:author="tanzhaobo" w:date="2014-03-06T09:20:00Z">
        <w:r w:rsidR="00A44BBA" w:rsidDel="00EE2F69">
          <w:rPr>
            <w:rFonts w:eastAsiaTheme="minorEastAsia" w:cs="Microsoft JhengHei"/>
            <w:w w:val="95"/>
            <w:lang w:eastAsia="zh-CN"/>
          </w:rPr>
          <w:delText>Shard</w:delText>
        </w:r>
      </w:del>
      <w:r w:rsidR="00A44BBA">
        <w:rPr>
          <w:rFonts w:eastAsiaTheme="minorEastAsia" w:cs="Microsoft JhengHei" w:hint="eastAsia"/>
          <w:w w:val="95"/>
          <w:lang w:eastAsia="zh-CN"/>
        </w:rPr>
        <w:t>的实例用于管理</w:t>
      </w:r>
      <w:r w:rsidR="00423ADE">
        <w:rPr>
          <w:rFonts w:eastAsiaTheme="minorEastAsia" w:cs="Microsoft JhengHei" w:hint="eastAsia"/>
          <w:w w:val="95"/>
          <w:lang w:eastAsia="zh-CN"/>
        </w:rPr>
        <w:t>分区</w:t>
      </w:r>
      <w:r w:rsidR="00A44BBA">
        <w:rPr>
          <w:rFonts w:eastAsiaTheme="minorEastAsia" w:cs="Microsoft JhengHei" w:hint="eastAsia"/>
          <w:w w:val="95"/>
          <w:lang w:eastAsia="zh-CN"/>
        </w:rPr>
        <w:t>组。其操作包括启动、停止</w:t>
      </w:r>
      <w:r w:rsidR="00423ADE">
        <w:rPr>
          <w:rFonts w:eastAsiaTheme="minorEastAsia" w:cs="Microsoft JhengHei" w:hint="eastAsia"/>
          <w:w w:val="95"/>
          <w:lang w:eastAsia="zh-CN"/>
        </w:rPr>
        <w:t>分区</w:t>
      </w:r>
      <w:r w:rsidR="00A44BBA">
        <w:rPr>
          <w:rFonts w:eastAsiaTheme="minorEastAsia" w:cs="Microsoft JhengHei" w:hint="eastAsia"/>
          <w:w w:val="95"/>
          <w:lang w:eastAsia="zh-CN"/>
        </w:rPr>
        <w:t>组，获取</w:t>
      </w:r>
      <w:r w:rsidR="00423ADE">
        <w:rPr>
          <w:rFonts w:eastAsiaTheme="minorEastAsia" w:cs="Microsoft JhengHei" w:hint="eastAsia"/>
          <w:w w:val="95"/>
          <w:lang w:eastAsia="zh-CN"/>
        </w:rPr>
        <w:t>分区</w:t>
      </w:r>
      <w:r w:rsidR="00A44BBA">
        <w:rPr>
          <w:rFonts w:eastAsiaTheme="minorEastAsia" w:cs="Microsoft JhengHei" w:hint="eastAsia"/>
          <w:w w:val="95"/>
          <w:lang w:eastAsia="zh-CN"/>
        </w:rPr>
        <w:t>组中节点的状态、名称</w:t>
      </w:r>
      <w:r w:rsidR="00A44BBA">
        <w:rPr>
          <w:rFonts w:eastAsiaTheme="minorEastAsia" w:cs="Microsoft JhengHei"/>
          <w:w w:val="99"/>
          <w:lang w:eastAsia="zh-CN"/>
        </w:rPr>
        <w:t xml:space="preserve"> </w:t>
      </w:r>
      <w:r w:rsidR="00A44BBA">
        <w:rPr>
          <w:rFonts w:eastAsiaTheme="minorEastAsia" w:cs="Microsoft JhengHei" w:hint="eastAsia"/>
          <w:lang w:eastAsia="zh-CN"/>
        </w:rPr>
        <w:t>信息、数目信息。</w:t>
      </w:r>
    </w:p>
    <w:p w:rsidR="00A44BBA" w:rsidRDefault="00A44BBA" w:rsidP="00A44BBA">
      <w:pPr>
        <w:kinsoku w:val="0"/>
        <w:overflowPunct w:val="0"/>
        <w:spacing w:before="10" w:line="110" w:lineRule="exact"/>
        <w:rPr>
          <w:sz w:val="11"/>
          <w:szCs w:val="11"/>
          <w:lang w:eastAsia="zh-CN"/>
        </w:rPr>
      </w:pPr>
    </w:p>
    <w:p w:rsidR="00A44BBA" w:rsidRDefault="00A44BBA" w:rsidP="00A44BBA">
      <w:pPr>
        <w:pStyle w:val="BodyText"/>
        <w:kinsoku w:val="0"/>
        <w:overflowPunct w:val="0"/>
        <w:spacing w:line="167" w:lineRule="auto"/>
        <w:ind w:left="1217" w:right="153"/>
        <w:rPr>
          <w:rFonts w:eastAsiaTheme="minorEastAsia" w:cs="Microsoft JhengHei"/>
          <w:lang w:eastAsia="zh-CN"/>
        </w:rPr>
      </w:pPr>
      <w:r>
        <w:rPr>
          <w:rFonts w:eastAsiaTheme="minorEastAsia" w:cs="Microsoft JhengHei"/>
          <w:w w:val="95"/>
          <w:lang w:eastAsia="zh-CN"/>
        </w:rPr>
        <w:t>Node</w:t>
      </w:r>
      <w:r>
        <w:rPr>
          <w:rFonts w:eastAsiaTheme="minorEastAsia" w:cs="Microsoft JhengHei" w:hint="eastAsia"/>
          <w:w w:val="95"/>
          <w:lang w:eastAsia="zh-CN"/>
        </w:rPr>
        <w:t>的实例用于管理节点。其操作包括启动、停止指定的节点，获取指定节点实例，获取主从节</w:t>
      </w:r>
      <w:r>
        <w:rPr>
          <w:rFonts w:eastAsiaTheme="minorEastAsia" w:cs="Microsoft JhengHei"/>
          <w:w w:val="99"/>
          <w:lang w:eastAsia="zh-CN"/>
        </w:rPr>
        <w:t xml:space="preserve"> </w:t>
      </w:r>
      <w:r>
        <w:rPr>
          <w:rFonts w:eastAsiaTheme="minorEastAsia" w:cs="Microsoft JhengHei" w:hint="eastAsia"/>
          <w:lang w:eastAsia="zh-CN"/>
        </w:rPr>
        <w:t>点实例，获取数据节点地址信息。</w:t>
      </w:r>
    </w:p>
    <w:p w:rsidR="00A44BBA" w:rsidRDefault="00A44BBA" w:rsidP="00A44BBA">
      <w:pPr>
        <w:kinsoku w:val="0"/>
        <w:overflowPunct w:val="0"/>
        <w:spacing w:before="11" w:line="200" w:lineRule="exact"/>
        <w:rPr>
          <w:sz w:val="20"/>
          <w:szCs w:val="20"/>
          <w:lang w:eastAsia="zh-CN"/>
        </w:rPr>
      </w:pPr>
    </w:p>
    <w:p w:rsidR="00A44BBA" w:rsidRDefault="00A44BBA" w:rsidP="00A44BBA">
      <w:pPr>
        <w:pStyle w:val="BodyText"/>
        <w:kinsoku w:val="0"/>
        <w:overflowPunct w:val="0"/>
        <w:spacing w:line="251" w:lineRule="auto"/>
        <w:ind w:right="166"/>
        <w:rPr>
          <w:rFonts w:eastAsiaTheme="minorEastAsia" w:cs="Microsoft JhengHei"/>
          <w:lang w:eastAsia="zh-CN"/>
        </w:rPr>
      </w:pPr>
      <w:r>
        <w:rPr>
          <w:rFonts w:eastAsiaTheme="minorEastAsia" w:cs="Microsoft JhengHei" w:hint="eastAsia"/>
          <w:lang w:eastAsia="zh-CN"/>
        </w:rPr>
        <w:t>线程安全性</w:t>
      </w:r>
      <w:r>
        <w:rPr>
          <w:rFonts w:eastAsiaTheme="minorEastAsia" w:cs="Microsoft JhengHei"/>
          <w:lang w:eastAsia="zh-CN"/>
        </w:rPr>
        <w:t xml:space="preserve"> </w:t>
      </w:r>
      <w:r>
        <w:rPr>
          <w:rFonts w:eastAsiaTheme="minorEastAsia" w:cs="Microsoft JhengHei" w:hint="eastAsia"/>
          <w:lang w:eastAsia="zh-CN"/>
        </w:rPr>
        <w:t>对于每一个连接，其产生的集合空间，集合公用一个套接字。因此在多线程系统中，必须确保每个线程不会</w:t>
      </w:r>
    </w:p>
    <w:p w:rsidR="00A44BBA" w:rsidRDefault="00A44BBA" w:rsidP="00A44BBA">
      <w:pPr>
        <w:pStyle w:val="BodyText"/>
        <w:kinsoku w:val="0"/>
        <w:overflowPunct w:val="0"/>
        <w:spacing w:line="227" w:lineRule="exact"/>
        <w:rPr>
          <w:rFonts w:eastAsiaTheme="minorEastAsia" w:cs="Microsoft JhengHei"/>
          <w:lang w:eastAsia="zh-CN"/>
        </w:rPr>
      </w:pPr>
      <w:r>
        <w:rPr>
          <w:rFonts w:eastAsiaTheme="minorEastAsia" w:cs="Microsoft JhengHei" w:hint="eastAsia"/>
          <w:lang w:eastAsia="zh-CN"/>
        </w:rPr>
        <w:t>同时针对同一套接字，在同一时间发送或接收数据。</w:t>
      </w:r>
      <w:r>
        <w:rPr>
          <w:rFonts w:eastAsiaTheme="minorEastAsia" w:cs="Microsoft JhengHei"/>
          <w:spacing w:val="2"/>
          <w:lang w:eastAsia="zh-CN"/>
        </w:rPr>
        <w:t xml:space="preserve"> </w:t>
      </w:r>
      <w:r>
        <w:rPr>
          <w:rFonts w:eastAsiaTheme="minorEastAsia" w:cs="Microsoft JhengHei" w:hint="eastAsia"/>
          <w:lang w:eastAsia="zh-CN"/>
        </w:rPr>
        <w:t>一般来说，不建议使用多个线程共同操作一个连接实例</w:t>
      </w:r>
    </w:p>
    <w:p w:rsidR="00A44BBA" w:rsidRDefault="00A44BBA" w:rsidP="00A44BBA">
      <w:pPr>
        <w:pStyle w:val="BodyText"/>
        <w:kinsoku w:val="0"/>
        <w:overflowPunct w:val="0"/>
        <w:spacing w:line="240" w:lineRule="exact"/>
        <w:rPr>
          <w:rFonts w:eastAsiaTheme="minorEastAsia" w:cs="Microsoft JhengHei"/>
          <w:lang w:eastAsia="zh-CN"/>
        </w:rPr>
      </w:pPr>
      <w:r>
        <w:rPr>
          <w:rFonts w:eastAsiaTheme="minorEastAsia" w:cs="Microsoft JhengHei" w:hint="eastAsia"/>
          <w:lang w:eastAsia="zh-CN"/>
        </w:rPr>
        <w:t>与其产生的其它实例。如果每个线程使用自己的连接实例以及其它产生的实例，则可以保证线程安全。</w:t>
      </w:r>
    </w:p>
    <w:p w:rsidR="00A44BBA" w:rsidRDefault="00A44BBA" w:rsidP="00A44BBA">
      <w:pPr>
        <w:kinsoku w:val="0"/>
        <w:overflowPunct w:val="0"/>
        <w:spacing w:before="6" w:line="190" w:lineRule="exact"/>
        <w:rPr>
          <w:sz w:val="19"/>
          <w:szCs w:val="19"/>
          <w:lang w:eastAsia="zh-CN"/>
        </w:rPr>
      </w:pPr>
    </w:p>
    <w:p w:rsidR="00A44BBA" w:rsidRDefault="00A44BBA" w:rsidP="00A44BBA">
      <w:pPr>
        <w:pStyle w:val="BodyText"/>
        <w:kinsoku w:val="0"/>
        <w:overflowPunct w:val="0"/>
        <w:spacing w:line="251" w:lineRule="auto"/>
        <w:ind w:right="732"/>
        <w:rPr>
          <w:rFonts w:eastAsiaTheme="minorEastAsia" w:cs="Microsoft JhengHei"/>
        </w:rPr>
      </w:pPr>
      <w:r>
        <w:rPr>
          <w:rFonts w:eastAsiaTheme="minorEastAsia" w:cs="Microsoft JhengHei" w:hint="eastAsia"/>
        </w:rPr>
        <w:t>错误信息</w:t>
      </w:r>
      <w:r>
        <w:rPr>
          <w:rFonts w:eastAsiaTheme="minorEastAsia" w:cs="Microsoft JhengHei"/>
        </w:rPr>
        <w:t xml:space="preserve"> </w:t>
      </w:r>
      <w:r>
        <w:rPr>
          <w:rFonts w:eastAsiaTheme="minorEastAsia" w:cs="Microsoft JhengHei" w:hint="eastAsia"/>
          <w:w w:val="95"/>
        </w:rPr>
        <w:t>每一个接口都会抛出</w:t>
      </w:r>
      <w:r>
        <w:rPr>
          <w:rFonts w:eastAsiaTheme="minorEastAsia" w:cs="Microsoft JhengHei"/>
          <w:w w:val="95"/>
        </w:rPr>
        <w:t>SequoiaDB.BaseException</w:t>
      </w:r>
      <w:r>
        <w:rPr>
          <w:rFonts w:eastAsiaTheme="minorEastAsia" w:cs="Microsoft JhengHei" w:hint="eastAsia"/>
          <w:w w:val="95"/>
        </w:rPr>
        <w:t>和</w:t>
      </w:r>
      <w:r>
        <w:rPr>
          <w:rFonts w:eastAsiaTheme="minorEastAsia" w:cs="Microsoft JhengHei"/>
          <w:w w:val="95"/>
        </w:rPr>
        <w:t>System.Exception</w:t>
      </w:r>
      <w:r>
        <w:rPr>
          <w:rFonts w:eastAsiaTheme="minorEastAsia" w:cs="Microsoft JhengHei" w:hint="eastAsia"/>
          <w:w w:val="95"/>
        </w:rPr>
        <w:t>异常，分别对应于数据库引</w:t>
      </w:r>
    </w:p>
    <w:p w:rsidR="00A44BBA" w:rsidRDefault="00A44BBA" w:rsidP="00A44BBA">
      <w:pPr>
        <w:pStyle w:val="BodyText"/>
        <w:kinsoku w:val="0"/>
        <w:overflowPunct w:val="0"/>
        <w:spacing w:line="227" w:lineRule="exact"/>
        <w:rPr>
          <w:rFonts w:eastAsiaTheme="minorEastAsia" w:cs="Microsoft JhengHei"/>
        </w:rPr>
      </w:pPr>
      <w:r>
        <w:rPr>
          <w:rFonts w:eastAsiaTheme="minorEastAsia" w:cs="Microsoft JhengHei" w:hint="eastAsia"/>
        </w:rPr>
        <w:t>擎返回的异常信息和客户端本地的异常信息，其中</w:t>
      </w:r>
      <w:r>
        <w:rPr>
          <w:rFonts w:eastAsiaTheme="minorEastAsia" w:cs="Microsoft JhengHei"/>
        </w:rPr>
        <w:t>BaseException</w:t>
      </w:r>
      <w:r>
        <w:rPr>
          <w:rFonts w:eastAsiaTheme="minorEastAsia" w:cs="Microsoft JhengHei" w:hint="eastAsia"/>
        </w:rPr>
        <w:t>的异常信息可以通过该异常类的</w:t>
      </w:r>
    </w:p>
    <w:p w:rsidR="00A44BBA" w:rsidRDefault="00A44BBA" w:rsidP="00A44BBA">
      <w:pPr>
        <w:pStyle w:val="BodyText"/>
        <w:kinsoku w:val="0"/>
        <w:overflowPunct w:val="0"/>
        <w:spacing w:line="240" w:lineRule="exact"/>
        <w:rPr>
          <w:rFonts w:eastAsiaTheme="minorEastAsia" w:cs="Microsoft JhengHei"/>
        </w:rPr>
      </w:pPr>
      <w:r>
        <w:rPr>
          <w:rFonts w:eastAsiaTheme="minorEastAsia" w:cs="Microsoft JhengHei"/>
          <w:w w:val="95"/>
        </w:rPr>
        <w:t>ErrorCode</w:t>
      </w:r>
      <w:r>
        <w:rPr>
          <w:rFonts w:eastAsiaTheme="minorEastAsia" w:cs="Microsoft JhengHei" w:hint="eastAsia"/>
          <w:w w:val="95"/>
        </w:rPr>
        <w:t>，</w:t>
      </w:r>
      <w:r>
        <w:rPr>
          <w:rFonts w:eastAsiaTheme="minorEastAsia" w:cs="Microsoft JhengHei"/>
          <w:w w:val="95"/>
        </w:rPr>
        <w:t>ErrorType</w:t>
      </w:r>
      <w:r>
        <w:rPr>
          <w:rFonts w:eastAsiaTheme="minorEastAsia" w:cs="Microsoft JhengHei" w:hint="eastAsia"/>
          <w:w w:val="95"/>
        </w:rPr>
        <w:t>和</w:t>
      </w:r>
      <w:r>
        <w:rPr>
          <w:rFonts w:eastAsiaTheme="minorEastAsia" w:cs="Microsoft JhengHei"/>
          <w:w w:val="95"/>
        </w:rPr>
        <w:t>Message</w:t>
      </w:r>
      <w:r>
        <w:rPr>
          <w:rFonts w:eastAsiaTheme="minorEastAsia" w:cs="Microsoft JhengHei" w:hint="eastAsia"/>
          <w:w w:val="95"/>
        </w:rPr>
        <w:t>属性获得。</w:t>
      </w: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before="15" w:line="200" w:lineRule="exact"/>
        <w:rPr>
          <w:sz w:val="20"/>
          <w:szCs w:val="20"/>
        </w:rPr>
      </w:pPr>
    </w:p>
    <w:p w:rsidR="00A44BBA" w:rsidRDefault="00B0609F" w:rsidP="00A44BBA">
      <w:pPr>
        <w:pStyle w:val="TableParagraph"/>
        <w:rPr>
          <w:lang w:eastAsia="zh-CN"/>
        </w:rPr>
      </w:pPr>
      <w:r>
        <w:rPr>
          <w:noProof/>
        </w:rPr>
        <w:pict>
          <v:shape id="_x0000_s4083" style="position:absolute;margin-left:56.65pt;margin-top:21.35pt;width:498.6pt;height:0;z-index:-251291136;mso-position-horizontal-relative:page;mso-position-vertical-relative:text" coordsize="9973,20" o:allowincell="f" path="m,l9973,e" filled="f" strokeweight="1pt">
            <v:path arrowok="t"/>
            <w10:wrap anchorx="page"/>
          </v:shape>
        </w:pict>
      </w:r>
      <w:bookmarkStart w:id="363" w:name="C#_开发环境搭建"/>
      <w:bookmarkStart w:id="364" w:name="bookmark2"/>
      <w:bookmarkEnd w:id="363"/>
      <w:bookmarkEnd w:id="364"/>
      <w:r w:rsidR="00A44BBA">
        <w:rPr>
          <w:lang w:eastAsia="zh-CN"/>
        </w:rPr>
        <w:t>C#</w:t>
      </w:r>
      <w:r w:rsidR="00A44BBA">
        <w:rPr>
          <w:spacing w:val="-16"/>
          <w:lang w:eastAsia="zh-CN"/>
        </w:rPr>
        <w:t xml:space="preserve"> </w:t>
      </w:r>
      <w:r w:rsidR="00A44BBA">
        <w:rPr>
          <w:rFonts w:hint="eastAsia"/>
          <w:lang w:eastAsia="zh-CN"/>
        </w:rPr>
        <w:t>开发环境搭建</w:t>
      </w:r>
    </w:p>
    <w:p w:rsidR="00A44BBA" w:rsidRDefault="00A44BBA" w:rsidP="00A44BBA">
      <w:pPr>
        <w:kinsoku w:val="0"/>
        <w:overflowPunct w:val="0"/>
        <w:spacing w:before="3" w:line="220" w:lineRule="exact"/>
        <w:rPr>
          <w:lang w:eastAsia="zh-CN"/>
        </w:rPr>
      </w:pPr>
    </w:p>
    <w:p w:rsidR="00A44BBA" w:rsidRDefault="00A44BBA" w:rsidP="00A44BBA">
      <w:pPr>
        <w:pStyle w:val="BodyText"/>
        <w:kinsoku w:val="0"/>
        <w:overflowPunct w:val="0"/>
        <w:spacing w:line="251" w:lineRule="auto"/>
        <w:rPr>
          <w:rFonts w:eastAsiaTheme="minorEastAsia" w:cs="Microsoft JhengHei"/>
          <w:color w:val="000000"/>
          <w:lang w:eastAsia="zh-CN"/>
        </w:rPr>
      </w:pPr>
      <w:r>
        <w:rPr>
          <w:rFonts w:eastAsiaTheme="minorEastAsia" w:cs="Microsoft JhengHei" w:hint="eastAsia"/>
          <w:lang w:eastAsia="zh-CN"/>
        </w:rPr>
        <w:t>获取驱动开发包</w:t>
      </w:r>
      <w:r>
        <w:rPr>
          <w:rFonts w:eastAsiaTheme="minorEastAsia" w:cs="Microsoft JhengHei"/>
          <w:lang w:eastAsia="zh-CN"/>
        </w:rPr>
        <w:t xml:space="preserve"> </w:t>
      </w:r>
      <w:r>
        <w:rPr>
          <w:rFonts w:eastAsiaTheme="minorEastAsia" w:cs="Microsoft JhengHei" w:hint="eastAsia"/>
          <w:w w:val="95"/>
          <w:lang w:eastAsia="zh-CN"/>
        </w:rPr>
        <w:t>从</w:t>
      </w:r>
      <w:hyperlink r:id="rId50" w:history="1">
        <w:r>
          <w:rPr>
            <w:rFonts w:eastAsiaTheme="minorEastAsia" w:cs="Microsoft JhengHei"/>
            <w:color w:val="0000FF"/>
            <w:w w:val="95"/>
            <w:lang w:eastAsia="zh-CN"/>
          </w:rPr>
          <w:t>http://www.sequoiadb.com</w:t>
        </w:r>
      </w:hyperlink>
      <w:r>
        <w:rPr>
          <w:rFonts w:eastAsiaTheme="minorEastAsia" w:cs="Microsoft JhengHei" w:hint="eastAsia"/>
          <w:color w:val="000000"/>
          <w:w w:val="95"/>
          <w:lang w:eastAsia="zh-CN"/>
        </w:rPr>
        <w:t>下载对应操作系统版本的</w:t>
      </w:r>
      <w:r>
        <w:rPr>
          <w:rFonts w:eastAsiaTheme="minorEastAsia" w:cs="Microsoft JhengHei"/>
          <w:color w:val="000000"/>
          <w:w w:val="95"/>
          <w:lang w:eastAsia="zh-CN"/>
        </w:rPr>
        <w:t>SequoiaDB</w:t>
      </w:r>
      <w:r>
        <w:rPr>
          <w:rFonts w:eastAsiaTheme="minorEastAsia" w:cs="Microsoft JhengHei" w:hint="eastAsia"/>
          <w:color w:val="000000"/>
          <w:w w:val="95"/>
          <w:lang w:eastAsia="zh-CN"/>
        </w:rPr>
        <w:t>驱动开发包；解压驱动开发包，从</w:t>
      </w:r>
      <w:r>
        <w:rPr>
          <w:rFonts w:eastAsiaTheme="minorEastAsia" w:cs="Microsoft JhengHei"/>
          <w:color w:val="000000"/>
          <w:w w:val="95"/>
          <w:lang w:eastAsia="zh-CN"/>
        </w:rPr>
        <w:t>driver/</w:t>
      </w:r>
    </w:p>
    <w:p w:rsidR="00A44BBA" w:rsidRDefault="00A44BBA" w:rsidP="00A44BBA">
      <w:pPr>
        <w:pStyle w:val="BodyText"/>
        <w:kinsoku w:val="0"/>
        <w:overflowPunct w:val="0"/>
        <w:spacing w:line="227" w:lineRule="exact"/>
        <w:rPr>
          <w:rFonts w:eastAsiaTheme="minorEastAsia" w:cs="Microsoft JhengHei"/>
        </w:rPr>
      </w:pPr>
      <w:r>
        <w:rPr>
          <w:rFonts w:eastAsiaTheme="minorEastAsia" w:cs="Microsoft JhengHei"/>
          <w:w w:val="95"/>
        </w:rPr>
        <w:t>CSharp/</w:t>
      </w:r>
      <w:r>
        <w:rPr>
          <w:rFonts w:eastAsiaTheme="minorEastAsia" w:cs="Microsoft JhengHei" w:hint="eastAsia"/>
          <w:w w:val="95"/>
        </w:rPr>
        <w:t>目录中获取</w:t>
      </w:r>
      <w:r>
        <w:rPr>
          <w:rFonts w:eastAsiaTheme="minorEastAsia" w:cs="Microsoft JhengHei"/>
          <w:w w:val="95"/>
        </w:rPr>
        <w:t>sdbcs.dll</w:t>
      </w:r>
      <w:r>
        <w:rPr>
          <w:rFonts w:eastAsiaTheme="minorEastAsia" w:cs="Microsoft JhengHei" w:hint="eastAsia"/>
          <w:w w:val="95"/>
        </w:rPr>
        <w:t>链接库，然后，在</w:t>
      </w:r>
      <w:r>
        <w:rPr>
          <w:rFonts w:eastAsiaTheme="minorEastAsia" w:cs="Microsoft JhengHei"/>
          <w:w w:val="95"/>
        </w:rPr>
        <w:t xml:space="preserve">Visual      </w:t>
      </w:r>
      <w:r>
        <w:rPr>
          <w:rFonts w:eastAsiaTheme="minorEastAsia" w:cs="Microsoft JhengHei"/>
          <w:spacing w:val="6"/>
          <w:w w:val="95"/>
        </w:rPr>
        <w:t xml:space="preserve"> </w:t>
      </w:r>
      <w:r>
        <w:rPr>
          <w:rFonts w:eastAsiaTheme="minorEastAsia" w:cs="Microsoft JhengHei"/>
          <w:w w:val="95"/>
        </w:rPr>
        <w:t>Studio</w:t>
      </w:r>
      <w:r>
        <w:rPr>
          <w:rFonts w:eastAsiaTheme="minorEastAsia" w:cs="Microsoft JhengHei" w:hint="eastAsia"/>
          <w:w w:val="95"/>
        </w:rPr>
        <w:t>中引用该链接库，或者在命令行编译时指定引用</w:t>
      </w:r>
    </w:p>
    <w:p w:rsidR="00A44BBA" w:rsidRDefault="00A44BBA" w:rsidP="00A44BBA">
      <w:pPr>
        <w:pStyle w:val="BodyText"/>
        <w:kinsoku w:val="0"/>
        <w:overflowPunct w:val="0"/>
        <w:spacing w:line="240" w:lineRule="exact"/>
        <w:rPr>
          <w:rFonts w:eastAsiaTheme="minorEastAsia" w:cs="Microsoft JhengHei"/>
          <w:lang w:eastAsia="zh-CN"/>
        </w:rPr>
      </w:pPr>
      <w:r>
        <w:rPr>
          <w:rFonts w:eastAsiaTheme="minorEastAsia" w:cs="Microsoft JhengHei" w:hint="eastAsia"/>
          <w:w w:val="95"/>
        </w:rPr>
        <w:t>该链接库，比如</w:t>
      </w:r>
      <w:r>
        <w:rPr>
          <w:rFonts w:eastAsiaTheme="minorEastAsia" w:cs="Microsoft JhengHei"/>
          <w:w w:val="95"/>
        </w:rPr>
        <w:t>“csc</w:t>
      </w:r>
      <w:r>
        <w:rPr>
          <w:rFonts w:eastAsiaTheme="minorEastAsia" w:cs="Microsoft JhengHei"/>
          <w:spacing w:val="1"/>
          <w:w w:val="95"/>
        </w:rPr>
        <w:t xml:space="preserve"> </w:t>
      </w:r>
      <w:r>
        <w:rPr>
          <w:rFonts w:eastAsiaTheme="minorEastAsia" w:cs="Microsoft JhengHei"/>
          <w:w w:val="95"/>
        </w:rPr>
        <w:t>/target:exe</w:t>
      </w:r>
      <w:r>
        <w:rPr>
          <w:rFonts w:eastAsiaTheme="minorEastAsia" w:cs="Microsoft JhengHei"/>
          <w:spacing w:val="1"/>
          <w:w w:val="95"/>
        </w:rPr>
        <w:t xml:space="preserve"> </w:t>
      </w:r>
      <w:r>
        <w:rPr>
          <w:rFonts w:eastAsiaTheme="minorEastAsia" w:cs="Microsoft JhengHei"/>
          <w:w w:val="95"/>
        </w:rPr>
        <w:t>/reference:sdbcs.dll</w:t>
      </w:r>
      <w:r>
        <w:rPr>
          <w:rFonts w:eastAsiaTheme="minorEastAsia" w:cs="Microsoft JhengHei"/>
          <w:spacing w:val="1"/>
          <w:w w:val="95"/>
        </w:rPr>
        <w:t xml:space="preserve"> </w:t>
      </w:r>
      <w:r>
        <w:rPr>
          <w:rFonts w:eastAsiaTheme="minorEastAsia" w:cs="Microsoft JhengHei"/>
          <w:w w:val="95"/>
        </w:rPr>
        <w:t>Find.cs</w:t>
      </w:r>
      <w:r>
        <w:rPr>
          <w:rFonts w:eastAsiaTheme="minorEastAsia" w:cs="Microsoft JhengHei"/>
          <w:spacing w:val="1"/>
          <w:w w:val="95"/>
        </w:rPr>
        <w:t xml:space="preserve"> </w:t>
      </w:r>
      <w:r>
        <w:rPr>
          <w:rFonts w:eastAsiaTheme="minorEastAsia" w:cs="Microsoft JhengHei"/>
          <w:w w:val="95"/>
        </w:rPr>
        <w:t>Common.cs”</w:t>
      </w:r>
      <w:r>
        <w:rPr>
          <w:rFonts w:eastAsiaTheme="minorEastAsia" w:cs="Microsoft JhengHei" w:hint="eastAsia"/>
          <w:w w:val="95"/>
        </w:rPr>
        <w:t>，即可使用相关</w:t>
      </w:r>
      <w:r>
        <w:rPr>
          <w:rFonts w:eastAsiaTheme="minorEastAsia" w:cs="Microsoft JhengHei"/>
          <w:w w:val="95"/>
        </w:rPr>
        <w:t>API</w:t>
      </w:r>
      <w:r>
        <w:rPr>
          <w:rFonts w:eastAsiaTheme="minorEastAsia" w:cs="Microsoft JhengHei" w:hint="eastAsia"/>
          <w:w w:val="95"/>
        </w:rPr>
        <w:t>。</w:t>
      </w:r>
      <w:r>
        <w:rPr>
          <w:rFonts w:eastAsiaTheme="minorEastAsia" w:cs="Microsoft JhengHei" w:hint="eastAsia"/>
          <w:w w:val="95"/>
          <w:lang w:eastAsia="zh-CN"/>
        </w:rPr>
        <w:t>在安装目录</w:t>
      </w:r>
    </w:p>
    <w:p w:rsidR="00A44BBA" w:rsidRDefault="00A44BBA" w:rsidP="00A44BBA">
      <w:pPr>
        <w:pStyle w:val="BodyText"/>
        <w:kinsoku w:val="0"/>
        <w:overflowPunct w:val="0"/>
        <w:spacing w:line="240" w:lineRule="exact"/>
        <w:rPr>
          <w:rFonts w:eastAsiaTheme="minorEastAsia" w:cs="Microsoft JhengHei"/>
          <w:lang w:eastAsia="zh-CN"/>
        </w:rPr>
      </w:pPr>
      <w:r>
        <w:rPr>
          <w:rFonts w:eastAsiaTheme="minorEastAsia" w:cs="Microsoft JhengHei" w:hint="eastAsia"/>
          <w:lang w:eastAsia="zh-CN"/>
        </w:rPr>
        <w:t>下的</w:t>
      </w:r>
      <w:r>
        <w:rPr>
          <w:rFonts w:eastAsiaTheme="minorEastAsia" w:cs="Microsoft JhengHei"/>
          <w:lang w:eastAsia="zh-CN"/>
        </w:rPr>
        <w:t>smaples\C#</w:t>
      </w:r>
      <w:r>
        <w:rPr>
          <w:rFonts w:eastAsiaTheme="minorEastAsia" w:cs="Microsoft JhengHei" w:hint="eastAsia"/>
          <w:lang w:eastAsia="zh-CN"/>
        </w:rPr>
        <w:t>目录可以找到</w:t>
      </w:r>
      <w:r>
        <w:rPr>
          <w:rFonts w:eastAsiaTheme="minorEastAsia" w:cs="Microsoft JhengHei"/>
          <w:lang w:eastAsia="zh-CN"/>
        </w:rPr>
        <w:t>C#</w:t>
      </w:r>
      <w:r>
        <w:rPr>
          <w:rFonts w:eastAsiaTheme="minorEastAsia" w:cs="Microsoft JhengHei" w:hint="eastAsia"/>
          <w:lang w:eastAsia="zh-CN"/>
        </w:rPr>
        <w:t>驱动的完整示例。</w:t>
      </w:r>
    </w:p>
    <w:p w:rsidR="00A44BBA" w:rsidRDefault="00A44BBA" w:rsidP="00A44BBA">
      <w:pPr>
        <w:kinsoku w:val="0"/>
        <w:overflowPunct w:val="0"/>
        <w:spacing w:before="6" w:line="190" w:lineRule="exact"/>
        <w:rPr>
          <w:sz w:val="19"/>
          <w:szCs w:val="19"/>
          <w:lang w:eastAsia="zh-CN"/>
        </w:rPr>
      </w:pPr>
    </w:p>
    <w:p w:rsidR="00A44BBA" w:rsidRDefault="00A44BBA" w:rsidP="00A44BBA">
      <w:pPr>
        <w:pStyle w:val="BodyText"/>
        <w:kinsoku w:val="0"/>
        <w:overflowPunct w:val="0"/>
        <w:rPr>
          <w:rFonts w:eastAsiaTheme="minorEastAsia" w:cs="Microsoft JhengHei"/>
        </w:rPr>
      </w:pPr>
      <w:r>
        <w:rPr>
          <w:rFonts w:eastAsiaTheme="minorEastAsia" w:cs="Microsoft JhengHei"/>
          <w:w w:val="95"/>
        </w:rPr>
        <w:t>BSON</w:t>
      </w:r>
      <w:r>
        <w:rPr>
          <w:rFonts w:eastAsiaTheme="minorEastAsia" w:cs="Microsoft JhengHei" w:hint="eastAsia"/>
          <w:w w:val="95"/>
        </w:rPr>
        <w:t>库</w:t>
      </w:r>
      <w:r>
        <w:rPr>
          <w:rFonts w:eastAsiaTheme="minorEastAsia" w:cs="Microsoft JhengHei"/>
          <w:w w:val="95"/>
        </w:rPr>
        <w:t>API</w:t>
      </w:r>
    </w:p>
    <w:p w:rsidR="00A44BBA" w:rsidRDefault="00A44BBA" w:rsidP="00A44BBA">
      <w:pPr>
        <w:kinsoku w:val="0"/>
        <w:overflowPunct w:val="0"/>
        <w:spacing w:before="5" w:line="100" w:lineRule="exact"/>
        <w:rPr>
          <w:sz w:val="10"/>
          <w:szCs w:val="10"/>
        </w:rPr>
      </w:pPr>
    </w:p>
    <w:p w:rsidR="00A44BBA" w:rsidRDefault="00A44BBA" w:rsidP="00A44BBA">
      <w:pPr>
        <w:pStyle w:val="BodyText"/>
        <w:kinsoku w:val="0"/>
        <w:overflowPunct w:val="0"/>
        <w:spacing w:line="167" w:lineRule="auto"/>
        <w:rPr>
          <w:rFonts w:eastAsiaTheme="minorEastAsia" w:cs="Microsoft JhengHei"/>
          <w:color w:val="000000"/>
        </w:rPr>
      </w:pPr>
      <w:r>
        <w:rPr>
          <w:rFonts w:eastAsiaTheme="minorEastAsia" w:cs="Microsoft JhengHei"/>
          <w:w w:val="95"/>
        </w:rPr>
        <w:t>SequoiaDB</w:t>
      </w:r>
      <w:r>
        <w:rPr>
          <w:rFonts w:eastAsiaTheme="minorEastAsia" w:cs="Microsoft JhengHei" w:hint="eastAsia"/>
          <w:w w:val="95"/>
        </w:rPr>
        <w:t>数据库</w:t>
      </w:r>
      <w:r>
        <w:rPr>
          <w:rFonts w:eastAsiaTheme="minorEastAsia" w:cs="Microsoft JhengHei"/>
          <w:w w:val="95"/>
        </w:rPr>
        <w:t>C#</w:t>
      </w:r>
      <w:r>
        <w:rPr>
          <w:rFonts w:eastAsiaTheme="minorEastAsia" w:cs="Microsoft JhengHei" w:hint="eastAsia"/>
          <w:w w:val="95"/>
        </w:rPr>
        <w:t>驱动使用了</w:t>
      </w:r>
      <w:r>
        <w:rPr>
          <w:rFonts w:eastAsiaTheme="minorEastAsia" w:cs="Microsoft JhengHei"/>
          <w:w w:val="95"/>
        </w:rPr>
        <w:t>MongoDB</w:t>
      </w:r>
      <w:r>
        <w:rPr>
          <w:rFonts w:eastAsiaTheme="minorEastAsia" w:cs="Microsoft JhengHei" w:hint="eastAsia"/>
          <w:w w:val="95"/>
        </w:rPr>
        <w:t>的</w:t>
      </w:r>
      <w:r>
        <w:rPr>
          <w:rFonts w:eastAsiaTheme="minorEastAsia" w:cs="Microsoft JhengHei"/>
          <w:w w:val="95"/>
        </w:rPr>
        <w:t>BSON</w:t>
      </w:r>
      <w:r>
        <w:rPr>
          <w:rFonts w:eastAsiaTheme="minorEastAsia" w:cs="Microsoft JhengHei" w:hint="eastAsia"/>
          <w:w w:val="95"/>
        </w:rPr>
        <w:t>库，详细介绍可以参照</w:t>
      </w:r>
      <w:r>
        <w:rPr>
          <w:rFonts w:eastAsiaTheme="minorEastAsia" w:cs="Microsoft JhengHei"/>
          <w:w w:val="95"/>
        </w:rPr>
        <w:t>MongoDB</w:t>
      </w:r>
      <w:r>
        <w:rPr>
          <w:rFonts w:eastAsiaTheme="minorEastAsia" w:cs="Microsoft JhengHei" w:hint="eastAsia"/>
          <w:w w:val="95"/>
        </w:rPr>
        <w:t>官方文档：</w:t>
      </w:r>
      <w:hyperlink r:id="rId51" w:anchor="the-bson-library" w:history="1">
        <w:r>
          <w:rPr>
            <w:rFonts w:eastAsiaTheme="minorEastAsia" w:cs="Microsoft JhengHei"/>
            <w:color w:val="0000FF"/>
            <w:w w:val="95"/>
          </w:rPr>
          <w:t>http://</w:t>
        </w:r>
      </w:hyperlink>
      <w:r>
        <w:rPr>
          <w:rFonts w:eastAsiaTheme="minorEastAsia" w:cs="Microsoft JhengHei"/>
          <w:color w:val="0000FF"/>
          <w:w w:val="94"/>
        </w:rPr>
        <w:t xml:space="preserve"> </w:t>
      </w:r>
      <w:hyperlink r:id="rId52" w:anchor="the-bson-library" w:history="1">
        <w:r>
          <w:rPr>
            <w:rFonts w:eastAsiaTheme="minorEastAsia" w:cs="Microsoft JhengHei"/>
            <w:color w:val="0000FF"/>
            <w:w w:val="95"/>
          </w:rPr>
          <w:t>docs.mongodb.org/ecosystem/tutorial/use-csharp-driver/#the-bson-library</w:t>
        </w:r>
      </w:hyperlink>
    </w:p>
    <w:p w:rsidR="00A44BBA" w:rsidRDefault="00A44BBA" w:rsidP="00A44BBA">
      <w:pPr>
        <w:kinsoku w:val="0"/>
        <w:overflowPunct w:val="0"/>
        <w:spacing w:before="11" w:line="200" w:lineRule="exact"/>
        <w:rPr>
          <w:sz w:val="20"/>
          <w:szCs w:val="20"/>
        </w:rPr>
      </w:pPr>
    </w:p>
    <w:p w:rsidR="00A44BBA" w:rsidRDefault="00A44BBA" w:rsidP="00A44BBA">
      <w:pPr>
        <w:pStyle w:val="BodyText"/>
        <w:kinsoku w:val="0"/>
        <w:overflowPunct w:val="0"/>
        <w:rPr>
          <w:rFonts w:eastAsiaTheme="minorEastAsia" w:cs="Microsoft JhengHei"/>
        </w:rPr>
      </w:pPr>
      <w:r>
        <w:rPr>
          <w:rFonts w:eastAsiaTheme="minorEastAsia" w:cs="Microsoft JhengHei"/>
          <w:w w:val="95"/>
        </w:rPr>
        <w:t>Visual</w:t>
      </w:r>
      <w:r>
        <w:rPr>
          <w:rFonts w:eastAsiaTheme="minorEastAsia" w:cs="Microsoft JhengHei"/>
          <w:spacing w:val="27"/>
          <w:w w:val="95"/>
        </w:rPr>
        <w:t xml:space="preserve"> </w:t>
      </w:r>
      <w:r>
        <w:rPr>
          <w:rFonts w:eastAsiaTheme="minorEastAsia" w:cs="Microsoft JhengHei"/>
          <w:w w:val="95"/>
        </w:rPr>
        <w:t>Studio</w:t>
      </w:r>
      <w:r>
        <w:rPr>
          <w:rFonts w:eastAsiaTheme="minorEastAsia" w:cs="Microsoft JhengHei" w:hint="eastAsia"/>
          <w:w w:val="95"/>
        </w:rPr>
        <w:t>版本支持</w:t>
      </w:r>
    </w:p>
    <w:p w:rsidR="00A44BBA" w:rsidRDefault="00A44BBA" w:rsidP="00A44BBA">
      <w:pPr>
        <w:pStyle w:val="BodyText"/>
        <w:kinsoku w:val="0"/>
        <w:overflowPunct w:val="0"/>
        <w:spacing w:before="16" w:line="251" w:lineRule="auto"/>
        <w:ind w:right="4227"/>
        <w:rPr>
          <w:rFonts w:eastAsiaTheme="minorEastAsia" w:cs="Microsoft JhengHei"/>
        </w:rPr>
      </w:pPr>
      <w:r>
        <w:rPr>
          <w:rFonts w:eastAsiaTheme="minorEastAsia" w:cs="Microsoft JhengHei" w:hint="eastAsia"/>
          <w:w w:val="95"/>
        </w:rPr>
        <w:t>当前版本的</w:t>
      </w:r>
      <w:r>
        <w:rPr>
          <w:rFonts w:eastAsiaTheme="minorEastAsia" w:cs="Microsoft JhengHei"/>
          <w:w w:val="95"/>
        </w:rPr>
        <w:t xml:space="preserve">C# </w:t>
      </w:r>
      <w:r>
        <w:rPr>
          <w:rFonts w:eastAsiaTheme="minorEastAsia" w:cs="Microsoft JhengHei"/>
          <w:spacing w:val="23"/>
          <w:w w:val="95"/>
        </w:rPr>
        <w:t xml:space="preserve"> </w:t>
      </w:r>
      <w:r>
        <w:rPr>
          <w:rFonts w:eastAsiaTheme="minorEastAsia" w:cs="Microsoft JhengHei" w:hint="eastAsia"/>
          <w:w w:val="95"/>
        </w:rPr>
        <w:t>驱动可在以下版本的</w:t>
      </w:r>
      <w:r>
        <w:rPr>
          <w:rFonts w:eastAsiaTheme="minorEastAsia" w:cs="Microsoft JhengHei"/>
          <w:w w:val="95"/>
        </w:rPr>
        <w:t xml:space="preserve">Visual </w:t>
      </w:r>
      <w:r>
        <w:rPr>
          <w:rFonts w:eastAsiaTheme="minorEastAsia" w:cs="Microsoft JhengHei"/>
          <w:spacing w:val="24"/>
          <w:w w:val="95"/>
        </w:rPr>
        <w:t xml:space="preserve"> </w:t>
      </w:r>
      <w:r>
        <w:rPr>
          <w:rFonts w:eastAsiaTheme="minorEastAsia" w:cs="Microsoft JhengHei"/>
          <w:w w:val="95"/>
        </w:rPr>
        <w:t>Studio</w:t>
      </w:r>
      <w:r>
        <w:rPr>
          <w:rFonts w:eastAsiaTheme="minorEastAsia" w:cs="Microsoft JhengHei" w:hint="eastAsia"/>
          <w:w w:val="95"/>
        </w:rPr>
        <w:t>中使用</w:t>
      </w:r>
      <w:r>
        <w:rPr>
          <w:rFonts w:eastAsiaTheme="minorEastAsia" w:cs="Microsoft JhengHei"/>
          <w:w w:val="96"/>
        </w:rPr>
        <w:t xml:space="preserve"> </w:t>
      </w:r>
      <w:r>
        <w:rPr>
          <w:rFonts w:eastAsiaTheme="minorEastAsia" w:cs="Microsoft JhengHei"/>
          <w:w w:val="95"/>
        </w:rPr>
        <w:t>Visual</w:t>
      </w:r>
      <w:r>
        <w:rPr>
          <w:rFonts w:eastAsiaTheme="minorEastAsia" w:cs="Microsoft JhengHei"/>
          <w:spacing w:val="-7"/>
          <w:w w:val="95"/>
        </w:rPr>
        <w:t xml:space="preserve"> </w:t>
      </w:r>
      <w:r>
        <w:rPr>
          <w:rFonts w:eastAsiaTheme="minorEastAsia" w:cs="Microsoft JhengHei"/>
          <w:w w:val="95"/>
        </w:rPr>
        <w:t>Studio</w:t>
      </w:r>
      <w:r>
        <w:rPr>
          <w:rFonts w:eastAsiaTheme="minorEastAsia" w:cs="Microsoft JhengHei"/>
          <w:spacing w:val="-7"/>
          <w:w w:val="95"/>
        </w:rPr>
        <w:t xml:space="preserve"> </w:t>
      </w:r>
      <w:r>
        <w:rPr>
          <w:rFonts w:eastAsiaTheme="minorEastAsia" w:cs="Microsoft JhengHei"/>
          <w:w w:val="95"/>
        </w:rPr>
        <w:t>2008</w:t>
      </w:r>
    </w:p>
    <w:p w:rsidR="00A44BBA" w:rsidRDefault="00A44BBA" w:rsidP="00A44BBA">
      <w:pPr>
        <w:pStyle w:val="BodyText"/>
        <w:kinsoku w:val="0"/>
        <w:overflowPunct w:val="0"/>
        <w:spacing w:before="3"/>
        <w:rPr>
          <w:rFonts w:eastAsiaTheme="minorEastAsia" w:cs="Microsoft JhengHei"/>
        </w:rPr>
      </w:pPr>
      <w:r>
        <w:rPr>
          <w:rFonts w:eastAsiaTheme="minorEastAsia" w:cs="Microsoft JhengHei"/>
          <w:w w:val="95"/>
        </w:rPr>
        <w:t>Visual</w:t>
      </w:r>
      <w:r>
        <w:rPr>
          <w:rFonts w:eastAsiaTheme="minorEastAsia" w:cs="Microsoft JhengHei"/>
          <w:spacing w:val="-7"/>
          <w:w w:val="95"/>
        </w:rPr>
        <w:t xml:space="preserve"> </w:t>
      </w:r>
      <w:r>
        <w:rPr>
          <w:rFonts w:eastAsiaTheme="minorEastAsia" w:cs="Microsoft JhengHei"/>
          <w:w w:val="95"/>
        </w:rPr>
        <w:t>Studio</w:t>
      </w:r>
      <w:r>
        <w:rPr>
          <w:rFonts w:eastAsiaTheme="minorEastAsia" w:cs="Microsoft JhengHei"/>
          <w:spacing w:val="-7"/>
          <w:w w:val="95"/>
        </w:rPr>
        <w:t xml:space="preserve"> </w:t>
      </w:r>
      <w:r>
        <w:rPr>
          <w:rFonts w:eastAsiaTheme="minorEastAsia" w:cs="Microsoft JhengHei"/>
          <w:w w:val="95"/>
        </w:rPr>
        <w:t>2010</w:t>
      </w:r>
    </w:p>
    <w:p w:rsidR="00A44BBA" w:rsidRDefault="00A44BBA" w:rsidP="00A44BBA">
      <w:pPr>
        <w:kinsoku w:val="0"/>
        <w:overflowPunct w:val="0"/>
        <w:spacing w:before="6" w:line="190" w:lineRule="exact"/>
        <w:rPr>
          <w:sz w:val="19"/>
          <w:szCs w:val="19"/>
        </w:rPr>
      </w:pPr>
    </w:p>
    <w:p w:rsidR="00A44BBA" w:rsidRDefault="00A44BBA" w:rsidP="00A44BBA">
      <w:pPr>
        <w:pStyle w:val="BodyText"/>
        <w:kinsoku w:val="0"/>
        <w:overflowPunct w:val="0"/>
        <w:rPr>
          <w:rFonts w:eastAsiaTheme="minorEastAsia" w:cs="Microsoft JhengHei"/>
        </w:rPr>
      </w:pPr>
      <w:r>
        <w:rPr>
          <w:rFonts w:eastAsiaTheme="minorEastAsia" w:cs="Microsoft JhengHei"/>
          <w:w w:val="95"/>
        </w:rPr>
        <w:t xml:space="preserve">.NET </w:t>
      </w:r>
      <w:r>
        <w:rPr>
          <w:rFonts w:eastAsiaTheme="minorEastAsia" w:cs="Microsoft JhengHei"/>
          <w:spacing w:val="12"/>
          <w:w w:val="95"/>
        </w:rPr>
        <w:t xml:space="preserve"> </w:t>
      </w:r>
      <w:r>
        <w:rPr>
          <w:rFonts w:eastAsiaTheme="minorEastAsia" w:cs="Microsoft JhengHei"/>
          <w:w w:val="95"/>
        </w:rPr>
        <w:t>Framework</w:t>
      </w:r>
      <w:r>
        <w:rPr>
          <w:rFonts w:eastAsiaTheme="minorEastAsia" w:cs="Microsoft JhengHei" w:hint="eastAsia"/>
          <w:w w:val="95"/>
        </w:rPr>
        <w:t>版本支持</w:t>
      </w:r>
    </w:p>
    <w:p w:rsidR="00A44BBA" w:rsidRDefault="00A44BBA" w:rsidP="00A44BBA">
      <w:pPr>
        <w:pStyle w:val="BodyText"/>
        <w:kinsoku w:val="0"/>
        <w:overflowPunct w:val="0"/>
        <w:spacing w:before="16"/>
        <w:rPr>
          <w:rFonts w:eastAsiaTheme="minorEastAsia" w:cs="Microsoft JhengHei"/>
        </w:rPr>
      </w:pPr>
      <w:r>
        <w:rPr>
          <w:rFonts w:eastAsiaTheme="minorEastAsia" w:cs="Microsoft JhengHei" w:hint="eastAsia"/>
          <w:w w:val="95"/>
        </w:rPr>
        <w:t>当前版本的</w:t>
      </w:r>
      <w:r>
        <w:rPr>
          <w:rFonts w:eastAsiaTheme="minorEastAsia" w:cs="Microsoft JhengHei"/>
          <w:w w:val="95"/>
        </w:rPr>
        <w:t>C#</w:t>
      </w:r>
      <w:r>
        <w:rPr>
          <w:rFonts w:eastAsiaTheme="minorEastAsia" w:cs="Microsoft JhengHei" w:hint="eastAsia"/>
          <w:w w:val="95"/>
        </w:rPr>
        <w:t>驱动在</w:t>
      </w:r>
      <w:r>
        <w:rPr>
          <w:rFonts w:eastAsiaTheme="minorEastAsia" w:cs="Microsoft JhengHei"/>
          <w:w w:val="95"/>
        </w:rPr>
        <w:t xml:space="preserve">.NET  </w:t>
      </w:r>
      <w:r>
        <w:rPr>
          <w:rFonts w:eastAsiaTheme="minorEastAsia" w:cs="Microsoft JhengHei"/>
          <w:spacing w:val="19"/>
          <w:w w:val="95"/>
        </w:rPr>
        <w:t xml:space="preserve"> </w:t>
      </w:r>
      <w:r>
        <w:rPr>
          <w:rFonts w:eastAsiaTheme="minorEastAsia" w:cs="Microsoft JhengHei"/>
          <w:w w:val="95"/>
        </w:rPr>
        <w:t>Framework3.5</w:t>
      </w:r>
      <w:r>
        <w:rPr>
          <w:rFonts w:eastAsiaTheme="minorEastAsia" w:cs="Microsoft JhengHei" w:hint="eastAsia"/>
          <w:w w:val="95"/>
        </w:rPr>
        <w:t>中生成，可在以下版本的</w:t>
      </w:r>
      <w:r>
        <w:rPr>
          <w:rFonts w:eastAsiaTheme="minorEastAsia" w:cs="Microsoft JhengHei"/>
          <w:w w:val="95"/>
        </w:rPr>
        <w:t xml:space="preserve">.NET  </w:t>
      </w:r>
      <w:r>
        <w:rPr>
          <w:rFonts w:eastAsiaTheme="minorEastAsia" w:cs="Microsoft JhengHei"/>
          <w:spacing w:val="20"/>
          <w:w w:val="95"/>
        </w:rPr>
        <w:t xml:space="preserve"> </w:t>
      </w:r>
      <w:r>
        <w:rPr>
          <w:rFonts w:eastAsiaTheme="minorEastAsia" w:cs="Microsoft JhengHei"/>
          <w:w w:val="95"/>
        </w:rPr>
        <w:t>Framework</w:t>
      </w:r>
      <w:r>
        <w:rPr>
          <w:rFonts w:eastAsiaTheme="minorEastAsia" w:cs="Microsoft JhengHei" w:hint="eastAsia"/>
          <w:w w:val="95"/>
        </w:rPr>
        <w:t>中使用</w:t>
      </w:r>
    </w:p>
    <w:p w:rsidR="00A44BBA" w:rsidRDefault="00A44BBA" w:rsidP="00A44BBA">
      <w:pPr>
        <w:pStyle w:val="BodyText"/>
        <w:kinsoku w:val="0"/>
        <w:overflowPunct w:val="0"/>
        <w:spacing w:before="16"/>
        <w:rPr>
          <w:rFonts w:eastAsiaTheme="minorEastAsia" w:cs="Microsoft JhengHei"/>
        </w:rPr>
      </w:pPr>
      <w:r>
        <w:rPr>
          <w:rFonts w:eastAsiaTheme="minorEastAsia" w:cs="Microsoft JhengHei"/>
          <w:w w:val="95"/>
        </w:rPr>
        <w:t>.NET</w:t>
      </w:r>
      <w:r>
        <w:rPr>
          <w:rFonts w:eastAsiaTheme="minorEastAsia" w:cs="Microsoft JhengHei"/>
          <w:spacing w:val="13"/>
          <w:w w:val="95"/>
        </w:rPr>
        <w:t xml:space="preserve"> </w:t>
      </w:r>
      <w:r>
        <w:rPr>
          <w:rFonts w:eastAsiaTheme="minorEastAsia" w:cs="Microsoft JhengHei"/>
          <w:w w:val="95"/>
        </w:rPr>
        <w:t>Framework</w:t>
      </w:r>
      <w:r>
        <w:rPr>
          <w:rFonts w:eastAsiaTheme="minorEastAsia" w:cs="Microsoft JhengHei"/>
          <w:spacing w:val="14"/>
          <w:w w:val="95"/>
        </w:rPr>
        <w:t xml:space="preserve"> </w:t>
      </w:r>
      <w:r>
        <w:rPr>
          <w:rFonts w:eastAsiaTheme="minorEastAsia" w:cs="Microsoft JhengHei"/>
          <w:w w:val="95"/>
        </w:rPr>
        <w:t>3.5</w:t>
      </w:r>
    </w:p>
    <w:p w:rsidR="00A44BBA" w:rsidRDefault="00A44BBA" w:rsidP="00A44BBA">
      <w:pPr>
        <w:pStyle w:val="BodyText"/>
        <w:kinsoku w:val="0"/>
        <w:overflowPunct w:val="0"/>
        <w:spacing w:before="16"/>
        <w:rPr>
          <w:rFonts w:eastAsiaTheme="minorEastAsia" w:cs="Microsoft JhengHei"/>
        </w:rPr>
      </w:pPr>
      <w:r>
        <w:rPr>
          <w:rFonts w:eastAsiaTheme="minorEastAsia" w:cs="Microsoft JhengHei"/>
          <w:w w:val="95"/>
        </w:rPr>
        <w:t>.NET</w:t>
      </w:r>
      <w:r>
        <w:rPr>
          <w:rFonts w:eastAsiaTheme="minorEastAsia" w:cs="Microsoft JhengHei"/>
          <w:spacing w:val="13"/>
          <w:w w:val="95"/>
        </w:rPr>
        <w:t xml:space="preserve"> </w:t>
      </w:r>
      <w:r>
        <w:rPr>
          <w:rFonts w:eastAsiaTheme="minorEastAsia" w:cs="Microsoft JhengHei"/>
          <w:w w:val="95"/>
        </w:rPr>
        <w:t>Framework</w:t>
      </w:r>
      <w:r>
        <w:rPr>
          <w:rFonts w:eastAsiaTheme="minorEastAsia" w:cs="Microsoft JhengHei"/>
          <w:spacing w:val="14"/>
          <w:w w:val="95"/>
        </w:rPr>
        <w:t xml:space="preserve"> </w:t>
      </w:r>
      <w:r>
        <w:rPr>
          <w:rFonts w:eastAsiaTheme="minorEastAsia" w:cs="Microsoft JhengHei"/>
          <w:w w:val="95"/>
        </w:rPr>
        <w:t>4.0</w:t>
      </w: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before="15" w:line="200" w:lineRule="exact"/>
        <w:rPr>
          <w:sz w:val="20"/>
          <w:szCs w:val="20"/>
        </w:rPr>
      </w:pPr>
    </w:p>
    <w:p w:rsidR="00A44BBA" w:rsidRDefault="00B0609F" w:rsidP="00A44BBA">
      <w:pPr>
        <w:pStyle w:val="TableParagraph"/>
      </w:pPr>
      <w:r>
        <w:rPr>
          <w:noProof/>
        </w:rPr>
        <w:pict>
          <v:shape id="_x0000_s4084" style="position:absolute;margin-left:56.65pt;margin-top:21.35pt;width:498.6pt;height:0;z-index:-251290112;mso-position-horizontal-relative:page;mso-position-vertical-relative:text" coordsize="9973,20" o:allowincell="f" path="m,l9973,e" filled="f" strokeweight="1pt">
            <v:path arrowok="t"/>
            <w10:wrap anchorx="page"/>
          </v:shape>
        </w:pict>
      </w:r>
      <w:bookmarkStart w:id="365" w:name="C#_开发基础"/>
      <w:bookmarkStart w:id="366" w:name="bookmark3"/>
      <w:bookmarkEnd w:id="365"/>
      <w:bookmarkEnd w:id="366"/>
      <w:r w:rsidR="00A44BBA">
        <w:t>C#</w:t>
      </w:r>
      <w:r w:rsidR="00A44BBA">
        <w:rPr>
          <w:spacing w:val="-16"/>
        </w:rPr>
        <w:t xml:space="preserve"> </w:t>
      </w:r>
      <w:r w:rsidR="00A44BBA">
        <w:rPr>
          <w:rFonts w:hint="eastAsia"/>
        </w:rPr>
        <w:t>开发基础</w:t>
      </w:r>
    </w:p>
    <w:p w:rsidR="00A44BBA" w:rsidRDefault="00A44BBA" w:rsidP="00A44BBA">
      <w:pPr>
        <w:kinsoku w:val="0"/>
        <w:overflowPunct w:val="0"/>
        <w:spacing w:before="1" w:line="130" w:lineRule="exact"/>
        <w:rPr>
          <w:sz w:val="13"/>
          <w:szCs w:val="13"/>
        </w:rPr>
      </w:pPr>
    </w:p>
    <w:p w:rsidR="00A44BBA" w:rsidRDefault="00A44BBA" w:rsidP="00A44BBA">
      <w:pPr>
        <w:pStyle w:val="BodyText"/>
        <w:kinsoku w:val="0"/>
        <w:overflowPunct w:val="0"/>
        <w:spacing w:line="167" w:lineRule="auto"/>
        <w:ind w:right="108"/>
        <w:rPr>
          <w:rFonts w:eastAsiaTheme="minorEastAsia" w:cs="Microsoft JhengHei"/>
          <w:color w:val="000000"/>
        </w:rPr>
      </w:pPr>
      <w:r>
        <w:rPr>
          <w:rFonts w:eastAsiaTheme="minorEastAsia" w:cs="Microsoft JhengHei" w:hint="eastAsia"/>
          <w:w w:val="95"/>
        </w:rPr>
        <w:t>这里介绍如何使用</w:t>
      </w:r>
      <w:r>
        <w:rPr>
          <w:rFonts w:eastAsiaTheme="minorEastAsia" w:cs="Microsoft JhengHei"/>
          <w:w w:val="95"/>
        </w:rPr>
        <w:t>C#</w:t>
      </w:r>
      <w:r>
        <w:rPr>
          <w:rFonts w:eastAsiaTheme="minorEastAsia" w:cs="Microsoft JhengHei" w:hint="eastAsia"/>
          <w:w w:val="95"/>
        </w:rPr>
        <w:t>驱动接口编写使用</w:t>
      </w:r>
      <w:r>
        <w:rPr>
          <w:rFonts w:eastAsiaTheme="minorEastAsia" w:cs="Microsoft JhengHei"/>
          <w:w w:val="95"/>
        </w:rPr>
        <w:t>SequoiaDB</w:t>
      </w:r>
      <w:r>
        <w:rPr>
          <w:rFonts w:eastAsiaTheme="minorEastAsia" w:cs="Microsoft JhengHei" w:hint="eastAsia"/>
          <w:w w:val="95"/>
        </w:rPr>
        <w:t>数据库的程序。该文档介绍了</w:t>
      </w:r>
      <w:r>
        <w:rPr>
          <w:rFonts w:eastAsiaTheme="minorEastAsia" w:cs="Microsoft JhengHei"/>
          <w:w w:val="95"/>
        </w:rPr>
        <w:t>SequoiaDB</w:t>
      </w:r>
      <w:r>
        <w:rPr>
          <w:rFonts w:eastAsiaTheme="minorEastAsia" w:cs="Microsoft JhengHei" w:hint="eastAsia"/>
          <w:w w:val="95"/>
        </w:rPr>
        <w:t>数据库</w:t>
      </w:r>
      <w:r>
        <w:rPr>
          <w:rFonts w:eastAsiaTheme="minorEastAsia" w:cs="Microsoft JhengHei"/>
          <w:w w:val="95"/>
        </w:rPr>
        <w:t>C#</w:t>
      </w:r>
      <w:r>
        <w:rPr>
          <w:rFonts w:eastAsiaTheme="minorEastAsia" w:cs="Microsoft JhengHei" w:hint="eastAsia"/>
          <w:w w:val="95"/>
        </w:rPr>
        <w:t>驱动的</w:t>
      </w:r>
      <w:r>
        <w:rPr>
          <w:rFonts w:eastAsiaTheme="minorEastAsia" w:cs="Microsoft JhengHei"/>
          <w:w w:val="98"/>
        </w:rPr>
        <w:t xml:space="preserve"> </w:t>
      </w:r>
      <w:r>
        <w:rPr>
          <w:rFonts w:eastAsiaTheme="minorEastAsia" w:cs="Microsoft JhengHei" w:hint="eastAsia"/>
        </w:rPr>
        <w:t>简单示例，详细的使用规范可参照官方的</w:t>
      </w:r>
      <w:r>
        <w:rPr>
          <w:rFonts w:eastAsiaTheme="minorEastAsia" w:cs="Microsoft JhengHei"/>
          <w:color w:val="0000FF"/>
        </w:rPr>
        <w:t>C#</w:t>
      </w:r>
      <w:r>
        <w:rPr>
          <w:rFonts w:eastAsiaTheme="minorEastAsia" w:cs="Microsoft JhengHei"/>
          <w:color w:val="0000FF"/>
          <w:spacing w:val="-26"/>
        </w:rPr>
        <w:t xml:space="preserve"> </w:t>
      </w:r>
      <w:r>
        <w:rPr>
          <w:rFonts w:eastAsiaTheme="minorEastAsia" w:cs="Microsoft JhengHei"/>
          <w:color w:val="0000FF"/>
        </w:rPr>
        <w:t>API</w:t>
      </w:r>
      <w:r>
        <w:rPr>
          <w:rFonts w:eastAsiaTheme="minorEastAsia" w:cs="Microsoft JhengHei" w:hint="eastAsia"/>
          <w:color w:val="0000FF"/>
        </w:rPr>
        <w:t>文档</w:t>
      </w:r>
      <w:r>
        <w:rPr>
          <w:rFonts w:eastAsiaTheme="minorEastAsia" w:cs="Microsoft JhengHei" w:hint="eastAsia"/>
          <w:color w:val="000000"/>
        </w:rPr>
        <w:t>。</w:t>
      </w:r>
    </w:p>
    <w:p w:rsidR="00A44BBA" w:rsidRDefault="00A44BBA" w:rsidP="00A44BBA">
      <w:pPr>
        <w:kinsoku w:val="0"/>
        <w:overflowPunct w:val="0"/>
        <w:spacing w:before="11" w:line="200" w:lineRule="exact"/>
        <w:rPr>
          <w:sz w:val="20"/>
          <w:szCs w:val="20"/>
        </w:rPr>
      </w:pPr>
    </w:p>
    <w:p w:rsidR="00A44BBA" w:rsidRDefault="00A44BBA" w:rsidP="00A44BBA">
      <w:pPr>
        <w:pStyle w:val="BodyText"/>
        <w:kinsoku w:val="0"/>
        <w:overflowPunct w:val="0"/>
        <w:spacing w:line="251" w:lineRule="auto"/>
        <w:ind w:right="3130"/>
        <w:rPr>
          <w:rFonts w:eastAsiaTheme="minorEastAsia" w:cs="Microsoft JhengHei"/>
        </w:rPr>
      </w:pPr>
      <w:r>
        <w:rPr>
          <w:rFonts w:eastAsiaTheme="minorEastAsia" w:cs="Microsoft JhengHei" w:hint="eastAsia"/>
          <w:w w:val="95"/>
        </w:rPr>
        <w:t>命名空间</w:t>
      </w:r>
      <w:r>
        <w:rPr>
          <w:rFonts w:eastAsiaTheme="minorEastAsia" w:cs="Microsoft JhengHei"/>
          <w:w w:val="95"/>
        </w:rPr>
        <w:t xml:space="preserve"> </w:t>
      </w:r>
      <w:r>
        <w:rPr>
          <w:rFonts w:eastAsiaTheme="minorEastAsia" w:cs="Microsoft JhengHei" w:hint="eastAsia"/>
          <w:w w:val="95"/>
        </w:rPr>
        <w:t>在使用</w:t>
      </w:r>
      <w:r>
        <w:rPr>
          <w:rFonts w:eastAsiaTheme="minorEastAsia" w:cs="Microsoft JhengHei"/>
          <w:w w:val="95"/>
        </w:rPr>
        <w:t>C#</w:t>
      </w:r>
      <w:r>
        <w:rPr>
          <w:rFonts w:eastAsiaTheme="minorEastAsia" w:cs="Microsoft JhengHei" w:hint="eastAsia"/>
          <w:w w:val="95"/>
        </w:rPr>
        <w:t>驱动的相关</w:t>
      </w:r>
      <w:r>
        <w:rPr>
          <w:rFonts w:eastAsiaTheme="minorEastAsia" w:cs="Microsoft JhengHei"/>
          <w:w w:val="95"/>
        </w:rPr>
        <w:t>API</w:t>
      </w:r>
      <w:r>
        <w:rPr>
          <w:rFonts w:eastAsiaTheme="minorEastAsia" w:cs="Microsoft JhengHei" w:hint="eastAsia"/>
          <w:w w:val="95"/>
        </w:rPr>
        <w:t>之前，你必须在源代码中添加如下的</w:t>
      </w:r>
      <w:r>
        <w:rPr>
          <w:rFonts w:eastAsiaTheme="minorEastAsia" w:cs="Microsoft JhengHei"/>
          <w:w w:val="95"/>
        </w:rPr>
        <w:t>using</w:t>
      </w:r>
      <w:r>
        <w:rPr>
          <w:rFonts w:eastAsiaTheme="minorEastAsia" w:cs="Microsoft JhengHei" w:hint="eastAsia"/>
          <w:w w:val="95"/>
        </w:rPr>
        <w:t>申明：</w:t>
      </w:r>
      <w:r>
        <w:rPr>
          <w:rFonts w:eastAsiaTheme="minorEastAsia" w:cs="Microsoft JhengHei"/>
          <w:w w:val="99"/>
        </w:rPr>
        <w:t xml:space="preserve"> </w:t>
      </w:r>
      <w:r>
        <w:rPr>
          <w:rFonts w:eastAsiaTheme="minorEastAsia" w:cs="Microsoft JhengHei"/>
          <w:w w:val="95"/>
        </w:rPr>
        <w:t>using</w:t>
      </w:r>
      <w:r>
        <w:rPr>
          <w:rFonts w:eastAsiaTheme="minorEastAsia" w:cs="Microsoft JhengHei"/>
          <w:spacing w:val="-6"/>
          <w:w w:val="95"/>
        </w:rPr>
        <w:t xml:space="preserve"> </w:t>
      </w:r>
      <w:r>
        <w:rPr>
          <w:rFonts w:eastAsiaTheme="minorEastAsia" w:cs="Microsoft JhengHei"/>
          <w:w w:val="95"/>
        </w:rPr>
        <w:t>SequoiaDB;</w:t>
      </w:r>
    </w:p>
    <w:p w:rsidR="00A44BBA" w:rsidRDefault="00A44BBA" w:rsidP="00A44BBA">
      <w:pPr>
        <w:pStyle w:val="BodyText"/>
        <w:kinsoku w:val="0"/>
        <w:overflowPunct w:val="0"/>
        <w:spacing w:line="251" w:lineRule="auto"/>
        <w:ind w:right="3130"/>
        <w:rPr>
          <w:rFonts w:eastAsiaTheme="minorEastAsia" w:cs="Microsoft JhengHei"/>
        </w:rPr>
        <w:sectPr w:rsidR="00A44BBA">
          <w:pgSz w:w="12240" w:h="15840"/>
          <w:pgMar w:top="900" w:right="1040" w:bottom="280" w:left="700" w:header="713" w:footer="0" w:gutter="0"/>
          <w:cols w:space="720" w:equalWidth="0">
            <w:col w:w="10500"/>
          </w:cols>
          <w:noEndnote/>
        </w:sectPr>
      </w:pPr>
    </w:p>
    <w:p w:rsidR="00A44BBA" w:rsidRDefault="00A44BBA" w:rsidP="00A44BBA">
      <w:pPr>
        <w:kinsoku w:val="0"/>
        <w:overflowPunct w:val="0"/>
        <w:spacing w:before="4" w:line="130" w:lineRule="exact"/>
        <w:rPr>
          <w:sz w:val="13"/>
          <w:szCs w:val="13"/>
        </w:rPr>
      </w:pPr>
    </w:p>
    <w:p w:rsidR="00A44BBA" w:rsidRDefault="00A44BBA" w:rsidP="00A44BBA">
      <w:pPr>
        <w:pStyle w:val="BodyText"/>
        <w:kinsoku w:val="0"/>
        <w:overflowPunct w:val="0"/>
        <w:spacing w:line="310" w:lineRule="exact"/>
        <w:ind w:left="113"/>
        <w:rPr>
          <w:rFonts w:eastAsiaTheme="minorEastAsia" w:cs="Microsoft JhengHei"/>
        </w:rPr>
      </w:pPr>
      <w:r>
        <w:rPr>
          <w:rFonts w:eastAsiaTheme="minorEastAsia" w:cs="Microsoft JhengHei"/>
          <w:w w:val="95"/>
        </w:rPr>
        <w:t>using</w:t>
      </w:r>
      <w:r>
        <w:rPr>
          <w:rFonts w:eastAsiaTheme="minorEastAsia" w:cs="Microsoft JhengHei"/>
          <w:spacing w:val="10"/>
          <w:w w:val="95"/>
        </w:rPr>
        <w:t xml:space="preserve"> </w:t>
      </w:r>
      <w:r>
        <w:rPr>
          <w:rFonts w:eastAsiaTheme="minorEastAsia" w:cs="Microsoft JhengHei"/>
          <w:w w:val="95"/>
        </w:rPr>
        <w:t>SequoiaDB.Bson;</w:t>
      </w:r>
    </w:p>
    <w:p w:rsidR="00A44BBA" w:rsidRDefault="00A44BBA" w:rsidP="00A44BBA">
      <w:pPr>
        <w:kinsoku w:val="0"/>
        <w:overflowPunct w:val="0"/>
        <w:spacing w:before="6" w:line="190" w:lineRule="exact"/>
        <w:rPr>
          <w:sz w:val="19"/>
          <w:szCs w:val="19"/>
        </w:rPr>
      </w:pPr>
    </w:p>
    <w:p w:rsidR="00A44BBA" w:rsidRDefault="00A44BBA" w:rsidP="00A44BBA">
      <w:pPr>
        <w:pStyle w:val="BodyText"/>
        <w:kinsoku w:val="0"/>
        <w:overflowPunct w:val="0"/>
        <w:ind w:left="113"/>
        <w:rPr>
          <w:rFonts w:eastAsiaTheme="minorEastAsia" w:cs="Microsoft JhengHei"/>
        </w:rPr>
      </w:pPr>
      <w:r>
        <w:rPr>
          <w:rFonts w:eastAsiaTheme="minorEastAsia" w:cs="Microsoft JhengHei" w:hint="eastAsia"/>
        </w:rPr>
        <w:t>数据操作</w:t>
      </w:r>
    </w:p>
    <w:p w:rsidR="00A44BBA" w:rsidRDefault="00B0609F" w:rsidP="00A44BBA">
      <w:pPr>
        <w:pStyle w:val="BodyText"/>
        <w:kinsoku w:val="0"/>
        <w:overflowPunct w:val="0"/>
        <w:spacing w:before="36" w:line="248" w:lineRule="auto"/>
        <w:ind w:left="397" w:right="5042" w:hanging="284"/>
        <w:rPr>
          <w:lang w:eastAsia="zh-CN"/>
        </w:rPr>
      </w:pPr>
      <w:r>
        <w:rPr>
          <w:noProof/>
        </w:rPr>
        <w:pict>
          <v:rect id="_x0000_s4085" style="position:absolute;left:0;text-align:left;margin-left:95.85pt;margin-top:41.8pt;width:459.4pt;height:159pt;z-index:-251289088;mso-position-horizontal-relative:page" o:allowincell="f" fillcolor="#efefef" stroked="f">
            <v:path arrowok="t"/>
            <w10:wrap anchorx="page"/>
          </v:rect>
        </w:pict>
      </w:r>
      <w:r w:rsidR="00A44BBA">
        <w:rPr>
          <w:rFonts w:ascii="Courier New" w:eastAsiaTheme="minorEastAsia" w:hAnsi="Courier New" w:cs="Courier New"/>
          <w:position w:val="1"/>
          <w:lang w:eastAsia="zh-CN"/>
        </w:rPr>
        <w:t>•</w:t>
      </w:r>
      <w:r w:rsidR="00A44BBA">
        <w:rPr>
          <w:rFonts w:ascii="Courier New" w:eastAsiaTheme="minorEastAsia" w:hAnsi="Courier New" w:cs="Courier New"/>
          <w:spacing w:val="43"/>
          <w:position w:val="1"/>
          <w:lang w:eastAsia="zh-CN"/>
        </w:rPr>
        <w:t xml:space="preserve"> </w:t>
      </w:r>
      <w:r w:rsidR="00A44BBA">
        <w:rPr>
          <w:rFonts w:eastAsiaTheme="minorEastAsia" w:cs="Microsoft JhengHei" w:hint="eastAsia"/>
          <w:lang w:eastAsia="zh-CN"/>
        </w:rPr>
        <w:t>连接数据库和身份验证</w:t>
      </w:r>
      <w:r w:rsidR="00A44BBA">
        <w:rPr>
          <w:rFonts w:eastAsiaTheme="minorEastAsia" w:cs="Microsoft JhengHei"/>
          <w:lang w:eastAsia="zh-CN"/>
        </w:rPr>
        <w:t xml:space="preserve"> </w:t>
      </w:r>
      <w:r w:rsidR="00A44BBA">
        <w:rPr>
          <w:rFonts w:eastAsiaTheme="minorEastAsia" w:cs="Microsoft JhengHei" w:hint="eastAsia"/>
          <w:lang w:eastAsia="zh-CN"/>
        </w:rPr>
        <w:t>若数据库没有创建用户，则可以匿名连接到数据库：</w:t>
      </w:r>
      <w:r w:rsidR="00A44BBA">
        <w:rPr>
          <w:rFonts w:eastAsiaTheme="minorEastAsia" w:cs="Microsoft JhengHei"/>
          <w:lang w:eastAsia="zh-CN"/>
        </w:rPr>
        <w:t xml:space="preserve"> </w:t>
      </w:r>
      <w:r w:rsidR="00A44BBA">
        <w:rPr>
          <w:lang w:eastAsia="zh-CN"/>
        </w:rPr>
        <w:t>string addr = "127.0.0.1:</w:t>
      </w:r>
      <w:r w:rsidR="003A556E" w:rsidRPr="003A556E">
        <w:rPr>
          <w:lang w:eastAsia="zh-CN"/>
        </w:rPr>
        <w:t xml:space="preserve"> 11810</w:t>
      </w:r>
      <w:r w:rsidR="00A44BBA">
        <w:rPr>
          <w:lang w:eastAsia="zh-CN"/>
        </w:rPr>
        <w:t>";</w:t>
      </w:r>
    </w:p>
    <w:p w:rsidR="00A44BBA" w:rsidRDefault="00A44BBA" w:rsidP="00A44BBA">
      <w:pPr>
        <w:pStyle w:val="BodyText"/>
        <w:kinsoku w:val="0"/>
        <w:overflowPunct w:val="0"/>
        <w:spacing w:line="205" w:lineRule="exact"/>
        <w:ind w:left="397"/>
      </w:pPr>
      <w:r>
        <w:t>Sequoiadb sdb = newSequoiadb(addr);</w:t>
      </w:r>
    </w:p>
    <w:p w:rsidR="00A44BBA" w:rsidRDefault="00A44BBA" w:rsidP="00A44BBA">
      <w:pPr>
        <w:pStyle w:val="BodyText"/>
        <w:kinsoku w:val="0"/>
        <w:overflowPunct w:val="0"/>
        <w:spacing w:line="212" w:lineRule="exact"/>
        <w:ind w:left="397"/>
      </w:pPr>
      <w:r>
        <w:t>try</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797"/>
      </w:pPr>
      <w:r>
        <w:t>sdb.Connect();</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397"/>
      </w:pPr>
      <w:r>
        <w:t>catch (BaseException e)</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797"/>
      </w:pPr>
      <w:r>
        <w:t>Console.WriteLine("ErrorCode:{0}, ErrorType:{1}", e.ErrorCode, e.ErrorType);</w:t>
      </w:r>
    </w:p>
    <w:p w:rsidR="00A44BBA" w:rsidRDefault="00A44BBA" w:rsidP="00A44BBA">
      <w:pPr>
        <w:pStyle w:val="BodyText"/>
        <w:kinsoku w:val="0"/>
        <w:overflowPunct w:val="0"/>
        <w:spacing w:line="212" w:lineRule="exact"/>
        <w:ind w:left="797"/>
      </w:pPr>
      <w:r>
        <w:t>Console.WriteLine(e.Message);</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397"/>
      </w:pPr>
      <w:r>
        <w:t>catch (System.Exception e)</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797"/>
      </w:pPr>
      <w:r>
        <w:t>Console.WriteLine(e.StackTrace);</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before="45"/>
        <w:ind w:left="397"/>
        <w:rPr>
          <w:rFonts w:eastAsiaTheme="minorEastAsia" w:cs="Microsoft JhengHei"/>
        </w:rPr>
      </w:pPr>
      <w:r>
        <w:rPr>
          <w:rFonts w:eastAsiaTheme="minorEastAsia" w:cs="Microsoft JhengHei" w:hint="eastAsia"/>
        </w:rPr>
        <w:t>否则，连接的时候必须指定用户名和密码：</w:t>
      </w:r>
    </w:p>
    <w:p w:rsidR="00A44BBA" w:rsidRDefault="00B0609F" w:rsidP="00A44BBA">
      <w:pPr>
        <w:pStyle w:val="BodyText"/>
        <w:kinsoku w:val="0"/>
        <w:overflowPunct w:val="0"/>
        <w:spacing w:before="83" w:line="172" w:lineRule="auto"/>
        <w:ind w:left="397" w:right="5863"/>
      </w:pPr>
      <w:r>
        <w:rPr>
          <w:noProof/>
        </w:rPr>
        <w:pict>
          <v:rect id="_x0000_s4086" style="position:absolute;left:0;text-align:left;margin-left:95.85pt;margin-top:4.8pt;width:459.4pt;height:159pt;z-index:-251288064;mso-position-horizontal-relative:page" o:allowincell="f" fillcolor="#efefef" stroked="f">
            <v:path arrowok="t"/>
            <w10:wrap anchorx="page"/>
          </v:rect>
        </w:pict>
      </w:r>
      <w:r w:rsidR="00A44BBA">
        <w:t>string addr = "127.0.0.1:</w:t>
      </w:r>
      <w:r w:rsidR="003A556E" w:rsidRPr="003A556E">
        <w:t xml:space="preserve"> 11810</w:t>
      </w:r>
      <w:r w:rsidR="00A44BBA">
        <w:t>"; Sequoiadb sdb = newSequoiadb(addr); try</w:t>
      </w:r>
    </w:p>
    <w:p w:rsidR="00A44BBA" w:rsidRDefault="00A44BBA" w:rsidP="00A44BBA">
      <w:pPr>
        <w:pStyle w:val="BodyText"/>
        <w:kinsoku w:val="0"/>
        <w:overflowPunct w:val="0"/>
        <w:spacing w:line="220" w:lineRule="exact"/>
        <w:ind w:left="397"/>
      </w:pPr>
      <w:r>
        <w:t>{</w:t>
      </w:r>
    </w:p>
    <w:p w:rsidR="00A44BBA" w:rsidRDefault="00A44BBA" w:rsidP="00A44BBA">
      <w:pPr>
        <w:pStyle w:val="BodyText"/>
        <w:kinsoku w:val="0"/>
        <w:overflowPunct w:val="0"/>
        <w:spacing w:line="212" w:lineRule="exact"/>
        <w:ind w:left="797"/>
      </w:pPr>
      <w:r>
        <w:t>sdb.Connect("testusr", "testpwd");</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397"/>
      </w:pPr>
      <w:r>
        <w:t>catch (BaseException e)</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797"/>
      </w:pPr>
      <w:r>
        <w:t>Console.WriteLine("ErrorCode:{0}, ErrorType:{1}", e.ErrorCode, e.ErrorType);</w:t>
      </w:r>
    </w:p>
    <w:p w:rsidR="00A44BBA" w:rsidRDefault="00A44BBA" w:rsidP="00A44BBA">
      <w:pPr>
        <w:pStyle w:val="BodyText"/>
        <w:kinsoku w:val="0"/>
        <w:overflowPunct w:val="0"/>
        <w:spacing w:line="212" w:lineRule="exact"/>
        <w:ind w:left="797"/>
      </w:pPr>
      <w:r>
        <w:t>Console.WriteLine(e.Message);</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397"/>
      </w:pPr>
      <w:r>
        <w:t>catch (System.Exception e)</w:t>
      </w:r>
    </w:p>
    <w:p w:rsidR="00A44BBA" w:rsidRDefault="00A44BBA" w:rsidP="00A44BBA">
      <w:pPr>
        <w:pStyle w:val="BodyText"/>
        <w:kinsoku w:val="0"/>
        <w:overflowPunct w:val="0"/>
        <w:spacing w:line="212" w:lineRule="exact"/>
        <w:ind w:left="397"/>
      </w:pPr>
      <w:r>
        <w:t>{</w:t>
      </w:r>
    </w:p>
    <w:p w:rsidR="00A44BBA" w:rsidRDefault="00A44BBA" w:rsidP="00A44BBA">
      <w:pPr>
        <w:pStyle w:val="BodyText"/>
        <w:kinsoku w:val="0"/>
        <w:overflowPunct w:val="0"/>
        <w:spacing w:line="212" w:lineRule="exact"/>
        <w:ind w:left="797"/>
      </w:pPr>
      <w:r>
        <w:t>Console.WriteLine(e.StackTrace);</w:t>
      </w:r>
    </w:p>
    <w:p w:rsidR="00A44BBA" w:rsidRDefault="00A44BBA" w:rsidP="00A44BBA">
      <w:pPr>
        <w:pStyle w:val="BodyText"/>
        <w:kinsoku w:val="0"/>
        <w:overflowPunct w:val="0"/>
        <w:spacing w:line="212" w:lineRule="exact"/>
        <w:ind w:left="397"/>
      </w:pPr>
      <w:r>
        <w:t>}</w:t>
      </w:r>
    </w:p>
    <w:p w:rsidR="00A44BBA" w:rsidRDefault="00A44BBA" w:rsidP="00A44BBA">
      <w:pPr>
        <w:kinsoku w:val="0"/>
        <w:overflowPunct w:val="0"/>
        <w:spacing w:before="4" w:line="130" w:lineRule="exact"/>
        <w:rPr>
          <w:sz w:val="13"/>
          <w:szCs w:val="13"/>
        </w:rPr>
      </w:pPr>
    </w:p>
    <w:p w:rsidR="00A44BBA" w:rsidRDefault="00A44BBA" w:rsidP="00A44BBA">
      <w:pPr>
        <w:pStyle w:val="BodyText"/>
        <w:kinsoku w:val="0"/>
        <w:overflowPunct w:val="0"/>
        <w:spacing w:line="167" w:lineRule="auto"/>
        <w:ind w:left="397" w:right="475"/>
        <w:rPr>
          <w:rFonts w:eastAsiaTheme="minorEastAsia" w:cs="Microsoft JhengHei"/>
        </w:rPr>
      </w:pPr>
      <w:r>
        <w:rPr>
          <w:rFonts w:eastAsiaTheme="minorEastAsia" w:cs="Microsoft JhengHei" w:hint="eastAsia"/>
          <w:w w:val="95"/>
        </w:rPr>
        <w:t>这里给出了异常信息的</w:t>
      </w:r>
      <w:r>
        <w:rPr>
          <w:rFonts w:eastAsiaTheme="minorEastAsia" w:cs="Microsoft JhengHei"/>
          <w:w w:val="95"/>
        </w:rPr>
        <w:t>try</w:t>
      </w:r>
      <w:r>
        <w:rPr>
          <w:rFonts w:eastAsiaTheme="minorEastAsia" w:cs="Microsoft JhengHei" w:hint="eastAsia"/>
          <w:w w:val="95"/>
        </w:rPr>
        <w:t>和</w:t>
      </w:r>
      <w:r>
        <w:rPr>
          <w:rFonts w:eastAsiaTheme="minorEastAsia" w:cs="Microsoft JhengHei"/>
          <w:w w:val="95"/>
        </w:rPr>
        <w:t>catch</w:t>
      </w:r>
      <w:r>
        <w:rPr>
          <w:rFonts w:eastAsiaTheme="minorEastAsia" w:cs="Microsoft JhengHei" w:hint="eastAsia"/>
          <w:w w:val="95"/>
        </w:rPr>
        <w:t>块，下面的所有操作都会抛出同样的异常信息，因此不再给出相关的</w:t>
      </w:r>
      <w:r>
        <w:rPr>
          <w:rFonts w:eastAsiaTheme="minorEastAsia" w:cs="Microsoft JhengHei"/>
          <w:w w:val="95"/>
        </w:rPr>
        <w:t>try</w:t>
      </w:r>
      <w:r>
        <w:rPr>
          <w:rFonts w:eastAsiaTheme="minorEastAsia" w:cs="Microsoft JhengHei"/>
          <w:w w:val="99"/>
        </w:rPr>
        <w:t xml:space="preserve"> </w:t>
      </w:r>
      <w:r>
        <w:rPr>
          <w:rFonts w:eastAsiaTheme="minorEastAsia" w:cs="Microsoft JhengHei" w:hint="eastAsia"/>
        </w:rPr>
        <w:t>和</w:t>
      </w:r>
      <w:r>
        <w:rPr>
          <w:rFonts w:eastAsiaTheme="minorEastAsia" w:cs="Microsoft JhengHei"/>
        </w:rPr>
        <w:t>catch</w:t>
      </w:r>
      <w:r>
        <w:rPr>
          <w:rFonts w:eastAsiaTheme="minorEastAsia" w:cs="Microsoft JhengHei" w:hint="eastAsia"/>
        </w:rPr>
        <w:t>块。</w:t>
      </w:r>
    </w:p>
    <w:p w:rsidR="00A44BBA" w:rsidRDefault="00A44BBA" w:rsidP="00A44BBA">
      <w:pPr>
        <w:pStyle w:val="BodyText"/>
        <w:kinsoku w:val="0"/>
        <w:overflowPunct w:val="0"/>
        <w:spacing w:line="285" w:lineRule="exact"/>
        <w:ind w:left="113"/>
        <w:rPr>
          <w:rFonts w:eastAsiaTheme="minorEastAsia" w:cs="Microsoft JhengHei"/>
        </w:rPr>
      </w:pPr>
      <w:r>
        <w:rPr>
          <w:rFonts w:ascii="Courier New" w:eastAsiaTheme="minorEastAsia" w:hAnsi="Courier New" w:cs="Courier New"/>
          <w:position w:val="1"/>
        </w:rPr>
        <w:t>•</w:t>
      </w:r>
      <w:r>
        <w:rPr>
          <w:rFonts w:ascii="Courier New" w:eastAsiaTheme="minorEastAsia" w:hAnsi="Courier New" w:cs="Courier New"/>
          <w:spacing w:val="43"/>
          <w:position w:val="1"/>
        </w:rPr>
        <w:t xml:space="preserve"> </w:t>
      </w:r>
      <w:r>
        <w:rPr>
          <w:rFonts w:eastAsiaTheme="minorEastAsia" w:cs="Microsoft JhengHei" w:hint="eastAsia"/>
        </w:rPr>
        <w:t>断开与数据库连接</w:t>
      </w:r>
    </w:p>
    <w:p w:rsidR="00A44BBA" w:rsidRDefault="00B0609F" w:rsidP="00A44BBA">
      <w:pPr>
        <w:pStyle w:val="BodyText"/>
        <w:kinsoku w:val="0"/>
        <w:overflowPunct w:val="0"/>
        <w:spacing w:before="83" w:line="172" w:lineRule="auto"/>
        <w:ind w:left="397" w:right="4263"/>
      </w:pPr>
      <w:r>
        <w:rPr>
          <w:noProof/>
        </w:rPr>
        <w:pict>
          <v:rect id="_x0000_s4087" style="position:absolute;left:0;text-align:left;margin-left:95.85pt;margin-top:4.8pt;width:459.4pt;height:21.2pt;z-index:-251287040;mso-position-horizontal-relative:page" o:allowincell="f" fillcolor="#efefef" stroked="f">
            <v:path arrowok="t"/>
            <w10:wrap anchorx="page"/>
          </v:rect>
        </w:pict>
      </w:r>
      <w:r w:rsidR="00A44BBA">
        <w:t>// do not forget to disconnect from sdb sdb.Disconnect();</w:t>
      </w:r>
    </w:p>
    <w:p w:rsidR="00A44BBA" w:rsidRDefault="00A44BBA" w:rsidP="00A44BBA">
      <w:pPr>
        <w:pStyle w:val="BodyText"/>
        <w:kinsoku w:val="0"/>
        <w:overflowPunct w:val="0"/>
        <w:spacing w:line="267" w:lineRule="exact"/>
        <w:ind w:left="113"/>
        <w:rPr>
          <w:rFonts w:eastAsiaTheme="minorEastAsia" w:cs="Microsoft JhengHei"/>
          <w:lang w:eastAsia="zh-CN"/>
        </w:rPr>
      </w:pPr>
      <w:r>
        <w:rPr>
          <w:rFonts w:ascii="Courier New" w:eastAsiaTheme="minorEastAsia" w:hAnsi="Courier New" w:cs="Courier New"/>
          <w:position w:val="1"/>
          <w:lang w:eastAsia="zh-CN"/>
        </w:rPr>
        <w:t>•</w:t>
      </w:r>
      <w:r>
        <w:rPr>
          <w:rFonts w:ascii="Courier New" w:eastAsiaTheme="minorEastAsia" w:hAnsi="Courier New" w:cs="Courier New"/>
          <w:spacing w:val="43"/>
          <w:position w:val="1"/>
          <w:lang w:eastAsia="zh-CN"/>
        </w:rPr>
        <w:t xml:space="preserve"> </w:t>
      </w:r>
      <w:r>
        <w:rPr>
          <w:rFonts w:eastAsiaTheme="minorEastAsia" w:cs="Microsoft JhengHei" w:hint="eastAsia"/>
          <w:lang w:eastAsia="zh-CN"/>
        </w:rPr>
        <w:t>得到或创建集合空间和集合</w:t>
      </w:r>
    </w:p>
    <w:p w:rsidR="00A44BBA" w:rsidRDefault="00A44BBA" w:rsidP="00A44BBA">
      <w:pPr>
        <w:pStyle w:val="BodyText"/>
        <w:kinsoku w:val="0"/>
        <w:overflowPunct w:val="0"/>
        <w:spacing w:before="16"/>
        <w:ind w:left="397"/>
        <w:rPr>
          <w:rFonts w:eastAsiaTheme="minorEastAsia" w:cs="Microsoft JhengHei"/>
        </w:rPr>
      </w:pPr>
      <w:r>
        <w:rPr>
          <w:rFonts w:eastAsiaTheme="minorEastAsia" w:cs="Microsoft JhengHei" w:hint="eastAsia"/>
        </w:rPr>
        <w:t>根据名字，得到对应的</w:t>
      </w:r>
      <w:r>
        <w:rPr>
          <w:rFonts w:eastAsiaTheme="minorEastAsia" w:cs="Microsoft JhengHei"/>
        </w:rPr>
        <w:t>CollectionSpace</w:t>
      </w:r>
      <w:r>
        <w:rPr>
          <w:rFonts w:eastAsiaTheme="minorEastAsia" w:cs="Microsoft JhengHei" w:hint="eastAsia"/>
        </w:rPr>
        <w:t>，如果不存在，则创建：</w:t>
      </w:r>
    </w:p>
    <w:p w:rsidR="00A44BBA" w:rsidRDefault="00B0609F" w:rsidP="00A44BBA">
      <w:pPr>
        <w:pStyle w:val="BodyText"/>
        <w:kinsoku w:val="0"/>
        <w:overflowPunct w:val="0"/>
        <w:spacing w:before="83" w:line="172" w:lineRule="auto"/>
        <w:ind w:left="397" w:right="3163"/>
      </w:pPr>
      <w:r>
        <w:rPr>
          <w:noProof/>
        </w:rPr>
        <w:pict>
          <v:rect id="_x0000_s4088" style="position:absolute;left:0;text-align:left;margin-left:95.85pt;margin-top:4.8pt;width:459.4pt;height:63.55pt;z-index:-251286016;mso-position-horizontal-relative:page" o:allowincell="f" fillcolor="#efefef" stroked="f">
            <v:path arrowok="t"/>
            <w10:wrap anchorx="page"/>
          </v:rect>
        </w:pict>
      </w:r>
      <w:r w:rsidR="00A44BBA">
        <w:t>// create collectionspace, if collectionspace exists get it string csName = "TestCS";</w:t>
      </w:r>
    </w:p>
    <w:p w:rsidR="00A44BBA" w:rsidRDefault="00A44BBA" w:rsidP="00A44BBA">
      <w:pPr>
        <w:pStyle w:val="BodyText"/>
        <w:kinsoku w:val="0"/>
        <w:overflowPunct w:val="0"/>
        <w:spacing w:line="172" w:lineRule="auto"/>
        <w:ind w:left="397" w:right="4263"/>
      </w:pPr>
      <w:r>
        <w:t>CollectionSpace cs = sdb.GetCollecitonSpace(csName); if (cs == null)</w:t>
      </w:r>
    </w:p>
    <w:p w:rsidR="00A44BBA" w:rsidRDefault="00A44BBA" w:rsidP="00A44BBA">
      <w:pPr>
        <w:pStyle w:val="BodyText"/>
        <w:kinsoku w:val="0"/>
        <w:overflowPunct w:val="0"/>
        <w:spacing w:line="220" w:lineRule="exact"/>
        <w:ind w:left="397"/>
      </w:pPr>
      <w:r>
        <w:t>cs = sdb.CreateCollectionSpace(csName);</w:t>
      </w:r>
    </w:p>
    <w:p w:rsidR="00A44BBA" w:rsidRDefault="00A44BBA" w:rsidP="00A44BBA">
      <w:pPr>
        <w:pStyle w:val="BodyText"/>
        <w:kinsoku w:val="0"/>
        <w:overflowPunct w:val="0"/>
        <w:spacing w:line="212" w:lineRule="exact"/>
        <w:ind w:left="397"/>
      </w:pPr>
      <w:r>
        <w:t>// or sdb.CreateCollectionSpace(csName, pageSize), need to specify the pageSize</w:t>
      </w:r>
    </w:p>
    <w:p w:rsidR="00A44BBA" w:rsidRDefault="00A44BBA" w:rsidP="00A44BBA">
      <w:pPr>
        <w:pStyle w:val="BodyText"/>
        <w:kinsoku w:val="0"/>
        <w:overflowPunct w:val="0"/>
        <w:spacing w:before="45"/>
        <w:ind w:left="397"/>
        <w:rPr>
          <w:rFonts w:eastAsiaTheme="minorEastAsia" w:cs="Microsoft JhengHei"/>
        </w:rPr>
      </w:pPr>
      <w:r>
        <w:rPr>
          <w:rFonts w:eastAsiaTheme="minorEastAsia" w:cs="Microsoft JhengHei" w:hint="eastAsia"/>
        </w:rPr>
        <w:t>根据名字，得到对应的</w:t>
      </w:r>
      <w:r>
        <w:rPr>
          <w:rFonts w:eastAsiaTheme="minorEastAsia" w:cs="Microsoft JhengHei"/>
        </w:rPr>
        <w:t>Collection</w:t>
      </w:r>
      <w:r>
        <w:rPr>
          <w:rFonts w:eastAsiaTheme="minorEastAsia" w:cs="Microsoft JhengHei" w:hint="eastAsia"/>
        </w:rPr>
        <w:t>，如果不存在，则创建：</w:t>
      </w:r>
    </w:p>
    <w:p w:rsidR="00A44BBA" w:rsidRDefault="00B0609F" w:rsidP="00A44BBA">
      <w:pPr>
        <w:pStyle w:val="BodyText"/>
        <w:kinsoku w:val="0"/>
        <w:overflowPunct w:val="0"/>
        <w:spacing w:before="83" w:line="172" w:lineRule="auto"/>
        <w:ind w:left="397" w:right="4263"/>
      </w:pPr>
      <w:r>
        <w:rPr>
          <w:noProof/>
        </w:rPr>
        <w:pict>
          <v:rect id="_x0000_s4089" style="position:absolute;left:0;text-align:left;margin-left:95.85pt;margin-top:4.8pt;width:459.4pt;height:53pt;z-index:-251284992;mso-position-horizontal-relative:page" o:allowincell="f" fillcolor="#efefef" stroked="f">
            <v:path arrowok="t"/>
            <w10:wrap anchorx="page"/>
          </v:rect>
        </w:pict>
      </w:r>
      <w:r w:rsidR="00A44BBA">
        <w:t>// create collection, if collection exists get it string clName = "TestCL";</w:t>
      </w:r>
    </w:p>
    <w:p w:rsidR="00A44BBA" w:rsidRDefault="00A44BBA" w:rsidP="00A44BBA">
      <w:pPr>
        <w:pStyle w:val="BodyText"/>
        <w:kinsoku w:val="0"/>
        <w:overflowPunct w:val="0"/>
        <w:spacing w:line="172" w:lineRule="auto"/>
        <w:ind w:left="397" w:right="5063"/>
      </w:pPr>
      <w:r>
        <w:t>DBCollection dbc = cs.GetCollection(clName); if (dbc == null)</w:t>
      </w:r>
    </w:p>
    <w:p w:rsidR="00A44BBA" w:rsidRDefault="00A44BBA" w:rsidP="00A44BBA">
      <w:pPr>
        <w:pStyle w:val="BodyText"/>
        <w:kinsoku w:val="0"/>
        <w:overflowPunct w:val="0"/>
        <w:spacing w:line="220" w:lineRule="exact"/>
        <w:ind w:left="397"/>
      </w:pPr>
      <w:r>
        <w:t>dbc = cs.CreateCollection(clName);</w:t>
      </w:r>
    </w:p>
    <w:p w:rsidR="00A44BBA" w:rsidRDefault="00A44BBA" w:rsidP="00A44BBA">
      <w:pPr>
        <w:pStyle w:val="BodyText"/>
        <w:kinsoku w:val="0"/>
        <w:overflowPunct w:val="0"/>
        <w:spacing w:line="220" w:lineRule="exact"/>
        <w:ind w:left="397"/>
        <w:sectPr w:rsidR="00A44BBA">
          <w:pgSz w:w="12240" w:h="15840"/>
          <w:pgMar w:top="900" w:right="680" w:bottom="280" w:left="1520" w:header="713" w:footer="0" w:gutter="0"/>
          <w:cols w:space="720" w:equalWidth="0">
            <w:col w:w="10040"/>
          </w:cols>
          <w:noEndnote/>
        </w:sectPr>
      </w:pPr>
    </w:p>
    <w:p w:rsidR="00A44BBA" w:rsidRDefault="00B0609F" w:rsidP="00A44BBA">
      <w:pPr>
        <w:kinsoku w:val="0"/>
        <w:overflowPunct w:val="0"/>
        <w:spacing w:before="7" w:line="120" w:lineRule="exact"/>
        <w:rPr>
          <w:sz w:val="12"/>
          <w:szCs w:val="12"/>
        </w:rPr>
      </w:pPr>
      <w:r w:rsidRPr="00B0609F">
        <w:rPr>
          <w:noProof/>
        </w:rPr>
        <w:lastRenderedPageBreak/>
        <w:pict>
          <v:rect id="_x0000_s4090" style="position:absolute;margin-left:95.85pt;margin-top:56.65pt;width:459.4pt;height:10.6pt;z-index:-251283968;mso-position-horizontal-relative:page;mso-position-vertical-relative:page" o:allowincell="f" fillcolor="#efefef" stroked="f">
            <v:path arrowok="t"/>
            <w10:wrap anchorx="page" anchory="page"/>
          </v:rect>
        </w:pict>
      </w:r>
      <w:r w:rsidRPr="00B0609F">
        <w:rPr>
          <w:noProof/>
        </w:rPr>
        <w:pict>
          <v:rect id="_x0000_s4091" style="position:absolute;margin-left:95.85pt;margin-top:102.75pt;width:459.4pt;height:63.55pt;z-index:-251282944;mso-position-horizontal-relative:page;mso-position-vertical-relative:page" o:allowincell="f" fillcolor="#efefef" stroked="f">
            <v:path arrowok="t"/>
            <w10:wrap anchorx="page" anchory="page"/>
          </v:rect>
        </w:pict>
      </w:r>
      <w:r w:rsidRPr="00B0609F">
        <w:rPr>
          <w:noProof/>
        </w:rPr>
        <w:pict>
          <v:rect id="_x0000_s4092" style="position:absolute;margin-left:95.85pt;margin-top:202.35pt;width:459.4pt;height:360.35pt;z-index:-251281920;mso-position-horizontal-relative:page;mso-position-vertical-relative:page" o:allowincell="f" fillcolor="#efefef" stroked="f">
            <v:path arrowok="t"/>
            <w10:wrap anchorx="page" anchory="page"/>
          </v:rect>
        </w:pict>
      </w:r>
      <w:r w:rsidRPr="00B0609F">
        <w:rPr>
          <w:noProof/>
        </w:rPr>
        <w:pict>
          <v:rect id="_x0000_s4093" style="position:absolute;margin-left:95.85pt;margin-top:598.25pt;width:459.4pt;height:74.15pt;z-index:-251280896;mso-position-horizontal-relative:page;mso-position-vertical-relative:page" o:allowincell="f" fillcolor="#efefef" stroked="f">
            <v:path arrowok="t"/>
            <w10:wrap anchorx="page" anchory="page"/>
          </v:rect>
        </w:pict>
      </w:r>
      <w:r w:rsidRPr="00B0609F">
        <w:rPr>
          <w:noProof/>
        </w:rPr>
        <w:pict>
          <v:rect id="_x0000_s4094" style="position:absolute;margin-left:95.85pt;margin-top:696.45pt;width:459.4pt;height:21.2pt;z-index:-251279872;mso-position-horizontal-relative:page;mso-position-vertical-relative:page" o:allowincell="f" fillcolor="#efefef" stroked="f">
            <v:path arrowok="t"/>
            <w10:wrap anchorx="page" anchory="page"/>
          </v:rect>
        </w:pict>
      </w:r>
    </w:p>
    <w:p w:rsidR="00A44BBA" w:rsidRDefault="00A44BBA" w:rsidP="00A44BBA">
      <w:pPr>
        <w:pStyle w:val="BodyText"/>
        <w:kinsoku w:val="0"/>
        <w:overflowPunct w:val="0"/>
        <w:spacing w:before="5"/>
        <w:ind w:left="1217"/>
      </w:pPr>
      <w:r>
        <w:t>//or cs.createCollection(collectionName, options), create collection with some options</w:t>
      </w:r>
    </w:p>
    <w:p w:rsidR="00A44BBA" w:rsidRDefault="00A44BBA" w:rsidP="00A44BBA">
      <w:pPr>
        <w:pStyle w:val="BodyText"/>
        <w:numPr>
          <w:ilvl w:val="0"/>
          <w:numId w:val="33"/>
        </w:numPr>
        <w:tabs>
          <w:tab w:val="left" w:pos="1217"/>
        </w:tabs>
        <w:kinsoku w:val="0"/>
        <w:overflowPunct w:val="0"/>
        <w:autoSpaceDE w:val="0"/>
        <w:autoSpaceDN w:val="0"/>
        <w:adjustRightInd w:val="0"/>
        <w:spacing w:line="259" w:lineRule="exact"/>
        <w:ind w:left="1217"/>
        <w:rPr>
          <w:rFonts w:eastAsiaTheme="minorEastAsia" w:cs="Microsoft JhengHei"/>
        </w:rPr>
      </w:pPr>
      <w:r>
        <w:rPr>
          <w:rFonts w:eastAsiaTheme="minorEastAsia" w:cs="Microsoft JhengHei" w:hint="eastAsia"/>
          <w:w w:val="95"/>
        </w:rPr>
        <w:t>对</w:t>
      </w:r>
      <w:r>
        <w:rPr>
          <w:rFonts w:eastAsiaTheme="minorEastAsia" w:cs="Microsoft JhengHei"/>
          <w:w w:val="95"/>
        </w:rPr>
        <w:t>Collection</w:t>
      </w:r>
      <w:r>
        <w:rPr>
          <w:rFonts w:eastAsiaTheme="minorEastAsia" w:cs="Microsoft JhengHei" w:hint="eastAsia"/>
          <w:w w:val="95"/>
        </w:rPr>
        <w:t>进行插入操作</w:t>
      </w:r>
    </w:p>
    <w:p w:rsidR="00A44BBA" w:rsidRDefault="00A44BBA" w:rsidP="00A44BBA">
      <w:pPr>
        <w:pStyle w:val="BodyText"/>
        <w:kinsoku w:val="0"/>
        <w:overflowPunct w:val="0"/>
        <w:spacing w:before="16"/>
        <w:ind w:left="1217"/>
        <w:rPr>
          <w:rFonts w:eastAsiaTheme="minorEastAsia" w:cs="Microsoft JhengHei"/>
        </w:rPr>
      </w:pPr>
      <w:r>
        <w:rPr>
          <w:rFonts w:eastAsiaTheme="minorEastAsia" w:cs="Microsoft JhengHei" w:hint="eastAsia"/>
        </w:rPr>
        <w:t>创建需要插入的数据</w:t>
      </w:r>
      <w:r>
        <w:rPr>
          <w:rFonts w:eastAsiaTheme="minorEastAsia" w:cs="Microsoft JhengHei"/>
        </w:rPr>
        <w:t>BsonDocument</w:t>
      </w:r>
      <w:r>
        <w:rPr>
          <w:rFonts w:eastAsiaTheme="minorEastAsia" w:cs="Microsoft JhengHei" w:hint="eastAsia"/>
        </w:rPr>
        <w:t>并插入：</w:t>
      </w:r>
    </w:p>
    <w:p w:rsidR="00A44BBA" w:rsidRDefault="00A44BBA" w:rsidP="00A44BBA">
      <w:pPr>
        <w:pStyle w:val="BodyText"/>
        <w:kinsoku w:val="0"/>
        <w:overflowPunct w:val="0"/>
        <w:spacing w:before="83" w:line="172" w:lineRule="auto"/>
        <w:ind w:left="1217" w:right="4023"/>
      </w:pPr>
      <w:r>
        <w:t>BsonDocument insertor = newBsonDocument(); string date = DateTime.Now.ToString(); insertor.Add("operation", "Insert"); insertor.Add("date", date);</w:t>
      </w:r>
    </w:p>
    <w:p w:rsidR="00A44BBA" w:rsidRDefault="00A44BBA" w:rsidP="00A44BBA">
      <w:pPr>
        <w:pStyle w:val="BodyText"/>
        <w:kinsoku w:val="0"/>
        <w:overflowPunct w:val="0"/>
        <w:spacing w:line="220" w:lineRule="exact"/>
        <w:ind w:left="1217"/>
      </w:pPr>
      <w:r>
        <w:t>ObjectId id = dbc.Insert(insertor);</w:t>
      </w:r>
    </w:p>
    <w:p w:rsidR="00A44BBA" w:rsidRDefault="00A44BBA" w:rsidP="00A44BBA">
      <w:pPr>
        <w:kinsoku w:val="0"/>
        <w:overflowPunct w:val="0"/>
        <w:spacing w:before="6" w:line="140" w:lineRule="exact"/>
        <w:rPr>
          <w:sz w:val="14"/>
          <w:szCs w:val="14"/>
        </w:rPr>
      </w:pPr>
    </w:p>
    <w:p w:rsidR="00A44BBA" w:rsidRDefault="00A44BBA" w:rsidP="00A44BBA">
      <w:pPr>
        <w:kinsoku w:val="0"/>
        <w:overflowPunct w:val="0"/>
        <w:spacing w:line="200" w:lineRule="exact"/>
        <w:rPr>
          <w:sz w:val="20"/>
          <w:szCs w:val="20"/>
        </w:rPr>
      </w:pPr>
    </w:p>
    <w:p w:rsidR="00A44BBA" w:rsidRDefault="00A44BBA" w:rsidP="00A44BBA">
      <w:pPr>
        <w:pStyle w:val="BodyText"/>
        <w:kinsoku w:val="0"/>
        <w:overflowPunct w:val="0"/>
        <w:spacing w:line="167" w:lineRule="auto"/>
        <w:ind w:left="1217" w:right="563"/>
        <w:rPr>
          <w:rFonts w:eastAsiaTheme="minorEastAsia" w:cs="Microsoft JhengHei"/>
        </w:rPr>
      </w:pPr>
      <w:r>
        <w:rPr>
          <w:rFonts w:eastAsiaTheme="minorEastAsia" w:cs="Microsoft JhengHei" w:hint="eastAsia"/>
          <w:w w:val="95"/>
        </w:rPr>
        <w:t>当然，</w:t>
      </w:r>
      <w:r>
        <w:rPr>
          <w:rFonts w:eastAsiaTheme="minorEastAsia" w:cs="Microsoft JhengHei"/>
          <w:w w:val="95"/>
        </w:rPr>
        <w:t>BsonDocument</w:t>
      </w:r>
      <w:r>
        <w:rPr>
          <w:rFonts w:eastAsiaTheme="minorEastAsia" w:cs="Microsoft JhengHei" w:hint="eastAsia"/>
          <w:w w:val="95"/>
        </w:rPr>
        <w:t>中还可以嵌套</w:t>
      </w:r>
      <w:r>
        <w:rPr>
          <w:rFonts w:eastAsiaTheme="minorEastAsia" w:cs="Microsoft JhengHei"/>
          <w:w w:val="95"/>
        </w:rPr>
        <w:t>BsonDocument</w:t>
      </w:r>
      <w:r>
        <w:rPr>
          <w:rFonts w:eastAsiaTheme="minorEastAsia" w:cs="Microsoft JhengHei" w:hint="eastAsia"/>
          <w:w w:val="95"/>
        </w:rPr>
        <w:t>对象；而且你还可以直接</w:t>
      </w:r>
      <w:r>
        <w:rPr>
          <w:rFonts w:eastAsiaTheme="minorEastAsia" w:cs="Microsoft JhengHei"/>
          <w:w w:val="95"/>
        </w:rPr>
        <w:t>new</w:t>
      </w:r>
      <w:r>
        <w:rPr>
          <w:rFonts w:eastAsiaTheme="minorEastAsia" w:cs="Microsoft JhengHei" w:hint="eastAsia"/>
          <w:w w:val="95"/>
        </w:rPr>
        <w:t>一个完整的</w:t>
      </w:r>
      <w:r>
        <w:rPr>
          <w:rFonts w:eastAsiaTheme="minorEastAsia" w:cs="Microsoft JhengHei"/>
          <w:w w:val="98"/>
        </w:rPr>
        <w:t xml:space="preserve"> </w:t>
      </w:r>
      <w:r>
        <w:rPr>
          <w:rFonts w:eastAsiaTheme="minorEastAsia" w:cs="Microsoft JhengHei"/>
        </w:rPr>
        <w:t>BsonDocument</w:t>
      </w:r>
      <w:r>
        <w:rPr>
          <w:rFonts w:eastAsiaTheme="minorEastAsia" w:cs="Microsoft JhengHei" w:hint="eastAsia"/>
        </w:rPr>
        <w:t>，而不需要通过</w:t>
      </w:r>
      <w:r>
        <w:rPr>
          <w:rFonts w:eastAsiaTheme="minorEastAsia" w:cs="Microsoft JhengHei"/>
        </w:rPr>
        <w:t>Add</w:t>
      </w:r>
      <w:r>
        <w:rPr>
          <w:rFonts w:eastAsiaTheme="minorEastAsia" w:cs="Microsoft JhengHei" w:hint="eastAsia"/>
        </w:rPr>
        <w:t>方法：</w:t>
      </w:r>
    </w:p>
    <w:p w:rsidR="00A44BBA" w:rsidRDefault="00A44BBA" w:rsidP="00A44BBA">
      <w:pPr>
        <w:pStyle w:val="BodyText"/>
        <w:kinsoku w:val="0"/>
        <w:overflowPunct w:val="0"/>
        <w:spacing w:before="23"/>
        <w:ind w:left="1217"/>
      </w:pPr>
      <w:r>
        <w:t>BsonDocumentinsertor = newBsonDocument</w:t>
      </w:r>
    </w:p>
    <w:p w:rsidR="00A44BBA" w:rsidRDefault="00A44BBA" w:rsidP="00A44BBA">
      <w:pPr>
        <w:pStyle w:val="BodyText"/>
        <w:kinsoku w:val="0"/>
        <w:overflowPunct w:val="0"/>
        <w:spacing w:line="212" w:lineRule="exact"/>
        <w:ind w:left="1217"/>
      </w:pPr>
      <w:r>
        <w:t>{</w:t>
      </w:r>
    </w:p>
    <w:p w:rsidR="00A44BBA" w:rsidRDefault="00A44BBA" w:rsidP="00A44BBA">
      <w:pPr>
        <w:pStyle w:val="BodyText"/>
        <w:kinsoku w:val="0"/>
        <w:overflowPunct w:val="0"/>
        <w:spacing w:line="212" w:lineRule="exact"/>
        <w:ind w:left="1617"/>
      </w:pPr>
      <w:r>
        <w:t>{"FirstName","John"},</w:t>
      </w:r>
    </w:p>
    <w:p w:rsidR="00A44BBA" w:rsidRDefault="00A44BBA" w:rsidP="00A44BBA">
      <w:pPr>
        <w:pStyle w:val="BodyText"/>
        <w:kinsoku w:val="0"/>
        <w:overflowPunct w:val="0"/>
        <w:spacing w:line="212" w:lineRule="exact"/>
        <w:ind w:left="1617"/>
      </w:pPr>
      <w:r>
        <w:t>{"LastName","Smith"},</w:t>
      </w:r>
    </w:p>
    <w:p w:rsidR="00A44BBA" w:rsidRDefault="00A44BBA" w:rsidP="00A44BBA">
      <w:pPr>
        <w:pStyle w:val="BodyText"/>
        <w:kinsoku w:val="0"/>
        <w:overflowPunct w:val="0"/>
        <w:spacing w:line="212" w:lineRule="exact"/>
        <w:ind w:left="1617"/>
      </w:pPr>
      <w:r>
        <w:t>{"Age",50},</w:t>
      </w:r>
    </w:p>
    <w:p w:rsidR="00A44BBA" w:rsidRDefault="00A44BBA" w:rsidP="00A44BBA">
      <w:pPr>
        <w:pStyle w:val="BodyText"/>
        <w:kinsoku w:val="0"/>
        <w:overflowPunct w:val="0"/>
        <w:spacing w:line="212" w:lineRule="exact"/>
        <w:ind w:left="1617"/>
      </w:pPr>
      <w:r>
        <w:t>{"id",i},</w:t>
      </w:r>
    </w:p>
    <w:p w:rsidR="00A44BBA" w:rsidRDefault="00A44BBA" w:rsidP="00A44BBA">
      <w:pPr>
        <w:pStyle w:val="BodyText"/>
        <w:kinsoku w:val="0"/>
        <w:overflowPunct w:val="0"/>
        <w:spacing w:line="212" w:lineRule="exact"/>
        <w:ind w:left="1617"/>
      </w:pPr>
      <w:r>
        <w:t>{"Address",</w:t>
      </w:r>
    </w:p>
    <w:p w:rsidR="00A44BBA" w:rsidRDefault="00A44BBA" w:rsidP="00A44BBA">
      <w:pPr>
        <w:pStyle w:val="BodyText"/>
        <w:kinsoku w:val="0"/>
        <w:overflowPunct w:val="0"/>
        <w:spacing w:line="212" w:lineRule="exact"/>
        <w:ind w:left="2017"/>
      </w:pPr>
      <w:r>
        <w:t>newBsonDocument</w:t>
      </w:r>
    </w:p>
    <w:p w:rsidR="00A44BBA" w:rsidRDefault="00A44BBA" w:rsidP="00A44BBA">
      <w:pPr>
        <w:pStyle w:val="BodyText"/>
        <w:kinsoku w:val="0"/>
        <w:overflowPunct w:val="0"/>
        <w:spacing w:line="212" w:lineRule="exact"/>
        <w:ind w:left="2017"/>
      </w:pPr>
      <w:r>
        <w:t>{</w:t>
      </w:r>
    </w:p>
    <w:p w:rsidR="00A44BBA" w:rsidRDefault="00A44BBA" w:rsidP="00A44BBA">
      <w:pPr>
        <w:pStyle w:val="BodyText"/>
        <w:kinsoku w:val="0"/>
        <w:overflowPunct w:val="0"/>
        <w:spacing w:line="212" w:lineRule="exact"/>
        <w:ind w:left="2417"/>
      </w:pPr>
      <w:r>
        <w:t>{"StreetAddress","212ndStreet"},</w:t>
      </w:r>
    </w:p>
    <w:p w:rsidR="00A44BBA" w:rsidRDefault="00A44BBA" w:rsidP="00A44BBA">
      <w:pPr>
        <w:pStyle w:val="BodyText"/>
        <w:kinsoku w:val="0"/>
        <w:overflowPunct w:val="0"/>
        <w:spacing w:line="212" w:lineRule="exact"/>
        <w:ind w:left="2417"/>
      </w:pPr>
      <w:r>
        <w:t>{"City","NewYork"},</w:t>
      </w:r>
    </w:p>
    <w:p w:rsidR="00A44BBA" w:rsidRDefault="00A44BBA" w:rsidP="00A44BBA">
      <w:pPr>
        <w:pStyle w:val="BodyText"/>
        <w:kinsoku w:val="0"/>
        <w:overflowPunct w:val="0"/>
        <w:spacing w:line="212" w:lineRule="exact"/>
        <w:ind w:left="2417"/>
      </w:pPr>
      <w:r>
        <w:t>{"State","NY"},</w:t>
      </w:r>
    </w:p>
    <w:p w:rsidR="00A44BBA" w:rsidRDefault="00A44BBA" w:rsidP="00A44BBA">
      <w:pPr>
        <w:pStyle w:val="BodyText"/>
        <w:kinsoku w:val="0"/>
        <w:overflowPunct w:val="0"/>
        <w:spacing w:line="212" w:lineRule="exact"/>
        <w:ind w:left="2417"/>
      </w:pPr>
      <w:r>
        <w:t>{"PostalCode","10021"}</w:t>
      </w:r>
    </w:p>
    <w:p w:rsidR="00A44BBA" w:rsidRDefault="00A44BBA" w:rsidP="00A44BBA">
      <w:pPr>
        <w:pStyle w:val="BodyText"/>
        <w:kinsoku w:val="0"/>
        <w:overflowPunct w:val="0"/>
        <w:spacing w:line="212" w:lineRule="exact"/>
        <w:ind w:left="2017"/>
      </w:pPr>
      <w:r>
        <w:t>}</w:t>
      </w:r>
    </w:p>
    <w:p w:rsidR="00A44BBA" w:rsidRDefault="00A44BBA" w:rsidP="00A44BBA">
      <w:pPr>
        <w:pStyle w:val="BodyText"/>
        <w:kinsoku w:val="0"/>
        <w:overflowPunct w:val="0"/>
        <w:spacing w:line="212" w:lineRule="exact"/>
        <w:ind w:left="1617"/>
      </w:pPr>
      <w:r>
        <w:t>},</w:t>
      </w:r>
    </w:p>
    <w:p w:rsidR="00A44BBA" w:rsidRDefault="00A44BBA" w:rsidP="00A44BBA">
      <w:pPr>
        <w:pStyle w:val="BodyText"/>
        <w:kinsoku w:val="0"/>
        <w:overflowPunct w:val="0"/>
        <w:spacing w:line="212" w:lineRule="exact"/>
        <w:ind w:left="1617"/>
      </w:pPr>
      <w:r>
        <w:t>{"PhoneNumber",</w:t>
      </w:r>
    </w:p>
    <w:p w:rsidR="00A44BBA" w:rsidRDefault="00A44BBA" w:rsidP="00A44BBA">
      <w:pPr>
        <w:pStyle w:val="BodyText"/>
        <w:kinsoku w:val="0"/>
        <w:overflowPunct w:val="0"/>
        <w:spacing w:line="212" w:lineRule="exact"/>
        <w:ind w:left="2017"/>
      </w:pPr>
      <w:r>
        <w:t>newBsonDocument</w:t>
      </w:r>
    </w:p>
    <w:p w:rsidR="00A44BBA" w:rsidRDefault="00A44BBA" w:rsidP="00A44BBA">
      <w:pPr>
        <w:pStyle w:val="BodyText"/>
        <w:kinsoku w:val="0"/>
        <w:overflowPunct w:val="0"/>
        <w:spacing w:line="212" w:lineRule="exact"/>
        <w:ind w:left="2017"/>
      </w:pPr>
      <w:r>
        <w:t>{</w:t>
      </w:r>
    </w:p>
    <w:p w:rsidR="00A44BBA" w:rsidRDefault="00A44BBA" w:rsidP="00A44BBA">
      <w:pPr>
        <w:pStyle w:val="BodyText"/>
        <w:kinsoku w:val="0"/>
        <w:overflowPunct w:val="0"/>
        <w:spacing w:line="212" w:lineRule="exact"/>
        <w:ind w:left="2417"/>
      </w:pPr>
      <w:r>
        <w:t>{"Type","Home"},</w:t>
      </w:r>
    </w:p>
    <w:p w:rsidR="00A44BBA" w:rsidRDefault="00A44BBA" w:rsidP="00A44BBA">
      <w:pPr>
        <w:pStyle w:val="BodyText"/>
        <w:kinsoku w:val="0"/>
        <w:overflowPunct w:val="0"/>
        <w:spacing w:line="212" w:lineRule="exact"/>
        <w:ind w:left="2417"/>
      </w:pPr>
      <w:r>
        <w:t>{"Number","212555-1234"}</w:t>
      </w:r>
    </w:p>
    <w:p w:rsidR="00A44BBA" w:rsidRDefault="00A44BBA" w:rsidP="00A44BBA">
      <w:pPr>
        <w:pStyle w:val="BodyText"/>
        <w:kinsoku w:val="0"/>
        <w:overflowPunct w:val="0"/>
        <w:spacing w:line="212" w:lineRule="exact"/>
        <w:ind w:left="2017"/>
      </w:pPr>
      <w:r>
        <w:t>}</w:t>
      </w:r>
    </w:p>
    <w:p w:rsidR="00A44BBA" w:rsidRDefault="00A44BBA" w:rsidP="00A44BBA">
      <w:pPr>
        <w:pStyle w:val="BodyText"/>
        <w:kinsoku w:val="0"/>
        <w:overflowPunct w:val="0"/>
        <w:spacing w:line="212" w:lineRule="exact"/>
        <w:ind w:left="1617"/>
      </w:pPr>
      <w:r>
        <w:t>}</w:t>
      </w:r>
    </w:p>
    <w:p w:rsidR="00A44BBA" w:rsidRDefault="00A44BBA" w:rsidP="00A44BBA">
      <w:pPr>
        <w:pStyle w:val="BodyText"/>
        <w:kinsoku w:val="0"/>
        <w:overflowPunct w:val="0"/>
        <w:spacing w:line="212" w:lineRule="exact"/>
        <w:ind w:left="1217"/>
      </w:pPr>
      <w:r>
        <w:t>};</w:t>
      </w:r>
    </w:p>
    <w:p w:rsidR="00A44BBA" w:rsidRDefault="00A44BBA" w:rsidP="00A44BBA">
      <w:pPr>
        <w:pStyle w:val="BodyText"/>
        <w:kinsoku w:val="0"/>
        <w:overflowPunct w:val="0"/>
        <w:spacing w:line="212" w:lineRule="exact"/>
        <w:ind w:left="1217"/>
      </w:pPr>
      <w:r>
        <w:rPr>
          <w:rFonts w:hint="eastAsia"/>
        </w:rPr>
        <w:t>插入多条数据：</w:t>
      </w:r>
    </w:p>
    <w:p w:rsidR="00A44BBA" w:rsidRDefault="00A44BBA" w:rsidP="00A44BBA">
      <w:pPr>
        <w:pStyle w:val="BodyText"/>
        <w:kinsoku w:val="0"/>
        <w:overflowPunct w:val="0"/>
        <w:spacing w:line="212" w:lineRule="exact"/>
        <w:ind w:left="1217"/>
      </w:pPr>
      <w:r>
        <w:t>//bulkinsert</w:t>
      </w:r>
    </w:p>
    <w:p w:rsidR="00A44BBA" w:rsidRDefault="00A44BBA" w:rsidP="00A44BBA">
      <w:pPr>
        <w:pStyle w:val="BodyText"/>
        <w:kinsoku w:val="0"/>
        <w:overflowPunct w:val="0"/>
        <w:spacing w:line="212" w:lineRule="exact"/>
        <w:ind w:left="1217"/>
      </w:pPr>
      <w:r>
        <w:t>List&lt;BsonDocument&gt; insertor=newList &lt;BsonDocument&gt; ();</w:t>
      </w:r>
    </w:p>
    <w:p w:rsidR="00A44BBA" w:rsidRDefault="00A44BBA" w:rsidP="00A44BBA">
      <w:pPr>
        <w:pStyle w:val="BodyText"/>
        <w:kinsoku w:val="0"/>
        <w:overflowPunct w:val="0"/>
        <w:spacing w:line="212" w:lineRule="exact"/>
        <w:ind w:left="1217"/>
      </w:pPr>
      <w:r>
        <w:t>for(inti=0;i&lt;10;i++)</w:t>
      </w:r>
    </w:p>
    <w:p w:rsidR="00A44BBA" w:rsidRDefault="00A44BBA" w:rsidP="00A44BBA">
      <w:pPr>
        <w:pStyle w:val="BodyText"/>
        <w:kinsoku w:val="0"/>
        <w:overflowPunct w:val="0"/>
        <w:spacing w:line="212" w:lineRule="exact"/>
        <w:ind w:left="1217"/>
      </w:pPr>
      <w:r>
        <w:t>{</w:t>
      </w:r>
    </w:p>
    <w:p w:rsidR="00A44BBA" w:rsidRDefault="00A44BBA" w:rsidP="00A44BBA">
      <w:pPr>
        <w:pStyle w:val="BodyText"/>
        <w:kinsoku w:val="0"/>
        <w:overflowPunct w:val="0"/>
        <w:spacing w:line="212" w:lineRule="exact"/>
        <w:ind w:left="1617"/>
      </w:pPr>
      <w:r>
        <w:t>BsonDocumentobj=newBsonDocument();</w:t>
      </w:r>
    </w:p>
    <w:p w:rsidR="00A44BBA" w:rsidRDefault="00A44BBA" w:rsidP="00A44BBA">
      <w:pPr>
        <w:pStyle w:val="BodyText"/>
        <w:kinsoku w:val="0"/>
        <w:overflowPunct w:val="0"/>
        <w:spacing w:line="212" w:lineRule="exact"/>
        <w:ind w:left="1617"/>
      </w:pPr>
      <w:r>
        <w:t>obj.Add("operation","BulkInsert");</w:t>
      </w:r>
    </w:p>
    <w:p w:rsidR="00A44BBA" w:rsidRDefault="00A44BBA" w:rsidP="00A44BBA">
      <w:pPr>
        <w:pStyle w:val="BodyText"/>
        <w:kinsoku w:val="0"/>
        <w:overflowPunct w:val="0"/>
        <w:spacing w:line="212" w:lineRule="exact"/>
        <w:ind w:left="1617"/>
      </w:pPr>
      <w:r>
        <w:t>obj.Add("date",DateTime.Now.ToString());</w:t>
      </w:r>
    </w:p>
    <w:p w:rsidR="00A44BBA" w:rsidRDefault="00A44BBA" w:rsidP="00A44BBA">
      <w:pPr>
        <w:pStyle w:val="BodyText"/>
        <w:kinsoku w:val="0"/>
        <w:overflowPunct w:val="0"/>
        <w:spacing w:line="212" w:lineRule="exact"/>
        <w:ind w:left="1617"/>
      </w:pPr>
      <w:r>
        <w:t>insertor.Add(obj);</w:t>
      </w:r>
    </w:p>
    <w:p w:rsidR="00A44BBA" w:rsidRDefault="00A44BBA" w:rsidP="00A44BBA">
      <w:pPr>
        <w:pStyle w:val="BodyText"/>
        <w:kinsoku w:val="0"/>
        <w:overflowPunct w:val="0"/>
        <w:spacing w:line="212" w:lineRule="exact"/>
        <w:ind w:left="1217"/>
      </w:pPr>
      <w:r>
        <w:t>}</w:t>
      </w:r>
    </w:p>
    <w:p w:rsidR="00A44BBA" w:rsidRDefault="00A44BBA" w:rsidP="00A44BBA">
      <w:pPr>
        <w:pStyle w:val="BodyText"/>
        <w:kinsoku w:val="0"/>
        <w:overflowPunct w:val="0"/>
        <w:spacing w:line="212" w:lineRule="exact"/>
        <w:ind w:left="1217"/>
      </w:pPr>
      <w:r>
        <w:t>dbc.BulkInsert(insertor,0);</w:t>
      </w:r>
    </w:p>
    <w:p w:rsidR="00A44BBA" w:rsidRDefault="00A44BBA" w:rsidP="00A44BBA">
      <w:pPr>
        <w:pStyle w:val="BodyText"/>
        <w:kinsoku w:val="0"/>
        <w:overflowPunct w:val="0"/>
        <w:spacing w:line="259" w:lineRule="exact"/>
        <w:ind w:left="0" w:right="6368"/>
        <w:jc w:val="center"/>
        <w:rPr>
          <w:rFonts w:eastAsiaTheme="minorEastAsia" w:cs="Microsoft JhengHei"/>
          <w:lang w:eastAsia="zh-CN"/>
        </w:rPr>
      </w:pPr>
      <w:r>
        <w:rPr>
          <w:rFonts w:ascii="Courier New" w:eastAsiaTheme="minorEastAsia" w:hAnsi="Courier New" w:cs="Courier New"/>
          <w:position w:val="1"/>
          <w:lang w:eastAsia="zh-CN"/>
        </w:rPr>
        <w:t>•</w:t>
      </w:r>
      <w:r>
        <w:rPr>
          <w:rFonts w:ascii="Courier New" w:eastAsiaTheme="minorEastAsia" w:hAnsi="Courier New" w:cs="Courier New"/>
          <w:spacing w:val="43"/>
          <w:position w:val="1"/>
          <w:lang w:eastAsia="zh-CN"/>
        </w:rPr>
        <w:t xml:space="preserve"> </w:t>
      </w:r>
      <w:r>
        <w:rPr>
          <w:rFonts w:eastAsiaTheme="minorEastAsia" w:cs="Microsoft JhengHei" w:hint="eastAsia"/>
          <w:lang w:eastAsia="zh-CN"/>
        </w:rPr>
        <w:t>索引的相关操作</w:t>
      </w:r>
    </w:p>
    <w:p w:rsidR="00A44BBA" w:rsidRDefault="00A44BBA" w:rsidP="00A44BBA">
      <w:pPr>
        <w:pStyle w:val="BodyText"/>
        <w:kinsoku w:val="0"/>
        <w:overflowPunct w:val="0"/>
        <w:spacing w:before="16"/>
        <w:ind w:left="1217"/>
        <w:rPr>
          <w:rFonts w:eastAsiaTheme="minorEastAsia" w:cs="Microsoft JhengHei"/>
          <w:lang w:eastAsia="zh-CN"/>
        </w:rPr>
      </w:pPr>
      <w:r>
        <w:rPr>
          <w:rFonts w:eastAsiaTheme="minorEastAsia" w:cs="Microsoft JhengHei" w:hint="eastAsia"/>
          <w:lang w:eastAsia="zh-CN"/>
        </w:rPr>
        <w:t>创建索引：</w:t>
      </w:r>
    </w:p>
    <w:p w:rsidR="00A44BBA" w:rsidRDefault="00A44BBA" w:rsidP="00A44BBA">
      <w:pPr>
        <w:pStyle w:val="BodyText"/>
        <w:kinsoku w:val="0"/>
        <w:overflowPunct w:val="0"/>
        <w:spacing w:before="83" w:line="172" w:lineRule="auto"/>
        <w:ind w:left="1217" w:right="2123"/>
      </w:pPr>
      <w:r>
        <w:t>//createindexkey,indexonattribute'Id'byASC(1)/DESC(-1) BsonDocument key = newBsonDocument();</w:t>
      </w:r>
    </w:p>
    <w:p w:rsidR="00A44BBA" w:rsidRDefault="00A44BBA" w:rsidP="00A44BBA">
      <w:pPr>
        <w:pStyle w:val="BodyText"/>
        <w:kinsoku w:val="0"/>
        <w:overflowPunct w:val="0"/>
        <w:spacing w:line="220" w:lineRule="exact"/>
        <w:ind w:left="1217"/>
      </w:pPr>
      <w:r>
        <w:t>key.Add("id", 1);</w:t>
      </w:r>
    </w:p>
    <w:p w:rsidR="00A44BBA" w:rsidRDefault="00A44BBA" w:rsidP="00A44BBA">
      <w:pPr>
        <w:pStyle w:val="BodyText"/>
        <w:kinsoku w:val="0"/>
        <w:overflowPunct w:val="0"/>
        <w:spacing w:line="212" w:lineRule="exact"/>
        <w:ind w:left="1217"/>
      </w:pPr>
      <w:r>
        <w:t>string name = "index name";</w:t>
      </w:r>
    </w:p>
    <w:p w:rsidR="00A44BBA" w:rsidRDefault="00A44BBA" w:rsidP="00A44BBA">
      <w:pPr>
        <w:pStyle w:val="BodyText"/>
        <w:kinsoku w:val="0"/>
        <w:overflowPunct w:val="0"/>
        <w:spacing w:line="212" w:lineRule="exact"/>
        <w:ind w:left="1217"/>
      </w:pPr>
      <w:r>
        <w:t>bool isUnique = true;</w:t>
      </w:r>
    </w:p>
    <w:p w:rsidR="00A44BBA" w:rsidRDefault="00A44BBA" w:rsidP="00A44BBA">
      <w:pPr>
        <w:pStyle w:val="BodyText"/>
        <w:kinsoku w:val="0"/>
        <w:overflowPunct w:val="0"/>
        <w:spacing w:line="212" w:lineRule="exact"/>
        <w:ind w:left="1217"/>
      </w:pPr>
      <w:r>
        <w:t>bool isEnforced = true;</w:t>
      </w:r>
    </w:p>
    <w:p w:rsidR="00A44BBA" w:rsidRDefault="00A44BBA" w:rsidP="00A44BBA">
      <w:pPr>
        <w:pStyle w:val="BodyText"/>
        <w:kinsoku w:val="0"/>
        <w:overflowPunct w:val="0"/>
        <w:spacing w:line="212" w:lineRule="exact"/>
        <w:ind w:left="1217"/>
      </w:pPr>
      <w:r>
        <w:t>dbc.CreateIndex(name, key, isUnique, isEnforced);</w:t>
      </w:r>
    </w:p>
    <w:p w:rsidR="00A44BBA" w:rsidRDefault="00A44BBA" w:rsidP="00A44BBA">
      <w:pPr>
        <w:pStyle w:val="BodyText"/>
        <w:kinsoku w:val="0"/>
        <w:overflowPunct w:val="0"/>
        <w:spacing w:before="45"/>
        <w:ind w:left="1217"/>
        <w:rPr>
          <w:rFonts w:eastAsiaTheme="minorEastAsia" w:cs="Microsoft JhengHei"/>
        </w:rPr>
      </w:pPr>
      <w:r>
        <w:rPr>
          <w:rFonts w:eastAsiaTheme="minorEastAsia" w:cs="Microsoft JhengHei" w:hint="eastAsia"/>
        </w:rPr>
        <w:t>删除索引：</w:t>
      </w:r>
    </w:p>
    <w:p w:rsidR="00A44BBA" w:rsidRDefault="00A44BBA" w:rsidP="00A44BBA">
      <w:pPr>
        <w:pStyle w:val="BodyText"/>
        <w:kinsoku w:val="0"/>
        <w:overflowPunct w:val="0"/>
        <w:spacing w:before="83" w:line="172" w:lineRule="auto"/>
        <w:ind w:left="1217" w:right="4023"/>
      </w:pPr>
      <w:r>
        <w:t>string name = "index name"; dbc.DropIndex(name);</w:t>
      </w:r>
    </w:p>
    <w:p w:rsidR="00A44BBA" w:rsidRDefault="00A44BBA" w:rsidP="00A44BBA">
      <w:pPr>
        <w:pStyle w:val="BodyText"/>
        <w:kinsoku w:val="0"/>
        <w:overflowPunct w:val="0"/>
        <w:spacing w:line="267" w:lineRule="exact"/>
        <w:rPr>
          <w:rFonts w:eastAsiaTheme="minorEastAsia" w:cs="Microsoft JhengHei"/>
        </w:rPr>
      </w:pPr>
      <w:r>
        <w:rPr>
          <w:rFonts w:ascii="Courier New" w:eastAsiaTheme="minorEastAsia" w:hAnsi="Courier New" w:cs="Courier New"/>
          <w:position w:val="1"/>
        </w:rPr>
        <w:t>•</w:t>
      </w:r>
      <w:r>
        <w:rPr>
          <w:rFonts w:ascii="Courier New" w:eastAsiaTheme="minorEastAsia" w:hAnsi="Courier New" w:cs="Courier New"/>
          <w:spacing w:val="43"/>
          <w:position w:val="1"/>
        </w:rPr>
        <w:t xml:space="preserve"> </w:t>
      </w:r>
      <w:r>
        <w:rPr>
          <w:rFonts w:eastAsiaTheme="minorEastAsia" w:cs="Microsoft JhengHei" w:hint="eastAsia"/>
        </w:rPr>
        <w:t>查询操作</w:t>
      </w:r>
    </w:p>
    <w:p w:rsidR="00A44BBA" w:rsidRDefault="00A44BBA" w:rsidP="00A44BBA">
      <w:pPr>
        <w:pStyle w:val="BodyText"/>
        <w:kinsoku w:val="0"/>
        <w:overflowPunct w:val="0"/>
        <w:spacing w:line="267" w:lineRule="exact"/>
        <w:rPr>
          <w:rFonts w:eastAsiaTheme="minorEastAsia" w:cs="Microsoft JhengHei"/>
        </w:rPr>
        <w:sectPr w:rsidR="00A44BBA">
          <w:pgSz w:w="12240" w:h="15840"/>
          <w:pgMar w:top="900" w:right="1620" w:bottom="280" w:left="700" w:header="713" w:footer="0" w:gutter="0"/>
          <w:cols w:space="720" w:equalWidth="0">
            <w:col w:w="9920"/>
          </w:cols>
          <w:noEndnote/>
        </w:sectPr>
      </w:pPr>
    </w:p>
    <w:p w:rsidR="00A44BBA" w:rsidRDefault="00A44BBA" w:rsidP="00A44BBA">
      <w:pPr>
        <w:kinsoku w:val="0"/>
        <w:overflowPunct w:val="0"/>
        <w:spacing w:before="4" w:line="130" w:lineRule="exact"/>
        <w:rPr>
          <w:sz w:val="13"/>
          <w:szCs w:val="13"/>
        </w:rPr>
      </w:pPr>
    </w:p>
    <w:p w:rsidR="00A44BBA" w:rsidRDefault="00A44BBA" w:rsidP="00A44BBA">
      <w:pPr>
        <w:pStyle w:val="BodyText"/>
        <w:kinsoku w:val="0"/>
        <w:overflowPunct w:val="0"/>
        <w:spacing w:before="55" w:line="167" w:lineRule="auto"/>
        <w:rPr>
          <w:rFonts w:eastAsiaTheme="minorEastAsia" w:cs="Microsoft JhengHei"/>
        </w:rPr>
      </w:pPr>
      <w:r>
        <w:rPr>
          <w:rFonts w:eastAsiaTheme="minorEastAsia" w:cs="Microsoft JhengHei" w:hint="eastAsia"/>
          <w:w w:val="95"/>
        </w:rPr>
        <w:t>进行查询操作，需要使用游标对查询结果进行遍历，而且可以先得到当前</w:t>
      </w:r>
      <w:r>
        <w:rPr>
          <w:rFonts w:eastAsiaTheme="minorEastAsia" w:cs="Microsoft JhengHei"/>
          <w:w w:val="95"/>
        </w:rPr>
        <w:t>Collection</w:t>
      </w:r>
      <w:r>
        <w:rPr>
          <w:rFonts w:eastAsiaTheme="minorEastAsia" w:cs="Microsoft JhengHei" w:hint="eastAsia"/>
          <w:w w:val="95"/>
        </w:rPr>
        <w:t>的索引，如果不为</w:t>
      </w:r>
      <w:r>
        <w:rPr>
          <w:rFonts w:eastAsiaTheme="minorEastAsia" w:cs="Microsoft JhengHei"/>
          <w:w w:val="99"/>
        </w:rPr>
        <w:t xml:space="preserve"> </w:t>
      </w:r>
      <w:r>
        <w:rPr>
          <w:rFonts w:eastAsiaTheme="minorEastAsia" w:cs="Microsoft JhengHei" w:hint="eastAsia"/>
        </w:rPr>
        <w:t>空，可作为制定访问计划（</w:t>
      </w:r>
      <w:r>
        <w:rPr>
          <w:rFonts w:eastAsiaTheme="minorEastAsia" w:cs="Microsoft JhengHei"/>
        </w:rPr>
        <w:t>hint</w:t>
      </w:r>
      <w:r>
        <w:rPr>
          <w:rFonts w:eastAsiaTheme="minorEastAsia" w:cs="Microsoft JhengHei" w:hint="eastAsia"/>
        </w:rPr>
        <w:t>）用于查询：</w:t>
      </w:r>
    </w:p>
    <w:p w:rsidR="00A44BBA" w:rsidRDefault="00B0609F" w:rsidP="00A44BBA">
      <w:pPr>
        <w:pStyle w:val="BodyText"/>
        <w:kinsoku w:val="0"/>
        <w:overflowPunct w:val="0"/>
        <w:spacing w:before="98" w:line="172" w:lineRule="auto"/>
        <w:ind w:right="5263"/>
      </w:pPr>
      <w:r>
        <w:rPr>
          <w:noProof/>
        </w:rPr>
        <w:pict>
          <v:rect id="_x0000_s4095" style="position:absolute;left:0;text-align:left;margin-left:95.85pt;margin-top:5.55pt;width:459.4pt;height:21.2pt;z-index:-251278848;mso-position-horizontal-relative:page" o:allowincell="f" fillcolor="#efefef" stroked="f">
            <v:path arrowok="t"/>
            <w10:wrap anchorx="page"/>
          </v:rect>
        </w:pict>
      </w:r>
      <w:r w:rsidR="00A44BBA">
        <w:t>DBCursor icursor = dbc.GetIndex(name); BsonDocument index = icursor.Current();</w:t>
      </w:r>
    </w:p>
    <w:p w:rsidR="00A44BBA" w:rsidRDefault="00A44BBA" w:rsidP="00A44BBA">
      <w:pPr>
        <w:kinsoku w:val="0"/>
        <w:overflowPunct w:val="0"/>
        <w:spacing w:before="2" w:line="140" w:lineRule="exact"/>
        <w:rPr>
          <w:sz w:val="14"/>
          <w:szCs w:val="14"/>
        </w:rPr>
      </w:pPr>
    </w:p>
    <w:p w:rsidR="00A44BBA" w:rsidRDefault="00A44BBA" w:rsidP="00A44BBA">
      <w:pPr>
        <w:pStyle w:val="BodyText"/>
        <w:kinsoku w:val="0"/>
        <w:overflowPunct w:val="0"/>
        <w:spacing w:line="167" w:lineRule="auto"/>
        <w:ind w:right="510"/>
        <w:jc w:val="both"/>
        <w:rPr>
          <w:rFonts w:eastAsiaTheme="minorEastAsia" w:cs="Microsoft JhengHei"/>
          <w:lang w:eastAsia="zh-CN"/>
        </w:rPr>
      </w:pPr>
      <w:r>
        <w:rPr>
          <w:rFonts w:eastAsiaTheme="minorEastAsia" w:cs="Microsoft JhengHei" w:hint="eastAsia"/>
          <w:w w:val="95"/>
          <w:lang w:eastAsia="zh-CN"/>
        </w:rPr>
        <w:t>构建相应的</w:t>
      </w:r>
      <w:r>
        <w:rPr>
          <w:rFonts w:eastAsiaTheme="minorEastAsia" w:cs="Microsoft JhengHei"/>
          <w:w w:val="95"/>
          <w:lang w:eastAsia="zh-CN"/>
        </w:rPr>
        <w:t>BsonDocument</w:t>
      </w:r>
      <w:r>
        <w:rPr>
          <w:rFonts w:eastAsiaTheme="minorEastAsia" w:cs="Microsoft JhengHei" w:hint="eastAsia"/>
          <w:w w:val="95"/>
          <w:lang w:eastAsia="zh-CN"/>
        </w:rPr>
        <w:t>对象用于查询，包括：查询匹配规则（</w:t>
      </w:r>
      <w:r>
        <w:rPr>
          <w:rFonts w:eastAsiaTheme="minorEastAsia" w:cs="Microsoft JhengHei"/>
          <w:w w:val="95"/>
          <w:lang w:eastAsia="zh-CN"/>
        </w:rPr>
        <w:t>matcher</w:t>
      </w:r>
      <w:r>
        <w:rPr>
          <w:rFonts w:eastAsiaTheme="minorEastAsia" w:cs="Microsoft JhengHei" w:hint="eastAsia"/>
          <w:w w:val="95"/>
          <w:lang w:eastAsia="zh-CN"/>
        </w:rPr>
        <w:t>，包含相应的查询条件）、域</w:t>
      </w:r>
      <w:r>
        <w:rPr>
          <w:rFonts w:eastAsiaTheme="minorEastAsia" w:cs="Microsoft JhengHei"/>
          <w:w w:val="98"/>
          <w:lang w:eastAsia="zh-CN"/>
        </w:rPr>
        <w:t xml:space="preserve"> </w:t>
      </w:r>
      <w:r>
        <w:rPr>
          <w:rFonts w:eastAsiaTheme="minorEastAsia" w:cs="Microsoft JhengHei" w:hint="eastAsia"/>
          <w:w w:val="95"/>
          <w:lang w:eastAsia="zh-CN"/>
        </w:rPr>
        <w:t>选择（</w:t>
      </w:r>
      <w:r>
        <w:rPr>
          <w:rFonts w:eastAsiaTheme="minorEastAsia" w:cs="Microsoft JhengHei"/>
          <w:w w:val="95"/>
          <w:lang w:eastAsia="zh-CN"/>
        </w:rPr>
        <w:t>selector</w:t>
      </w:r>
      <w:r>
        <w:rPr>
          <w:rFonts w:eastAsiaTheme="minorEastAsia" w:cs="Microsoft JhengHei" w:hint="eastAsia"/>
          <w:w w:val="95"/>
          <w:lang w:eastAsia="zh-CN"/>
        </w:rPr>
        <w:t>）、排序规则（</w:t>
      </w:r>
      <w:r>
        <w:rPr>
          <w:rFonts w:eastAsiaTheme="minorEastAsia" w:cs="Microsoft JhengHei"/>
          <w:w w:val="95"/>
          <w:lang w:eastAsia="zh-CN"/>
        </w:rPr>
        <w:t>orderBy</w:t>
      </w:r>
      <w:r>
        <w:rPr>
          <w:rFonts w:eastAsiaTheme="minorEastAsia" w:cs="Microsoft JhengHei" w:hint="eastAsia"/>
          <w:w w:val="95"/>
          <w:lang w:eastAsia="zh-CN"/>
        </w:rPr>
        <w:t>，增序或降序）、制定访问计划（</w:t>
      </w:r>
      <w:r>
        <w:rPr>
          <w:rFonts w:eastAsiaTheme="minorEastAsia" w:cs="Microsoft JhengHei"/>
          <w:w w:val="95"/>
          <w:lang w:eastAsia="zh-CN"/>
        </w:rPr>
        <w:t>hint</w:t>
      </w:r>
      <w:r>
        <w:rPr>
          <w:rFonts w:eastAsiaTheme="minorEastAsia" w:cs="Microsoft JhengHei" w:hint="eastAsia"/>
          <w:w w:val="95"/>
          <w:lang w:eastAsia="zh-CN"/>
        </w:rPr>
        <w:t>）、跳过记录个数（</w:t>
      </w:r>
      <w:r>
        <w:rPr>
          <w:rFonts w:eastAsiaTheme="minorEastAsia" w:cs="Microsoft JhengHei"/>
          <w:w w:val="95"/>
          <w:lang w:eastAsia="zh-CN"/>
        </w:rPr>
        <w:t>0</w:t>
      </w:r>
      <w:r>
        <w:rPr>
          <w:rFonts w:eastAsiaTheme="minorEastAsia" w:cs="Microsoft JhengHei" w:hint="eastAsia"/>
          <w:w w:val="95"/>
          <w:lang w:eastAsia="zh-CN"/>
        </w:rPr>
        <w:t>），</w:t>
      </w:r>
      <w:r>
        <w:rPr>
          <w:rFonts w:eastAsiaTheme="minorEastAsia" w:cs="Microsoft JhengHei"/>
          <w:w w:val="99"/>
          <w:lang w:eastAsia="zh-CN"/>
        </w:rPr>
        <w:t xml:space="preserve"> </w:t>
      </w:r>
      <w:r>
        <w:rPr>
          <w:rFonts w:eastAsiaTheme="minorEastAsia" w:cs="Microsoft JhengHei" w:hint="eastAsia"/>
          <w:w w:val="95"/>
          <w:lang w:eastAsia="zh-CN"/>
        </w:rPr>
        <w:t>返回记录个数（</w:t>
      </w:r>
      <w:r>
        <w:rPr>
          <w:rFonts w:eastAsiaTheme="minorEastAsia" w:cs="Microsoft JhengHei"/>
          <w:w w:val="95"/>
          <w:lang w:eastAsia="zh-CN"/>
        </w:rPr>
        <w:t>-1</w:t>
      </w:r>
      <w:r>
        <w:rPr>
          <w:rFonts w:eastAsiaTheme="minorEastAsia" w:cs="Microsoft JhengHei" w:hint="eastAsia"/>
          <w:w w:val="95"/>
          <w:lang w:eastAsia="zh-CN"/>
        </w:rPr>
        <w:t>：返回所有数据）。</w:t>
      </w:r>
      <w:r>
        <w:rPr>
          <w:rFonts w:eastAsiaTheme="minorEastAsia" w:cs="Microsoft JhengHei"/>
          <w:w w:val="95"/>
          <w:lang w:eastAsia="zh-CN"/>
        </w:rPr>
        <w:t xml:space="preserve">       </w:t>
      </w:r>
      <w:r>
        <w:rPr>
          <w:rFonts w:eastAsiaTheme="minorEastAsia" w:cs="Microsoft JhengHei"/>
          <w:spacing w:val="8"/>
          <w:w w:val="95"/>
          <w:lang w:eastAsia="zh-CN"/>
        </w:rPr>
        <w:t xml:space="preserve"> </w:t>
      </w:r>
      <w:r>
        <w:rPr>
          <w:rFonts w:eastAsiaTheme="minorEastAsia" w:cs="Microsoft JhengHei" w:hint="eastAsia"/>
          <w:w w:val="95"/>
          <w:lang w:eastAsia="zh-CN"/>
        </w:rPr>
        <w:t>查询后，得到对应的</w:t>
      </w:r>
      <w:r>
        <w:rPr>
          <w:rFonts w:eastAsiaTheme="minorEastAsia" w:cs="Microsoft JhengHei"/>
          <w:w w:val="95"/>
          <w:lang w:eastAsia="zh-CN"/>
        </w:rPr>
        <w:t>Cursor</w:t>
      </w:r>
      <w:r>
        <w:rPr>
          <w:rFonts w:eastAsiaTheme="minorEastAsia" w:cs="Microsoft JhengHei" w:hint="eastAsia"/>
          <w:w w:val="95"/>
          <w:lang w:eastAsia="zh-CN"/>
        </w:rPr>
        <w:t>，用于遍历查询得到的结果：</w:t>
      </w:r>
    </w:p>
    <w:p w:rsidR="00A44BBA" w:rsidRDefault="00B0609F" w:rsidP="00A44BBA">
      <w:pPr>
        <w:pStyle w:val="BodyText"/>
        <w:kinsoku w:val="0"/>
        <w:overflowPunct w:val="0"/>
        <w:spacing w:before="98" w:line="172" w:lineRule="auto"/>
        <w:ind w:right="5263"/>
      </w:pPr>
      <w:r>
        <w:rPr>
          <w:noProof/>
        </w:rPr>
        <w:pict>
          <v:rect id="_x0000_s98304" style="position:absolute;left:0;text-align:left;margin-left:95.85pt;margin-top:5.55pt;width:459.4pt;height:169.6pt;z-index:-251277824;mso-position-horizontal-relative:page" o:allowincell="f" fillcolor="#efefef" stroked="f">
            <v:path arrowok="t"/>
            <w10:wrap anchorx="page"/>
          </v:rect>
        </w:pict>
      </w:r>
      <w:r w:rsidR="00A44BBA">
        <w:t>BsonDocument matcher = newBsonDocument(); BsonDocument conditon = newBsonDocument(); conditon.Add("$gte", 0);</w:t>
      </w:r>
    </w:p>
    <w:p w:rsidR="00A44BBA" w:rsidRDefault="00A44BBA" w:rsidP="00A44BBA">
      <w:pPr>
        <w:pStyle w:val="BodyText"/>
        <w:kinsoku w:val="0"/>
        <w:overflowPunct w:val="0"/>
        <w:spacing w:line="172" w:lineRule="auto"/>
        <w:ind w:right="5563"/>
      </w:pPr>
      <w:r>
        <w:t>conditon.Add("$lte", 9); matcher.Add("id", conditon);</w:t>
      </w:r>
    </w:p>
    <w:p w:rsidR="00A44BBA" w:rsidRDefault="00A44BBA" w:rsidP="00A44BBA">
      <w:pPr>
        <w:pStyle w:val="BodyText"/>
        <w:kinsoku w:val="0"/>
        <w:overflowPunct w:val="0"/>
        <w:spacing w:line="172" w:lineRule="auto"/>
        <w:ind w:right="5263"/>
      </w:pPr>
      <w:r>
        <w:t>BsonDocument selector = newBsonDocument(); selector.Add("id", null); selector.Add("Age", null);</w:t>
      </w:r>
    </w:p>
    <w:p w:rsidR="00A44BBA" w:rsidRDefault="00A44BBA" w:rsidP="00A44BBA">
      <w:pPr>
        <w:pStyle w:val="BodyText"/>
        <w:kinsoku w:val="0"/>
        <w:overflowPunct w:val="0"/>
        <w:spacing w:line="172" w:lineRule="auto"/>
        <w:ind w:right="3863"/>
      </w:pPr>
      <w:r>
        <w:t>BsonDocument orderBy = newBsonDocument(); orderBy.Add("id", -1);</w:t>
      </w:r>
    </w:p>
    <w:p w:rsidR="00A44BBA" w:rsidRDefault="00A44BBA" w:rsidP="00A44BBA">
      <w:pPr>
        <w:pStyle w:val="BodyText"/>
        <w:kinsoku w:val="0"/>
        <w:overflowPunct w:val="0"/>
        <w:spacing w:line="172" w:lineRule="auto"/>
        <w:ind w:right="6963"/>
      </w:pPr>
      <w:r>
        <w:t>BsonDocument hint = null; if (index != null)</w:t>
      </w:r>
    </w:p>
    <w:p w:rsidR="00A44BBA" w:rsidRDefault="00A44BBA" w:rsidP="00A44BBA">
      <w:pPr>
        <w:pStyle w:val="BodyText"/>
        <w:kinsoku w:val="0"/>
        <w:overflowPunct w:val="0"/>
        <w:spacing w:line="172" w:lineRule="auto"/>
        <w:ind w:right="7563" w:firstLine="400"/>
      </w:pPr>
      <w:r>
        <w:t>hint = index; else</w:t>
      </w:r>
    </w:p>
    <w:p w:rsidR="00A44BBA" w:rsidRDefault="00A44BBA" w:rsidP="00A44BBA">
      <w:pPr>
        <w:pStyle w:val="BodyText"/>
        <w:kinsoku w:val="0"/>
        <w:overflowPunct w:val="0"/>
        <w:spacing w:line="220" w:lineRule="exact"/>
        <w:ind w:left="1297"/>
      </w:pPr>
      <w:r>
        <w:t>hint = newBsonDocument();</w:t>
      </w:r>
    </w:p>
    <w:p w:rsidR="00A44BBA" w:rsidRDefault="00A44BBA" w:rsidP="00A44BBA">
      <w:pPr>
        <w:pStyle w:val="BodyText"/>
        <w:kinsoku w:val="0"/>
        <w:overflowPunct w:val="0"/>
        <w:spacing w:line="212" w:lineRule="exact"/>
      </w:pPr>
      <w:r>
        <w:t>DBCursor cursor = dbc.Query(matcher, selector, orderBy, hint, 0, -1);</w:t>
      </w:r>
    </w:p>
    <w:p w:rsidR="00A44BBA" w:rsidRDefault="00A44BBA" w:rsidP="00A44BBA">
      <w:pPr>
        <w:pStyle w:val="BodyText"/>
        <w:kinsoku w:val="0"/>
        <w:overflowPunct w:val="0"/>
        <w:spacing w:before="45"/>
        <w:rPr>
          <w:rFonts w:eastAsiaTheme="minorEastAsia" w:cs="Microsoft JhengHei"/>
          <w:lang w:eastAsia="zh-CN"/>
        </w:rPr>
      </w:pPr>
      <w:r>
        <w:rPr>
          <w:rFonts w:eastAsiaTheme="minorEastAsia" w:cs="Microsoft JhengHei" w:hint="eastAsia"/>
          <w:lang w:eastAsia="zh-CN"/>
        </w:rPr>
        <w:t>使用</w:t>
      </w:r>
      <w:r>
        <w:rPr>
          <w:rFonts w:eastAsiaTheme="minorEastAsia" w:cs="Microsoft JhengHei"/>
          <w:lang w:eastAsia="zh-CN"/>
        </w:rPr>
        <w:t>DBCursor</w:t>
      </w:r>
      <w:r>
        <w:rPr>
          <w:rFonts w:eastAsiaTheme="minorEastAsia" w:cs="Microsoft JhengHei" w:hint="eastAsia"/>
          <w:lang w:eastAsia="zh-CN"/>
        </w:rPr>
        <w:t>游标进行遍历：</w:t>
      </w:r>
    </w:p>
    <w:p w:rsidR="00A44BBA" w:rsidRDefault="00B0609F" w:rsidP="00A44BBA">
      <w:pPr>
        <w:pStyle w:val="BodyText"/>
        <w:kinsoku w:val="0"/>
        <w:overflowPunct w:val="0"/>
        <w:spacing w:before="83" w:line="172" w:lineRule="auto"/>
        <w:ind w:right="3863"/>
      </w:pPr>
      <w:r>
        <w:rPr>
          <w:noProof/>
        </w:rPr>
        <w:pict>
          <v:rect id="_x0000_s98305" style="position:absolute;left:0;text-align:left;margin-left:95.85pt;margin-top:4.8pt;width:459.4pt;height:21.2pt;z-index:-251276800;mso-position-horizontal-relative:page" o:allowincell="f" fillcolor="#efefef" stroked="f">
            <v:path arrowok="t"/>
            <w10:wrap anchorx="page"/>
          </v:rect>
        </w:pict>
      </w:r>
      <w:r w:rsidR="00A44BBA">
        <w:t>while (cursor.Next() != null) Console.WriteLine(cursor.Current());</w:t>
      </w:r>
    </w:p>
    <w:p w:rsidR="00A44BBA" w:rsidRDefault="00A44BBA" w:rsidP="00A44BBA">
      <w:pPr>
        <w:pStyle w:val="BodyText"/>
        <w:kinsoku w:val="0"/>
        <w:overflowPunct w:val="0"/>
        <w:spacing w:line="267" w:lineRule="exact"/>
        <w:ind w:left="613"/>
        <w:rPr>
          <w:rFonts w:eastAsiaTheme="minorEastAsia" w:cs="Microsoft JhengHei"/>
        </w:rPr>
      </w:pPr>
      <w:r>
        <w:rPr>
          <w:rFonts w:ascii="Courier New" w:eastAsiaTheme="minorEastAsia" w:hAnsi="Courier New" w:cs="Courier New"/>
          <w:position w:val="1"/>
        </w:rPr>
        <w:t>•</w:t>
      </w:r>
      <w:r>
        <w:rPr>
          <w:rFonts w:ascii="Courier New" w:eastAsiaTheme="minorEastAsia" w:hAnsi="Courier New" w:cs="Courier New"/>
          <w:spacing w:val="43"/>
          <w:position w:val="1"/>
        </w:rPr>
        <w:t xml:space="preserve"> </w:t>
      </w:r>
      <w:r>
        <w:rPr>
          <w:rFonts w:eastAsiaTheme="minorEastAsia" w:cs="Microsoft JhengHei" w:hint="eastAsia"/>
        </w:rPr>
        <w:t>删除操作</w:t>
      </w:r>
    </w:p>
    <w:p w:rsidR="00A44BBA" w:rsidRDefault="00A44BBA" w:rsidP="00A44BBA">
      <w:pPr>
        <w:pStyle w:val="BodyText"/>
        <w:kinsoku w:val="0"/>
        <w:overflowPunct w:val="0"/>
        <w:spacing w:before="16"/>
        <w:rPr>
          <w:rFonts w:eastAsiaTheme="minorEastAsia" w:cs="Microsoft JhengHei"/>
        </w:rPr>
      </w:pPr>
      <w:r>
        <w:rPr>
          <w:rFonts w:eastAsiaTheme="minorEastAsia" w:cs="Microsoft JhengHei" w:hint="eastAsia"/>
        </w:rPr>
        <w:t>构建相应的</w:t>
      </w:r>
      <w:r>
        <w:rPr>
          <w:rFonts w:eastAsiaTheme="minorEastAsia" w:cs="Microsoft JhengHei"/>
        </w:rPr>
        <w:t>BsonDocument</w:t>
      </w:r>
      <w:r>
        <w:rPr>
          <w:rFonts w:eastAsiaTheme="minorEastAsia" w:cs="Microsoft JhengHei" w:hint="eastAsia"/>
        </w:rPr>
        <w:t>对象，用于设置删除的条件：</w:t>
      </w:r>
    </w:p>
    <w:p w:rsidR="00A44BBA" w:rsidRDefault="00B0609F" w:rsidP="00A44BBA">
      <w:pPr>
        <w:pStyle w:val="BodyText"/>
        <w:kinsoku w:val="0"/>
        <w:overflowPunct w:val="0"/>
        <w:spacing w:before="8"/>
      </w:pPr>
      <w:r>
        <w:rPr>
          <w:noProof/>
        </w:rPr>
        <w:pict>
          <v:rect id="_x0000_s98306" style="position:absolute;left:0;text-align:left;margin-left:95.85pt;margin-top:4.8pt;width:459.4pt;height:42.4pt;z-index:-251275776;mso-position-horizontal-relative:page" o:allowincell="f" fillcolor="#efefef" stroked="f">
            <v:path arrowok="t"/>
            <w10:wrap anchorx="page"/>
          </v:rect>
        </w:pict>
      </w:r>
      <w:r w:rsidR="00A44BBA">
        <w:t>//createthedeletecondition</w:t>
      </w:r>
    </w:p>
    <w:p w:rsidR="00A44BBA" w:rsidRDefault="00A44BBA" w:rsidP="00A44BBA">
      <w:pPr>
        <w:pStyle w:val="BodyText"/>
        <w:kinsoku w:val="0"/>
        <w:overflowPunct w:val="0"/>
        <w:spacing w:line="212" w:lineRule="exact"/>
      </w:pPr>
      <w:r>
        <w:t>BsonDocument drop = newBsonDocument();</w:t>
      </w:r>
    </w:p>
    <w:p w:rsidR="00A44BBA" w:rsidRDefault="00A44BBA" w:rsidP="00A44BBA">
      <w:pPr>
        <w:pStyle w:val="BodyText"/>
        <w:kinsoku w:val="0"/>
        <w:overflowPunct w:val="0"/>
        <w:spacing w:line="212" w:lineRule="exact"/>
      </w:pPr>
      <w:r>
        <w:t>drop.Add("Last Name", "Smith");</w:t>
      </w:r>
    </w:p>
    <w:p w:rsidR="00A44BBA" w:rsidRDefault="00A44BBA" w:rsidP="00A44BBA">
      <w:pPr>
        <w:pStyle w:val="BodyText"/>
        <w:kinsoku w:val="0"/>
        <w:overflowPunct w:val="0"/>
        <w:spacing w:line="212" w:lineRule="exact"/>
      </w:pPr>
      <w:r>
        <w:t>coll.Delete(drop);</w:t>
      </w:r>
    </w:p>
    <w:p w:rsidR="00A44BBA" w:rsidRDefault="00A44BBA" w:rsidP="00A44BBA">
      <w:pPr>
        <w:pStyle w:val="BodyText"/>
        <w:kinsoku w:val="0"/>
        <w:overflowPunct w:val="0"/>
        <w:spacing w:line="259" w:lineRule="exact"/>
        <w:ind w:left="613"/>
        <w:rPr>
          <w:rFonts w:eastAsiaTheme="minorEastAsia" w:cs="Microsoft JhengHei"/>
        </w:rPr>
      </w:pPr>
      <w:r>
        <w:rPr>
          <w:rFonts w:ascii="Courier New" w:eastAsiaTheme="minorEastAsia" w:hAnsi="Courier New" w:cs="Courier New"/>
          <w:position w:val="1"/>
        </w:rPr>
        <w:t>•</w:t>
      </w:r>
      <w:r>
        <w:rPr>
          <w:rFonts w:ascii="Courier New" w:eastAsiaTheme="minorEastAsia" w:hAnsi="Courier New" w:cs="Courier New"/>
          <w:spacing w:val="43"/>
          <w:position w:val="1"/>
        </w:rPr>
        <w:t xml:space="preserve"> </w:t>
      </w:r>
      <w:r>
        <w:rPr>
          <w:rFonts w:eastAsiaTheme="minorEastAsia" w:cs="Microsoft JhengHei" w:hint="eastAsia"/>
        </w:rPr>
        <w:t>更新操作</w:t>
      </w:r>
    </w:p>
    <w:p w:rsidR="00A44BBA" w:rsidRDefault="00A44BBA" w:rsidP="00A44BBA">
      <w:pPr>
        <w:kinsoku w:val="0"/>
        <w:overflowPunct w:val="0"/>
        <w:spacing w:before="5" w:line="100" w:lineRule="exact"/>
        <w:rPr>
          <w:sz w:val="10"/>
          <w:szCs w:val="10"/>
        </w:rPr>
      </w:pPr>
    </w:p>
    <w:p w:rsidR="00A44BBA" w:rsidRDefault="00A44BBA" w:rsidP="00A44BBA">
      <w:pPr>
        <w:pStyle w:val="BodyText"/>
        <w:kinsoku w:val="0"/>
        <w:overflowPunct w:val="0"/>
        <w:spacing w:line="167" w:lineRule="auto"/>
        <w:ind w:right="487"/>
        <w:rPr>
          <w:rFonts w:eastAsiaTheme="minorEastAsia" w:cs="Microsoft JhengHei"/>
        </w:rPr>
      </w:pPr>
      <w:r>
        <w:rPr>
          <w:rFonts w:eastAsiaTheme="minorEastAsia" w:cs="Microsoft JhengHei" w:hint="eastAsia"/>
          <w:w w:val="95"/>
        </w:rPr>
        <w:t>构建相应的</w:t>
      </w:r>
      <w:r>
        <w:rPr>
          <w:rFonts w:eastAsiaTheme="minorEastAsia" w:cs="Microsoft JhengHei"/>
          <w:w w:val="95"/>
        </w:rPr>
        <w:t>BsonDocument</w:t>
      </w:r>
      <w:r>
        <w:rPr>
          <w:rFonts w:eastAsiaTheme="minorEastAsia" w:cs="Microsoft JhengHei" w:hint="eastAsia"/>
          <w:w w:val="95"/>
        </w:rPr>
        <w:t>对象，用于设置更新条件，你还可以创建</w:t>
      </w:r>
      <w:r>
        <w:rPr>
          <w:rFonts w:eastAsiaTheme="minorEastAsia" w:cs="Microsoft JhengHei"/>
          <w:w w:val="95"/>
        </w:rPr>
        <w:t>DBQuery</w:t>
      </w:r>
      <w:r>
        <w:rPr>
          <w:rFonts w:eastAsiaTheme="minorEastAsia" w:cs="Microsoft JhengHei" w:hint="eastAsia"/>
          <w:w w:val="95"/>
        </w:rPr>
        <w:t>对象封装所有的查询或更</w:t>
      </w:r>
      <w:r>
        <w:rPr>
          <w:rFonts w:eastAsiaTheme="minorEastAsia" w:cs="Microsoft JhengHei"/>
          <w:w w:val="98"/>
        </w:rPr>
        <w:t xml:space="preserve"> </w:t>
      </w:r>
      <w:r>
        <w:rPr>
          <w:rFonts w:eastAsiaTheme="minorEastAsia" w:cs="Microsoft JhengHei" w:hint="eastAsia"/>
        </w:rPr>
        <w:t>新规则：</w:t>
      </w:r>
    </w:p>
    <w:p w:rsidR="00A44BBA" w:rsidRDefault="00B0609F" w:rsidP="00A44BBA">
      <w:pPr>
        <w:pStyle w:val="BodyText"/>
        <w:kinsoku w:val="0"/>
        <w:overflowPunct w:val="0"/>
        <w:spacing w:before="23"/>
      </w:pPr>
      <w:r>
        <w:rPr>
          <w:noProof/>
        </w:rPr>
        <w:pict>
          <v:rect id="_x0000_s98307" style="position:absolute;left:0;text-align:left;margin-left:95.85pt;margin-top:5.55pt;width:459.4pt;height:106pt;z-index:-251274752;mso-position-horizontal-relative:page" o:allowincell="f" fillcolor="#efefef" stroked="f">
            <v:path arrowok="t"/>
            <w10:wrap anchorx="page"/>
          </v:rect>
        </w:pict>
      </w:r>
      <w:r w:rsidR="00A44BBA">
        <w:t>DBQuery query = newDBQuery();</w:t>
      </w:r>
    </w:p>
    <w:p w:rsidR="00A44BBA" w:rsidRDefault="00A44BBA" w:rsidP="00A44BBA">
      <w:pPr>
        <w:pStyle w:val="BodyText"/>
        <w:kinsoku w:val="0"/>
        <w:overflowPunct w:val="0"/>
        <w:spacing w:line="212" w:lineRule="exact"/>
      </w:pPr>
      <w:r>
        <w:t>BsonDocument updater = newBsonDocument();</w:t>
      </w:r>
    </w:p>
    <w:p w:rsidR="00A44BBA" w:rsidRDefault="00A44BBA" w:rsidP="00A44BBA">
      <w:pPr>
        <w:pStyle w:val="BodyText"/>
        <w:kinsoku w:val="0"/>
        <w:overflowPunct w:val="0"/>
        <w:spacing w:line="212" w:lineRule="exact"/>
      </w:pPr>
      <w:r>
        <w:t>BsonDocument matcher = newBsonDocument();</w:t>
      </w:r>
    </w:p>
    <w:p w:rsidR="00A44BBA" w:rsidRDefault="00A44BBA" w:rsidP="00A44BBA">
      <w:pPr>
        <w:pStyle w:val="BodyText"/>
        <w:kinsoku w:val="0"/>
        <w:overflowPunct w:val="0"/>
        <w:spacing w:line="212" w:lineRule="exact"/>
      </w:pPr>
      <w:r>
        <w:t>BsonDocument modifier = newBsonDocument();</w:t>
      </w:r>
    </w:p>
    <w:p w:rsidR="00A44BBA" w:rsidRDefault="00A44BBA" w:rsidP="00A44BBA">
      <w:pPr>
        <w:pStyle w:val="BodyText"/>
        <w:kinsoku w:val="0"/>
        <w:overflowPunct w:val="0"/>
        <w:spacing w:line="212" w:lineRule="exact"/>
      </w:pPr>
      <w:r>
        <w:t>updater.Add("Age", 25);</w:t>
      </w:r>
    </w:p>
    <w:p w:rsidR="00A44BBA" w:rsidRDefault="00A44BBA" w:rsidP="00A44BBA">
      <w:pPr>
        <w:pStyle w:val="BodyText"/>
        <w:kinsoku w:val="0"/>
        <w:overflowPunct w:val="0"/>
        <w:spacing w:line="212" w:lineRule="exact"/>
      </w:pPr>
      <w:r>
        <w:t>modifier.Add("$set", updater);</w:t>
      </w:r>
    </w:p>
    <w:p w:rsidR="00A44BBA" w:rsidRDefault="00A44BBA" w:rsidP="00A44BBA">
      <w:pPr>
        <w:pStyle w:val="BodyText"/>
        <w:kinsoku w:val="0"/>
        <w:overflowPunct w:val="0"/>
        <w:spacing w:line="212" w:lineRule="exact"/>
      </w:pPr>
      <w:r>
        <w:t>matcher.Add("First Name", "John");</w:t>
      </w:r>
    </w:p>
    <w:p w:rsidR="00A44BBA" w:rsidRDefault="00A44BBA" w:rsidP="00A44BBA">
      <w:pPr>
        <w:pStyle w:val="BodyText"/>
        <w:kinsoku w:val="0"/>
        <w:overflowPunct w:val="0"/>
        <w:spacing w:line="212" w:lineRule="exact"/>
      </w:pPr>
      <w:r>
        <w:t>query.Matcher = matcher;</w:t>
      </w:r>
    </w:p>
    <w:p w:rsidR="00A44BBA" w:rsidRDefault="00A44BBA" w:rsidP="00A44BBA">
      <w:pPr>
        <w:pStyle w:val="BodyText"/>
        <w:kinsoku w:val="0"/>
        <w:overflowPunct w:val="0"/>
        <w:spacing w:line="212" w:lineRule="exact"/>
      </w:pPr>
      <w:r>
        <w:t>query.Modifier = modifier;</w:t>
      </w:r>
    </w:p>
    <w:p w:rsidR="00A44BBA" w:rsidRDefault="00A44BBA" w:rsidP="00A44BBA">
      <w:pPr>
        <w:pStyle w:val="BodyText"/>
        <w:kinsoku w:val="0"/>
        <w:overflowPunct w:val="0"/>
        <w:spacing w:line="212" w:lineRule="exact"/>
      </w:pPr>
      <w:r>
        <w:t>dbc.Update(query);</w:t>
      </w:r>
    </w:p>
    <w:p w:rsidR="00A44BBA" w:rsidRDefault="00A44BBA" w:rsidP="00A44BBA">
      <w:pPr>
        <w:pStyle w:val="BodyText"/>
        <w:kinsoku w:val="0"/>
        <w:overflowPunct w:val="0"/>
        <w:spacing w:before="45"/>
        <w:rPr>
          <w:rFonts w:eastAsiaTheme="minorEastAsia" w:cs="Microsoft JhengHei"/>
        </w:rPr>
      </w:pPr>
      <w:r>
        <w:rPr>
          <w:rFonts w:eastAsiaTheme="minorEastAsia" w:cs="Microsoft JhengHei" w:hint="eastAsia"/>
        </w:rPr>
        <w:t>更新操作，如果没有满足</w:t>
      </w:r>
      <w:r>
        <w:rPr>
          <w:rFonts w:eastAsiaTheme="minorEastAsia" w:cs="Microsoft JhengHei"/>
        </w:rPr>
        <w:t>matcher</w:t>
      </w:r>
      <w:r>
        <w:rPr>
          <w:rFonts w:eastAsiaTheme="minorEastAsia" w:cs="Microsoft JhengHei" w:hint="eastAsia"/>
        </w:rPr>
        <w:t>的条件，则插入此记录：</w:t>
      </w:r>
    </w:p>
    <w:p w:rsidR="00A44BBA" w:rsidRDefault="00B0609F" w:rsidP="00A44BBA">
      <w:pPr>
        <w:pStyle w:val="BodyText"/>
        <w:kinsoku w:val="0"/>
        <w:overflowPunct w:val="0"/>
        <w:spacing w:before="8"/>
      </w:pPr>
      <w:r>
        <w:rPr>
          <w:noProof/>
        </w:rPr>
        <w:pict>
          <v:rect id="_x0000_s98308" style="position:absolute;left:0;text-align:left;margin-left:95.85pt;margin-top:4.8pt;width:459.4pt;height:10.6pt;z-index:-251273728;mso-position-horizontal-relative:page" o:allowincell="f" fillcolor="#efefef" stroked="f">
            <v:path arrowok="t"/>
            <w10:wrap anchorx="page"/>
          </v:rect>
        </w:pict>
      </w:r>
      <w:r w:rsidR="00A44BBA">
        <w:t>dbc.Upsert(query);</w:t>
      </w: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before="4" w:line="200" w:lineRule="exact"/>
        <w:rPr>
          <w:sz w:val="20"/>
          <w:szCs w:val="20"/>
        </w:rPr>
      </w:pPr>
    </w:p>
    <w:p w:rsidR="00A44BBA" w:rsidRDefault="00B0609F" w:rsidP="00A44BBA">
      <w:pPr>
        <w:pStyle w:val="TableParagraph"/>
      </w:pPr>
      <w:r>
        <w:rPr>
          <w:noProof/>
        </w:rPr>
        <w:pict>
          <v:shape id="_x0000_s98309" style="position:absolute;margin-left:56.65pt;margin-top:21.35pt;width:498.6pt;height:0;z-index:-251272704;mso-position-horizontal-relative:page;mso-position-vertical-relative:text" coordsize="9973,20" o:allowincell="f" path="m,l9973,e" filled="f" strokeweight="1pt">
            <v:path arrowok="t"/>
            <w10:wrap anchorx="page"/>
          </v:shape>
        </w:pict>
      </w:r>
      <w:bookmarkStart w:id="367" w:name="SQL_to_sequoiadb_shell_to_C#"/>
      <w:bookmarkStart w:id="368" w:name="bookmark4"/>
      <w:bookmarkEnd w:id="367"/>
      <w:bookmarkEnd w:id="368"/>
      <w:r w:rsidR="00A44BBA">
        <w:rPr>
          <w:w w:val="95"/>
        </w:rPr>
        <w:t>SQL</w:t>
      </w:r>
      <w:r w:rsidR="00A44BBA">
        <w:rPr>
          <w:spacing w:val="-1"/>
          <w:w w:val="95"/>
        </w:rPr>
        <w:t xml:space="preserve"> </w:t>
      </w:r>
      <w:r w:rsidR="00A44BBA">
        <w:rPr>
          <w:w w:val="95"/>
        </w:rPr>
        <w:t>to sequoiadb</w:t>
      </w:r>
      <w:r w:rsidR="00A44BBA">
        <w:rPr>
          <w:spacing w:val="-1"/>
          <w:w w:val="95"/>
        </w:rPr>
        <w:t xml:space="preserve"> </w:t>
      </w:r>
      <w:r w:rsidR="00A44BBA">
        <w:rPr>
          <w:w w:val="95"/>
        </w:rPr>
        <w:t>shell to C#</w:t>
      </w:r>
    </w:p>
    <w:p w:rsidR="00A44BBA" w:rsidRDefault="00A44BBA" w:rsidP="00A44BBA">
      <w:pPr>
        <w:kinsoku w:val="0"/>
        <w:overflowPunct w:val="0"/>
        <w:spacing w:before="1" w:line="130" w:lineRule="exact"/>
        <w:rPr>
          <w:sz w:val="13"/>
          <w:szCs w:val="13"/>
        </w:rPr>
      </w:pPr>
    </w:p>
    <w:p w:rsidR="00A44BBA" w:rsidRDefault="00A44BBA" w:rsidP="00A44BBA">
      <w:pPr>
        <w:pStyle w:val="BodyText"/>
        <w:kinsoku w:val="0"/>
        <w:overflowPunct w:val="0"/>
        <w:spacing w:line="167" w:lineRule="auto"/>
        <w:ind w:left="613" w:right="317"/>
        <w:rPr>
          <w:rFonts w:eastAsiaTheme="minorEastAsia" w:cs="Microsoft JhengHei"/>
        </w:rPr>
      </w:pPr>
      <w:r>
        <w:rPr>
          <w:rFonts w:eastAsiaTheme="minorEastAsia" w:cs="Microsoft JhengHei"/>
          <w:w w:val="95"/>
        </w:rPr>
        <w:t>Sequoiadb</w:t>
      </w:r>
      <w:r>
        <w:rPr>
          <w:rFonts w:eastAsiaTheme="minorEastAsia" w:cs="Microsoft JhengHei" w:hint="eastAsia"/>
          <w:w w:val="95"/>
        </w:rPr>
        <w:t>的查询用</w:t>
      </w:r>
      <w:r>
        <w:rPr>
          <w:rFonts w:eastAsiaTheme="minorEastAsia" w:cs="Microsoft JhengHei"/>
          <w:w w:val="95"/>
        </w:rPr>
        <w:t>json(bson)</w:t>
      </w:r>
      <w:r>
        <w:rPr>
          <w:rFonts w:eastAsiaTheme="minorEastAsia" w:cs="Microsoft JhengHei" w:hint="eastAsia"/>
          <w:w w:val="95"/>
        </w:rPr>
        <w:t>对象表示，下表以例子的形式显示了</w:t>
      </w:r>
      <w:r>
        <w:rPr>
          <w:rFonts w:eastAsiaTheme="minorEastAsia" w:cs="Microsoft JhengHei"/>
          <w:w w:val="95"/>
        </w:rPr>
        <w:t>sql</w:t>
      </w:r>
      <w:r>
        <w:rPr>
          <w:rFonts w:eastAsiaTheme="minorEastAsia" w:cs="Microsoft JhengHei" w:hint="eastAsia"/>
          <w:w w:val="95"/>
        </w:rPr>
        <w:t>语句、</w:t>
      </w:r>
      <w:r>
        <w:rPr>
          <w:rFonts w:eastAsiaTheme="minorEastAsia" w:cs="Microsoft JhengHei"/>
          <w:w w:val="95"/>
        </w:rPr>
        <w:t xml:space="preserve">sequoiadb    </w:t>
      </w:r>
      <w:r>
        <w:rPr>
          <w:rFonts w:eastAsiaTheme="minorEastAsia" w:cs="Microsoft JhengHei"/>
          <w:spacing w:val="2"/>
          <w:w w:val="95"/>
        </w:rPr>
        <w:t xml:space="preserve"> </w:t>
      </w:r>
      <w:r>
        <w:rPr>
          <w:rFonts w:eastAsiaTheme="minorEastAsia" w:cs="Microsoft JhengHei"/>
          <w:w w:val="95"/>
        </w:rPr>
        <w:t>shell</w:t>
      </w:r>
      <w:r>
        <w:rPr>
          <w:rFonts w:eastAsiaTheme="minorEastAsia" w:cs="Microsoft JhengHei" w:hint="eastAsia"/>
          <w:w w:val="95"/>
        </w:rPr>
        <w:t>语句和</w:t>
      </w:r>
      <w:r>
        <w:rPr>
          <w:rFonts w:eastAsiaTheme="minorEastAsia" w:cs="Microsoft JhengHei"/>
          <w:w w:val="98"/>
        </w:rPr>
        <w:t xml:space="preserve"> </w:t>
      </w:r>
      <w:r>
        <w:rPr>
          <w:rFonts w:eastAsiaTheme="minorEastAsia" w:cs="Microsoft JhengHei"/>
          <w:w w:val="95"/>
        </w:rPr>
        <w:t xml:space="preserve">sequoiadb  </w:t>
      </w:r>
      <w:r>
        <w:rPr>
          <w:rFonts w:eastAsiaTheme="minorEastAsia" w:cs="Microsoft JhengHei"/>
          <w:spacing w:val="6"/>
          <w:w w:val="95"/>
        </w:rPr>
        <w:t xml:space="preserve"> </w:t>
      </w:r>
      <w:r>
        <w:rPr>
          <w:rFonts w:eastAsiaTheme="minorEastAsia" w:cs="Microsoft JhengHei"/>
          <w:w w:val="95"/>
        </w:rPr>
        <w:t>C#</w:t>
      </w:r>
      <w:r>
        <w:rPr>
          <w:rFonts w:eastAsiaTheme="minorEastAsia" w:cs="Microsoft JhengHei" w:hint="eastAsia"/>
          <w:w w:val="95"/>
        </w:rPr>
        <w:t>驱动程序语法之间的对照。</w:t>
      </w:r>
    </w:p>
    <w:p w:rsidR="00A44BBA" w:rsidRDefault="00A44BBA" w:rsidP="00A44BBA">
      <w:pPr>
        <w:pStyle w:val="BodyText"/>
        <w:kinsoku w:val="0"/>
        <w:overflowPunct w:val="0"/>
        <w:spacing w:line="167" w:lineRule="auto"/>
        <w:ind w:left="613" w:right="317"/>
        <w:rPr>
          <w:rFonts w:eastAsiaTheme="minorEastAsia" w:cs="Microsoft JhengHei"/>
        </w:rPr>
        <w:sectPr w:rsidR="00A44BBA">
          <w:pgSz w:w="12240" w:h="15840"/>
          <w:pgMar w:top="900" w:right="680" w:bottom="280" w:left="1020" w:header="713" w:footer="0" w:gutter="0"/>
          <w:cols w:space="720" w:equalWidth="0">
            <w:col w:w="10540"/>
          </w:cols>
          <w:noEndnote/>
        </w:sectPr>
      </w:pPr>
    </w:p>
    <w:p w:rsidR="00A44BBA" w:rsidRDefault="00A44BBA" w:rsidP="00A44BBA">
      <w:pPr>
        <w:kinsoku w:val="0"/>
        <w:overflowPunct w:val="0"/>
        <w:spacing w:before="10" w:line="150" w:lineRule="exact"/>
        <w:rPr>
          <w:sz w:val="15"/>
          <w:szCs w:val="15"/>
        </w:rPr>
      </w:pPr>
    </w:p>
    <w:p w:rsidR="00A44BBA" w:rsidRDefault="00B0609F" w:rsidP="00A44BBA">
      <w:pPr>
        <w:tabs>
          <w:tab w:val="left" w:pos="4141"/>
        </w:tabs>
        <w:kinsoku w:val="0"/>
        <w:overflowPunct w:val="0"/>
        <w:spacing w:before="6"/>
        <w:ind w:left="983"/>
        <w:rPr>
          <w:rFonts w:ascii="Microsoft JhengHei" w:hAnsi="Microsoft JhengHei" w:cs="Microsoft JhengHei"/>
          <w:sz w:val="14"/>
          <w:szCs w:val="14"/>
        </w:rPr>
      </w:pPr>
      <w:r w:rsidRPr="00B0609F">
        <w:rPr>
          <w:noProof/>
        </w:rPr>
        <w:pict>
          <v:shape id="_x0000_s98311" type="#_x0000_t202" style="position:absolute;left:0;text-align:left;margin-left:81.2pt;margin-top:2.55pt;width:475.1pt;height:163pt;z-index:-251270656;mso-position-horizontal-relative:page" o:allowincell="f" filled="f" stroked="f">
            <v:textbox inset="0,0,0,0">
              <w:txbxContent>
                <w:tbl>
                  <w:tblPr>
                    <w:tblW w:w="0" w:type="auto"/>
                    <w:tblLayout w:type="fixed"/>
                    <w:tblCellMar>
                      <w:left w:w="0" w:type="dxa"/>
                      <w:right w:w="0" w:type="dxa"/>
                    </w:tblCellMar>
                    <w:tblLook w:val="0000"/>
                  </w:tblPr>
                  <w:tblGrid>
                    <w:gridCol w:w="3074"/>
                    <w:gridCol w:w="3241"/>
                    <w:gridCol w:w="3157"/>
                  </w:tblGrid>
                  <w:tr w:rsidR="005807CE">
                    <w:trPr>
                      <w:trHeight w:hRule="exact" w:val="456"/>
                    </w:trPr>
                    <w:tc>
                      <w:tcPr>
                        <w:tcW w:w="6315" w:type="dxa"/>
                        <w:gridSpan w:val="2"/>
                        <w:tcBorders>
                          <w:top w:val="nil"/>
                          <w:left w:val="nil"/>
                          <w:bottom w:val="nil"/>
                          <w:right w:val="nil"/>
                        </w:tcBorders>
                      </w:tcPr>
                      <w:p w:rsidR="005807CE" w:rsidRDefault="005807CE"/>
                    </w:tc>
                    <w:tc>
                      <w:tcPr>
                        <w:tcW w:w="3157" w:type="dxa"/>
                        <w:tcBorders>
                          <w:top w:val="single" w:sz="8" w:space="0" w:color="000000"/>
                          <w:left w:val="nil"/>
                          <w:bottom w:val="single" w:sz="8" w:space="0" w:color="000000"/>
                          <w:right w:val="nil"/>
                        </w:tcBorders>
                      </w:tcPr>
                      <w:p w:rsidR="005807CE" w:rsidRDefault="005807CE">
                        <w:pPr>
                          <w:pStyle w:val="TableParagraph"/>
                          <w:kinsoku w:val="0"/>
                          <w:overflowPunct w:val="0"/>
                          <w:spacing w:line="176" w:lineRule="exact"/>
                          <w:ind w:left="50"/>
                          <w:rPr>
                            <w:rFonts w:ascii="Microsoft JhengHei" w:hAnsi="Microsoft JhengHei" w:cs="Microsoft JhengHei"/>
                            <w:sz w:val="14"/>
                            <w:szCs w:val="14"/>
                          </w:rPr>
                        </w:pPr>
                        <w:r>
                          <w:rPr>
                            <w:rFonts w:ascii="Microsoft JhengHei" w:hAnsi="Microsoft JhengHei" w:cs="Microsoft JhengHei"/>
                            <w:w w:val="95"/>
                            <w:sz w:val="14"/>
                            <w:szCs w:val="14"/>
                          </w:rPr>
                          <w:t>C#</w:t>
                        </w:r>
                        <w:r>
                          <w:rPr>
                            <w:rFonts w:ascii="Microsoft JhengHei" w:hAnsi="Microsoft JhengHei" w:cs="Microsoft JhengHei"/>
                            <w:spacing w:val="10"/>
                            <w:w w:val="95"/>
                            <w:sz w:val="14"/>
                            <w:szCs w:val="14"/>
                          </w:rPr>
                          <w:t xml:space="preserve"> </w:t>
                        </w:r>
                        <w:r>
                          <w:rPr>
                            <w:rFonts w:ascii="Microsoft JhengHei" w:hAnsi="Microsoft JhengHei" w:cs="Microsoft JhengHei"/>
                            <w:w w:val="95"/>
                            <w:sz w:val="14"/>
                            <w:szCs w:val="14"/>
                          </w:rPr>
                          <w:t>Driver</w:t>
                        </w:r>
                      </w:p>
                      <w:p w:rsidR="005807CE" w:rsidRDefault="005807CE">
                        <w:pPr>
                          <w:pStyle w:val="TableParagraph"/>
                          <w:kinsoku w:val="0"/>
                          <w:overflowPunct w:val="0"/>
                          <w:spacing w:line="228" w:lineRule="exact"/>
                          <w:ind w:left="50"/>
                        </w:pPr>
                        <w:r>
                          <w:rPr>
                            <w:rFonts w:ascii="Microsoft JhengHei" w:hAnsi="Microsoft JhengHei" w:cs="Microsoft JhengHei"/>
                            <w:w w:val="95"/>
                            <w:sz w:val="14"/>
                            <w:szCs w:val="14"/>
                          </w:rPr>
                          <w:t>bar.insert("{'a':1,'b':-1}")</w:t>
                        </w:r>
                      </w:p>
                    </w:tc>
                  </w:tr>
                  <w:tr w:rsidR="005807CE">
                    <w:trPr>
                      <w:trHeight w:hRule="exact" w:val="233"/>
                    </w:trPr>
                    <w:tc>
                      <w:tcPr>
                        <w:tcW w:w="3074" w:type="dxa"/>
                        <w:tcBorders>
                          <w:top w:val="single" w:sz="8" w:space="0" w:color="000000"/>
                          <w:left w:val="single" w:sz="8" w:space="0" w:color="000000"/>
                          <w:bottom w:val="single" w:sz="8" w:space="0" w:color="000000"/>
                          <w:right w:val="nil"/>
                        </w:tcBorders>
                      </w:tcPr>
                      <w:p w:rsidR="005807CE" w:rsidRDefault="005807CE">
                        <w:pPr>
                          <w:pStyle w:val="TableParagraph"/>
                          <w:kinsoku w:val="0"/>
                          <w:overflowPunct w:val="0"/>
                          <w:spacing w:line="176" w:lineRule="exact"/>
                          <w:ind w:left="40"/>
                        </w:pPr>
                        <w:r>
                          <w:rPr>
                            <w:rFonts w:ascii="Microsoft JhengHei" w:hAnsi="Microsoft JhengHei" w:cs="Microsoft JhengHei"/>
                            <w:w w:val="95"/>
                            <w:sz w:val="14"/>
                            <w:szCs w:val="14"/>
                          </w:rPr>
                          <w:t>select</w:t>
                        </w:r>
                        <w:r>
                          <w:rPr>
                            <w:rFonts w:ascii="Microsoft JhengHei" w:hAnsi="Microsoft JhengHei" w:cs="Microsoft JhengHei"/>
                            <w:spacing w:val="5"/>
                            <w:w w:val="95"/>
                            <w:sz w:val="14"/>
                            <w:szCs w:val="14"/>
                          </w:rPr>
                          <w:t xml:space="preserve"> </w:t>
                        </w:r>
                        <w:r>
                          <w:rPr>
                            <w:rFonts w:ascii="Microsoft JhengHei" w:hAnsi="Microsoft JhengHei" w:cs="Microsoft JhengHei"/>
                            <w:w w:val="95"/>
                            <w:sz w:val="14"/>
                            <w:szCs w:val="14"/>
                          </w:rPr>
                          <w:t>a,b</w:t>
                        </w:r>
                        <w:r>
                          <w:rPr>
                            <w:rFonts w:ascii="Microsoft JhengHei" w:hAnsi="Microsoft JhengHei" w:cs="Microsoft JhengHei"/>
                            <w:spacing w:val="6"/>
                            <w:w w:val="95"/>
                            <w:sz w:val="14"/>
                            <w:szCs w:val="14"/>
                          </w:rPr>
                          <w:t xml:space="preserve"> </w:t>
                        </w:r>
                        <w:r>
                          <w:rPr>
                            <w:rFonts w:ascii="Microsoft JhengHei" w:hAnsi="Microsoft JhengHei" w:cs="Microsoft JhengHei"/>
                            <w:w w:val="95"/>
                            <w:sz w:val="14"/>
                            <w:szCs w:val="14"/>
                          </w:rPr>
                          <w:t>from</w:t>
                        </w:r>
                        <w:r>
                          <w:rPr>
                            <w:rFonts w:ascii="Microsoft JhengHei" w:hAnsi="Microsoft JhengHei" w:cs="Microsoft JhengHei"/>
                            <w:spacing w:val="5"/>
                            <w:w w:val="95"/>
                            <w:sz w:val="14"/>
                            <w:szCs w:val="14"/>
                          </w:rPr>
                          <w:t xml:space="preserve"> </w:t>
                        </w:r>
                        <w:r>
                          <w:rPr>
                            <w:rFonts w:ascii="Microsoft JhengHei" w:hAnsi="Microsoft JhengHei" w:cs="Microsoft JhengHei"/>
                            <w:w w:val="95"/>
                            <w:sz w:val="14"/>
                            <w:szCs w:val="14"/>
                          </w:rPr>
                          <w:t>students</w:t>
                        </w:r>
                      </w:p>
                    </w:tc>
                    <w:tc>
                      <w:tcPr>
                        <w:tcW w:w="3241" w:type="dxa"/>
                        <w:tcBorders>
                          <w:top w:val="single" w:sz="8" w:space="0" w:color="000000"/>
                          <w:left w:val="nil"/>
                          <w:bottom w:val="single" w:sz="8" w:space="0" w:color="000000"/>
                          <w:right w:val="single" w:sz="8" w:space="0" w:color="000000"/>
                        </w:tcBorders>
                      </w:tcPr>
                      <w:p w:rsidR="005807CE" w:rsidRDefault="005807CE">
                        <w:pPr>
                          <w:pStyle w:val="TableParagraph"/>
                          <w:kinsoku w:val="0"/>
                          <w:overflowPunct w:val="0"/>
                          <w:spacing w:line="176" w:lineRule="exact"/>
                          <w:ind w:left="133"/>
                        </w:pPr>
                        <w:r>
                          <w:rPr>
                            <w:rFonts w:ascii="Microsoft JhengHei" w:hAnsi="Microsoft JhengHei" w:cs="Microsoft JhengHei"/>
                            <w:sz w:val="14"/>
                            <w:szCs w:val="14"/>
                          </w:rPr>
                          <w:t>db.foo.bar.find(null,{a:"",b:""})</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kinsoku w:val="0"/>
                          <w:overflowPunct w:val="0"/>
                          <w:spacing w:line="176" w:lineRule="exact"/>
                          <w:ind w:left="40"/>
                        </w:pPr>
                        <w:r>
                          <w:rPr>
                            <w:rFonts w:ascii="Microsoft JhengHei" w:hAnsi="Microsoft JhengHei" w:cs="Microsoft JhengHei"/>
                            <w:sz w:val="14"/>
                            <w:szCs w:val="14"/>
                          </w:rPr>
                          <w:t>bar.query("",</w:t>
                        </w:r>
                        <w:r>
                          <w:rPr>
                            <w:rFonts w:ascii="Microsoft JhengHei" w:hAnsi="Microsoft JhengHei" w:cs="Microsoft JhengHei"/>
                            <w:spacing w:val="-13"/>
                            <w:sz w:val="14"/>
                            <w:szCs w:val="14"/>
                          </w:rPr>
                          <w:t xml:space="preserve"> </w:t>
                        </w:r>
                        <w:r>
                          <w:rPr>
                            <w:rFonts w:ascii="Microsoft JhengHei" w:hAnsi="Microsoft JhengHei" w:cs="Microsoft JhengHei"/>
                            <w:sz w:val="14"/>
                            <w:szCs w:val="14"/>
                          </w:rPr>
                          <w:t>"{'a':'','b':''}",</w:t>
                        </w:r>
                        <w:r>
                          <w:rPr>
                            <w:rFonts w:ascii="Microsoft JhengHei" w:hAnsi="Microsoft JhengHei" w:cs="Microsoft JhengHei"/>
                            <w:spacing w:val="-13"/>
                            <w:sz w:val="14"/>
                            <w:szCs w:val="14"/>
                          </w:rPr>
                          <w:t xml:space="preserve"> </w:t>
                        </w:r>
                        <w:r>
                          <w:rPr>
                            <w:rFonts w:ascii="Microsoft JhengHei" w:hAnsi="Microsoft JhengHei" w:cs="Microsoft JhengHei"/>
                            <w:sz w:val="14"/>
                            <w:szCs w:val="14"/>
                          </w:rPr>
                          <w:t>"",</w:t>
                        </w:r>
                        <w:r>
                          <w:rPr>
                            <w:rFonts w:ascii="Microsoft JhengHei" w:hAnsi="Microsoft JhengHei" w:cs="Microsoft JhengHei"/>
                            <w:spacing w:val="-13"/>
                            <w:sz w:val="14"/>
                            <w:szCs w:val="14"/>
                          </w:rPr>
                          <w:t xml:space="preserve"> </w:t>
                        </w:r>
                        <w:r>
                          <w:rPr>
                            <w:rFonts w:ascii="Microsoft JhengHei" w:hAnsi="Microsoft JhengHei" w:cs="Microsoft JhengHei"/>
                            <w:sz w:val="14"/>
                            <w:szCs w:val="14"/>
                          </w:rPr>
                          <w:t>"")</w:t>
                        </w:r>
                      </w:p>
                    </w:tc>
                  </w:tr>
                  <w:tr w:rsidR="005807CE">
                    <w:trPr>
                      <w:trHeight w:hRule="exact" w:val="451"/>
                    </w:trPr>
                    <w:tc>
                      <w:tcPr>
                        <w:tcW w:w="3074" w:type="dxa"/>
                        <w:tcBorders>
                          <w:top w:val="single" w:sz="8" w:space="0" w:color="000000"/>
                          <w:left w:val="nil"/>
                          <w:bottom w:val="single" w:sz="8" w:space="0" w:color="000000"/>
                          <w:right w:val="nil"/>
                        </w:tcBorders>
                      </w:tcPr>
                      <w:p w:rsidR="005807CE" w:rsidRDefault="005807CE">
                        <w:pPr>
                          <w:pStyle w:val="TableParagraph"/>
                          <w:kinsoku w:val="0"/>
                          <w:overflowPunct w:val="0"/>
                          <w:spacing w:line="171" w:lineRule="exact"/>
                          <w:ind w:left="50"/>
                          <w:rPr>
                            <w:rFonts w:ascii="Microsoft JhengHei" w:hAnsi="Microsoft JhengHei" w:cs="Microsoft JhengHei"/>
                            <w:sz w:val="14"/>
                            <w:szCs w:val="14"/>
                          </w:rPr>
                        </w:pPr>
                        <w:r>
                          <w:rPr>
                            <w:rFonts w:ascii="Microsoft JhengHei" w:hAnsi="Microsoft JhengHei" w:cs="Microsoft JhengHei"/>
                            <w:sz w:val="14"/>
                            <w:szCs w:val="14"/>
                          </w:rPr>
                          <w:t>select</w:t>
                        </w:r>
                        <w:r>
                          <w:rPr>
                            <w:rFonts w:ascii="Microsoft JhengHei" w:hAnsi="Microsoft JhengHei" w:cs="Microsoft JhengHei"/>
                            <w:spacing w:val="-14"/>
                            <w:sz w:val="14"/>
                            <w:szCs w:val="14"/>
                          </w:rPr>
                          <w:t xml:space="preserve"> </w:t>
                        </w:r>
                        <w:r>
                          <w:rPr>
                            <w:rFonts w:ascii="Microsoft JhengHei" w:hAnsi="Microsoft JhengHei" w:cs="Microsoft JhengHei"/>
                            <w:sz w:val="14"/>
                            <w:szCs w:val="14"/>
                          </w:rPr>
                          <w:t>*</w:t>
                        </w:r>
                        <w:r>
                          <w:rPr>
                            <w:rFonts w:ascii="Microsoft JhengHei" w:hAnsi="Microsoft JhengHei" w:cs="Microsoft JhengHei"/>
                            <w:spacing w:val="-13"/>
                            <w:sz w:val="14"/>
                            <w:szCs w:val="14"/>
                          </w:rPr>
                          <w:t xml:space="preserve"> </w:t>
                        </w:r>
                        <w:r>
                          <w:rPr>
                            <w:rFonts w:ascii="Microsoft JhengHei" w:hAnsi="Microsoft JhengHei" w:cs="Microsoft JhengHei"/>
                            <w:sz w:val="14"/>
                            <w:szCs w:val="14"/>
                          </w:rPr>
                          <w:t>from</w:t>
                        </w:r>
                        <w:r>
                          <w:rPr>
                            <w:rFonts w:ascii="Microsoft JhengHei" w:hAnsi="Microsoft JhengHei" w:cs="Microsoft JhengHei"/>
                            <w:spacing w:val="-13"/>
                            <w:sz w:val="14"/>
                            <w:szCs w:val="14"/>
                          </w:rPr>
                          <w:t xml:space="preserve"> </w:t>
                        </w:r>
                        <w:r>
                          <w:rPr>
                            <w:rFonts w:ascii="Microsoft JhengHei" w:hAnsi="Microsoft JhengHei" w:cs="Microsoft JhengHei"/>
                            <w:sz w:val="14"/>
                            <w:szCs w:val="14"/>
                          </w:rPr>
                          <w:t>students</w:t>
                        </w:r>
                      </w:p>
                      <w:p w:rsidR="005807CE" w:rsidRDefault="005807CE">
                        <w:pPr>
                          <w:pStyle w:val="TableParagraph"/>
                          <w:kinsoku w:val="0"/>
                          <w:overflowPunct w:val="0"/>
                          <w:spacing w:line="228" w:lineRule="exact"/>
                          <w:ind w:left="50"/>
                        </w:pPr>
                        <w:r>
                          <w:rPr>
                            <w:rFonts w:ascii="Microsoft JhengHei" w:hAnsi="Microsoft JhengHei" w:cs="Microsoft JhengHei"/>
                            <w:sz w:val="14"/>
                            <w:szCs w:val="14"/>
                          </w:rPr>
                          <w:t>select</w:t>
                        </w:r>
                        <w:r>
                          <w:rPr>
                            <w:rFonts w:ascii="Microsoft JhengHei" w:hAnsi="Microsoft JhengHei" w:cs="Microsoft JhengHei"/>
                            <w:spacing w:val="-23"/>
                            <w:sz w:val="14"/>
                            <w:szCs w:val="14"/>
                          </w:rPr>
                          <w:t xml:space="preserve"> </w:t>
                        </w:r>
                        <w:r>
                          <w:rPr>
                            <w:rFonts w:ascii="Microsoft JhengHei" w:hAnsi="Microsoft JhengHei" w:cs="Microsoft JhengHei"/>
                            <w:sz w:val="14"/>
                            <w:szCs w:val="14"/>
                          </w:rPr>
                          <w:t>*</w:t>
                        </w:r>
                        <w:r>
                          <w:rPr>
                            <w:rFonts w:ascii="Microsoft JhengHei" w:hAnsi="Microsoft JhengHei" w:cs="Microsoft JhengHei"/>
                            <w:spacing w:val="-22"/>
                            <w:sz w:val="14"/>
                            <w:szCs w:val="14"/>
                          </w:rPr>
                          <w:t xml:space="preserve"> </w:t>
                        </w:r>
                        <w:r>
                          <w:rPr>
                            <w:rFonts w:ascii="Microsoft JhengHei" w:hAnsi="Microsoft JhengHei" w:cs="Microsoft JhengHei"/>
                            <w:sz w:val="14"/>
                            <w:szCs w:val="14"/>
                          </w:rPr>
                          <w:t>from</w:t>
                        </w:r>
                        <w:r>
                          <w:rPr>
                            <w:rFonts w:ascii="Microsoft JhengHei" w:hAnsi="Microsoft JhengHei" w:cs="Microsoft JhengHei"/>
                            <w:spacing w:val="-22"/>
                            <w:sz w:val="14"/>
                            <w:szCs w:val="14"/>
                          </w:rPr>
                          <w:t xml:space="preserve"> </w:t>
                        </w:r>
                        <w:r>
                          <w:rPr>
                            <w:rFonts w:ascii="Microsoft JhengHei" w:hAnsi="Microsoft JhengHei" w:cs="Microsoft JhengHei"/>
                            <w:sz w:val="14"/>
                            <w:szCs w:val="14"/>
                          </w:rPr>
                          <w:t>students</w:t>
                        </w:r>
                        <w:r>
                          <w:rPr>
                            <w:rFonts w:ascii="Microsoft JhengHei" w:hAnsi="Microsoft JhengHei" w:cs="Microsoft JhengHei"/>
                            <w:spacing w:val="-22"/>
                            <w:sz w:val="14"/>
                            <w:szCs w:val="14"/>
                          </w:rPr>
                          <w:t xml:space="preserve"> </w:t>
                        </w:r>
                        <w:r>
                          <w:rPr>
                            <w:rFonts w:ascii="Microsoft JhengHei" w:hAnsi="Microsoft JhengHei" w:cs="Microsoft JhengHei"/>
                            <w:sz w:val="14"/>
                            <w:szCs w:val="14"/>
                          </w:rPr>
                          <w:t>where</w:t>
                        </w:r>
                        <w:r>
                          <w:rPr>
                            <w:rFonts w:ascii="Microsoft JhengHei" w:hAnsi="Microsoft JhengHei" w:cs="Microsoft JhengHei"/>
                            <w:spacing w:val="-22"/>
                            <w:sz w:val="14"/>
                            <w:szCs w:val="14"/>
                          </w:rPr>
                          <w:t xml:space="preserve"> </w:t>
                        </w:r>
                        <w:r>
                          <w:rPr>
                            <w:rFonts w:ascii="Microsoft JhengHei" w:hAnsi="Microsoft JhengHei" w:cs="Microsoft JhengHei"/>
                            <w:sz w:val="14"/>
                            <w:szCs w:val="14"/>
                          </w:rPr>
                          <w:t>age=20</w:t>
                        </w:r>
                      </w:p>
                    </w:tc>
                    <w:tc>
                      <w:tcPr>
                        <w:tcW w:w="3241" w:type="dxa"/>
                        <w:tcBorders>
                          <w:top w:val="single" w:sz="8" w:space="0" w:color="000000"/>
                          <w:left w:val="nil"/>
                          <w:bottom w:val="single" w:sz="8" w:space="0" w:color="000000"/>
                          <w:right w:val="nil"/>
                        </w:tcBorders>
                      </w:tcPr>
                      <w:p w:rsidR="005807CE" w:rsidRDefault="005807CE">
                        <w:pPr>
                          <w:pStyle w:val="TableParagraph"/>
                          <w:kinsoku w:val="0"/>
                          <w:overflowPunct w:val="0"/>
                          <w:spacing w:line="171" w:lineRule="exact"/>
                          <w:ind w:left="133"/>
                          <w:rPr>
                            <w:rFonts w:ascii="Microsoft JhengHei" w:hAnsi="Microsoft JhengHei" w:cs="Microsoft JhengHei"/>
                            <w:sz w:val="14"/>
                            <w:szCs w:val="14"/>
                          </w:rPr>
                        </w:pPr>
                        <w:r>
                          <w:rPr>
                            <w:rFonts w:ascii="Microsoft JhengHei" w:hAnsi="Microsoft JhengHei" w:cs="Microsoft JhengHei"/>
                            <w:w w:val="95"/>
                            <w:sz w:val="14"/>
                            <w:szCs w:val="14"/>
                          </w:rPr>
                          <w:t>db.foo.bar.find()</w:t>
                        </w:r>
                      </w:p>
                      <w:p w:rsidR="005807CE" w:rsidRDefault="005807CE">
                        <w:pPr>
                          <w:pStyle w:val="TableParagraph"/>
                          <w:kinsoku w:val="0"/>
                          <w:overflowPunct w:val="0"/>
                          <w:spacing w:line="228" w:lineRule="exact"/>
                          <w:ind w:left="133"/>
                        </w:pPr>
                        <w:r>
                          <w:rPr>
                            <w:rFonts w:ascii="Microsoft JhengHei" w:hAnsi="Microsoft JhengHei" w:cs="Microsoft JhengHei"/>
                            <w:w w:val="95"/>
                            <w:sz w:val="14"/>
                            <w:szCs w:val="14"/>
                          </w:rPr>
                          <w:t>db.foo.bar.find({age:20})</w:t>
                        </w:r>
                      </w:p>
                    </w:tc>
                    <w:tc>
                      <w:tcPr>
                        <w:tcW w:w="3157" w:type="dxa"/>
                        <w:tcBorders>
                          <w:top w:val="single" w:sz="8" w:space="0" w:color="000000"/>
                          <w:left w:val="nil"/>
                          <w:bottom w:val="single" w:sz="8" w:space="0" w:color="000000"/>
                          <w:right w:val="nil"/>
                        </w:tcBorders>
                      </w:tcPr>
                      <w:p w:rsidR="005807CE" w:rsidRDefault="005807CE">
                        <w:pPr>
                          <w:pStyle w:val="TableParagraph"/>
                          <w:kinsoku w:val="0"/>
                          <w:overflowPunct w:val="0"/>
                          <w:spacing w:line="171" w:lineRule="exact"/>
                          <w:ind w:left="50"/>
                          <w:rPr>
                            <w:rFonts w:ascii="Microsoft JhengHei" w:hAnsi="Microsoft JhengHei" w:cs="Microsoft JhengHei"/>
                            <w:sz w:val="14"/>
                            <w:szCs w:val="14"/>
                          </w:rPr>
                        </w:pPr>
                        <w:r>
                          <w:rPr>
                            <w:rFonts w:ascii="Microsoft JhengHei" w:hAnsi="Microsoft JhengHei" w:cs="Microsoft JhengHei"/>
                            <w:w w:val="95"/>
                            <w:sz w:val="14"/>
                            <w:szCs w:val="14"/>
                          </w:rPr>
                          <w:t>bar.query()</w:t>
                        </w:r>
                      </w:p>
                      <w:p w:rsidR="005807CE" w:rsidRDefault="005807CE">
                        <w:pPr>
                          <w:pStyle w:val="TableParagraph"/>
                          <w:kinsoku w:val="0"/>
                          <w:overflowPunct w:val="0"/>
                          <w:spacing w:line="228" w:lineRule="exact"/>
                          <w:ind w:left="50"/>
                        </w:pPr>
                        <w:r>
                          <w:rPr>
                            <w:rFonts w:ascii="Microsoft JhengHei" w:hAnsi="Microsoft JhengHei" w:cs="Microsoft JhengHei"/>
                            <w:sz w:val="14"/>
                            <w:szCs w:val="14"/>
                          </w:rPr>
                          <w:t>bar.query("{'age':20}",</w:t>
                        </w:r>
                        <w:r>
                          <w:rPr>
                            <w:rFonts w:ascii="Microsoft JhengHei" w:hAnsi="Microsoft JhengHei" w:cs="Microsoft JhengHei"/>
                            <w:spacing w:val="-17"/>
                            <w:sz w:val="14"/>
                            <w:szCs w:val="14"/>
                          </w:rPr>
                          <w:t xml:space="preserve"> </w:t>
                        </w:r>
                        <w:r>
                          <w:rPr>
                            <w:rFonts w:ascii="Microsoft JhengHei" w:hAnsi="Microsoft JhengHei" w:cs="Microsoft JhengHei"/>
                            <w:sz w:val="14"/>
                            <w:szCs w:val="14"/>
                          </w:rPr>
                          <w:t>"",</w:t>
                        </w:r>
                        <w:r>
                          <w:rPr>
                            <w:rFonts w:ascii="Microsoft JhengHei" w:hAnsi="Microsoft JhengHei" w:cs="Microsoft JhengHei"/>
                            <w:spacing w:val="-17"/>
                            <w:sz w:val="14"/>
                            <w:szCs w:val="14"/>
                          </w:rPr>
                          <w:t xml:space="preserve"> </w:t>
                        </w:r>
                        <w:r>
                          <w:rPr>
                            <w:rFonts w:ascii="Microsoft JhengHei" w:hAnsi="Microsoft JhengHei" w:cs="Microsoft JhengHei"/>
                            <w:sz w:val="14"/>
                            <w:szCs w:val="14"/>
                          </w:rPr>
                          <w:t>"",</w:t>
                        </w:r>
                        <w:r>
                          <w:rPr>
                            <w:rFonts w:ascii="Microsoft JhengHei" w:hAnsi="Microsoft JhengHei" w:cs="Microsoft JhengHei"/>
                            <w:spacing w:val="-17"/>
                            <w:sz w:val="14"/>
                            <w:szCs w:val="14"/>
                          </w:rPr>
                          <w:t xml:space="preserve"> </w:t>
                        </w:r>
                        <w:r>
                          <w:rPr>
                            <w:rFonts w:ascii="Microsoft JhengHei" w:hAnsi="Microsoft JhengHei" w:cs="Microsoft JhengHei"/>
                            <w:sz w:val="14"/>
                            <w:szCs w:val="14"/>
                          </w:rPr>
                          <w:t>"")</w:t>
                        </w:r>
                      </w:p>
                    </w:tc>
                  </w:tr>
                  <w:tr w:rsidR="005807CE">
                    <w:trPr>
                      <w:trHeight w:hRule="exact" w:val="401"/>
                    </w:trPr>
                    <w:tc>
                      <w:tcPr>
                        <w:tcW w:w="3074" w:type="dxa"/>
                        <w:tcBorders>
                          <w:top w:val="single" w:sz="8" w:space="0" w:color="000000"/>
                          <w:left w:val="single" w:sz="8" w:space="0" w:color="000000"/>
                          <w:bottom w:val="single" w:sz="8" w:space="0" w:color="000000"/>
                          <w:right w:val="nil"/>
                        </w:tcBorders>
                      </w:tcPr>
                      <w:p w:rsidR="005807CE" w:rsidRDefault="005807CE">
                        <w:pPr>
                          <w:pStyle w:val="TableParagraph"/>
                          <w:kinsoku w:val="0"/>
                          <w:overflowPunct w:val="0"/>
                          <w:spacing w:line="176" w:lineRule="exact"/>
                          <w:ind w:left="40"/>
                          <w:rPr>
                            <w:rFonts w:ascii="Microsoft JhengHei" w:hAnsi="Microsoft JhengHei" w:cs="Microsoft JhengHei"/>
                            <w:sz w:val="14"/>
                            <w:szCs w:val="14"/>
                          </w:rPr>
                        </w:pPr>
                        <w:r>
                          <w:rPr>
                            <w:rFonts w:ascii="Microsoft JhengHei" w:hAnsi="Microsoft JhengHei" w:cs="Microsoft JhengHei"/>
                            <w:w w:val="95"/>
                            <w:sz w:val="14"/>
                            <w:szCs w:val="14"/>
                          </w:rPr>
                          <w:t>select</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from</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students</w:t>
                        </w:r>
                        <w:r>
                          <w:rPr>
                            <w:rFonts w:ascii="Microsoft JhengHei" w:hAnsi="Microsoft JhengHei" w:cs="Microsoft JhengHei"/>
                            <w:spacing w:val="3"/>
                            <w:w w:val="95"/>
                            <w:sz w:val="14"/>
                            <w:szCs w:val="14"/>
                          </w:rPr>
                          <w:t xml:space="preserve"> </w:t>
                        </w:r>
                        <w:r>
                          <w:rPr>
                            <w:rFonts w:ascii="Microsoft JhengHei" w:hAnsi="Microsoft JhengHei" w:cs="Microsoft JhengHei"/>
                            <w:w w:val="95"/>
                            <w:sz w:val="14"/>
                            <w:szCs w:val="14"/>
                          </w:rPr>
                          <w:t>where</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age=20</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order</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by</w:t>
                        </w:r>
                      </w:p>
                      <w:p w:rsidR="005807CE" w:rsidRDefault="005807CE">
                        <w:pPr>
                          <w:pStyle w:val="TableParagraph"/>
                          <w:kinsoku w:val="0"/>
                          <w:overflowPunct w:val="0"/>
                          <w:spacing w:line="168" w:lineRule="exact"/>
                          <w:ind w:left="40"/>
                        </w:pPr>
                        <w:r>
                          <w:rPr>
                            <w:rFonts w:ascii="Microsoft JhengHei" w:hAnsi="Microsoft JhengHei" w:cs="Microsoft JhengHei"/>
                            <w:w w:val="95"/>
                            <w:sz w:val="14"/>
                            <w:szCs w:val="14"/>
                          </w:rPr>
                          <w:t>name</w:t>
                        </w:r>
                      </w:p>
                    </w:tc>
                    <w:tc>
                      <w:tcPr>
                        <w:tcW w:w="3241" w:type="dxa"/>
                        <w:tcBorders>
                          <w:top w:val="single" w:sz="8" w:space="0" w:color="000000"/>
                          <w:left w:val="nil"/>
                          <w:bottom w:val="single" w:sz="8" w:space="0" w:color="000000"/>
                          <w:right w:val="single" w:sz="8" w:space="0" w:color="000000"/>
                        </w:tcBorders>
                      </w:tcPr>
                      <w:p w:rsidR="005807CE" w:rsidRDefault="005807CE">
                        <w:pPr>
                          <w:pStyle w:val="TableParagraph"/>
                          <w:kinsoku w:val="0"/>
                          <w:overflowPunct w:val="0"/>
                          <w:spacing w:line="176" w:lineRule="exact"/>
                          <w:ind w:left="133"/>
                        </w:pPr>
                        <w:r>
                          <w:rPr>
                            <w:rFonts w:ascii="Microsoft JhengHei" w:hAnsi="Microsoft JhengHei" w:cs="Microsoft JhengHei"/>
                            <w:w w:val="95"/>
                            <w:sz w:val="14"/>
                            <w:szCs w:val="14"/>
                          </w:rPr>
                          <w:t>db.foo.bar.find({age:20}).sort({name:1})</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kinsoku w:val="0"/>
                          <w:overflowPunct w:val="0"/>
                          <w:spacing w:line="176" w:lineRule="exact"/>
                          <w:ind w:left="40"/>
                        </w:pPr>
                        <w:r>
                          <w:rPr>
                            <w:rFonts w:ascii="Microsoft JhengHei" w:hAnsi="Microsoft JhengHei" w:cs="Microsoft JhengHei"/>
                            <w:w w:val="95"/>
                            <w:sz w:val="14"/>
                            <w:szCs w:val="14"/>
                          </w:rPr>
                          <w:t>bar.query("{'age':20}",</w:t>
                        </w:r>
                        <w:r>
                          <w:rPr>
                            <w:rFonts w:ascii="Microsoft JhengHei" w:hAnsi="Microsoft JhengHei" w:cs="Microsoft JhengHei"/>
                            <w:spacing w:val="22"/>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22"/>
                            <w:w w:val="95"/>
                            <w:sz w:val="14"/>
                            <w:szCs w:val="14"/>
                          </w:rPr>
                          <w:t xml:space="preserve"> </w:t>
                        </w:r>
                        <w:r>
                          <w:rPr>
                            <w:rFonts w:ascii="Microsoft JhengHei" w:hAnsi="Microsoft JhengHei" w:cs="Microsoft JhengHei"/>
                            <w:w w:val="95"/>
                            <w:sz w:val="14"/>
                            <w:szCs w:val="14"/>
                          </w:rPr>
                          <w:t>"{'name':1}",</w:t>
                        </w:r>
                        <w:r>
                          <w:rPr>
                            <w:rFonts w:ascii="Microsoft JhengHei" w:hAnsi="Microsoft JhengHei" w:cs="Microsoft JhengHei"/>
                            <w:spacing w:val="22"/>
                            <w:w w:val="95"/>
                            <w:sz w:val="14"/>
                            <w:szCs w:val="14"/>
                          </w:rPr>
                          <w:t xml:space="preserve"> </w:t>
                        </w:r>
                        <w:r>
                          <w:rPr>
                            <w:rFonts w:ascii="Microsoft JhengHei" w:hAnsi="Microsoft JhengHei" w:cs="Microsoft JhengHei"/>
                            <w:w w:val="95"/>
                            <w:sz w:val="14"/>
                            <w:szCs w:val="14"/>
                          </w:rPr>
                          <w:t>"")</w:t>
                        </w:r>
                      </w:p>
                    </w:tc>
                  </w:tr>
                  <w:tr w:rsidR="005807CE">
                    <w:trPr>
                      <w:trHeight w:hRule="exact" w:val="782"/>
                    </w:trPr>
                    <w:tc>
                      <w:tcPr>
                        <w:tcW w:w="3074" w:type="dxa"/>
                        <w:tcBorders>
                          <w:top w:val="single" w:sz="8" w:space="0" w:color="000000"/>
                          <w:left w:val="nil"/>
                          <w:bottom w:val="single" w:sz="8" w:space="0" w:color="000000"/>
                          <w:right w:val="nil"/>
                        </w:tcBorders>
                      </w:tcPr>
                      <w:p w:rsidR="005807CE" w:rsidRDefault="005807CE">
                        <w:pPr>
                          <w:pStyle w:val="TableParagraph"/>
                          <w:kinsoku w:val="0"/>
                          <w:overflowPunct w:val="0"/>
                          <w:spacing w:line="171" w:lineRule="exact"/>
                          <w:ind w:left="50"/>
                          <w:rPr>
                            <w:rFonts w:ascii="Microsoft JhengHei" w:hAnsi="Microsoft JhengHei" w:cs="Microsoft JhengHei"/>
                            <w:sz w:val="14"/>
                            <w:szCs w:val="14"/>
                          </w:rPr>
                        </w:pPr>
                        <w:r>
                          <w:rPr>
                            <w:rFonts w:ascii="Microsoft JhengHei" w:hAnsi="Microsoft JhengHei" w:cs="Microsoft JhengHei"/>
                            <w:w w:val="95"/>
                            <w:sz w:val="14"/>
                            <w:szCs w:val="14"/>
                          </w:rPr>
                          <w:t>select</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from</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students</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where</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age&gt;20</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and</w:t>
                        </w:r>
                      </w:p>
                      <w:p w:rsidR="005807CE" w:rsidRDefault="005807CE">
                        <w:pPr>
                          <w:pStyle w:val="TableParagraph"/>
                          <w:kinsoku w:val="0"/>
                          <w:overflowPunct w:val="0"/>
                          <w:spacing w:line="168" w:lineRule="exact"/>
                          <w:ind w:left="50"/>
                          <w:rPr>
                            <w:rFonts w:ascii="Microsoft JhengHei" w:hAnsi="Microsoft JhengHei" w:cs="Microsoft JhengHei"/>
                            <w:sz w:val="14"/>
                            <w:szCs w:val="14"/>
                          </w:rPr>
                        </w:pPr>
                        <w:r>
                          <w:rPr>
                            <w:rFonts w:ascii="Microsoft JhengHei" w:hAnsi="Microsoft JhengHei" w:cs="Microsoft JhengHei"/>
                            <w:w w:val="90"/>
                            <w:sz w:val="14"/>
                            <w:szCs w:val="14"/>
                          </w:rPr>
                          <w:t>age&lt;30</w:t>
                        </w:r>
                      </w:p>
                      <w:p w:rsidR="005807CE" w:rsidRDefault="005807CE">
                        <w:pPr>
                          <w:pStyle w:val="TableParagraph"/>
                          <w:kinsoku w:val="0"/>
                          <w:overflowPunct w:val="0"/>
                          <w:spacing w:line="228" w:lineRule="exact"/>
                          <w:ind w:left="50"/>
                        </w:pPr>
                        <w:r>
                          <w:rPr>
                            <w:rFonts w:ascii="Microsoft JhengHei" w:hAnsi="Microsoft JhengHei" w:cs="Microsoft JhengHei"/>
                            <w:w w:val="95"/>
                            <w:sz w:val="14"/>
                            <w:szCs w:val="14"/>
                          </w:rPr>
                          <w:t>create</w:t>
                        </w:r>
                        <w:r>
                          <w:rPr>
                            <w:rFonts w:ascii="Microsoft JhengHei" w:hAnsi="Microsoft JhengHei" w:cs="Microsoft JhengHei"/>
                            <w:spacing w:val="7"/>
                            <w:w w:val="95"/>
                            <w:sz w:val="14"/>
                            <w:szCs w:val="14"/>
                          </w:rPr>
                          <w:t xml:space="preserve"> </w:t>
                        </w:r>
                        <w:r>
                          <w:rPr>
                            <w:rFonts w:ascii="Microsoft JhengHei" w:hAnsi="Microsoft JhengHei" w:cs="Microsoft JhengHei"/>
                            <w:w w:val="95"/>
                            <w:sz w:val="14"/>
                            <w:szCs w:val="14"/>
                          </w:rPr>
                          <w:t>index</w:t>
                        </w:r>
                        <w:r>
                          <w:rPr>
                            <w:rFonts w:ascii="Microsoft JhengHei" w:hAnsi="Microsoft JhengHei" w:cs="Microsoft JhengHei"/>
                            <w:spacing w:val="7"/>
                            <w:w w:val="95"/>
                            <w:sz w:val="14"/>
                            <w:szCs w:val="14"/>
                          </w:rPr>
                          <w:t xml:space="preserve"> </w:t>
                        </w:r>
                        <w:r>
                          <w:rPr>
                            <w:rFonts w:ascii="Microsoft JhengHei" w:hAnsi="Microsoft JhengHei" w:cs="Microsoft JhengHei"/>
                            <w:w w:val="95"/>
                            <w:sz w:val="14"/>
                            <w:szCs w:val="14"/>
                          </w:rPr>
                          <w:t>testIndex</w:t>
                        </w:r>
                        <w:r>
                          <w:rPr>
                            <w:rFonts w:ascii="Microsoft JhengHei" w:hAnsi="Microsoft JhengHei" w:cs="Microsoft JhengHei"/>
                            <w:spacing w:val="7"/>
                            <w:w w:val="95"/>
                            <w:sz w:val="14"/>
                            <w:szCs w:val="14"/>
                          </w:rPr>
                          <w:t xml:space="preserve"> </w:t>
                        </w:r>
                        <w:r>
                          <w:rPr>
                            <w:rFonts w:ascii="Microsoft JhengHei" w:hAnsi="Microsoft JhengHei" w:cs="Microsoft JhengHei"/>
                            <w:w w:val="95"/>
                            <w:sz w:val="14"/>
                            <w:szCs w:val="14"/>
                          </w:rPr>
                          <w:t>on</w:t>
                        </w:r>
                        <w:r>
                          <w:rPr>
                            <w:rFonts w:ascii="Microsoft JhengHei" w:hAnsi="Microsoft JhengHei" w:cs="Microsoft JhengHei"/>
                            <w:spacing w:val="8"/>
                            <w:w w:val="95"/>
                            <w:sz w:val="14"/>
                            <w:szCs w:val="14"/>
                          </w:rPr>
                          <w:t xml:space="preserve"> </w:t>
                        </w:r>
                        <w:r>
                          <w:rPr>
                            <w:rFonts w:ascii="Microsoft JhengHei" w:hAnsi="Microsoft JhengHei" w:cs="Microsoft JhengHei"/>
                            <w:w w:val="95"/>
                            <w:sz w:val="14"/>
                            <w:szCs w:val="14"/>
                          </w:rPr>
                          <w:t>students(name)</w:t>
                        </w:r>
                      </w:p>
                    </w:tc>
                    <w:tc>
                      <w:tcPr>
                        <w:tcW w:w="3241" w:type="dxa"/>
                        <w:tcBorders>
                          <w:top w:val="single" w:sz="8" w:space="0" w:color="000000"/>
                          <w:left w:val="nil"/>
                          <w:bottom w:val="single" w:sz="8" w:space="0" w:color="000000"/>
                          <w:right w:val="nil"/>
                        </w:tcBorders>
                      </w:tcPr>
                      <w:p w:rsidR="005807CE" w:rsidRDefault="005807CE">
                        <w:pPr>
                          <w:pStyle w:val="TableParagraph"/>
                          <w:kinsoku w:val="0"/>
                          <w:overflowPunct w:val="0"/>
                          <w:spacing w:line="171" w:lineRule="exact"/>
                          <w:ind w:left="133"/>
                          <w:rPr>
                            <w:rFonts w:ascii="Microsoft JhengHei" w:hAnsi="Microsoft JhengHei" w:cs="Microsoft JhengHei"/>
                            <w:sz w:val="14"/>
                            <w:szCs w:val="14"/>
                          </w:rPr>
                        </w:pPr>
                        <w:r>
                          <w:rPr>
                            <w:rFonts w:ascii="Microsoft JhengHei" w:hAnsi="Microsoft JhengHei" w:cs="Microsoft JhengHei"/>
                            <w:w w:val="95"/>
                            <w:sz w:val="14"/>
                            <w:szCs w:val="14"/>
                          </w:rPr>
                          <w:t>db.foo.bar.find({age:{$gt:20,$lt:30}})</w:t>
                        </w:r>
                      </w:p>
                      <w:p w:rsidR="005807CE" w:rsidRDefault="005807CE">
                        <w:pPr>
                          <w:pStyle w:val="TableParagraph"/>
                          <w:kinsoku w:val="0"/>
                          <w:overflowPunct w:val="0"/>
                          <w:spacing w:before="5" w:line="150" w:lineRule="exact"/>
                          <w:rPr>
                            <w:sz w:val="15"/>
                            <w:szCs w:val="15"/>
                          </w:rPr>
                        </w:pPr>
                      </w:p>
                      <w:p w:rsidR="005807CE" w:rsidRDefault="005807CE">
                        <w:pPr>
                          <w:pStyle w:val="TableParagraph"/>
                          <w:kinsoku w:val="0"/>
                          <w:overflowPunct w:val="0"/>
                          <w:ind w:left="133"/>
                          <w:rPr>
                            <w:rFonts w:ascii="Microsoft JhengHei" w:hAnsi="Microsoft JhengHei" w:cs="Microsoft JhengHei"/>
                            <w:sz w:val="14"/>
                            <w:szCs w:val="14"/>
                          </w:rPr>
                        </w:pPr>
                        <w:r>
                          <w:rPr>
                            <w:rFonts w:ascii="Microsoft JhengHei" w:hAnsi="Microsoft JhengHei" w:cs="Microsoft JhengHei"/>
                            <w:w w:val="95"/>
                            <w:sz w:val="14"/>
                            <w:szCs w:val="14"/>
                          </w:rPr>
                          <w:t>db.foo.bar.createIndex("testIndex",</w:t>
                        </w:r>
                      </w:p>
                      <w:p w:rsidR="005807CE" w:rsidRDefault="005807CE">
                        <w:pPr>
                          <w:pStyle w:val="TableParagraph"/>
                          <w:kinsoku w:val="0"/>
                          <w:overflowPunct w:val="0"/>
                          <w:spacing w:line="168" w:lineRule="exact"/>
                          <w:ind w:left="133"/>
                        </w:pPr>
                        <w:r>
                          <w:rPr>
                            <w:rFonts w:ascii="Microsoft JhengHei" w:hAnsi="Microsoft JhengHei" w:cs="Microsoft JhengHei"/>
                            <w:sz w:val="14"/>
                            <w:szCs w:val="14"/>
                          </w:rPr>
                          <w:t>{name:1},false)</w:t>
                        </w:r>
                      </w:p>
                    </w:tc>
                    <w:tc>
                      <w:tcPr>
                        <w:tcW w:w="3157" w:type="dxa"/>
                        <w:tcBorders>
                          <w:top w:val="single" w:sz="8" w:space="0" w:color="000000"/>
                          <w:left w:val="nil"/>
                          <w:bottom w:val="single" w:sz="8" w:space="0" w:color="000000"/>
                          <w:right w:val="nil"/>
                        </w:tcBorders>
                      </w:tcPr>
                      <w:p w:rsidR="005807CE" w:rsidRDefault="005807CE">
                        <w:pPr>
                          <w:pStyle w:val="TableParagraph"/>
                          <w:kinsoku w:val="0"/>
                          <w:overflowPunct w:val="0"/>
                          <w:spacing w:line="171" w:lineRule="exact"/>
                          <w:ind w:left="50"/>
                          <w:rPr>
                            <w:rFonts w:ascii="Microsoft JhengHei" w:hAnsi="Microsoft JhengHei" w:cs="Microsoft JhengHei"/>
                            <w:sz w:val="14"/>
                            <w:szCs w:val="14"/>
                          </w:rPr>
                        </w:pPr>
                        <w:r>
                          <w:rPr>
                            <w:rFonts w:ascii="Microsoft JhengHei" w:hAnsi="Microsoft JhengHei" w:cs="Microsoft JhengHei"/>
                            <w:w w:val="95"/>
                            <w:sz w:val="14"/>
                            <w:szCs w:val="14"/>
                          </w:rPr>
                          <w:t>bar.query("{'age':{'$gt':20,'$lt':30}}",</w:t>
                        </w:r>
                        <w:r>
                          <w:rPr>
                            <w:rFonts w:ascii="Microsoft JhengHei" w:hAnsi="Microsoft JhengHei" w:cs="Microsoft JhengHei"/>
                            <w:spacing w:val="22"/>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22"/>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22"/>
                            <w:w w:val="95"/>
                            <w:sz w:val="14"/>
                            <w:szCs w:val="14"/>
                          </w:rPr>
                          <w:t xml:space="preserve"> </w:t>
                        </w:r>
                        <w:r>
                          <w:rPr>
                            <w:rFonts w:ascii="Microsoft JhengHei" w:hAnsi="Microsoft JhengHei" w:cs="Microsoft JhengHei"/>
                            <w:w w:val="95"/>
                            <w:sz w:val="14"/>
                            <w:szCs w:val="14"/>
                          </w:rPr>
                          <w:t>"")</w:t>
                        </w:r>
                      </w:p>
                      <w:p w:rsidR="005807CE" w:rsidRDefault="005807CE">
                        <w:pPr>
                          <w:pStyle w:val="TableParagraph"/>
                          <w:kinsoku w:val="0"/>
                          <w:overflowPunct w:val="0"/>
                          <w:spacing w:before="17" w:line="200" w:lineRule="exact"/>
                          <w:rPr>
                            <w:sz w:val="20"/>
                            <w:szCs w:val="20"/>
                          </w:rPr>
                        </w:pPr>
                      </w:p>
                      <w:p w:rsidR="005807CE" w:rsidRDefault="005807CE">
                        <w:pPr>
                          <w:pStyle w:val="TableParagraph"/>
                          <w:kinsoku w:val="0"/>
                          <w:overflowPunct w:val="0"/>
                          <w:spacing w:line="167" w:lineRule="auto"/>
                          <w:ind w:left="50" w:right="144"/>
                        </w:pPr>
                        <w:r>
                          <w:rPr>
                            <w:rFonts w:ascii="Microsoft JhengHei" w:hAnsi="Microsoft JhengHei" w:cs="Microsoft JhengHei"/>
                            <w:w w:val="95"/>
                            <w:sz w:val="14"/>
                            <w:szCs w:val="14"/>
                          </w:rPr>
                          <w:t xml:space="preserve">bar.createIndex("testIndex", </w:t>
                        </w:r>
                        <w:r>
                          <w:rPr>
                            <w:rFonts w:ascii="Microsoft JhengHei" w:hAnsi="Microsoft JhengHei" w:cs="Microsoft JhengHei"/>
                            <w:spacing w:val="4"/>
                            <w:w w:val="95"/>
                            <w:sz w:val="14"/>
                            <w:szCs w:val="14"/>
                          </w:rPr>
                          <w:t xml:space="preserve"> </w:t>
                        </w:r>
                        <w:r>
                          <w:rPr>
                            <w:rFonts w:ascii="Microsoft JhengHei" w:hAnsi="Microsoft JhengHei" w:cs="Microsoft JhengHei"/>
                            <w:w w:val="95"/>
                            <w:sz w:val="14"/>
                            <w:szCs w:val="14"/>
                          </w:rPr>
                          <w:t xml:space="preserve">"{'name':1}", </w:t>
                        </w:r>
                        <w:r>
                          <w:rPr>
                            <w:rFonts w:ascii="Microsoft JhengHei" w:hAnsi="Microsoft JhengHei" w:cs="Microsoft JhengHei"/>
                            <w:spacing w:val="5"/>
                            <w:w w:val="95"/>
                            <w:sz w:val="14"/>
                            <w:szCs w:val="14"/>
                          </w:rPr>
                          <w:t xml:space="preserve"> </w:t>
                        </w:r>
                        <w:r>
                          <w:rPr>
                            <w:rFonts w:ascii="Microsoft JhengHei" w:hAnsi="Microsoft JhengHei" w:cs="Microsoft JhengHei"/>
                            <w:w w:val="95"/>
                            <w:sz w:val="14"/>
                            <w:szCs w:val="14"/>
                          </w:rPr>
                          <w:t>false,</w:t>
                        </w:r>
                        <w:r>
                          <w:rPr>
                            <w:rFonts w:ascii="Microsoft JhengHei" w:hAnsi="Microsoft JhengHei" w:cs="Microsoft JhengHei"/>
                            <w:w w:val="98"/>
                            <w:sz w:val="14"/>
                            <w:szCs w:val="14"/>
                          </w:rPr>
                          <w:t xml:space="preserve"> </w:t>
                        </w:r>
                        <w:r>
                          <w:rPr>
                            <w:rFonts w:ascii="Microsoft JhengHei" w:hAnsi="Microsoft JhengHei" w:cs="Microsoft JhengHei"/>
                            <w:w w:val="95"/>
                            <w:sz w:val="14"/>
                            <w:szCs w:val="14"/>
                          </w:rPr>
                          <w:t>false)</w:t>
                        </w:r>
                      </w:p>
                    </w:tc>
                  </w:tr>
                  <w:tr w:rsidR="005807CE">
                    <w:trPr>
                      <w:trHeight w:hRule="exact" w:val="233"/>
                    </w:trPr>
                    <w:tc>
                      <w:tcPr>
                        <w:tcW w:w="3074" w:type="dxa"/>
                        <w:tcBorders>
                          <w:top w:val="single" w:sz="8" w:space="0" w:color="000000"/>
                          <w:left w:val="single" w:sz="8" w:space="0" w:color="000000"/>
                          <w:bottom w:val="single" w:sz="8" w:space="0" w:color="000000"/>
                          <w:right w:val="nil"/>
                        </w:tcBorders>
                      </w:tcPr>
                      <w:p w:rsidR="005807CE" w:rsidRDefault="005807CE">
                        <w:pPr>
                          <w:pStyle w:val="TableParagraph"/>
                          <w:kinsoku w:val="0"/>
                          <w:overflowPunct w:val="0"/>
                          <w:spacing w:line="181" w:lineRule="exact"/>
                          <w:ind w:left="40"/>
                        </w:pPr>
                        <w:r>
                          <w:rPr>
                            <w:rFonts w:ascii="Microsoft JhengHei" w:hAnsi="Microsoft JhengHei" w:cs="Microsoft JhengHei"/>
                            <w:sz w:val="14"/>
                            <w:szCs w:val="14"/>
                          </w:rPr>
                          <w:t>select</w:t>
                        </w:r>
                        <w:r>
                          <w:rPr>
                            <w:rFonts w:ascii="Microsoft JhengHei" w:hAnsi="Microsoft JhengHei" w:cs="Microsoft JhengHei"/>
                            <w:spacing w:val="-12"/>
                            <w:sz w:val="14"/>
                            <w:szCs w:val="14"/>
                          </w:rPr>
                          <w:t xml:space="preserve"> </w:t>
                        </w:r>
                        <w:r>
                          <w:rPr>
                            <w:rFonts w:ascii="Microsoft JhengHei" w:hAnsi="Microsoft JhengHei" w:cs="Microsoft JhengHei"/>
                            <w:sz w:val="14"/>
                            <w:szCs w:val="14"/>
                          </w:rPr>
                          <w:t>*</w:t>
                        </w:r>
                        <w:r>
                          <w:rPr>
                            <w:rFonts w:ascii="Microsoft JhengHei" w:hAnsi="Microsoft JhengHei" w:cs="Microsoft JhengHei"/>
                            <w:spacing w:val="-11"/>
                            <w:sz w:val="14"/>
                            <w:szCs w:val="14"/>
                          </w:rPr>
                          <w:t xml:space="preserve"> </w:t>
                        </w:r>
                        <w:r>
                          <w:rPr>
                            <w:rFonts w:ascii="Microsoft JhengHei" w:hAnsi="Microsoft JhengHei" w:cs="Microsoft JhengHei"/>
                            <w:sz w:val="14"/>
                            <w:szCs w:val="14"/>
                          </w:rPr>
                          <w:t>from</w:t>
                        </w:r>
                        <w:r>
                          <w:rPr>
                            <w:rFonts w:ascii="Microsoft JhengHei" w:hAnsi="Microsoft JhengHei" w:cs="Microsoft JhengHei"/>
                            <w:spacing w:val="-12"/>
                            <w:sz w:val="14"/>
                            <w:szCs w:val="14"/>
                          </w:rPr>
                          <w:t xml:space="preserve"> </w:t>
                        </w:r>
                        <w:r>
                          <w:rPr>
                            <w:rFonts w:ascii="Microsoft JhengHei" w:hAnsi="Microsoft JhengHei" w:cs="Microsoft JhengHei"/>
                            <w:sz w:val="14"/>
                            <w:szCs w:val="14"/>
                          </w:rPr>
                          <w:t>students</w:t>
                        </w:r>
                        <w:r>
                          <w:rPr>
                            <w:rFonts w:ascii="Microsoft JhengHei" w:hAnsi="Microsoft JhengHei" w:cs="Microsoft JhengHei"/>
                            <w:spacing w:val="-11"/>
                            <w:sz w:val="14"/>
                            <w:szCs w:val="14"/>
                          </w:rPr>
                          <w:t xml:space="preserve"> </w:t>
                        </w:r>
                        <w:r>
                          <w:rPr>
                            <w:rFonts w:ascii="Microsoft JhengHei" w:hAnsi="Microsoft JhengHei" w:cs="Microsoft JhengHei"/>
                            <w:sz w:val="14"/>
                            <w:szCs w:val="14"/>
                          </w:rPr>
                          <w:t>limit</w:t>
                        </w:r>
                        <w:r>
                          <w:rPr>
                            <w:rFonts w:ascii="Microsoft JhengHei" w:hAnsi="Microsoft JhengHei" w:cs="Microsoft JhengHei"/>
                            <w:spacing w:val="-11"/>
                            <w:sz w:val="14"/>
                            <w:szCs w:val="14"/>
                          </w:rPr>
                          <w:t xml:space="preserve"> </w:t>
                        </w:r>
                        <w:r>
                          <w:rPr>
                            <w:rFonts w:ascii="Microsoft JhengHei" w:hAnsi="Microsoft JhengHei" w:cs="Microsoft JhengHei"/>
                            <w:sz w:val="14"/>
                            <w:szCs w:val="14"/>
                          </w:rPr>
                          <w:t>20</w:t>
                        </w:r>
                        <w:r>
                          <w:rPr>
                            <w:rFonts w:ascii="Microsoft JhengHei" w:hAnsi="Microsoft JhengHei" w:cs="Microsoft JhengHei"/>
                            <w:spacing w:val="-12"/>
                            <w:sz w:val="14"/>
                            <w:szCs w:val="14"/>
                          </w:rPr>
                          <w:t xml:space="preserve"> </w:t>
                        </w:r>
                        <w:r>
                          <w:rPr>
                            <w:rFonts w:ascii="Microsoft JhengHei" w:hAnsi="Microsoft JhengHei" w:cs="Microsoft JhengHei"/>
                            <w:sz w:val="14"/>
                            <w:szCs w:val="14"/>
                          </w:rPr>
                          <w:t>skip</w:t>
                        </w:r>
                        <w:r>
                          <w:rPr>
                            <w:rFonts w:ascii="Microsoft JhengHei" w:hAnsi="Microsoft JhengHei" w:cs="Microsoft JhengHei"/>
                            <w:spacing w:val="-11"/>
                            <w:sz w:val="14"/>
                            <w:szCs w:val="14"/>
                          </w:rPr>
                          <w:t xml:space="preserve"> </w:t>
                        </w:r>
                        <w:r>
                          <w:rPr>
                            <w:rFonts w:ascii="Microsoft JhengHei" w:hAnsi="Microsoft JhengHei" w:cs="Microsoft JhengHei"/>
                            <w:sz w:val="14"/>
                            <w:szCs w:val="14"/>
                          </w:rPr>
                          <w:t>10</w:t>
                        </w:r>
                      </w:p>
                    </w:tc>
                    <w:tc>
                      <w:tcPr>
                        <w:tcW w:w="3241" w:type="dxa"/>
                        <w:tcBorders>
                          <w:top w:val="single" w:sz="8" w:space="0" w:color="000000"/>
                          <w:left w:val="nil"/>
                          <w:bottom w:val="single" w:sz="8" w:space="0" w:color="000000"/>
                          <w:right w:val="single" w:sz="8" w:space="0" w:color="000000"/>
                        </w:tcBorders>
                      </w:tcPr>
                      <w:p w:rsidR="005807CE" w:rsidRDefault="005807CE">
                        <w:pPr>
                          <w:pStyle w:val="TableParagraph"/>
                          <w:kinsoku w:val="0"/>
                          <w:overflowPunct w:val="0"/>
                          <w:spacing w:line="181" w:lineRule="exact"/>
                          <w:ind w:left="133"/>
                        </w:pPr>
                        <w:r>
                          <w:rPr>
                            <w:rFonts w:ascii="Microsoft JhengHei" w:hAnsi="Microsoft JhengHei" w:cs="Microsoft JhengHei"/>
                            <w:w w:val="95"/>
                            <w:sz w:val="14"/>
                            <w:szCs w:val="14"/>
                          </w:rPr>
                          <w:t>db.foo.bar.find().limit(20).skip(10)</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kinsoku w:val="0"/>
                          <w:overflowPunct w:val="0"/>
                          <w:spacing w:line="181" w:lineRule="exact"/>
                          <w:ind w:left="40"/>
                        </w:pPr>
                        <w:r>
                          <w:rPr>
                            <w:rFonts w:ascii="Microsoft JhengHei" w:hAnsi="Microsoft JhengHei" w:cs="Microsoft JhengHei"/>
                            <w:w w:val="95"/>
                            <w:sz w:val="14"/>
                            <w:szCs w:val="14"/>
                          </w:rPr>
                          <w:t>bar.query("",</w:t>
                        </w:r>
                        <w:r>
                          <w:rPr>
                            <w:rFonts w:ascii="Microsoft JhengHei" w:hAnsi="Microsoft JhengHei" w:cs="Microsoft JhengHei"/>
                            <w:spacing w:val="9"/>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10"/>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10"/>
                            <w:w w:val="95"/>
                            <w:sz w:val="14"/>
                            <w:szCs w:val="14"/>
                          </w:rPr>
                          <w:t xml:space="preserve"> </w:t>
                        </w:r>
                        <w:r>
                          <w:rPr>
                            <w:rFonts w:ascii="Microsoft JhengHei" w:hAnsi="Microsoft JhengHei" w:cs="Microsoft JhengHei"/>
                            <w:w w:val="95"/>
                            <w:sz w:val="14"/>
                            <w:szCs w:val="14"/>
                          </w:rPr>
                          <w:t>"",</w:t>
                        </w:r>
                        <w:r>
                          <w:rPr>
                            <w:rFonts w:ascii="Microsoft JhengHei" w:hAnsi="Microsoft JhengHei" w:cs="Microsoft JhengHei"/>
                            <w:spacing w:val="10"/>
                            <w:w w:val="95"/>
                            <w:sz w:val="14"/>
                            <w:szCs w:val="14"/>
                          </w:rPr>
                          <w:t xml:space="preserve"> </w:t>
                        </w:r>
                        <w:r>
                          <w:rPr>
                            <w:rFonts w:ascii="Microsoft JhengHei" w:hAnsi="Microsoft JhengHei" w:cs="Microsoft JhengHei"/>
                            <w:w w:val="95"/>
                            <w:sz w:val="14"/>
                            <w:szCs w:val="14"/>
                          </w:rPr>
                          <w:t>10,</w:t>
                        </w:r>
                        <w:r>
                          <w:rPr>
                            <w:rFonts w:ascii="Microsoft JhengHei" w:hAnsi="Microsoft JhengHei" w:cs="Microsoft JhengHei"/>
                            <w:spacing w:val="10"/>
                            <w:w w:val="95"/>
                            <w:sz w:val="14"/>
                            <w:szCs w:val="14"/>
                          </w:rPr>
                          <w:t xml:space="preserve"> </w:t>
                        </w:r>
                        <w:r>
                          <w:rPr>
                            <w:rFonts w:ascii="Microsoft JhengHei" w:hAnsi="Microsoft JhengHei" w:cs="Microsoft JhengHei"/>
                            <w:w w:val="95"/>
                            <w:sz w:val="14"/>
                            <w:szCs w:val="14"/>
                          </w:rPr>
                          <w:t>20)</w:t>
                        </w:r>
                      </w:p>
                    </w:tc>
                  </w:tr>
                  <w:tr w:rsidR="005807CE">
                    <w:trPr>
                      <w:trHeight w:hRule="exact" w:val="233"/>
                    </w:trPr>
                    <w:tc>
                      <w:tcPr>
                        <w:tcW w:w="3074" w:type="dxa"/>
                        <w:tcBorders>
                          <w:top w:val="single" w:sz="8" w:space="0" w:color="000000"/>
                          <w:left w:val="single" w:sz="8" w:space="0" w:color="000000"/>
                          <w:bottom w:val="single" w:sz="8" w:space="0" w:color="000000"/>
                          <w:right w:val="nil"/>
                        </w:tcBorders>
                      </w:tcPr>
                      <w:p w:rsidR="005807CE" w:rsidRDefault="005807CE">
                        <w:pPr>
                          <w:pStyle w:val="TableParagraph"/>
                          <w:kinsoku w:val="0"/>
                          <w:overflowPunct w:val="0"/>
                          <w:spacing w:line="176" w:lineRule="exact"/>
                          <w:ind w:left="40"/>
                        </w:pPr>
                        <w:r>
                          <w:rPr>
                            <w:rFonts w:ascii="Microsoft JhengHei" w:hAnsi="Microsoft JhengHei" w:cs="Microsoft JhengHei"/>
                            <w:w w:val="95"/>
                            <w:sz w:val="14"/>
                            <w:szCs w:val="14"/>
                          </w:rPr>
                          <w:t>select count(*)</w:t>
                        </w:r>
                        <w:r>
                          <w:rPr>
                            <w:rFonts w:ascii="Microsoft JhengHei" w:hAnsi="Microsoft JhengHei" w:cs="Microsoft JhengHei"/>
                            <w:spacing w:val="1"/>
                            <w:w w:val="95"/>
                            <w:sz w:val="14"/>
                            <w:szCs w:val="14"/>
                          </w:rPr>
                          <w:t xml:space="preserve"> </w:t>
                        </w:r>
                        <w:r>
                          <w:rPr>
                            <w:rFonts w:ascii="Microsoft JhengHei" w:hAnsi="Microsoft JhengHei" w:cs="Microsoft JhengHei"/>
                            <w:w w:val="95"/>
                            <w:sz w:val="14"/>
                            <w:szCs w:val="14"/>
                          </w:rPr>
                          <w:t>from students</w:t>
                        </w:r>
                        <w:r>
                          <w:rPr>
                            <w:rFonts w:ascii="Microsoft JhengHei" w:hAnsi="Microsoft JhengHei" w:cs="Microsoft JhengHei"/>
                            <w:spacing w:val="1"/>
                            <w:w w:val="95"/>
                            <w:sz w:val="14"/>
                            <w:szCs w:val="14"/>
                          </w:rPr>
                          <w:t xml:space="preserve"> </w:t>
                        </w:r>
                        <w:r>
                          <w:rPr>
                            <w:rFonts w:ascii="Microsoft JhengHei" w:hAnsi="Microsoft JhengHei" w:cs="Microsoft JhengHei"/>
                            <w:w w:val="95"/>
                            <w:sz w:val="14"/>
                            <w:szCs w:val="14"/>
                          </w:rPr>
                          <w:t>where</w:t>
                        </w:r>
                        <w:r>
                          <w:rPr>
                            <w:rFonts w:ascii="Microsoft JhengHei" w:hAnsi="Microsoft JhengHei" w:cs="Microsoft JhengHei"/>
                            <w:spacing w:val="1"/>
                            <w:w w:val="95"/>
                            <w:sz w:val="14"/>
                            <w:szCs w:val="14"/>
                          </w:rPr>
                          <w:t xml:space="preserve"> </w:t>
                        </w:r>
                        <w:r>
                          <w:rPr>
                            <w:rFonts w:ascii="Microsoft JhengHei" w:hAnsi="Microsoft JhengHei" w:cs="Microsoft JhengHei"/>
                            <w:w w:val="95"/>
                            <w:sz w:val="14"/>
                            <w:szCs w:val="14"/>
                          </w:rPr>
                          <w:t>age&gt;20</w:t>
                        </w:r>
                      </w:p>
                    </w:tc>
                    <w:tc>
                      <w:tcPr>
                        <w:tcW w:w="3241" w:type="dxa"/>
                        <w:tcBorders>
                          <w:top w:val="single" w:sz="8" w:space="0" w:color="000000"/>
                          <w:left w:val="nil"/>
                          <w:bottom w:val="single" w:sz="8" w:space="0" w:color="000000"/>
                          <w:right w:val="single" w:sz="8" w:space="0" w:color="000000"/>
                        </w:tcBorders>
                      </w:tcPr>
                      <w:p w:rsidR="005807CE" w:rsidRDefault="005807CE">
                        <w:pPr>
                          <w:pStyle w:val="TableParagraph"/>
                          <w:kinsoku w:val="0"/>
                          <w:overflowPunct w:val="0"/>
                          <w:spacing w:line="176" w:lineRule="exact"/>
                          <w:ind w:left="133"/>
                        </w:pPr>
                        <w:r>
                          <w:rPr>
                            <w:rFonts w:ascii="Microsoft JhengHei" w:hAnsi="Microsoft JhengHei" w:cs="Microsoft JhengHei"/>
                            <w:w w:val="95"/>
                            <w:sz w:val="14"/>
                            <w:szCs w:val="14"/>
                          </w:rPr>
                          <w:t>db.foo.bar.find({age:{$gt:20}}).count()</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kinsoku w:val="0"/>
                          <w:overflowPunct w:val="0"/>
                          <w:spacing w:line="176" w:lineRule="exact"/>
                          <w:ind w:left="40"/>
                        </w:pPr>
                        <w:r>
                          <w:rPr>
                            <w:rFonts w:ascii="Microsoft JhengHei" w:hAnsi="Microsoft JhengHei" w:cs="Microsoft JhengHei"/>
                            <w:w w:val="95"/>
                            <w:sz w:val="14"/>
                            <w:szCs w:val="14"/>
                          </w:rPr>
                          <w:t>bar.getCount("{'age':{'$gt':20}}")</w:t>
                        </w:r>
                      </w:p>
                    </w:tc>
                  </w:tr>
                  <w:tr w:rsidR="005807CE">
                    <w:trPr>
                      <w:trHeight w:hRule="exact" w:val="451"/>
                    </w:trPr>
                    <w:tc>
                      <w:tcPr>
                        <w:tcW w:w="6315" w:type="dxa"/>
                        <w:gridSpan w:val="2"/>
                        <w:tcBorders>
                          <w:top w:val="nil"/>
                          <w:left w:val="nil"/>
                          <w:bottom w:val="nil"/>
                          <w:right w:val="nil"/>
                        </w:tcBorders>
                      </w:tcPr>
                      <w:p w:rsidR="005807CE" w:rsidRDefault="005807CE"/>
                    </w:tc>
                    <w:tc>
                      <w:tcPr>
                        <w:tcW w:w="3157" w:type="dxa"/>
                        <w:tcBorders>
                          <w:top w:val="single" w:sz="8" w:space="0" w:color="000000"/>
                          <w:left w:val="nil"/>
                          <w:bottom w:val="single" w:sz="8" w:space="0" w:color="000000"/>
                          <w:right w:val="nil"/>
                        </w:tcBorders>
                      </w:tcPr>
                      <w:p w:rsidR="005807CE" w:rsidRDefault="005807CE">
                        <w:pPr>
                          <w:pStyle w:val="TableParagraph"/>
                          <w:kinsoku w:val="0"/>
                          <w:overflowPunct w:val="0"/>
                          <w:spacing w:line="171" w:lineRule="exact"/>
                          <w:ind w:left="50"/>
                          <w:rPr>
                            <w:rFonts w:ascii="Microsoft JhengHei" w:hAnsi="Microsoft JhengHei" w:cs="Microsoft JhengHei"/>
                            <w:sz w:val="14"/>
                            <w:szCs w:val="14"/>
                          </w:rPr>
                        </w:pPr>
                        <w:r>
                          <w:rPr>
                            <w:rFonts w:ascii="Microsoft JhengHei" w:hAnsi="Microsoft JhengHei" w:cs="Microsoft JhengHei"/>
                            <w:w w:val="95"/>
                            <w:sz w:val="14"/>
                            <w:szCs w:val="14"/>
                          </w:rPr>
                          <w:t>bar.update("{'b':-1}",  "{'$inc':{'a':2}}",  "")</w:t>
                        </w:r>
                      </w:p>
                      <w:p w:rsidR="005807CE" w:rsidRDefault="005807CE">
                        <w:pPr>
                          <w:pStyle w:val="TableParagraph"/>
                          <w:kinsoku w:val="0"/>
                          <w:overflowPunct w:val="0"/>
                          <w:spacing w:line="228" w:lineRule="exact"/>
                          <w:ind w:left="50"/>
                        </w:pPr>
                        <w:r>
                          <w:rPr>
                            <w:rFonts w:ascii="Microsoft JhengHei" w:hAnsi="Microsoft JhengHei" w:cs="Microsoft JhengHei"/>
                            <w:w w:val="95"/>
                            <w:sz w:val="14"/>
                            <w:szCs w:val="14"/>
                          </w:rPr>
                          <w:t>bar.delete("{'a':1}")</w:t>
                        </w:r>
                      </w:p>
                    </w:tc>
                  </w:tr>
                </w:tbl>
                <w:p w:rsidR="005807CE" w:rsidRDefault="005807CE" w:rsidP="00A44BBA">
                  <w:pPr>
                    <w:kinsoku w:val="0"/>
                    <w:overflowPunct w:val="0"/>
                  </w:pPr>
                </w:p>
              </w:txbxContent>
            </v:textbox>
            <w10:wrap anchorx="page"/>
          </v:shape>
        </w:pict>
      </w:r>
      <w:r w:rsidR="00A44BBA">
        <w:rPr>
          <w:rFonts w:ascii="Microsoft JhengHei" w:hAnsi="Microsoft JhengHei" w:cs="Microsoft JhengHei"/>
          <w:w w:val="95"/>
          <w:sz w:val="14"/>
          <w:szCs w:val="14"/>
        </w:rPr>
        <w:t>SQL</w:t>
      </w:r>
      <w:r w:rsidR="00A44BBA">
        <w:rPr>
          <w:rFonts w:ascii="Microsoft JhengHei" w:hAnsi="Microsoft JhengHei" w:cs="Microsoft JhengHei"/>
          <w:w w:val="95"/>
          <w:sz w:val="14"/>
          <w:szCs w:val="14"/>
        </w:rPr>
        <w:tab/>
        <w:t>sequoiadb</w:t>
      </w:r>
      <w:r w:rsidR="00A44BBA">
        <w:rPr>
          <w:rFonts w:ascii="Microsoft JhengHei" w:hAnsi="Microsoft JhengHei" w:cs="Microsoft JhengHei"/>
          <w:spacing w:val="1"/>
          <w:w w:val="95"/>
          <w:sz w:val="14"/>
          <w:szCs w:val="14"/>
        </w:rPr>
        <w:t xml:space="preserve"> </w:t>
      </w:r>
      <w:r w:rsidR="00A44BBA">
        <w:rPr>
          <w:rFonts w:ascii="Microsoft JhengHei" w:hAnsi="Microsoft JhengHei" w:cs="Microsoft JhengHei"/>
          <w:w w:val="95"/>
          <w:sz w:val="14"/>
          <w:szCs w:val="14"/>
        </w:rPr>
        <w:t>shell</w:t>
      </w:r>
    </w:p>
    <w:p w:rsidR="00A44BBA" w:rsidRDefault="00A44BBA" w:rsidP="00A44BBA">
      <w:pPr>
        <w:tabs>
          <w:tab w:val="left" w:pos="4141"/>
        </w:tabs>
        <w:kinsoku w:val="0"/>
        <w:overflowPunct w:val="0"/>
        <w:spacing w:line="228" w:lineRule="exact"/>
        <w:ind w:left="983"/>
        <w:rPr>
          <w:rFonts w:ascii="Microsoft JhengHei" w:hAnsi="Microsoft JhengHei" w:cs="Microsoft JhengHei"/>
          <w:sz w:val="14"/>
          <w:szCs w:val="14"/>
        </w:rPr>
      </w:pPr>
      <w:r>
        <w:rPr>
          <w:rFonts w:ascii="Microsoft JhengHei" w:hAnsi="Microsoft JhengHei" w:cs="Microsoft JhengHei"/>
          <w:w w:val="95"/>
          <w:sz w:val="14"/>
          <w:szCs w:val="14"/>
        </w:rPr>
        <w:t>insert</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into</w:t>
      </w:r>
      <w:r>
        <w:rPr>
          <w:rFonts w:ascii="Microsoft JhengHei" w:hAnsi="Microsoft JhengHei" w:cs="Microsoft JhengHei"/>
          <w:spacing w:val="3"/>
          <w:w w:val="95"/>
          <w:sz w:val="14"/>
          <w:szCs w:val="14"/>
        </w:rPr>
        <w:t xml:space="preserve"> </w:t>
      </w:r>
      <w:r>
        <w:rPr>
          <w:rFonts w:ascii="Microsoft JhengHei" w:hAnsi="Microsoft JhengHei" w:cs="Microsoft JhengHei"/>
          <w:w w:val="95"/>
          <w:sz w:val="14"/>
          <w:szCs w:val="14"/>
        </w:rPr>
        <w:t>students(a,b)</w:t>
      </w:r>
      <w:r>
        <w:rPr>
          <w:rFonts w:ascii="Microsoft JhengHei" w:hAnsi="Microsoft JhengHei" w:cs="Microsoft JhengHei"/>
          <w:spacing w:val="3"/>
          <w:w w:val="95"/>
          <w:sz w:val="14"/>
          <w:szCs w:val="14"/>
        </w:rPr>
        <w:t xml:space="preserve"> </w:t>
      </w:r>
      <w:r>
        <w:rPr>
          <w:rFonts w:ascii="Microsoft JhengHei" w:hAnsi="Microsoft JhengHei" w:cs="Microsoft JhengHei"/>
          <w:w w:val="95"/>
          <w:sz w:val="14"/>
          <w:szCs w:val="14"/>
        </w:rPr>
        <w:t>values(1,-1)</w:t>
      </w:r>
      <w:r>
        <w:rPr>
          <w:rFonts w:ascii="Microsoft JhengHei" w:hAnsi="Microsoft JhengHei" w:cs="Microsoft JhengHei"/>
          <w:w w:val="95"/>
          <w:sz w:val="14"/>
          <w:szCs w:val="14"/>
        </w:rPr>
        <w:tab/>
        <w:t>db.foo.bar.insert({a:1,b:-1})</w:t>
      </w:r>
    </w:p>
    <w:p w:rsidR="00A44BBA" w:rsidRDefault="00A44BBA" w:rsidP="00A44BBA">
      <w:pPr>
        <w:kinsoku w:val="0"/>
        <w:overflowPunct w:val="0"/>
        <w:spacing w:before="9" w:line="100" w:lineRule="exact"/>
        <w:rPr>
          <w:sz w:val="10"/>
          <w:szCs w:val="1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line="200" w:lineRule="exact"/>
        <w:rPr>
          <w:sz w:val="20"/>
          <w:szCs w:val="20"/>
        </w:rPr>
      </w:pPr>
    </w:p>
    <w:p w:rsidR="00A44BBA" w:rsidRDefault="00A44BBA" w:rsidP="00A44BBA">
      <w:pPr>
        <w:tabs>
          <w:tab w:val="left" w:pos="4141"/>
        </w:tabs>
        <w:kinsoku w:val="0"/>
        <w:overflowPunct w:val="0"/>
        <w:spacing w:before="29" w:line="228" w:lineRule="exact"/>
        <w:ind w:left="983" w:right="4091"/>
        <w:rPr>
          <w:rFonts w:ascii="Microsoft JhengHei" w:hAnsi="Microsoft JhengHei" w:cs="Microsoft JhengHei"/>
          <w:sz w:val="14"/>
          <w:szCs w:val="14"/>
        </w:rPr>
      </w:pPr>
      <w:r>
        <w:rPr>
          <w:rFonts w:ascii="Microsoft JhengHei" w:hAnsi="Microsoft JhengHei" w:cs="Microsoft JhengHei"/>
          <w:w w:val="95"/>
          <w:sz w:val="14"/>
          <w:szCs w:val="14"/>
        </w:rPr>
        <w:t>update students set a=a+2 where b=-1</w:t>
      </w:r>
      <w:r>
        <w:rPr>
          <w:rFonts w:ascii="Microsoft JhengHei" w:hAnsi="Microsoft JhengHei" w:cs="Microsoft JhengHei"/>
          <w:w w:val="95"/>
          <w:sz w:val="14"/>
          <w:szCs w:val="14"/>
        </w:rPr>
        <w:tab/>
        <w:t>db.foo.bar.update({$set:{a:2}},{b:-1})</w:t>
      </w:r>
      <w:r>
        <w:rPr>
          <w:rFonts w:ascii="Microsoft JhengHei" w:hAnsi="Microsoft JhengHei" w:cs="Microsoft JhengHei"/>
          <w:w w:val="98"/>
          <w:sz w:val="14"/>
          <w:szCs w:val="14"/>
        </w:rPr>
        <w:t xml:space="preserve"> </w:t>
      </w:r>
      <w:r>
        <w:rPr>
          <w:rFonts w:ascii="Microsoft JhengHei" w:hAnsi="Microsoft JhengHei" w:cs="Microsoft JhengHei"/>
          <w:w w:val="95"/>
          <w:sz w:val="14"/>
          <w:szCs w:val="14"/>
        </w:rPr>
        <w:t>delete</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from</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students</w:t>
      </w:r>
      <w:r>
        <w:rPr>
          <w:rFonts w:ascii="Microsoft JhengHei" w:hAnsi="Microsoft JhengHei" w:cs="Microsoft JhengHei"/>
          <w:spacing w:val="3"/>
          <w:w w:val="95"/>
          <w:sz w:val="14"/>
          <w:szCs w:val="14"/>
        </w:rPr>
        <w:t xml:space="preserve"> </w:t>
      </w:r>
      <w:r>
        <w:rPr>
          <w:rFonts w:ascii="Microsoft JhengHei" w:hAnsi="Microsoft JhengHei" w:cs="Microsoft JhengHei"/>
          <w:w w:val="95"/>
          <w:sz w:val="14"/>
          <w:szCs w:val="14"/>
        </w:rPr>
        <w:t>where</w:t>
      </w:r>
      <w:r>
        <w:rPr>
          <w:rFonts w:ascii="Microsoft JhengHei" w:hAnsi="Microsoft JhengHei" w:cs="Microsoft JhengHei"/>
          <w:spacing w:val="2"/>
          <w:w w:val="95"/>
          <w:sz w:val="14"/>
          <w:szCs w:val="14"/>
        </w:rPr>
        <w:t xml:space="preserve"> </w:t>
      </w:r>
      <w:r>
        <w:rPr>
          <w:rFonts w:ascii="Microsoft JhengHei" w:hAnsi="Microsoft JhengHei" w:cs="Microsoft JhengHei"/>
          <w:w w:val="95"/>
          <w:sz w:val="14"/>
          <w:szCs w:val="14"/>
        </w:rPr>
        <w:t>a=1</w:t>
      </w:r>
      <w:r>
        <w:rPr>
          <w:rFonts w:ascii="Microsoft JhengHei" w:hAnsi="Microsoft JhengHei" w:cs="Microsoft JhengHei"/>
          <w:w w:val="95"/>
          <w:sz w:val="14"/>
          <w:szCs w:val="14"/>
        </w:rPr>
        <w:tab/>
        <w:t>db.foo.bar.remove({a:1})</w:t>
      </w:r>
    </w:p>
    <w:p w:rsidR="00A44BBA" w:rsidRDefault="00A44BBA" w:rsidP="00A44BBA">
      <w:pPr>
        <w:kinsoku w:val="0"/>
        <w:overflowPunct w:val="0"/>
        <w:spacing w:line="200" w:lineRule="exact"/>
        <w:rPr>
          <w:sz w:val="20"/>
          <w:szCs w:val="20"/>
        </w:rPr>
      </w:pPr>
    </w:p>
    <w:p w:rsidR="00A44BBA" w:rsidRDefault="00A44BBA" w:rsidP="00A44BBA">
      <w:pPr>
        <w:kinsoku w:val="0"/>
        <w:overflowPunct w:val="0"/>
        <w:spacing w:before="10" w:line="220" w:lineRule="exact"/>
      </w:pPr>
    </w:p>
    <w:p w:rsidR="00A44BBA" w:rsidRDefault="00A44BBA" w:rsidP="00A44BBA">
      <w:pPr>
        <w:pStyle w:val="TableParagraph"/>
        <w:rPr>
          <w:lang w:eastAsia="zh-CN"/>
        </w:rPr>
      </w:pPr>
      <w:bookmarkStart w:id="369" w:name="C#_API"/>
      <w:bookmarkStart w:id="370" w:name="bookmark5"/>
      <w:bookmarkEnd w:id="369"/>
      <w:bookmarkEnd w:id="370"/>
      <w:r>
        <w:rPr>
          <w:w w:val="95"/>
          <w:lang w:eastAsia="zh-CN"/>
        </w:rPr>
        <w:t>C#</w:t>
      </w:r>
      <w:r>
        <w:rPr>
          <w:spacing w:val="10"/>
          <w:w w:val="95"/>
          <w:lang w:eastAsia="zh-CN"/>
        </w:rPr>
        <w:t xml:space="preserve"> </w:t>
      </w:r>
      <w:r>
        <w:rPr>
          <w:w w:val="95"/>
          <w:lang w:eastAsia="zh-CN"/>
        </w:rPr>
        <w:t>API</w:t>
      </w:r>
    </w:p>
    <w:p w:rsidR="00A44BBA" w:rsidRDefault="00B0609F" w:rsidP="00A44BBA">
      <w:pPr>
        <w:pStyle w:val="BodyText"/>
        <w:kinsoku w:val="0"/>
        <w:overflowPunct w:val="0"/>
        <w:spacing w:before="42"/>
        <w:rPr>
          <w:rFonts w:eastAsiaTheme="minorEastAsia" w:cs="Microsoft JhengHei"/>
          <w:lang w:eastAsia="zh-CN"/>
        </w:rPr>
      </w:pPr>
      <w:r w:rsidRPr="00B0609F">
        <w:rPr>
          <w:noProof/>
        </w:rPr>
        <w:pict>
          <v:shape id="_x0000_s98310" style="position:absolute;left:0;text-align:left;margin-left:56.65pt;margin-top:1.6pt;width:498.6pt;height:0;z-index:-251271680;mso-position-horizontal-relative:page;mso-position-vertical-relative:text" coordsize="9973,20" o:allowincell="f" path="m,l9973,e" filled="f" strokeweight="1pt">
            <v:path arrowok="t"/>
            <w10:wrap anchorx="page"/>
          </v:shape>
        </w:pict>
      </w:r>
      <w:r w:rsidR="00A44BBA">
        <w:rPr>
          <w:rFonts w:eastAsiaTheme="minorEastAsia" w:cs="Microsoft JhengHei" w:hint="eastAsia"/>
          <w:lang w:eastAsia="zh-CN"/>
        </w:rPr>
        <w:t>此部分是相关</w:t>
      </w:r>
      <w:r w:rsidR="00A44BBA">
        <w:rPr>
          <w:rFonts w:eastAsiaTheme="minorEastAsia" w:cs="Microsoft JhengHei"/>
          <w:lang w:eastAsia="zh-CN"/>
        </w:rPr>
        <w:t>C#</w:t>
      </w:r>
      <w:r w:rsidR="00A44BBA">
        <w:rPr>
          <w:rFonts w:eastAsiaTheme="minorEastAsia" w:cs="Microsoft JhengHei" w:hint="eastAsia"/>
          <w:lang w:eastAsia="zh-CN"/>
        </w:rPr>
        <w:t>的</w:t>
      </w:r>
      <w:r w:rsidR="00A44BBA">
        <w:rPr>
          <w:rFonts w:eastAsiaTheme="minorEastAsia" w:cs="Microsoft JhengHei"/>
          <w:lang w:eastAsia="zh-CN"/>
        </w:rPr>
        <w:t>API</w:t>
      </w:r>
      <w:r w:rsidR="00A44BBA">
        <w:rPr>
          <w:rFonts w:eastAsiaTheme="minorEastAsia" w:cs="Microsoft JhengHei" w:hint="eastAsia"/>
          <w:lang w:eastAsia="zh-CN"/>
        </w:rPr>
        <w:t>文档。</w:t>
      </w:r>
    </w:p>
    <w:p w:rsidR="00A44BBA" w:rsidRDefault="00A44BBA" w:rsidP="00A44BBA">
      <w:pPr>
        <w:pStyle w:val="BodyText"/>
        <w:kinsoku w:val="0"/>
        <w:overflowPunct w:val="0"/>
        <w:spacing w:before="16"/>
        <w:rPr>
          <w:rFonts w:eastAsiaTheme="minorEastAsia" w:cs="Microsoft JhengHei"/>
          <w:color w:val="0000FF"/>
          <w:w w:val="95"/>
          <w:lang w:eastAsia="zh-CN"/>
        </w:rPr>
      </w:pPr>
      <w:r>
        <w:rPr>
          <w:rFonts w:eastAsiaTheme="minorEastAsia" w:cs="Microsoft JhengHei"/>
          <w:color w:val="0000FF"/>
          <w:w w:val="95"/>
          <w:lang w:eastAsia="zh-CN"/>
        </w:rPr>
        <w:t>C#</w:t>
      </w:r>
      <w:r>
        <w:rPr>
          <w:rFonts w:eastAsiaTheme="minorEastAsia" w:cs="Microsoft JhengHei"/>
          <w:color w:val="0000FF"/>
          <w:spacing w:val="7"/>
          <w:w w:val="95"/>
          <w:lang w:eastAsia="zh-CN"/>
        </w:rPr>
        <w:t xml:space="preserve"> </w:t>
      </w:r>
      <w:r>
        <w:rPr>
          <w:rFonts w:eastAsiaTheme="minorEastAsia" w:cs="Microsoft JhengHei"/>
          <w:color w:val="0000FF"/>
          <w:w w:val="95"/>
          <w:lang w:eastAsia="zh-CN"/>
        </w:rPr>
        <w:t>API</w:t>
      </w:r>
    </w:p>
    <w:p w:rsidR="00A44BBA" w:rsidRDefault="00A44BBA" w:rsidP="00A44BBA">
      <w:pPr>
        <w:pStyle w:val="BodyText"/>
        <w:kinsoku w:val="0"/>
        <w:overflowPunct w:val="0"/>
        <w:spacing w:before="16"/>
        <w:rPr>
          <w:rFonts w:eastAsiaTheme="minorEastAsia" w:cs="Microsoft JhengHei"/>
          <w:color w:val="0000FF"/>
          <w:w w:val="95"/>
          <w:lang w:eastAsia="zh-CN"/>
        </w:rPr>
      </w:pPr>
      <w:r>
        <w:rPr>
          <w:rFonts w:eastAsiaTheme="minorEastAsia" w:cs="Microsoft JhengHei" w:hint="eastAsia"/>
          <w:color w:val="0000FF"/>
          <w:w w:val="95"/>
          <w:lang w:eastAsia="zh-CN"/>
        </w:rPr>
        <w:t>历史更新情况：</w:t>
      </w:r>
    </w:p>
    <w:p w:rsidR="00A44BBA" w:rsidRPr="00A44BBA" w:rsidRDefault="00A44BBA">
      <w:pPr>
        <w:pStyle w:val="BodyText"/>
        <w:spacing w:before="16"/>
        <w:ind w:left="613"/>
        <w:rPr>
          <w:rFonts w:eastAsiaTheme="minorEastAsia"/>
          <w:lang w:eastAsia="zh-CN"/>
        </w:rPr>
      </w:pPr>
    </w:p>
    <w:p w:rsidR="0020037C" w:rsidRDefault="0020037C">
      <w:pPr>
        <w:spacing w:before="2" w:line="110" w:lineRule="exact"/>
        <w:rPr>
          <w:sz w:val="11"/>
          <w:szCs w:val="11"/>
          <w:lang w:eastAsia="zh-CN"/>
        </w:rPr>
      </w:pPr>
    </w:p>
    <w:p w:rsidR="0020037C" w:rsidRDefault="004474D3">
      <w:pPr>
        <w:pStyle w:val="Heading3"/>
        <w:ind w:left="113"/>
        <w:rPr>
          <w:lang w:eastAsia="zh-CN"/>
        </w:rPr>
      </w:pPr>
      <w:bookmarkStart w:id="371" w:name="C_BSON简介"/>
      <w:bookmarkStart w:id="372" w:name="_bookmark145"/>
      <w:bookmarkEnd w:id="371"/>
      <w:bookmarkEnd w:id="372"/>
      <w:r>
        <w:rPr>
          <w:w w:val="95"/>
          <w:lang w:eastAsia="zh-CN"/>
        </w:rPr>
        <w:t>C</w:t>
      </w:r>
      <w:r>
        <w:rPr>
          <w:spacing w:val="5"/>
          <w:w w:val="95"/>
          <w:lang w:eastAsia="zh-CN"/>
        </w:rPr>
        <w:t xml:space="preserve"> </w:t>
      </w:r>
      <w:r>
        <w:rPr>
          <w:w w:val="95"/>
          <w:lang w:eastAsia="zh-CN"/>
        </w:rPr>
        <w:t>BSON简介</w:t>
      </w:r>
    </w:p>
    <w:p w:rsidR="0020037C" w:rsidRDefault="0020037C">
      <w:pPr>
        <w:spacing w:before="8" w:line="100" w:lineRule="exact"/>
        <w:rPr>
          <w:sz w:val="10"/>
          <w:szCs w:val="10"/>
          <w:lang w:eastAsia="zh-CN"/>
        </w:rPr>
      </w:pPr>
    </w:p>
    <w:p w:rsidR="0020037C" w:rsidRDefault="004474D3">
      <w:pPr>
        <w:pStyle w:val="BodyText"/>
        <w:spacing w:line="167" w:lineRule="auto"/>
        <w:ind w:left="613" w:right="551"/>
        <w:jc w:val="both"/>
        <w:rPr>
          <w:lang w:eastAsia="zh-CN"/>
        </w:rPr>
      </w:pPr>
      <w:r>
        <w:rPr>
          <w:w w:val="95"/>
          <w:lang w:eastAsia="zh-CN"/>
        </w:rPr>
        <w:t>BSON是JSON的二进制表现形式，通过记录每个对象，元素，以及嵌套元素和数组的类型以及长度，能够高</w:t>
      </w:r>
      <w:r>
        <w:rPr>
          <w:lang w:eastAsia="zh-CN"/>
        </w:rPr>
        <w:t xml:space="preserve"> </w:t>
      </w:r>
      <w:r>
        <w:rPr>
          <w:w w:val="95"/>
          <w:lang w:eastAsia="zh-CN"/>
        </w:rPr>
        <w:t>速有效地进行某个元素的查找。因此，在C和C++中使用BSON官方提供的BSON接口进行数据存储。</w:t>
      </w:r>
      <w:r>
        <w:rPr>
          <w:color w:val="0000FF"/>
          <w:w w:val="95"/>
          <w:lang w:eastAsia="zh-CN"/>
        </w:rPr>
        <w:t>更多参</w:t>
      </w:r>
      <w:r>
        <w:rPr>
          <w:color w:val="0000FF"/>
          <w:lang w:eastAsia="zh-CN"/>
        </w:rPr>
        <w:t xml:space="preserve"> </w:t>
      </w:r>
      <w:r>
        <w:rPr>
          <w:color w:val="0000FF"/>
          <w:w w:val="95"/>
          <w:lang w:eastAsia="zh-CN"/>
        </w:rPr>
        <w:t>考C</w:t>
      </w:r>
      <w:r>
        <w:rPr>
          <w:color w:val="0000FF"/>
          <w:spacing w:val="28"/>
          <w:w w:val="95"/>
          <w:lang w:eastAsia="zh-CN"/>
        </w:rPr>
        <w:t xml:space="preserve"> </w:t>
      </w:r>
      <w:r>
        <w:rPr>
          <w:color w:val="0000FF"/>
          <w:w w:val="95"/>
          <w:lang w:eastAsia="zh-CN"/>
        </w:rPr>
        <w:t>BSON在线API</w:t>
      </w:r>
      <w:r>
        <w:rPr>
          <w:color w:val="000000"/>
          <w:w w:val="95"/>
          <w:lang w:eastAsia="zh-CN"/>
        </w:rPr>
        <w:t>。</w:t>
      </w:r>
    </w:p>
    <w:p w:rsidR="0020037C" w:rsidRDefault="0020037C">
      <w:pPr>
        <w:spacing w:before="10" w:line="110" w:lineRule="exact"/>
        <w:rPr>
          <w:sz w:val="11"/>
          <w:szCs w:val="11"/>
          <w:lang w:eastAsia="zh-CN"/>
        </w:rPr>
      </w:pPr>
    </w:p>
    <w:p w:rsidR="0020037C" w:rsidRPr="000A6383" w:rsidRDefault="004474D3">
      <w:pPr>
        <w:pStyle w:val="BodyText"/>
        <w:spacing w:line="167" w:lineRule="auto"/>
        <w:ind w:left="613" w:right="428"/>
        <w:rPr>
          <w:rFonts w:eastAsiaTheme="minorEastAsia" w:hint="eastAsia"/>
          <w:lang w:eastAsia="zh-CN"/>
          <w:rPrChange w:id="373" w:author="tanzhaobo" w:date="2014-03-06T09:25:00Z">
            <w:rPr>
              <w:lang w:eastAsia="zh-CN"/>
            </w:rPr>
          </w:rPrChange>
        </w:rPr>
      </w:pPr>
      <w:r>
        <w:rPr>
          <w:w w:val="95"/>
          <w:lang w:eastAsia="zh-CN"/>
        </w:rPr>
        <w:t>与普通的JSON不同，BSON提供更多的数据类型，以满足C/C++语言多种多样的需求。SequoiaDB提供了包</w:t>
      </w:r>
      <w:r>
        <w:rPr>
          <w:lang w:eastAsia="zh-CN"/>
        </w:rPr>
        <w:t xml:space="preserve"> 括8字节浮点数（DOUBLE），字符串，嵌套对象，嵌套数组，对象ID（数据库中每个集合中每条记录都有 </w:t>
      </w:r>
      <w:r>
        <w:rPr>
          <w:w w:val="95"/>
          <w:lang w:eastAsia="zh-CN"/>
        </w:rPr>
        <w:t>一个唯一ID），布尔值，日期，NULL，正则表达式，4字节整数（INT），时间戳，以及8字节整数等数据类</w:t>
      </w:r>
      <w:r>
        <w:rPr>
          <w:lang w:eastAsia="zh-CN"/>
        </w:rPr>
        <w:t xml:space="preserve"> 型。这些类型的定义可以在bson.h中的bson_type找到。</w:t>
      </w:r>
      <w:ins w:id="374" w:author="tanzhaobo" w:date="2014-03-06T09:25:00Z">
        <w:r w:rsidR="000A6383">
          <w:rPr>
            <w:rFonts w:eastAsiaTheme="minorEastAsia" w:hint="eastAsia"/>
            <w:lang w:eastAsia="zh-CN"/>
          </w:rPr>
          <w:t>注意：使用</w:t>
        </w:r>
      </w:ins>
      <w:ins w:id="375" w:author="tanzhaobo" w:date="2014-03-06T09:28:00Z">
        <w:r w:rsidR="00436D7B">
          <w:rPr>
            <w:rFonts w:eastAsiaTheme="minorEastAsia" w:hint="eastAsia"/>
            <w:lang w:eastAsia="zh-CN"/>
          </w:rPr>
          <w:t xml:space="preserve">C </w:t>
        </w:r>
      </w:ins>
      <w:ins w:id="376" w:author="tanzhaobo" w:date="2014-03-06T09:25:00Z">
        <w:r w:rsidR="000A6383">
          <w:rPr>
            <w:rFonts w:eastAsiaTheme="minorEastAsia" w:hint="eastAsia"/>
            <w:lang w:eastAsia="zh-CN"/>
          </w:rPr>
          <w:t>BSON API</w:t>
        </w:r>
        <w:r w:rsidR="000A6383">
          <w:rPr>
            <w:rFonts w:eastAsiaTheme="minorEastAsia" w:hint="eastAsia"/>
            <w:lang w:eastAsia="zh-CN"/>
          </w:rPr>
          <w:t>函数在</w:t>
        </w:r>
      </w:ins>
      <w:ins w:id="377" w:author="tanzhaobo" w:date="2014-03-06T09:26:00Z">
        <w:r w:rsidR="000A6383">
          <w:rPr>
            <w:rFonts w:eastAsiaTheme="minorEastAsia" w:hint="eastAsia"/>
            <w:lang w:eastAsia="zh-CN"/>
          </w:rPr>
          <w:t>建立</w:t>
        </w:r>
        <w:r w:rsidR="000A6383">
          <w:rPr>
            <w:rFonts w:eastAsiaTheme="minorEastAsia" w:hint="eastAsia"/>
            <w:lang w:eastAsia="zh-CN"/>
          </w:rPr>
          <w:t>bson</w:t>
        </w:r>
        <w:r w:rsidR="000A6383">
          <w:rPr>
            <w:rFonts w:eastAsiaTheme="minorEastAsia" w:hint="eastAsia"/>
            <w:lang w:eastAsia="zh-CN"/>
          </w:rPr>
          <w:t>出错时，将返回错误码，应当</w:t>
        </w:r>
      </w:ins>
      <w:ins w:id="378" w:author="tanzhaobo" w:date="2014-03-06T09:27:00Z">
        <w:r w:rsidR="000A6383">
          <w:rPr>
            <w:rFonts w:eastAsiaTheme="minorEastAsia" w:hint="eastAsia"/>
            <w:lang w:eastAsia="zh-CN"/>
          </w:rPr>
          <w:t>适当检测函数返回值。</w:t>
        </w:r>
        <w:r w:rsidR="00436D7B">
          <w:rPr>
            <w:rFonts w:eastAsiaTheme="minorEastAsia" w:hint="eastAsia"/>
            <w:lang w:eastAsia="zh-CN"/>
          </w:rPr>
          <w:t>详情请查看</w:t>
        </w:r>
      </w:ins>
      <w:ins w:id="379" w:author="tanzhaobo" w:date="2014-03-06T09:28:00Z">
        <w:r w:rsidR="00436D7B">
          <w:rPr>
            <w:rFonts w:eastAsiaTheme="minorEastAsia" w:hint="eastAsia"/>
            <w:lang w:eastAsia="zh-CN"/>
          </w:rPr>
          <w:t xml:space="preserve">C </w:t>
        </w:r>
      </w:ins>
      <w:ins w:id="380" w:author="tanzhaobo" w:date="2014-03-06T09:27:00Z">
        <w:r w:rsidR="00436D7B">
          <w:rPr>
            <w:rFonts w:eastAsiaTheme="minorEastAsia" w:hint="eastAsia"/>
            <w:lang w:eastAsia="zh-CN"/>
          </w:rPr>
          <w:t>BSON</w:t>
        </w:r>
      </w:ins>
      <w:ins w:id="381" w:author="tanzhaobo" w:date="2014-03-06T09:28:00Z">
        <w:r w:rsidR="00436D7B">
          <w:rPr>
            <w:rFonts w:eastAsiaTheme="minorEastAsia" w:hint="eastAsia"/>
            <w:lang w:eastAsia="zh-CN"/>
          </w:rPr>
          <w:t xml:space="preserve"> API</w:t>
        </w:r>
        <w:r w:rsidR="00436D7B">
          <w:rPr>
            <w:rFonts w:eastAsiaTheme="minorEastAsia" w:hint="eastAsia"/>
            <w:lang w:eastAsia="zh-CN"/>
          </w:rPr>
          <w:t>。</w:t>
        </w:r>
      </w:ins>
    </w:p>
    <w:p w:rsidR="0020037C" w:rsidRDefault="004474D3">
      <w:pPr>
        <w:pStyle w:val="BodyText"/>
        <w:spacing w:before="31"/>
        <w:ind w:left="613"/>
        <w:rPr>
          <w:lang w:eastAsia="zh-CN"/>
        </w:rPr>
      </w:pPr>
      <w:r>
        <w:rPr>
          <w:lang w:eastAsia="zh-CN"/>
        </w:rPr>
        <w:t>在用户程序使用bson对象时，主要分为建立对象和读取对象两个操作。</w:t>
      </w:r>
    </w:p>
    <w:p w:rsidR="0020037C" w:rsidRDefault="0020037C">
      <w:pPr>
        <w:spacing w:before="6" w:line="190" w:lineRule="exact"/>
        <w:rPr>
          <w:sz w:val="19"/>
          <w:szCs w:val="19"/>
          <w:lang w:eastAsia="zh-CN"/>
        </w:rPr>
      </w:pPr>
    </w:p>
    <w:p w:rsidR="0020037C" w:rsidRDefault="004474D3">
      <w:pPr>
        <w:pStyle w:val="BodyText"/>
        <w:spacing w:line="251" w:lineRule="auto"/>
        <w:ind w:left="613" w:right="4434"/>
      </w:pPr>
      <w:r>
        <w:t xml:space="preserve">建立对象 </w:t>
      </w:r>
      <w:r>
        <w:rPr>
          <w:w w:val="95"/>
        </w:rPr>
        <w:t>总的来说，一个BSON对象的创建主要分为三大步操作：</w:t>
      </w:r>
      <w:r>
        <w:t xml:space="preserve"> </w:t>
      </w:r>
      <w:r>
        <w:rPr>
          <w:w w:val="95"/>
        </w:rPr>
        <w:t>1)创建对象（bson_create</w:t>
      </w:r>
      <w:r>
        <w:rPr>
          <w:spacing w:val="40"/>
          <w:w w:val="95"/>
        </w:rPr>
        <w:t xml:space="preserve"> </w:t>
      </w:r>
      <w:r>
        <w:rPr>
          <w:w w:val="95"/>
        </w:rPr>
        <w:t>;</w:t>
      </w:r>
      <w:r>
        <w:rPr>
          <w:spacing w:val="40"/>
          <w:w w:val="95"/>
        </w:rPr>
        <w:t xml:space="preserve"> </w:t>
      </w:r>
      <w:r>
        <w:rPr>
          <w:w w:val="95"/>
        </w:rPr>
        <w:t>bson_init）</w:t>
      </w:r>
    </w:p>
    <w:p w:rsidR="0020037C" w:rsidRDefault="004474D3">
      <w:pPr>
        <w:pStyle w:val="BodyText"/>
        <w:spacing w:before="3"/>
        <w:ind w:left="613"/>
      </w:pPr>
      <w:r>
        <w:t>2)使用对象</w:t>
      </w:r>
    </w:p>
    <w:p w:rsidR="0020037C" w:rsidRDefault="004474D3">
      <w:pPr>
        <w:pStyle w:val="BodyText"/>
        <w:spacing w:before="16"/>
        <w:ind w:left="613"/>
      </w:pPr>
      <w:r>
        <w:rPr>
          <w:w w:val="95"/>
        </w:rPr>
        <w:t>3)清除对象（bson_dispose</w:t>
      </w:r>
      <w:r>
        <w:rPr>
          <w:spacing w:val="28"/>
          <w:w w:val="95"/>
        </w:rPr>
        <w:t xml:space="preserve"> </w:t>
      </w:r>
      <w:r>
        <w:rPr>
          <w:w w:val="95"/>
        </w:rPr>
        <w:t>;</w:t>
      </w:r>
      <w:r>
        <w:rPr>
          <w:spacing w:val="28"/>
          <w:w w:val="95"/>
        </w:rPr>
        <w:t xml:space="preserve"> </w:t>
      </w:r>
      <w:r>
        <w:rPr>
          <w:w w:val="95"/>
        </w:rPr>
        <w:t>bson_destory）</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创建一个简单的bson对象{age:20}。</w:t>
      </w:r>
    </w:p>
    <w:p w:rsidR="008B68D9" w:rsidRDefault="008B68D9">
      <w:pPr>
        <w:pStyle w:val="BodyText"/>
        <w:spacing w:before="84" w:line="172" w:lineRule="auto"/>
        <w:ind w:left="897" w:right="7163"/>
        <w:rPr>
          <w:ins w:id="382" w:author="tanzhaobo" w:date="2014-03-06T09:28:00Z"/>
          <w:rFonts w:ascii="仿宋" w:eastAsia="仿宋" w:hAnsi="仿宋" w:cs="仿宋" w:hint="eastAsia"/>
          <w:lang w:eastAsia="zh-CN"/>
        </w:rPr>
      </w:pPr>
      <w:ins w:id="383" w:author="tanzhaobo" w:date="2014-03-06T09:28:00Z">
        <w:r>
          <w:rPr>
            <w:rFonts w:ascii="仿宋" w:eastAsia="仿宋" w:hAnsi="仿宋" w:cs="仿宋" w:hint="eastAsia"/>
            <w:lang w:eastAsia="zh-CN"/>
          </w:rPr>
          <w:t>INT32 rc = SDB_OK;</w:t>
        </w:r>
      </w:ins>
    </w:p>
    <w:p w:rsidR="0020037C" w:rsidRDefault="00B0609F">
      <w:pPr>
        <w:pStyle w:val="BodyText"/>
        <w:spacing w:before="84" w:line="172" w:lineRule="auto"/>
        <w:ind w:left="897" w:right="7163"/>
        <w:rPr>
          <w:rFonts w:ascii="仿宋" w:eastAsia="仿宋" w:hAnsi="仿宋" w:cs="仿宋"/>
        </w:rPr>
      </w:pPr>
      <w:r w:rsidRPr="00B0609F">
        <w:pict>
          <v:group id="_x0000_s2776" style="position:absolute;left:0;text-align:left;margin-left:95.85pt;margin-top:4.9pt;width:459.45pt;height:21.2pt;z-index:-251677184;mso-position-horizontal-relative:page" coordorigin="1917,98" coordsize="9189,424">
            <v:shape id="_x0000_s2777"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bson obj; bson_init(&amp;obj);</w:t>
      </w:r>
    </w:p>
    <w:p w:rsidR="0020037C" w:rsidRDefault="0020037C">
      <w:pPr>
        <w:spacing w:line="172" w:lineRule="auto"/>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7" w:line="120" w:lineRule="exact"/>
        <w:rPr>
          <w:sz w:val="12"/>
          <w:szCs w:val="12"/>
        </w:rPr>
      </w:pPr>
    </w:p>
    <w:p w:rsidR="00B72FFF" w:rsidRDefault="00B0609F">
      <w:pPr>
        <w:pStyle w:val="BodyText"/>
        <w:spacing w:before="80" w:line="172" w:lineRule="auto"/>
        <w:ind w:left="1217" w:right="5803"/>
        <w:rPr>
          <w:ins w:id="384" w:author="tanzhaobo" w:date="2014-03-06T09:32:00Z"/>
          <w:rFonts w:ascii="仿宋" w:eastAsia="仿宋" w:hAnsi="仿宋" w:cs="仿宋" w:hint="eastAsia"/>
          <w:lang w:eastAsia="zh-CN"/>
        </w:rPr>
      </w:pPr>
      <w:r w:rsidRPr="00B0609F">
        <w:pict>
          <v:group id="_x0000_s2774" style="position:absolute;left:0;text-align:left;margin-left:95.85pt;margin-top:4.7pt;width:459.45pt;height:31.8pt;z-index:-251676160;mso-position-horizontal-relative:page" coordorigin="1917,94" coordsize="9189,636">
            <v:shape id="_x0000_s2775" style="position:absolute;left:1917;top:94;width:9189;height:636" coordorigin="1917,94" coordsize="9189,636" path="m1917,94r9189,l11106,730r-9189,l1917,94xe" fillcolor="#efefef" stroked="f">
              <v:path arrowok="t"/>
            </v:shape>
            <w10:wrap anchorx="page"/>
          </v:group>
        </w:pict>
      </w:r>
      <w:r w:rsidR="004474D3">
        <w:rPr>
          <w:rFonts w:ascii="仿宋" w:eastAsia="仿宋" w:hAnsi="仿宋" w:cs="仿宋"/>
        </w:rPr>
        <w:t xml:space="preserve">bson_appent_int(obj,"age",20); </w:t>
      </w:r>
      <w:ins w:id="385" w:author="tanzhaobo" w:date="2014-03-06T09:29:00Z">
        <w:r w:rsidR="008B68D9">
          <w:rPr>
            <w:rFonts w:ascii="仿宋" w:eastAsia="仿宋" w:hAnsi="仿宋" w:cs="仿宋" w:hint="eastAsia"/>
            <w:lang w:eastAsia="zh-CN"/>
          </w:rPr>
          <w:t xml:space="preserve">if ( </w:t>
        </w:r>
      </w:ins>
      <w:r w:rsidR="004474D3">
        <w:rPr>
          <w:rFonts w:ascii="仿宋" w:eastAsia="仿宋" w:hAnsi="仿宋" w:cs="仿宋"/>
        </w:rPr>
        <w:t>bson_finish(obj)</w:t>
      </w:r>
      <w:ins w:id="386" w:author="tanzhaobo" w:date="2014-03-06T09:29:00Z">
        <w:r w:rsidR="008B68D9">
          <w:rPr>
            <w:rFonts w:ascii="仿宋" w:eastAsia="仿宋" w:hAnsi="仿宋" w:cs="仿宋" w:hint="eastAsia"/>
            <w:lang w:eastAsia="zh-CN"/>
          </w:rPr>
          <w:t xml:space="preserve"> !</w:t>
        </w:r>
      </w:ins>
      <w:ins w:id="387" w:author="tanzhaobo" w:date="2014-03-06T09:32:00Z">
        <w:r w:rsidR="00B72FFF">
          <w:rPr>
            <w:rFonts w:ascii="仿宋" w:eastAsia="仿宋" w:hAnsi="仿宋" w:cs="仿宋" w:hint="eastAsia"/>
            <w:lang w:eastAsia="zh-CN"/>
          </w:rPr>
          <w:t>= SDB_OK )</w:t>
        </w:r>
      </w:ins>
    </w:p>
    <w:p w:rsidR="00B72FFF" w:rsidRDefault="00B72FFF" w:rsidP="00B72FFF">
      <w:pPr>
        <w:pStyle w:val="BodyText"/>
        <w:spacing w:line="212" w:lineRule="exact"/>
        <w:ind w:left="0" w:right="5665"/>
        <w:jc w:val="center"/>
        <w:rPr>
          <w:ins w:id="388" w:author="tanzhaobo" w:date="2014-03-06T09:33:00Z"/>
          <w:rFonts w:ascii="仿宋" w:eastAsia="仿宋" w:hAnsi="仿宋" w:cs="仿宋"/>
        </w:rPr>
      </w:pPr>
      <w:ins w:id="389" w:author="tanzhaobo" w:date="2014-03-06T09:33:00Z">
        <w:r>
          <w:rPr>
            <w:rFonts w:ascii="仿宋" w:eastAsia="仿宋" w:hAnsi="仿宋" w:cs="仿宋"/>
          </w:rPr>
          <w:t>printf("Error.") ;</w:t>
        </w:r>
      </w:ins>
    </w:p>
    <w:p w:rsidR="0020037C" w:rsidRDefault="004474D3" w:rsidP="00B72FFF">
      <w:pPr>
        <w:pStyle w:val="BodyText"/>
        <w:spacing w:before="80" w:line="172" w:lineRule="auto"/>
        <w:ind w:leftChars="553" w:left="1217" w:right="5803" w:firstLineChars="200" w:firstLine="400"/>
        <w:rPr>
          <w:rFonts w:ascii="仿宋" w:eastAsia="仿宋" w:hAnsi="仿宋" w:cs="仿宋"/>
        </w:rPr>
        <w:pPrChange w:id="390" w:author="tanzhaobo" w:date="2014-03-06T09:32:00Z">
          <w:pPr>
            <w:pStyle w:val="BodyText"/>
            <w:spacing w:before="80" w:line="172" w:lineRule="auto"/>
            <w:ind w:left="1217" w:right="5803"/>
          </w:pPr>
        </w:pPrChange>
      </w:pPr>
      <w:del w:id="391" w:author="tanzhaobo" w:date="2014-03-06T09:32:00Z">
        <w:r w:rsidDel="00B72FFF">
          <w:rPr>
            <w:rFonts w:ascii="仿宋" w:eastAsia="仿宋" w:hAnsi="仿宋" w:cs="仿宋"/>
          </w:rPr>
          <w:delText>;</w:delText>
        </w:r>
      </w:del>
      <w:r>
        <w:rPr>
          <w:rFonts w:ascii="仿宋" w:eastAsia="仿宋" w:hAnsi="仿宋" w:cs="仿宋"/>
        </w:rPr>
        <w:t xml:space="preserve"> bson_destory(obj);</w:t>
      </w:r>
    </w:p>
    <w:p w:rsidR="0020037C" w:rsidRDefault="004474D3">
      <w:pPr>
        <w:pStyle w:val="BodyText"/>
        <w:tabs>
          <w:tab w:val="left" w:pos="1217"/>
        </w:tabs>
        <w:spacing w:line="265"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创建一个复杂的BSON对象</w:t>
      </w:r>
    </w:p>
    <w:p w:rsidR="0020037C" w:rsidRDefault="00B0609F">
      <w:pPr>
        <w:pStyle w:val="BodyText"/>
        <w:spacing w:before="84" w:line="172" w:lineRule="auto"/>
        <w:ind w:left="1317" w:right="487" w:hanging="100"/>
        <w:rPr>
          <w:rFonts w:ascii="仿宋" w:eastAsia="仿宋" w:hAnsi="仿宋" w:cs="仿宋"/>
        </w:rPr>
      </w:pPr>
      <w:r w:rsidRPr="00B0609F">
        <w:pict>
          <v:group id="_x0000_s2772" style="position:absolute;left:0;text-align:left;margin-left:95.85pt;margin-top:4.9pt;width:459.45pt;height:159pt;z-index:-251675136;mso-position-horizontal-relative:page" coordorigin="1917,98" coordsize="9189,3180">
            <v:shape id="_x0000_s2773" style="position:absolute;left:1917;top:98;width:9189;height:3180" coordorigin="1917,98" coordsize="9189,3180" path="m1917,98r9189,l11106,3278r-9189,l1917,98xe" fillcolor="#efefef" stroked="f">
              <v:path arrowok="t"/>
            </v:shape>
            <w10:wrap anchorx="page"/>
          </v:group>
        </w:pict>
      </w:r>
      <w:r w:rsidR="004474D3">
        <w:rPr>
          <w:rFonts w:ascii="仿宋" w:eastAsia="仿宋" w:hAnsi="仿宋" w:cs="仿宋"/>
        </w:rPr>
        <w:t>/* 创建一个包含{name:"tom",colors:["red","blue","green"], address: {city:"Toronto, province: "Ontario"}}的对象 */</w:t>
      </w:r>
    </w:p>
    <w:p w:rsidR="0020037C" w:rsidRDefault="004474D3">
      <w:pPr>
        <w:pStyle w:val="BodyText"/>
        <w:spacing w:line="220" w:lineRule="exact"/>
        <w:ind w:left="1217"/>
        <w:rPr>
          <w:rFonts w:ascii="仿宋" w:eastAsia="仿宋" w:hAnsi="仿宋" w:cs="仿宋"/>
        </w:rPr>
      </w:pPr>
      <w:r>
        <w:rPr>
          <w:rFonts w:ascii="仿宋" w:eastAsia="仿宋" w:hAnsi="仿宋" w:cs="仿宋"/>
        </w:rPr>
        <w:t>bson_iterator bi ;</w:t>
      </w:r>
    </w:p>
    <w:p w:rsidR="0020037C" w:rsidRDefault="004474D3">
      <w:pPr>
        <w:pStyle w:val="BodyText"/>
        <w:spacing w:line="212" w:lineRule="exact"/>
        <w:ind w:left="1217"/>
        <w:rPr>
          <w:rFonts w:ascii="仿宋" w:eastAsia="仿宋" w:hAnsi="仿宋" w:cs="仿宋"/>
        </w:rPr>
      </w:pPr>
      <w:r>
        <w:rPr>
          <w:rFonts w:ascii="仿宋" w:eastAsia="仿宋" w:hAnsi="仿宋" w:cs="仿宋"/>
        </w:rPr>
        <w:t>bson *newobj = bson_create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bson_append_string ( newobj, "name", "tom"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bson_append_start_object ( newobj, "address"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bson_append_string ( newobj, "city", "Toronto"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bson_append_string ( newobj, "provice", "Ontario" ) ;</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bson_append_start_array(newobj,"colors");</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bson_appent_string(newobj,"0","red");</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bson_appent_string(newobj,"1","blue");</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bson_appent_string(newobj,"2","green");</w:t>
      </w:r>
    </w:p>
    <w:p w:rsidR="0020037C" w:rsidRDefault="004474D3">
      <w:pPr>
        <w:pStyle w:val="BodyText"/>
        <w:spacing w:line="212" w:lineRule="exact"/>
        <w:ind w:left="1217"/>
        <w:rPr>
          <w:rFonts w:ascii="仿宋" w:eastAsia="仿宋" w:hAnsi="仿宋" w:cs="仿宋"/>
        </w:rPr>
      </w:pPr>
      <w:r>
        <w:rPr>
          <w:rFonts w:ascii="仿宋" w:eastAsia="仿宋" w:hAnsi="仿宋" w:cs="仿宋"/>
        </w:rPr>
        <w:t>bson_append_finish_object ( newobj ) ;</w:t>
      </w:r>
    </w:p>
    <w:p w:rsidR="0020037C" w:rsidRDefault="004474D3">
      <w:pPr>
        <w:pStyle w:val="BodyText"/>
        <w:spacing w:line="212" w:lineRule="exact"/>
        <w:ind w:left="1217"/>
        <w:rPr>
          <w:rFonts w:ascii="仿宋" w:eastAsia="仿宋" w:hAnsi="仿宋" w:cs="仿宋"/>
        </w:rPr>
      </w:pPr>
      <w:r>
        <w:rPr>
          <w:rFonts w:ascii="仿宋" w:eastAsia="仿宋" w:hAnsi="仿宋" w:cs="仿宋"/>
        </w:rPr>
        <w:t>if( bson_finish ( newobj ) != BSON_OK )</w:t>
      </w:r>
    </w:p>
    <w:p w:rsidR="0020037C" w:rsidRDefault="004474D3">
      <w:pPr>
        <w:pStyle w:val="BodyText"/>
        <w:spacing w:line="212" w:lineRule="exact"/>
        <w:ind w:left="0" w:right="5665"/>
        <w:jc w:val="center"/>
        <w:rPr>
          <w:rFonts w:ascii="仿宋" w:eastAsia="仿宋" w:hAnsi="仿宋" w:cs="仿宋"/>
        </w:rPr>
      </w:pPr>
      <w:r>
        <w:rPr>
          <w:rFonts w:ascii="仿宋" w:eastAsia="仿宋" w:hAnsi="仿宋" w:cs="仿宋"/>
        </w:rPr>
        <w:t>printf("Error.") ;</w:t>
      </w:r>
    </w:p>
    <w:p w:rsidR="0020037C" w:rsidRDefault="0020037C">
      <w:pPr>
        <w:spacing w:before="5" w:line="180" w:lineRule="exact"/>
        <w:rPr>
          <w:sz w:val="18"/>
          <w:szCs w:val="18"/>
        </w:rPr>
      </w:pPr>
    </w:p>
    <w:p w:rsidR="0020037C" w:rsidRDefault="004474D3">
      <w:pPr>
        <w:pStyle w:val="BodyText"/>
      </w:pPr>
      <w:r>
        <w:t>读取对象</w:t>
      </w:r>
    </w:p>
    <w:p w:rsidR="0020037C" w:rsidRDefault="0020037C">
      <w:pPr>
        <w:spacing w:before="5" w:line="100" w:lineRule="exact"/>
        <w:rPr>
          <w:sz w:val="10"/>
          <w:szCs w:val="10"/>
        </w:rPr>
      </w:pPr>
    </w:p>
    <w:p w:rsidR="0020037C" w:rsidRDefault="004474D3">
      <w:pPr>
        <w:pStyle w:val="BodyText"/>
        <w:spacing w:line="167" w:lineRule="auto"/>
      </w:pPr>
      <w:r>
        <w:rPr>
          <w:w w:val="95"/>
        </w:rPr>
        <w:t xml:space="preserve">读取BSON对象使用一个bson_iterator，对一个完整的例子，可以使用      </w:t>
      </w:r>
      <w:r>
        <w:rPr>
          <w:spacing w:val="37"/>
          <w:w w:val="95"/>
        </w:rPr>
        <w:t xml:space="preserve"> </w:t>
      </w:r>
      <w:r>
        <w:rPr>
          <w:w w:val="95"/>
        </w:rPr>
        <w:t>bson_print_raw方法来读取。但是首</w:t>
      </w:r>
      <w:r>
        <w:t xml:space="preserve"> 先得初始化bson_iterator对象，然后使用bson_iterator_next遍历每一个元素。</w:t>
      </w:r>
    </w:p>
    <w:p w:rsidR="0020037C" w:rsidRDefault="004474D3">
      <w:pPr>
        <w:pStyle w:val="BodyText"/>
        <w:spacing w:before="31"/>
      </w:pPr>
      <w:r>
        <w:t>例如：</w:t>
      </w:r>
    </w:p>
    <w:p w:rsidR="0020037C" w:rsidRDefault="00B0609F">
      <w:pPr>
        <w:pStyle w:val="BodyText"/>
        <w:spacing w:before="83" w:line="172" w:lineRule="auto"/>
        <w:ind w:right="7487"/>
        <w:rPr>
          <w:rFonts w:ascii="仿宋" w:eastAsia="仿宋" w:hAnsi="仿宋" w:cs="仿宋"/>
        </w:rPr>
      </w:pPr>
      <w:r w:rsidRPr="00B0609F">
        <w:pict>
          <v:group id="_x0000_s2770" style="position:absolute;left:0;text-align:left;margin-left:81.7pt;margin-top:4.85pt;width:473.6pt;height:106pt;z-index:-251674112;mso-position-horizontal-relative:page" coordorigin="1634,97" coordsize="9472,2120">
            <v:shape id="_x0000_s2771" style="position:absolute;left:1634;top:97;width:9472;height:2120" coordorigin="1634,97" coordsize="9472,2120" path="m1634,97r9472,l11106,2217r-9472,l1634,97xe" fillcolor="#efefef" stroked="f">
              <v:path arrowok="t"/>
            </v:shape>
            <w10:wrap anchorx="page"/>
          </v:group>
        </w:pict>
      </w:r>
      <w:r w:rsidR="004474D3">
        <w:rPr>
          <w:rFonts w:ascii="仿宋" w:eastAsia="仿宋" w:hAnsi="仿宋" w:cs="仿宋"/>
        </w:rPr>
        <w:t>bson_iterator i[1] ; bson_type type ; const char * key;</w:t>
      </w:r>
    </w:p>
    <w:p w:rsidR="0020037C" w:rsidRDefault="004474D3">
      <w:pPr>
        <w:pStyle w:val="BodyText"/>
        <w:spacing w:before="12" w:line="420" w:lineRule="atLeast"/>
        <w:ind w:right="6287"/>
        <w:rPr>
          <w:rFonts w:ascii="仿宋" w:eastAsia="仿宋" w:hAnsi="仿宋" w:cs="仿宋"/>
        </w:rPr>
      </w:pPr>
      <w:r>
        <w:rPr>
          <w:rFonts w:ascii="仿宋" w:eastAsia="仿宋" w:hAnsi="仿宋" w:cs="仿宋"/>
        </w:rPr>
        <w:t>bson_iterator_init(i, newobj) ; type = bson_iterator_next (i);</w:t>
      </w:r>
    </w:p>
    <w:p w:rsidR="0020037C" w:rsidRDefault="004474D3">
      <w:pPr>
        <w:pStyle w:val="BodyText"/>
        <w:spacing w:line="212" w:lineRule="exact"/>
        <w:rPr>
          <w:rFonts w:ascii="仿宋" w:eastAsia="仿宋" w:hAnsi="仿宋" w:cs="仿宋"/>
        </w:rPr>
      </w:pPr>
      <w:r>
        <w:rPr>
          <w:rFonts w:ascii="仿宋" w:eastAsia="仿宋" w:hAnsi="仿宋" w:cs="仿宋"/>
        </w:rPr>
        <w:t>key = bson_iterator_key (i);</w:t>
      </w:r>
    </w:p>
    <w:p w:rsidR="0020037C" w:rsidRDefault="0020037C">
      <w:pPr>
        <w:spacing w:before="9" w:line="120" w:lineRule="exact"/>
        <w:rPr>
          <w:sz w:val="12"/>
          <w:szCs w:val="12"/>
        </w:rPr>
      </w:pPr>
    </w:p>
    <w:p w:rsidR="0020037C" w:rsidRDefault="004474D3">
      <w:pPr>
        <w:pStyle w:val="BodyText"/>
        <w:rPr>
          <w:rFonts w:ascii="仿宋" w:eastAsia="仿宋" w:hAnsi="仿宋" w:cs="仿宋"/>
        </w:rPr>
      </w:pPr>
      <w:r>
        <w:rPr>
          <w:rFonts w:ascii="仿宋" w:eastAsia="仿宋" w:hAnsi="仿宋" w:cs="仿宋"/>
        </w:rPr>
        <w:t>printf( "Type: %d, Key: %s\n", type, key) ;</w:t>
      </w:r>
    </w:p>
    <w:p w:rsidR="0020037C" w:rsidRDefault="0020037C">
      <w:pPr>
        <w:spacing w:before="4" w:line="130" w:lineRule="exact"/>
        <w:rPr>
          <w:sz w:val="13"/>
          <w:szCs w:val="13"/>
        </w:rPr>
      </w:pPr>
    </w:p>
    <w:p w:rsidR="0020037C" w:rsidRDefault="004474D3">
      <w:pPr>
        <w:pStyle w:val="BodyText"/>
        <w:spacing w:line="167" w:lineRule="auto"/>
      </w:pPr>
      <w:r>
        <w:rPr>
          <w:w w:val="95"/>
        </w:rPr>
        <w:t>对于每个bson_iterator，使用bson_iterator_type函数可以得到其类型，使用bson_iterator_string等函数可以</w:t>
      </w:r>
      <w:r>
        <w:t xml:space="preserve"> 得到其相对应类型的数值。</w:t>
      </w:r>
    </w:p>
    <w:p w:rsidR="0020037C" w:rsidRDefault="00B0609F">
      <w:pPr>
        <w:pStyle w:val="BodyText"/>
        <w:spacing w:before="23"/>
        <w:rPr>
          <w:rFonts w:ascii="仿宋" w:eastAsia="仿宋" w:hAnsi="仿宋" w:cs="仿宋"/>
        </w:rPr>
      </w:pPr>
      <w:r w:rsidRPr="00B0609F">
        <w:pict>
          <v:group id="_x0000_s2768" style="position:absolute;left:0;text-align:left;margin-left:81.7pt;margin-top:5.6pt;width:473.6pt;height:10.6pt;z-index:-251673088;mso-position-horizontal-relative:page" coordorigin="1634,112" coordsize="9472,212">
            <v:shape id="_x0000_s2769" style="position:absolute;left:1634;top:112;width:9472;height:212" coordorigin="1634,112" coordsize="9472,212" path="m1634,112r9472,l11106,324r-9472,l1634,112xe" fillcolor="#efefef" stroked="f">
              <v:path arrowok="t"/>
            </v:shape>
            <w10:wrap anchorx="page"/>
          </v:group>
        </w:pict>
      </w:r>
      <w:r w:rsidR="004474D3">
        <w:rPr>
          <w:rFonts w:ascii="仿宋" w:eastAsia="仿宋" w:hAnsi="仿宋" w:cs="仿宋"/>
        </w:rPr>
        <w:t>printf( "Value: %s, bson_iterator_string(i)) ;</w:t>
      </w:r>
    </w:p>
    <w:p w:rsidR="0020037C" w:rsidRDefault="0020037C">
      <w:pPr>
        <w:spacing w:line="130" w:lineRule="exact"/>
        <w:rPr>
          <w:sz w:val="13"/>
          <w:szCs w:val="13"/>
        </w:rPr>
      </w:pPr>
    </w:p>
    <w:p w:rsidR="0020037C" w:rsidRDefault="004474D3">
      <w:pPr>
        <w:pStyle w:val="BodyText"/>
        <w:tabs>
          <w:tab w:val="left" w:pos="1217"/>
        </w:tabs>
        <w:spacing w:line="169" w:lineRule="auto"/>
        <w:ind w:left="1217" w:right="285"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遍历每个连续的BSON对象元素，可以使用bson_find函数直接跳转得到元素的名称。如果该元素不存在</w:t>
      </w:r>
      <w:r>
        <w:rPr>
          <w:position w:val="1"/>
          <w:lang w:eastAsia="zh-CN"/>
        </w:rPr>
        <w:t xml:space="preserve"> </w:t>
      </w:r>
      <w:r>
        <w:rPr>
          <w:lang w:eastAsia="zh-CN"/>
        </w:rPr>
        <w:t>于bson之内，则bson_find函数返回BSON_EOO。</w:t>
      </w:r>
    </w:p>
    <w:p w:rsidR="0020037C" w:rsidRDefault="004474D3">
      <w:pPr>
        <w:pStyle w:val="BodyText"/>
        <w:spacing w:before="31"/>
        <w:ind w:left="1217"/>
        <w:rPr>
          <w:lang w:eastAsia="zh-CN"/>
        </w:rPr>
      </w:pPr>
      <w:r>
        <w:rPr>
          <w:lang w:eastAsia="zh-CN"/>
        </w:rPr>
        <w:t>例如想得到name元素名可以这样使用：</w:t>
      </w:r>
    </w:p>
    <w:p w:rsidR="0020037C" w:rsidRDefault="00B0609F">
      <w:pPr>
        <w:pStyle w:val="BodyText"/>
        <w:spacing w:before="83" w:line="172" w:lineRule="auto"/>
        <w:ind w:left="1217" w:right="6287"/>
        <w:rPr>
          <w:rFonts w:ascii="仿宋" w:eastAsia="仿宋" w:hAnsi="仿宋" w:cs="仿宋"/>
          <w:lang w:eastAsia="zh-CN"/>
        </w:rPr>
      </w:pPr>
      <w:r w:rsidRPr="00B0609F">
        <w:pict>
          <v:group id="_x0000_s2766" style="position:absolute;left:0;text-align:left;margin-left:95.85pt;margin-top:4.85pt;width:459.45pt;height:42.4pt;z-index:-251672064;mso-position-horizontal-relative:page" coordorigin="1917,97" coordsize="9189,848">
            <v:shape id="_x0000_s2767" style="position:absolute;left:1917;top:97;width:9189;height:848" coordorigin="1917,97" coordsize="9189,848" path="m1917,97r9189,l11106,945r-9189,l1917,97xe" fillcolor="#efefef" stroked="f">
              <v:path arrowok="t"/>
            </v:shape>
            <w10:wrap anchorx="page"/>
          </v:group>
        </w:pict>
      </w:r>
      <w:r w:rsidR="004474D3">
        <w:rPr>
          <w:rFonts w:ascii="仿宋" w:eastAsia="仿宋" w:hAnsi="仿宋" w:cs="仿宋"/>
          <w:lang w:eastAsia="zh-CN"/>
        </w:rPr>
        <w:t>bson_iterator i[1] ,sub[i] ; bson_type type ;</w:t>
      </w:r>
    </w:p>
    <w:p w:rsidR="0020037C" w:rsidRDefault="0020037C">
      <w:pPr>
        <w:spacing w:before="7" w:line="130" w:lineRule="exact"/>
        <w:rPr>
          <w:sz w:val="13"/>
          <w:szCs w:val="13"/>
          <w:lang w:eastAsia="zh-CN"/>
        </w:rPr>
      </w:pPr>
    </w:p>
    <w:p w:rsidR="0020037C" w:rsidRDefault="004474D3">
      <w:pPr>
        <w:pStyle w:val="BodyText"/>
        <w:ind w:left="1217"/>
        <w:rPr>
          <w:rFonts w:ascii="仿宋" w:eastAsia="仿宋" w:hAnsi="仿宋" w:cs="仿宋"/>
        </w:rPr>
      </w:pPr>
      <w:r>
        <w:rPr>
          <w:rFonts w:ascii="仿宋" w:eastAsia="仿宋" w:hAnsi="仿宋" w:cs="仿宋"/>
        </w:rPr>
        <w:t>bson_find ( i, newobj, "name" )</w:t>
      </w:r>
    </w:p>
    <w:p w:rsidR="0020037C" w:rsidRDefault="004474D3">
      <w:pPr>
        <w:pStyle w:val="BodyText"/>
        <w:tabs>
          <w:tab w:val="left" w:pos="1217"/>
        </w:tabs>
        <w:spacing w:line="169" w:lineRule="auto"/>
        <w:ind w:left="1217" w:right="105"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读取数组元素或嵌套对象，因为"address"是一个嵌套对象，需要特殊遍历。首先得到address值，再初始</w:t>
      </w:r>
      <w:r>
        <w:rPr>
          <w:position w:val="1"/>
          <w:lang w:eastAsia="zh-CN"/>
        </w:rPr>
        <w:t xml:space="preserve"> </w:t>
      </w:r>
      <w:r>
        <w:rPr>
          <w:lang w:eastAsia="zh-CN"/>
        </w:rPr>
        <w:t>化一个新的BSON迭代器：</w:t>
      </w:r>
    </w:p>
    <w:p w:rsidR="0020037C" w:rsidRDefault="00B0609F">
      <w:pPr>
        <w:pStyle w:val="BodyText"/>
        <w:spacing w:before="98" w:line="172" w:lineRule="auto"/>
        <w:ind w:left="1217" w:right="2303"/>
        <w:rPr>
          <w:rFonts w:ascii="仿宋" w:eastAsia="仿宋" w:hAnsi="仿宋" w:cs="仿宋"/>
          <w:lang w:eastAsia="zh-CN"/>
        </w:rPr>
      </w:pPr>
      <w:r w:rsidRPr="00B0609F">
        <w:pict>
          <v:group id="_x0000_s2764" style="position:absolute;left:0;text-align:left;margin-left:95.85pt;margin-top:5.6pt;width:459.45pt;height:21.2pt;z-index:-251671040;mso-position-horizontal-relative:page" coordorigin="1917,112" coordsize="9189,424">
            <v:shape id="_x0000_s2765" style="position:absolute;left:1917;top:112;width:9189;height:424" coordorigin="1917,112" coordsize="9189,424" path="m1917,112r9189,l11106,536r-9189,l1917,112xe" fillcolor="#efefef" stroked="f">
              <v:path arrowok="t"/>
            </v:shape>
            <w10:wrap anchorx="page"/>
          </v:group>
        </w:pict>
      </w:r>
      <w:r w:rsidR="004474D3">
        <w:rPr>
          <w:rFonts w:ascii="仿宋" w:eastAsia="仿宋" w:hAnsi="仿宋" w:cs="仿宋"/>
          <w:lang w:eastAsia="zh-CN"/>
        </w:rPr>
        <w:t>type = bson_find(i,newobj,"address"); bson_iterator_subiterator(i,sub);</w:t>
      </w:r>
    </w:p>
    <w:p w:rsidR="0020037C" w:rsidRDefault="0020037C">
      <w:pPr>
        <w:spacing w:before="2" w:line="140" w:lineRule="exact"/>
        <w:rPr>
          <w:sz w:val="14"/>
          <w:szCs w:val="14"/>
          <w:lang w:eastAsia="zh-CN"/>
        </w:rPr>
      </w:pPr>
    </w:p>
    <w:p w:rsidR="0020037C" w:rsidRDefault="004474D3">
      <w:pPr>
        <w:pStyle w:val="BodyText"/>
        <w:spacing w:line="167" w:lineRule="auto"/>
        <w:ind w:left="1217" w:right="23"/>
      </w:pPr>
      <w:r>
        <w:rPr>
          <w:w w:val="95"/>
        </w:rPr>
        <w:t>方法bson_iterator_subiterator初始化迭代器sub，并且指向子对象的开始位置，从这里开始可以遍</w:t>
      </w:r>
      <w:r>
        <w:t xml:space="preserve"> 历sub中的所有元素，直到子对象的结束位置。</w:t>
      </w:r>
    </w:p>
    <w:p w:rsidR="0020037C" w:rsidRDefault="0020037C">
      <w:pPr>
        <w:spacing w:line="167" w:lineRule="auto"/>
        <w:sectPr w:rsidR="0020037C">
          <w:pgSz w:w="12240" w:h="15840"/>
          <w:pgMar w:top="900" w:right="1040" w:bottom="280" w:left="70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ind w:left="0" w:right="8734"/>
        <w:jc w:val="center"/>
      </w:pPr>
      <w:bookmarkStart w:id="392" w:name="C++_BSON简介"/>
      <w:bookmarkStart w:id="393" w:name="_bookmark146"/>
      <w:bookmarkEnd w:id="392"/>
      <w:bookmarkEnd w:id="393"/>
      <w:r>
        <w:rPr>
          <w:w w:val="90"/>
        </w:rPr>
        <w:t>C++</w:t>
      </w:r>
      <w:r>
        <w:rPr>
          <w:spacing w:val="19"/>
          <w:w w:val="90"/>
        </w:rPr>
        <w:t xml:space="preserve"> </w:t>
      </w:r>
      <w:r>
        <w:rPr>
          <w:w w:val="90"/>
        </w:rPr>
        <w:t>BSON简介</w:t>
      </w:r>
    </w:p>
    <w:p w:rsidR="0020037C" w:rsidRDefault="0020037C">
      <w:pPr>
        <w:spacing w:before="9" w:line="190" w:lineRule="exact"/>
        <w:rPr>
          <w:sz w:val="19"/>
          <w:szCs w:val="19"/>
        </w:rPr>
      </w:pPr>
    </w:p>
    <w:p w:rsidR="0020037C" w:rsidRDefault="004474D3">
      <w:pPr>
        <w:pStyle w:val="BodyText"/>
        <w:ind w:left="613"/>
      </w:pPr>
      <w:r>
        <w:rPr>
          <w:w w:val="90"/>
        </w:rPr>
        <w:t>C++</w:t>
      </w:r>
      <w:r>
        <w:rPr>
          <w:spacing w:val="21"/>
          <w:w w:val="90"/>
        </w:rPr>
        <w:t xml:space="preserve"> </w:t>
      </w:r>
      <w:r>
        <w:rPr>
          <w:w w:val="90"/>
        </w:rPr>
        <w:t>BSON</w:t>
      </w:r>
      <w:r>
        <w:rPr>
          <w:spacing w:val="22"/>
          <w:w w:val="90"/>
        </w:rPr>
        <w:t xml:space="preserve"> </w:t>
      </w:r>
      <w:r>
        <w:rPr>
          <w:w w:val="90"/>
        </w:rPr>
        <w:t>主要类</w:t>
      </w:r>
    </w:p>
    <w:p w:rsidR="0020037C" w:rsidRDefault="004474D3">
      <w:pPr>
        <w:pStyle w:val="BodyText"/>
        <w:spacing w:before="16" w:line="251" w:lineRule="auto"/>
        <w:ind w:left="613" w:right="5266"/>
      </w:pPr>
      <w:r>
        <w:rPr>
          <w:w w:val="95"/>
        </w:rPr>
        <w:t>C++</w:t>
      </w:r>
      <w:r>
        <w:rPr>
          <w:spacing w:val="-11"/>
          <w:w w:val="95"/>
        </w:rPr>
        <w:t xml:space="preserve"> </w:t>
      </w:r>
      <w:r>
        <w:rPr>
          <w:w w:val="95"/>
        </w:rPr>
        <w:t>BSON</w:t>
      </w:r>
      <w:r>
        <w:rPr>
          <w:spacing w:val="-11"/>
          <w:w w:val="95"/>
        </w:rPr>
        <w:t xml:space="preserve"> </w:t>
      </w:r>
      <w:r>
        <w:rPr>
          <w:w w:val="95"/>
        </w:rPr>
        <w:t>用到4个类：</w:t>
      </w:r>
      <w:r>
        <w:t xml:space="preserve"> </w:t>
      </w:r>
      <w:r>
        <w:rPr>
          <w:w w:val="95"/>
        </w:rPr>
        <w:t>bson::BSONObj：创建BSONObj对象。</w:t>
      </w:r>
    </w:p>
    <w:p w:rsidR="0020037C" w:rsidRDefault="004474D3">
      <w:pPr>
        <w:pStyle w:val="BodyText"/>
        <w:spacing w:before="92" w:line="167" w:lineRule="auto"/>
        <w:ind w:left="613"/>
      </w:pPr>
      <w:r>
        <w:rPr>
          <w:w w:val="95"/>
        </w:rPr>
        <w:t>bson::BSONElement：BSONObj对象由BSONElement对象组成，即BSONElement对象为BSONObj对象的字</w:t>
      </w:r>
      <w:r>
        <w:t xml:space="preserve"> 段或者元素,它是键值对。</w:t>
      </w:r>
    </w:p>
    <w:p w:rsidR="0020037C" w:rsidRDefault="004474D3">
      <w:pPr>
        <w:pStyle w:val="BodyText"/>
        <w:spacing w:before="43" w:line="230" w:lineRule="auto"/>
        <w:ind w:left="613" w:right="427"/>
      </w:pPr>
      <w:r>
        <w:rPr>
          <w:w w:val="95"/>
        </w:rPr>
        <w:t xml:space="preserve">bson::BSONObjBuilder: </w:t>
      </w:r>
      <w:r>
        <w:rPr>
          <w:spacing w:val="28"/>
          <w:w w:val="95"/>
        </w:rPr>
        <w:t xml:space="preserve"> </w:t>
      </w:r>
      <w:r>
        <w:rPr>
          <w:w w:val="95"/>
        </w:rPr>
        <w:t>BSONObjBuilder用来实例化BSONObj对象。</w:t>
      </w:r>
      <w:r>
        <w:t xml:space="preserve"> </w:t>
      </w:r>
      <w:r>
        <w:rPr>
          <w:w w:val="95"/>
        </w:rPr>
        <w:t>bson::BSONObjlterator：BSONObjlterator用来遍历BSONObj对象中的元素。</w:t>
      </w:r>
      <w:r>
        <w:t xml:space="preserve"> </w:t>
      </w:r>
      <w:r>
        <w:rPr>
          <w:w w:val="95"/>
        </w:rPr>
        <w:t>命名空间bson中定义了这些类的类型为：</w:t>
      </w:r>
    </w:p>
    <w:p w:rsidR="0020037C" w:rsidRDefault="004474D3">
      <w:pPr>
        <w:pStyle w:val="BodyText"/>
        <w:spacing w:before="18" w:line="251" w:lineRule="auto"/>
        <w:ind w:left="613" w:right="6900"/>
      </w:pPr>
      <w:r>
        <w:rPr>
          <w:w w:val="95"/>
        </w:rPr>
        <w:t>typedef</w:t>
      </w:r>
      <w:r>
        <w:rPr>
          <w:spacing w:val="3"/>
          <w:w w:val="95"/>
        </w:rPr>
        <w:t xml:space="preserve"> </w:t>
      </w:r>
      <w:r>
        <w:rPr>
          <w:w w:val="95"/>
        </w:rPr>
        <w:t>bson::BSONElement</w:t>
      </w:r>
      <w:r>
        <w:rPr>
          <w:spacing w:val="3"/>
          <w:w w:val="95"/>
        </w:rPr>
        <w:t xml:space="preserve"> </w:t>
      </w:r>
      <w:r>
        <w:rPr>
          <w:w w:val="95"/>
        </w:rPr>
        <w:t>be;</w:t>
      </w:r>
      <w:r>
        <w:rPr>
          <w:w w:val="116"/>
        </w:rPr>
        <w:t xml:space="preserve"> </w:t>
      </w:r>
      <w:r>
        <w:rPr>
          <w:w w:val="95"/>
        </w:rPr>
        <w:t>typedef</w:t>
      </w:r>
      <w:r>
        <w:rPr>
          <w:spacing w:val="1"/>
          <w:w w:val="95"/>
        </w:rPr>
        <w:t xml:space="preserve"> </w:t>
      </w:r>
      <w:r>
        <w:rPr>
          <w:w w:val="95"/>
        </w:rPr>
        <w:t>bson::BSONObj</w:t>
      </w:r>
      <w:r>
        <w:rPr>
          <w:spacing w:val="2"/>
          <w:w w:val="95"/>
        </w:rPr>
        <w:t xml:space="preserve"> </w:t>
      </w:r>
      <w:r>
        <w:rPr>
          <w:w w:val="95"/>
        </w:rPr>
        <w:t>bo;</w:t>
      </w:r>
    </w:p>
    <w:p w:rsidR="0020037C" w:rsidRDefault="004474D3">
      <w:pPr>
        <w:pStyle w:val="BodyText"/>
        <w:spacing w:before="3"/>
        <w:ind w:left="613"/>
      </w:pPr>
      <w:r>
        <w:rPr>
          <w:w w:val="95"/>
        </w:rPr>
        <w:t>typedef bson::BSONObjBuilder bob;</w:t>
      </w:r>
    </w:p>
    <w:p w:rsidR="0020037C" w:rsidRDefault="004474D3">
      <w:pPr>
        <w:pStyle w:val="BodyText"/>
        <w:spacing w:before="16"/>
        <w:ind w:left="613"/>
      </w:pPr>
      <w:r>
        <w:rPr>
          <w:w w:val="95"/>
        </w:rPr>
        <w:t>另外，可以使用bo::iterator</w:t>
      </w:r>
      <w:r>
        <w:rPr>
          <w:spacing w:val="31"/>
          <w:w w:val="95"/>
        </w:rPr>
        <w:t xml:space="preserve"> </w:t>
      </w:r>
      <w:r>
        <w:rPr>
          <w:w w:val="95"/>
        </w:rPr>
        <w:t>代替</w:t>
      </w:r>
      <w:hyperlink w:anchor="_bookmark142" w:history="1">
        <w:r>
          <w:rPr>
            <w:color w:val="0000FF"/>
            <w:w w:val="95"/>
          </w:rPr>
          <w:t>PHP</w:t>
        </w:r>
        <w:r>
          <w:rPr>
            <w:color w:val="0000FF"/>
            <w:spacing w:val="32"/>
            <w:w w:val="95"/>
          </w:rPr>
          <w:t xml:space="preserve"> </w:t>
        </w:r>
        <w:r>
          <w:rPr>
            <w:color w:val="0000FF"/>
            <w:w w:val="95"/>
          </w:rPr>
          <w:t>开发环境搭建</w:t>
        </w:r>
        <w:r>
          <w:rPr>
            <w:color w:val="0000FF"/>
            <w:spacing w:val="32"/>
            <w:w w:val="95"/>
          </w:rPr>
          <w:t xml:space="preserve"> </w:t>
        </w:r>
      </w:hyperlink>
      <w:r>
        <w:rPr>
          <w:color w:val="000000"/>
          <w:w w:val="95"/>
        </w:rPr>
        <w:t>on</w:t>
      </w:r>
      <w:r>
        <w:rPr>
          <w:color w:val="000000"/>
          <w:spacing w:val="31"/>
          <w:w w:val="95"/>
        </w:rPr>
        <w:t xml:space="preserve"> </w:t>
      </w:r>
      <w:r>
        <w:rPr>
          <w:color w:val="000000"/>
          <w:w w:val="95"/>
        </w:rPr>
        <w:t>page</w:t>
      </w:r>
      <w:r>
        <w:rPr>
          <w:color w:val="000000"/>
          <w:spacing w:val="32"/>
          <w:w w:val="95"/>
        </w:rPr>
        <w:t xml:space="preserve"> </w:t>
      </w:r>
      <w:r>
        <w:rPr>
          <w:color w:val="000000"/>
          <w:w w:val="95"/>
        </w:rPr>
        <w:t>119BSONObjlterator。</w:t>
      </w:r>
    </w:p>
    <w:p w:rsidR="0020037C" w:rsidRDefault="0020037C">
      <w:pPr>
        <w:spacing w:before="6" w:line="190" w:lineRule="exact"/>
        <w:rPr>
          <w:sz w:val="19"/>
          <w:szCs w:val="19"/>
        </w:rPr>
      </w:pPr>
    </w:p>
    <w:p w:rsidR="0020037C" w:rsidRDefault="004474D3">
      <w:pPr>
        <w:pStyle w:val="BodyText"/>
        <w:ind w:left="613"/>
      </w:pPr>
      <w:r>
        <w:t>建立对象</w:t>
      </w:r>
    </w:p>
    <w:p w:rsidR="0020037C" w:rsidRDefault="004474D3">
      <w:pPr>
        <w:pStyle w:val="BodyText"/>
        <w:spacing w:before="16"/>
        <w:ind w:left="613"/>
      </w:pPr>
      <w:r>
        <w:rPr>
          <w:w w:val="95"/>
        </w:rPr>
        <w:t>以下简单介绍如何创建用CPP</w:t>
      </w:r>
      <w:r>
        <w:rPr>
          <w:spacing w:val="33"/>
          <w:w w:val="95"/>
        </w:rPr>
        <w:t xml:space="preserve"> </w:t>
      </w:r>
      <w:r>
        <w:rPr>
          <w:w w:val="95"/>
        </w:rPr>
        <w:t>BSON</w:t>
      </w:r>
      <w:r>
        <w:rPr>
          <w:spacing w:val="33"/>
          <w:w w:val="95"/>
        </w:rPr>
        <w:t xml:space="preserve"> </w:t>
      </w:r>
      <w:r>
        <w:rPr>
          <w:w w:val="95"/>
        </w:rPr>
        <w:t>实例。详细内容请查阅</w:t>
      </w:r>
      <w:r>
        <w:rPr>
          <w:color w:val="0000FF"/>
          <w:w w:val="95"/>
        </w:rPr>
        <w:t>C++</w:t>
      </w:r>
      <w:r>
        <w:rPr>
          <w:color w:val="0000FF"/>
          <w:spacing w:val="33"/>
          <w:w w:val="95"/>
        </w:rPr>
        <w:t xml:space="preserve"> </w:t>
      </w:r>
      <w:r>
        <w:rPr>
          <w:color w:val="0000FF"/>
          <w:w w:val="95"/>
        </w:rPr>
        <w:t>BSON</w:t>
      </w:r>
      <w:r>
        <w:rPr>
          <w:color w:val="0000FF"/>
          <w:spacing w:val="33"/>
          <w:w w:val="95"/>
        </w:rPr>
        <w:t xml:space="preserve"> </w:t>
      </w:r>
      <w:r>
        <w:rPr>
          <w:color w:val="0000FF"/>
          <w:w w:val="95"/>
        </w:rPr>
        <w:t>API</w:t>
      </w:r>
    </w:p>
    <w:p w:rsidR="0020037C" w:rsidRDefault="004474D3">
      <w:pPr>
        <w:pStyle w:val="BodyText"/>
        <w:numPr>
          <w:ilvl w:val="1"/>
          <w:numId w:val="26"/>
        </w:numPr>
        <w:tabs>
          <w:tab w:val="left" w:pos="897"/>
        </w:tabs>
        <w:spacing w:before="31"/>
        <w:ind w:left="897"/>
      </w:pPr>
      <w:r>
        <w:rPr>
          <w:w w:val="95"/>
          <w:position w:val="1"/>
        </w:rPr>
        <w:t xml:space="preserve">使用BSONObject </w:t>
      </w:r>
      <w:r>
        <w:rPr>
          <w:spacing w:val="3"/>
          <w:w w:val="95"/>
          <w:position w:val="1"/>
        </w:rPr>
        <w:t xml:space="preserve"> </w:t>
      </w:r>
      <w:r>
        <w:rPr>
          <w:w w:val="95"/>
          <w:position w:val="1"/>
        </w:rPr>
        <w:t>、BSONObjBuilder建立对象</w:t>
      </w:r>
    </w:p>
    <w:p w:rsidR="0020037C" w:rsidRDefault="00B0609F">
      <w:pPr>
        <w:pStyle w:val="BodyText"/>
        <w:spacing w:before="10"/>
        <w:ind w:left="897"/>
        <w:rPr>
          <w:rFonts w:ascii="仿宋" w:eastAsia="仿宋" w:hAnsi="仿宋" w:cs="仿宋"/>
        </w:rPr>
      </w:pPr>
      <w:r w:rsidRPr="00B0609F">
        <w:pict>
          <v:group id="_x0000_s2762" style="position:absolute;left:0;text-align:left;margin-left:95.85pt;margin-top:4.95pt;width:459.45pt;height:116.6pt;z-index:-251670016;mso-position-horizontal-relative:page" coordorigin="1917,99" coordsize="9189,2332">
            <v:shape id="_x0000_s2763" style="position:absolute;left:1917;top:99;width:9189;height:2332" coordorigin="1917,99" coordsize="9189,2332" path="m1917,99r9189,l11106,2431r-9189,l1917,99xe" fillcolor="#efefef" stroked="f">
              <v:path arrowok="t"/>
            </v:shape>
            <w10:wrap anchorx="page"/>
          </v:group>
        </w:pict>
      </w:r>
      <w:r w:rsidR="004474D3">
        <w:rPr>
          <w:rFonts w:ascii="仿宋" w:eastAsia="仿宋" w:hAnsi="仿宋" w:cs="仿宋"/>
        </w:rPr>
        <w:t>#include "client.hpp"</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897"/>
        <w:rPr>
          <w:rFonts w:ascii="仿宋" w:eastAsia="仿宋" w:hAnsi="仿宋" w:cs="仿宋"/>
        </w:rPr>
      </w:pPr>
      <w:r>
        <w:rPr>
          <w:rFonts w:ascii="仿宋" w:eastAsia="仿宋" w:hAnsi="仿宋" w:cs="仿宋"/>
        </w:rPr>
        <w:t>using namespace bson ;</w:t>
      </w:r>
    </w:p>
    <w:p w:rsidR="0020037C" w:rsidRDefault="004474D3">
      <w:pPr>
        <w:pStyle w:val="BodyText"/>
        <w:spacing w:line="212" w:lineRule="exact"/>
        <w:ind w:left="897"/>
        <w:rPr>
          <w:rFonts w:ascii="仿宋" w:eastAsia="仿宋" w:hAnsi="仿宋" w:cs="仿宋"/>
        </w:rPr>
      </w:pPr>
      <w:r>
        <w:rPr>
          <w:rFonts w:ascii="仿宋" w:eastAsia="仿宋" w:hAnsi="仿宋" w:cs="仿宋"/>
        </w:rPr>
        <w:t>BSONObj obj ;</w:t>
      </w:r>
    </w:p>
    <w:p w:rsidR="0020037C" w:rsidRDefault="004474D3">
      <w:pPr>
        <w:pStyle w:val="BodyText"/>
        <w:spacing w:line="212" w:lineRule="exact"/>
        <w:ind w:left="897"/>
        <w:rPr>
          <w:rFonts w:ascii="仿宋" w:eastAsia="仿宋" w:hAnsi="仿宋" w:cs="仿宋"/>
        </w:rPr>
      </w:pPr>
      <w:r>
        <w:rPr>
          <w:rFonts w:ascii="仿宋" w:eastAsia="仿宋" w:hAnsi="仿宋" w:cs="仿宋"/>
        </w:rPr>
        <w:t>BSONObjBuilder b ;</w:t>
      </w:r>
    </w:p>
    <w:p w:rsidR="0020037C" w:rsidRDefault="0020037C">
      <w:pPr>
        <w:spacing w:before="9" w:line="120" w:lineRule="exact"/>
        <w:rPr>
          <w:sz w:val="12"/>
          <w:szCs w:val="12"/>
        </w:rPr>
      </w:pPr>
    </w:p>
    <w:p w:rsidR="0020037C" w:rsidRDefault="004474D3">
      <w:pPr>
        <w:pStyle w:val="BodyText"/>
        <w:ind w:left="897"/>
        <w:rPr>
          <w:rFonts w:ascii="仿宋" w:eastAsia="仿宋" w:hAnsi="仿宋" w:cs="仿宋"/>
        </w:rPr>
      </w:pPr>
      <w:r>
        <w:rPr>
          <w:rFonts w:ascii="仿宋" w:eastAsia="仿宋" w:hAnsi="仿宋" w:cs="仿宋"/>
        </w:rPr>
        <w:t>b.append("name","sam") ;</w:t>
      </w:r>
    </w:p>
    <w:p w:rsidR="0020037C" w:rsidRDefault="004474D3">
      <w:pPr>
        <w:pStyle w:val="BodyText"/>
        <w:spacing w:line="212" w:lineRule="exact"/>
        <w:ind w:left="897"/>
        <w:rPr>
          <w:rFonts w:ascii="仿宋" w:eastAsia="仿宋" w:hAnsi="仿宋" w:cs="仿宋"/>
        </w:rPr>
      </w:pPr>
      <w:r>
        <w:rPr>
          <w:rFonts w:ascii="仿宋" w:eastAsia="仿宋" w:hAnsi="仿宋" w:cs="仿宋"/>
        </w:rPr>
        <w:t>b.append("age","24") ;</w:t>
      </w:r>
    </w:p>
    <w:p w:rsidR="0020037C" w:rsidRDefault="004474D3">
      <w:pPr>
        <w:pStyle w:val="BodyText"/>
        <w:spacing w:line="212" w:lineRule="exact"/>
        <w:ind w:left="897"/>
        <w:rPr>
          <w:rFonts w:ascii="仿宋" w:eastAsia="仿宋" w:hAnsi="仿宋" w:cs="仿宋"/>
        </w:rPr>
      </w:pPr>
      <w:r>
        <w:rPr>
          <w:rFonts w:ascii="仿宋" w:eastAsia="仿宋" w:hAnsi="仿宋" w:cs="仿宋"/>
        </w:rPr>
        <w:t>obj = b.obj() ;</w:t>
      </w:r>
    </w:p>
    <w:p w:rsidR="0020037C" w:rsidRDefault="004474D3">
      <w:pPr>
        <w:pStyle w:val="BodyText"/>
        <w:spacing w:line="212" w:lineRule="exact"/>
        <w:ind w:left="897"/>
        <w:rPr>
          <w:rFonts w:ascii="仿宋" w:eastAsia="仿宋" w:hAnsi="仿宋" w:cs="仿宋"/>
        </w:rPr>
      </w:pPr>
      <w:r>
        <w:rPr>
          <w:rFonts w:ascii="仿宋" w:eastAsia="仿宋" w:hAnsi="仿宋" w:cs="仿宋"/>
        </w:rPr>
        <w:t>或者</w:t>
      </w:r>
    </w:p>
    <w:p w:rsidR="0020037C" w:rsidRDefault="004474D3">
      <w:pPr>
        <w:pStyle w:val="BodyText"/>
        <w:spacing w:line="212" w:lineRule="exact"/>
        <w:ind w:left="897"/>
        <w:rPr>
          <w:rFonts w:ascii="仿宋" w:eastAsia="仿宋" w:hAnsi="仿宋" w:cs="仿宋"/>
        </w:rPr>
      </w:pPr>
      <w:r>
        <w:rPr>
          <w:rFonts w:ascii="仿宋" w:eastAsia="仿宋" w:hAnsi="仿宋" w:cs="仿宋"/>
        </w:rPr>
        <w:t>obj = BSONObjBuilder().genOID().append("name","sam").append("age",24).obj() ;</w:t>
      </w:r>
    </w:p>
    <w:p w:rsidR="0020037C" w:rsidRDefault="004474D3">
      <w:pPr>
        <w:pStyle w:val="BodyText"/>
        <w:spacing w:before="45"/>
        <w:ind w:left="897"/>
      </w:pPr>
      <w:r>
        <w:t>另外，可以使用数据流的方法建立BSONObj对象。</w:t>
      </w:r>
    </w:p>
    <w:p w:rsidR="0020037C" w:rsidRDefault="00B0609F">
      <w:pPr>
        <w:pStyle w:val="BodyText"/>
        <w:spacing w:before="83" w:line="172" w:lineRule="auto"/>
        <w:ind w:left="897" w:right="7163"/>
        <w:rPr>
          <w:rFonts w:ascii="仿宋" w:eastAsia="仿宋" w:hAnsi="仿宋" w:cs="仿宋"/>
        </w:rPr>
      </w:pPr>
      <w:r w:rsidRPr="00B0609F">
        <w:pict>
          <v:group id="_x0000_s2760" style="position:absolute;left:0;text-align:left;margin-left:95.85pt;margin-top:4.85pt;width:459.45pt;height:42.4pt;z-index:-251668992;mso-position-horizontal-relative:page" coordorigin="1917,97" coordsize="9189,848">
            <v:shape id="_x0000_s2761" style="position:absolute;left:1917;top:97;width:9189;height:848" coordorigin="1917,97" coordsize="9189,848" path="m1917,97r9189,l11106,945r-9189,l1917,97xe" fillcolor="#efefef" stroked="f">
              <v:path arrowok="t"/>
            </v:shape>
            <w10:wrap anchorx="page"/>
          </v:group>
        </w:pict>
      </w:r>
      <w:r w:rsidR="004474D3">
        <w:rPr>
          <w:rFonts w:ascii="仿宋" w:eastAsia="仿宋" w:hAnsi="仿宋" w:cs="仿宋"/>
        </w:rPr>
        <w:t>BSONObj obj ; BSONObjBuilder b ;</w:t>
      </w:r>
    </w:p>
    <w:p w:rsidR="0020037C" w:rsidRDefault="004474D3">
      <w:pPr>
        <w:pStyle w:val="BodyText"/>
        <w:spacing w:line="172" w:lineRule="auto"/>
        <w:ind w:left="897" w:right="6363"/>
        <w:rPr>
          <w:rFonts w:ascii="仿宋" w:eastAsia="仿宋" w:hAnsi="仿宋" w:cs="仿宋"/>
        </w:rPr>
      </w:pPr>
      <w:r>
        <w:rPr>
          <w:rFonts w:ascii="仿宋" w:eastAsia="仿宋" w:hAnsi="仿宋" w:cs="仿宋"/>
        </w:rPr>
        <w:t>b&lt;&lt;"name"&lt;&lt;"sam"&lt;&lt;"age"&lt;&lt;"24" ; obj = b.obj() ;</w:t>
      </w:r>
    </w:p>
    <w:p w:rsidR="0020037C" w:rsidRDefault="004474D3">
      <w:pPr>
        <w:pStyle w:val="BodyText"/>
        <w:tabs>
          <w:tab w:val="left" w:pos="897"/>
        </w:tabs>
        <w:spacing w:line="265" w:lineRule="exact"/>
        <w:ind w:left="613"/>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 xml:space="preserve">使用宏BSON </w:t>
      </w:r>
      <w:r>
        <w:rPr>
          <w:spacing w:val="15"/>
          <w:w w:val="95"/>
          <w:position w:val="1"/>
        </w:rPr>
        <w:t xml:space="preserve"> </w:t>
      </w:r>
      <w:r>
        <w:rPr>
          <w:w w:val="95"/>
          <w:position w:val="1"/>
        </w:rPr>
        <w:t>建立对象</w:t>
      </w:r>
    </w:p>
    <w:p w:rsidR="0020037C" w:rsidRDefault="004474D3">
      <w:pPr>
        <w:pStyle w:val="BodyText"/>
        <w:spacing w:before="18"/>
        <w:ind w:left="897"/>
      </w:pPr>
      <w:r>
        <w:rPr>
          <w:w w:val="95"/>
        </w:rPr>
        <w:t xml:space="preserve">C++ </w:t>
      </w:r>
      <w:r>
        <w:rPr>
          <w:spacing w:val="27"/>
          <w:w w:val="95"/>
        </w:rPr>
        <w:t xml:space="preserve"> </w:t>
      </w:r>
      <w:r>
        <w:rPr>
          <w:w w:val="95"/>
        </w:rPr>
        <w:t xml:space="preserve">BSON </w:t>
      </w:r>
      <w:r>
        <w:rPr>
          <w:spacing w:val="27"/>
          <w:w w:val="95"/>
        </w:rPr>
        <w:t xml:space="preserve"> </w:t>
      </w:r>
      <w:r>
        <w:rPr>
          <w:w w:val="95"/>
        </w:rPr>
        <w:t>中定义还定义了一个BSON的宏，可以用它来快速地建立BSONObj对象。</w:t>
      </w:r>
    </w:p>
    <w:p w:rsidR="0020037C" w:rsidRDefault="00B0609F">
      <w:pPr>
        <w:pStyle w:val="BodyText"/>
        <w:spacing w:before="8"/>
        <w:ind w:left="897"/>
        <w:rPr>
          <w:rFonts w:ascii="仿宋" w:eastAsia="仿宋" w:hAnsi="仿宋" w:cs="仿宋"/>
        </w:rPr>
      </w:pPr>
      <w:r w:rsidRPr="00B0609F">
        <w:pict>
          <v:group id="_x0000_s2758" style="position:absolute;left:0;text-align:left;margin-left:95.85pt;margin-top:4.85pt;width:459.45pt;height:148.4pt;z-index:-251667968;mso-position-horizontal-relative:page" coordorigin="1917,97" coordsize="9189,2968">
            <v:shape id="_x0000_s2759" style="position:absolute;left:1917;top:97;width:9189;height:2968" coordorigin="1917,97" coordsize="9189,2968" path="m1917,97r9189,l11106,3065r-9189,l1917,97xe" fillcolor="#efefef" stroked="f">
              <v:path arrowok="t"/>
            </v:shape>
            <w10:wrap anchorx="page"/>
          </v:group>
        </w:pict>
      </w:r>
      <w:r w:rsidR="004474D3">
        <w:rPr>
          <w:rFonts w:ascii="仿宋" w:eastAsia="仿宋" w:hAnsi="仿宋" w:cs="仿宋"/>
        </w:rPr>
        <w:t>BSONObj obj ;</w:t>
      </w:r>
    </w:p>
    <w:p w:rsidR="0020037C" w:rsidRDefault="004474D3">
      <w:pPr>
        <w:pStyle w:val="BodyText"/>
        <w:spacing w:line="212" w:lineRule="exact"/>
        <w:ind w:left="897"/>
        <w:rPr>
          <w:rFonts w:ascii="仿宋" w:eastAsia="仿宋" w:hAnsi="仿宋" w:cs="仿宋"/>
        </w:rPr>
      </w:pPr>
      <w:r>
        <w:rPr>
          <w:rFonts w:ascii="仿宋" w:eastAsia="仿宋" w:hAnsi="仿宋" w:cs="仿宋"/>
        </w:rPr>
        <w:t>// int</w:t>
      </w:r>
    </w:p>
    <w:p w:rsidR="0020037C" w:rsidRDefault="004474D3">
      <w:pPr>
        <w:pStyle w:val="BodyText"/>
        <w:spacing w:line="212" w:lineRule="exact"/>
        <w:ind w:left="897"/>
        <w:rPr>
          <w:rFonts w:ascii="仿宋" w:eastAsia="仿宋" w:hAnsi="仿宋" w:cs="仿宋"/>
        </w:rPr>
      </w:pPr>
      <w:r>
        <w:rPr>
          <w:rFonts w:ascii="仿宋" w:eastAsia="仿宋" w:hAnsi="仿宋" w:cs="仿宋"/>
        </w:rPr>
        <w:t>obj = BSON( "a"&lt;&lt;1 ) ;</w:t>
      </w:r>
    </w:p>
    <w:p w:rsidR="0020037C" w:rsidRDefault="004474D3">
      <w:pPr>
        <w:pStyle w:val="BodyText"/>
        <w:spacing w:line="212" w:lineRule="exact"/>
        <w:ind w:left="897"/>
        <w:rPr>
          <w:rFonts w:ascii="仿宋" w:eastAsia="仿宋" w:hAnsi="仿宋" w:cs="仿宋"/>
        </w:rPr>
      </w:pPr>
      <w:r>
        <w:rPr>
          <w:rFonts w:ascii="仿宋" w:eastAsia="仿宋" w:hAnsi="仿宋" w:cs="仿宋"/>
        </w:rPr>
        <w:t>// float</w:t>
      </w:r>
    </w:p>
    <w:p w:rsidR="0020037C" w:rsidRDefault="004474D3">
      <w:pPr>
        <w:pStyle w:val="BodyText"/>
        <w:spacing w:line="212" w:lineRule="exact"/>
        <w:ind w:left="897"/>
        <w:rPr>
          <w:rFonts w:ascii="仿宋" w:eastAsia="仿宋" w:hAnsi="仿宋" w:cs="仿宋"/>
        </w:rPr>
      </w:pPr>
      <w:r>
        <w:rPr>
          <w:rFonts w:ascii="仿宋" w:eastAsia="仿宋" w:hAnsi="仿宋" w:cs="仿宋"/>
        </w:rPr>
        <w:t>obj = BSON( "b"&lt;&lt;3.14159265359 ) ;</w:t>
      </w:r>
    </w:p>
    <w:p w:rsidR="0020037C" w:rsidRDefault="004474D3">
      <w:pPr>
        <w:pStyle w:val="BodyText"/>
        <w:spacing w:line="212" w:lineRule="exact"/>
        <w:ind w:left="897"/>
        <w:rPr>
          <w:rFonts w:ascii="仿宋" w:eastAsia="仿宋" w:hAnsi="仿宋" w:cs="仿宋"/>
        </w:rPr>
      </w:pPr>
      <w:r>
        <w:rPr>
          <w:rFonts w:ascii="仿宋" w:eastAsia="仿宋" w:hAnsi="仿宋" w:cs="仿宋"/>
        </w:rPr>
        <w:t>// string</w:t>
      </w:r>
    </w:p>
    <w:p w:rsidR="0020037C" w:rsidRDefault="004474D3">
      <w:pPr>
        <w:pStyle w:val="BodyText"/>
        <w:spacing w:line="212" w:lineRule="exact"/>
        <w:ind w:left="897"/>
        <w:rPr>
          <w:rFonts w:ascii="仿宋" w:eastAsia="仿宋" w:hAnsi="仿宋" w:cs="仿宋"/>
        </w:rPr>
      </w:pPr>
      <w:r>
        <w:rPr>
          <w:rFonts w:ascii="仿宋" w:eastAsia="仿宋" w:hAnsi="仿宋" w:cs="仿宋"/>
        </w:rPr>
        <w:t>obj = BSON( "foo"&lt;&lt;"bar" ) ;</w:t>
      </w:r>
    </w:p>
    <w:p w:rsidR="0020037C" w:rsidRDefault="004474D3">
      <w:pPr>
        <w:pStyle w:val="BodyText"/>
        <w:spacing w:line="212" w:lineRule="exact"/>
        <w:ind w:left="897"/>
        <w:rPr>
          <w:rFonts w:ascii="仿宋" w:eastAsia="仿宋" w:hAnsi="仿宋" w:cs="仿宋"/>
        </w:rPr>
      </w:pPr>
      <w:r>
        <w:rPr>
          <w:rFonts w:ascii="仿宋" w:eastAsia="仿宋" w:hAnsi="仿宋" w:cs="仿宋"/>
        </w:rPr>
        <w:t>// OID</w:t>
      </w:r>
    </w:p>
    <w:p w:rsidR="0020037C" w:rsidRDefault="004474D3">
      <w:pPr>
        <w:pStyle w:val="BodyText"/>
        <w:spacing w:line="212" w:lineRule="exact"/>
        <w:ind w:left="897"/>
        <w:rPr>
          <w:rFonts w:ascii="仿宋" w:eastAsia="仿宋" w:hAnsi="仿宋" w:cs="仿宋"/>
        </w:rPr>
      </w:pPr>
      <w:r>
        <w:rPr>
          <w:rFonts w:ascii="仿宋" w:eastAsia="仿宋" w:hAnsi="仿宋" w:cs="仿宋"/>
        </w:rPr>
        <w:t>obj = BSON( GENOID ) ;</w:t>
      </w:r>
    </w:p>
    <w:p w:rsidR="0020037C" w:rsidRDefault="004474D3">
      <w:pPr>
        <w:pStyle w:val="BodyText"/>
        <w:spacing w:line="212" w:lineRule="exact"/>
        <w:ind w:left="897"/>
        <w:rPr>
          <w:rFonts w:ascii="仿宋" w:eastAsia="仿宋" w:hAnsi="仿宋" w:cs="仿宋"/>
        </w:rPr>
      </w:pPr>
      <w:r>
        <w:rPr>
          <w:rFonts w:ascii="仿宋" w:eastAsia="仿宋" w:hAnsi="仿宋" w:cs="仿宋"/>
        </w:rPr>
        <w:t>// bool</w:t>
      </w:r>
    </w:p>
    <w:p w:rsidR="0020037C" w:rsidRDefault="004474D3">
      <w:pPr>
        <w:pStyle w:val="BodyText"/>
        <w:spacing w:line="212" w:lineRule="exact"/>
        <w:ind w:left="897"/>
        <w:rPr>
          <w:rFonts w:ascii="仿宋" w:eastAsia="仿宋" w:hAnsi="仿宋" w:cs="仿宋"/>
        </w:rPr>
      </w:pPr>
      <w:r>
        <w:rPr>
          <w:rFonts w:ascii="仿宋" w:eastAsia="仿宋" w:hAnsi="仿宋" w:cs="仿宋"/>
        </w:rPr>
        <w:t>obj = BSON( "flag"&lt;&lt;true"ret"&lt;&lt;false ) ;</w:t>
      </w:r>
    </w:p>
    <w:p w:rsidR="0020037C" w:rsidRDefault="004474D3">
      <w:pPr>
        <w:pStyle w:val="BodyText"/>
        <w:spacing w:line="212" w:lineRule="exact"/>
        <w:ind w:left="897"/>
        <w:rPr>
          <w:rFonts w:ascii="仿宋" w:eastAsia="仿宋" w:hAnsi="仿宋" w:cs="仿宋"/>
        </w:rPr>
      </w:pPr>
      <w:r>
        <w:rPr>
          <w:rFonts w:ascii="仿宋" w:eastAsia="仿宋" w:hAnsi="仿宋" w:cs="仿宋"/>
        </w:rPr>
        <w:t>// object</w:t>
      </w:r>
    </w:p>
    <w:p w:rsidR="0020037C" w:rsidRDefault="004474D3">
      <w:pPr>
        <w:pStyle w:val="BodyText"/>
        <w:spacing w:line="212" w:lineRule="exact"/>
        <w:ind w:left="897"/>
        <w:rPr>
          <w:rFonts w:ascii="仿宋" w:eastAsia="仿宋" w:hAnsi="仿宋" w:cs="仿宋"/>
        </w:rPr>
      </w:pPr>
      <w:r>
        <w:rPr>
          <w:rFonts w:ascii="仿宋" w:eastAsia="仿宋" w:hAnsi="仿宋" w:cs="仿宋"/>
        </w:rPr>
        <w:t>obj = BSON( "d"&lt;&lt;BSON("e"&lt;&lt;"hi!") ) ;</w:t>
      </w:r>
    </w:p>
    <w:p w:rsidR="0020037C" w:rsidRDefault="004474D3">
      <w:pPr>
        <w:pStyle w:val="BodyText"/>
        <w:spacing w:line="212" w:lineRule="exact"/>
        <w:ind w:left="897"/>
        <w:rPr>
          <w:rFonts w:ascii="仿宋" w:eastAsia="仿宋" w:hAnsi="仿宋" w:cs="仿宋"/>
        </w:rPr>
      </w:pPr>
      <w:r>
        <w:rPr>
          <w:rFonts w:ascii="仿宋" w:eastAsia="仿宋" w:hAnsi="仿宋" w:cs="仿宋"/>
        </w:rPr>
        <w:t>// array</w:t>
      </w:r>
    </w:p>
    <w:p w:rsidR="0020037C" w:rsidRDefault="0020037C">
      <w:pPr>
        <w:spacing w:line="212" w:lineRule="exact"/>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217"/>
        <w:rPr>
          <w:rFonts w:ascii="仿宋" w:eastAsia="仿宋" w:hAnsi="仿宋" w:cs="仿宋"/>
        </w:rPr>
      </w:pPr>
      <w:r w:rsidRPr="00B0609F">
        <w:pict>
          <v:group id="_x0000_s2756" style="position:absolute;left:0;text-align:left;margin-left:95.85pt;margin-top:4.7pt;width:459.45pt;height:31.8pt;z-index:-251666944;mso-position-horizontal-relative:page" coordorigin="1917,94" coordsize="9189,636">
            <v:shape id="_x0000_s2757" style="position:absolute;left:1917;top:94;width:9189;height:636" coordorigin="1917,94" coordsize="9189,636" path="m1917,94r9189,l11106,730r-9189,l1917,94xe" fillcolor="#efefef" stroked="f">
              <v:path arrowok="t"/>
            </v:shape>
            <w10:wrap anchorx="page"/>
          </v:group>
        </w:pict>
      </w:r>
      <w:r w:rsidR="004474D3">
        <w:rPr>
          <w:rFonts w:ascii="仿宋" w:eastAsia="仿宋" w:hAnsi="仿宋" w:cs="仿宋"/>
        </w:rPr>
        <w:t>obj = BSON( "phone" &lt;&lt; BSON_ARRAY( "13800138123" &lt;&lt; "13800138124" ) ) ;</w:t>
      </w:r>
    </w:p>
    <w:p w:rsidR="0020037C" w:rsidRDefault="004474D3">
      <w:pPr>
        <w:pStyle w:val="BodyText"/>
        <w:spacing w:line="212" w:lineRule="exact"/>
        <w:ind w:left="1217"/>
        <w:rPr>
          <w:rFonts w:ascii="仿宋" w:eastAsia="仿宋" w:hAnsi="仿宋" w:cs="仿宋"/>
        </w:rPr>
      </w:pPr>
      <w:r>
        <w:rPr>
          <w:rFonts w:ascii="仿宋" w:eastAsia="仿宋" w:hAnsi="仿宋" w:cs="仿宋"/>
        </w:rPr>
        <w:t>// others, less then, greater then, etc</w:t>
      </w:r>
    </w:p>
    <w:p w:rsidR="0020037C" w:rsidRDefault="004474D3">
      <w:pPr>
        <w:pStyle w:val="BodyText"/>
        <w:spacing w:line="212" w:lineRule="exact"/>
        <w:ind w:left="1217"/>
        <w:rPr>
          <w:rFonts w:ascii="仿宋" w:eastAsia="仿宋" w:hAnsi="仿宋" w:cs="仿宋"/>
        </w:rPr>
      </w:pPr>
      <w:r>
        <w:rPr>
          <w:rFonts w:ascii="仿宋" w:eastAsia="仿宋" w:hAnsi="仿宋" w:cs="仿宋"/>
        </w:rPr>
        <w:t>obj = BSON( "g"&lt;&lt;LT&lt;&lt;99 ) ;</w:t>
      </w:r>
    </w:p>
    <w:p w:rsidR="0020037C" w:rsidRDefault="004474D3">
      <w:pPr>
        <w:pStyle w:val="BodyText"/>
        <w:numPr>
          <w:ilvl w:val="2"/>
          <w:numId w:val="26"/>
        </w:numPr>
        <w:tabs>
          <w:tab w:val="left" w:pos="1217"/>
        </w:tabs>
        <w:spacing w:line="257" w:lineRule="exact"/>
        <w:ind w:left="1217"/>
      </w:pPr>
      <w:r>
        <w:rPr>
          <w:position w:val="1"/>
        </w:rPr>
        <w:t>使用fromjson</w:t>
      </w:r>
      <w:r>
        <w:rPr>
          <w:spacing w:val="-32"/>
          <w:position w:val="1"/>
        </w:rPr>
        <w:t xml:space="preserve"> </w:t>
      </w:r>
      <w:r>
        <w:rPr>
          <w:position w:val="1"/>
        </w:rPr>
        <w:t>接口建立对象</w:t>
      </w:r>
    </w:p>
    <w:p w:rsidR="0020037C" w:rsidRDefault="004474D3">
      <w:pPr>
        <w:pStyle w:val="BodyText"/>
        <w:spacing w:before="18"/>
        <w:ind w:left="1217"/>
      </w:pPr>
      <w:r>
        <w:rPr>
          <w:w w:val="95"/>
        </w:rPr>
        <w:t xml:space="preserve">此外，可以使用fromjson.hpp  </w:t>
      </w:r>
      <w:r>
        <w:rPr>
          <w:spacing w:val="8"/>
          <w:w w:val="95"/>
        </w:rPr>
        <w:t xml:space="preserve"> </w:t>
      </w:r>
      <w:r>
        <w:rPr>
          <w:w w:val="95"/>
        </w:rPr>
        <w:t xml:space="preserve">中的  </w:t>
      </w:r>
      <w:r>
        <w:rPr>
          <w:spacing w:val="9"/>
          <w:w w:val="95"/>
        </w:rPr>
        <w:t xml:space="preserve"> </w:t>
      </w:r>
      <w:r>
        <w:rPr>
          <w:w w:val="95"/>
        </w:rPr>
        <w:t>fromjson()将json字符串转换成BSONObj对象。</w:t>
      </w:r>
    </w:p>
    <w:p w:rsidR="0020037C" w:rsidRDefault="00B0609F">
      <w:pPr>
        <w:pStyle w:val="BodyText"/>
        <w:spacing w:before="83" w:line="172" w:lineRule="auto"/>
        <w:ind w:left="1217" w:right="5761"/>
        <w:rPr>
          <w:rFonts w:ascii="仿宋" w:eastAsia="仿宋" w:hAnsi="仿宋" w:cs="仿宋"/>
        </w:rPr>
      </w:pPr>
      <w:r w:rsidRPr="00B0609F">
        <w:pict>
          <v:group id="_x0000_s2754" style="position:absolute;left:0;text-align:left;margin-left:95.85pt;margin-top:4.85pt;width:459.45pt;height:106pt;z-index:-251665920;mso-position-horizontal-relative:page" coordorigin="1917,97" coordsize="9189,2120">
            <v:shape id="_x0000_s2755" style="position:absolute;left:1917;top:97;width:9189;height:2120" coordorigin="1917,97" coordsize="9189,2120" path="m1917,97r9189,l11106,2217r-9189,l1917,97xe" fillcolor="#efefef" stroked="f">
              <v:path arrowok="t"/>
            </v:shape>
            <w10:wrap anchorx="page"/>
          </v:group>
        </w:pict>
      </w:r>
      <w:r w:rsidR="004474D3">
        <w:rPr>
          <w:rFonts w:ascii="仿宋" w:eastAsia="仿宋" w:hAnsi="仿宋" w:cs="仿宋"/>
        </w:rPr>
        <w:t>string s("{name:\"sam\"}") ; fromjson ( s, obj ) ;</w:t>
      </w:r>
    </w:p>
    <w:p w:rsidR="0020037C" w:rsidRDefault="004474D3">
      <w:pPr>
        <w:pStyle w:val="BodyText"/>
        <w:spacing w:line="220" w:lineRule="exact"/>
        <w:ind w:left="1217"/>
        <w:rPr>
          <w:rFonts w:ascii="仿宋" w:eastAsia="仿宋" w:hAnsi="仿宋" w:cs="仿宋"/>
        </w:rPr>
      </w:pPr>
      <w:r>
        <w:rPr>
          <w:rFonts w:ascii="仿宋" w:eastAsia="仿宋" w:hAnsi="仿宋" w:cs="仿宋"/>
        </w:rPr>
        <w:t>或者</w:t>
      </w:r>
    </w:p>
    <w:p w:rsidR="0020037C" w:rsidRDefault="004474D3">
      <w:pPr>
        <w:pStyle w:val="BodyText"/>
        <w:spacing w:line="212" w:lineRule="exact"/>
        <w:ind w:left="1217"/>
        <w:rPr>
          <w:rFonts w:ascii="仿宋" w:eastAsia="仿宋" w:hAnsi="仿宋" w:cs="仿宋"/>
        </w:rPr>
      </w:pPr>
      <w:r>
        <w:rPr>
          <w:rFonts w:ascii="仿宋" w:eastAsia="仿宋" w:hAnsi="仿宋" w:cs="仿宋"/>
        </w:rPr>
        <w:t>const char *r ="{</w:t>
      </w:r>
    </w:p>
    <w:p w:rsidR="0020037C" w:rsidRDefault="004474D3">
      <w:pPr>
        <w:pStyle w:val="BodyText"/>
        <w:spacing w:line="212" w:lineRule="exact"/>
        <w:ind w:left="3117"/>
        <w:rPr>
          <w:rFonts w:ascii="仿宋" w:eastAsia="仿宋" w:hAnsi="仿宋" w:cs="仿宋"/>
        </w:rPr>
      </w:pPr>
      <w:r>
        <w:rPr>
          <w:rFonts w:ascii="仿宋" w:eastAsia="仿宋" w:hAnsi="仿宋" w:cs="仿宋"/>
        </w:rPr>
        <w:t>firstName:\"Sam\",\</w:t>
      </w:r>
    </w:p>
    <w:p w:rsidR="0020037C" w:rsidRDefault="004474D3">
      <w:pPr>
        <w:pStyle w:val="BodyText"/>
        <w:spacing w:line="212" w:lineRule="exact"/>
        <w:ind w:left="3117"/>
        <w:rPr>
          <w:rFonts w:ascii="仿宋" w:eastAsia="仿宋" w:hAnsi="仿宋" w:cs="仿宋"/>
        </w:rPr>
      </w:pPr>
      <w:r>
        <w:rPr>
          <w:rFonts w:ascii="仿宋" w:eastAsia="仿宋" w:hAnsi="仿宋" w:cs="仿宋"/>
        </w:rPr>
        <w:t>lastName:\"Smith\",age:25,id:\"count\",\</w:t>
      </w:r>
    </w:p>
    <w:p w:rsidR="0020037C" w:rsidRDefault="004474D3">
      <w:pPr>
        <w:pStyle w:val="BodyText"/>
        <w:spacing w:line="212" w:lineRule="exact"/>
        <w:ind w:left="3117"/>
        <w:rPr>
          <w:rFonts w:ascii="仿宋" w:eastAsia="仿宋" w:hAnsi="仿宋" w:cs="仿宋"/>
        </w:rPr>
      </w:pPr>
      <w:r>
        <w:rPr>
          <w:rFonts w:ascii="仿宋" w:eastAsia="仿宋" w:hAnsi="仿宋" w:cs="仿宋"/>
        </w:rPr>
        <w:t>address:{streetAddress: \"25 3ndStreet\",\</w:t>
      </w:r>
    </w:p>
    <w:p w:rsidR="0020037C" w:rsidRDefault="004474D3">
      <w:pPr>
        <w:pStyle w:val="BodyText"/>
        <w:spacing w:line="212" w:lineRule="exact"/>
        <w:ind w:left="3117"/>
        <w:rPr>
          <w:rFonts w:ascii="仿宋" w:eastAsia="仿宋" w:hAnsi="仿宋" w:cs="仿宋"/>
        </w:rPr>
      </w:pPr>
      <w:r>
        <w:rPr>
          <w:rFonts w:ascii="仿宋" w:eastAsia="仿宋" w:hAnsi="仿宋" w:cs="仿宋"/>
        </w:rPr>
        <w:t>city:\"NewYork\",state:\"NY\",postalCode:\"10021\"},\</w:t>
      </w:r>
    </w:p>
    <w:p w:rsidR="0020037C" w:rsidRDefault="004474D3">
      <w:pPr>
        <w:pStyle w:val="BodyText"/>
        <w:spacing w:line="212" w:lineRule="exact"/>
        <w:ind w:left="3117"/>
        <w:rPr>
          <w:rFonts w:ascii="仿宋" w:eastAsia="仿宋" w:hAnsi="仿宋" w:cs="仿宋"/>
        </w:rPr>
      </w:pPr>
      <w:r>
        <w:rPr>
          <w:rFonts w:ascii="仿宋" w:eastAsia="仿宋" w:hAnsi="仿宋" w:cs="仿宋"/>
        </w:rPr>
        <w:t>phoneNumber:[{type: \"home\",number:\"212555-1234\"}]}" ;</w:t>
      </w:r>
    </w:p>
    <w:p w:rsidR="0020037C" w:rsidRDefault="004474D3">
      <w:pPr>
        <w:pStyle w:val="BodyText"/>
        <w:spacing w:line="212" w:lineRule="exact"/>
        <w:ind w:left="897" w:right="6882"/>
        <w:jc w:val="center"/>
        <w:rPr>
          <w:rFonts w:ascii="仿宋" w:eastAsia="仿宋" w:hAnsi="仿宋" w:cs="仿宋"/>
        </w:rPr>
      </w:pPr>
      <w:r>
        <w:rPr>
          <w:rFonts w:ascii="仿宋" w:eastAsia="仿宋" w:hAnsi="仿宋" w:cs="仿宋"/>
        </w:rPr>
        <w:t>fromjson ( r, obj ) ;</w:t>
      </w:r>
    </w:p>
    <w:p w:rsidR="0020037C" w:rsidRDefault="0020037C">
      <w:pPr>
        <w:spacing w:before="1" w:line="100" w:lineRule="exact"/>
        <w:rPr>
          <w:sz w:val="10"/>
          <w:szCs w:val="10"/>
        </w:rPr>
      </w:pPr>
    </w:p>
    <w:p w:rsidR="0020037C" w:rsidRDefault="004474D3">
      <w:pPr>
        <w:pStyle w:val="Heading3"/>
      </w:pPr>
      <w:bookmarkStart w:id="394" w:name="C_BSON_API"/>
      <w:bookmarkStart w:id="395" w:name="_bookmark147"/>
      <w:bookmarkEnd w:id="394"/>
      <w:bookmarkEnd w:id="395"/>
      <w:r>
        <w:rPr>
          <w:w w:val="95"/>
        </w:rPr>
        <w:t>C</w:t>
      </w:r>
      <w:r>
        <w:rPr>
          <w:spacing w:val="-5"/>
          <w:w w:val="95"/>
        </w:rPr>
        <w:t xml:space="preserve"> </w:t>
      </w:r>
      <w:r>
        <w:rPr>
          <w:w w:val="95"/>
        </w:rPr>
        <w:t>BSON</w:t>
      </w:r>
      <w:r>
        <w:rPr>
          <w:spacing w:val="-5"/>
          <w:w w:val="95"/>
        </w:rPr>
        <w:t xml:space="preserve"> </w:t>
      </w:r>
      <w:r>
        <w:rPr>
          <w:w w:val="95"/>
        </w:rPr>
        <w:t>API</w:t>
      </w:r>
    </w:p>
    <w:p w:rsidR="0020037C" w:rsidRDefault="004474D3">
      <w:pPr>
        <w:pStyle w:val="BodyText"/>
        <w:spacing w:before="19"/>
      </w:pPr>
      <w:r>
        <w:t>此部分是相关BSON的API文档。</w:t>
      </w:r>
    </w:p>
    <w:p w:rsidR="0020037C" w:rsidRDefault="004474D3">
      <w:pPr>
        <w:pStyle w:val="BodyText"/>
        <w:spacing w:before="16"/>
      </w:pPr>
      <w:r>
        <w:rPr>
          <w:color w:val="0000FF"/>
          <w:w w:val="95"/>
        </w:rPr>
        <w:t>C</w:t>
      </w:r>
      <w:r>
        <w:rPr>
          <w:color w:val="0000FF"/>
          <w:spacing w:val="-4"/>
          <w:w w:val="95"/>
        </w:rPr>
        <w:t xml:space="preserve"> </w:t>
      </w:r>
      <w:r>
        <w:rPr>
          <w:color w:val="0000FF"/>
          <w:w w:val="95"/>
        </w:rPr>
        <w:t>BSON</w:t>
      </w:r>
      <w:r>
        <w:rPr>
          <w:color w:val="0000FF"/>
          <w:spacing w:val="-4"/>
          <w:w w:val="95"/>
        </w:rPr>
        <w:t xml:space="preserve"> </w:t>
      </w:r>
      <w:r>
        <w:rPr>
          <w:color w:val="0000FF"/>
          <w:w w:val="95"/>
        </w:rPr>
        <w:t>API</w:t>
      </w:r>
    </w:p>
    <w:p w:rsidR="0020037C" w:rsidRDefault="0020037C">
      <w:pPr>
        <w:spacing w:before="2" w:line="110" w:lineRule="exact"/>
        <w:rPr>
          <w:sz w:val="11"/>
          <w:szCs w:val="11"/>
        </w:rPr>
      </w:pPr>
    </w:p>
    <w:p w:rsidR="0020037C" w:rsidRDefault="004474D3">
      <w:pPr>
        <w:pStyle w:val="Heading3"/>
      </w:pPr>
      <w:bookmarkStart w:id="396" w:name="C++_BSON_API"/>
      <w:bookmarkStart w:id="397" w:name="_bookmark148"/>
      <w:bookmarkEnd w:id="396"/>
      <w:bookmarkEnd w:id="397"/>
      <w:r>
        <w:rPr>
          <w:w w:val="90"/>
        </w:rPr>
        <w:t>C++</w:t>
      </w:r>
      <w:r>
        <w:rPr>
          <w:spacing w:val="1"/>
          <w:w w:val="90"/>
        </w:rPr>
        <w:t xml:space="preserve"> </w:t>
      </w:r>
      <w:r>
        <w:rPr>
          <w:w w:val="90"/>
        </w:rPr>
        <w:t>BSON</w:t>
      </w:r>
      <w:r>
        <w:rPr>
          <w:spacing w:val="1"/>
          <w:w w:val="90"/>
        </w:rPr>
        <w:t xml:space="preserve"> </w:t>
      </w:r>
      <w:r>
        <w:rPr>
          <w:w w:val="90"/>
        </w:rPr>
        <w:t>API</w:t>
      </w:r>
    </w:p>
    <w:p w:rsidR="0020037C" w:rsidRDefault="004474D3">
      <w:pPr>
        <w:pStyle w:val="BodyText"/>
        <w:spacing w:before="19"/>
      </w:pPr>
      <w:r>
        <w:rPr>
          <w:w w:val="95"/>
        </w:rPr>
        <w:t>此部分是相关C++</w:t>
      </w:r>
      <w:r>
        <w:rPr>
          <w:spacing w:val="27"/>
          <w:w w:val="95"/>
        </w:rPr>
        <w:t xml:space="preserve"> </w:t>
      </w:r>
      <w:r>
        <w:rPr>
          <w:w w:val="95"/>
        </w:rPr>
        <w:t>BSON的API文档。</w:t>
      </w:r>
    </w:p>
    <w:p w:rsidR="0020037C" w:rsidRDefault="004474D3">
      <w:pPr>
        <w:pStyle w:val="BodyText"/>
        <w:spacing w:before="16"/>
      </w:pPr>
      <w:r>
        <w:rPr>
          <w:color w:val="0000FF"/>
          <w:w w:val="90"/>
        </w:rPr>
        <w:t>C++</w:t>
      </w:r>
      <w:r>
        <w:rPr>
          <w:color w:val="0000FF"/>
          <w:spacing w:val="1"/>
          <w:w w:val="90"/>
        </w:rPr>
        <w:t xml:space="preserve"> </w:t>
      </w:r>
      <w:r>
        <w:rPr>
          <w:color w:val="0000FF"/>
          <w:w w:val="90"/>
        </w:rPr>
        <w:t>BSON</w:t>
      </w:r>
      <w:r>
        <w:rPr>
          <w:color w:val="0000FF"/>
          <w:spacing w:val="1"/>
          <w:w w:val="90"/>
        </w:rPr>
        <w:t xml:space="preserve"> </w:t>
      </w:r>
      <w:r>
        <w:rPr>
          <w:color w:val="0000FF"/>
          <w:w w:val="90"/>
        </w:rPr>
        <w:t>API</w:t>
      </w:r>
    </w:p>
    <w:p w:rsidR="0020037C" w:rsidRDefault="0020037C">
      <w:pPr>
        <w:spacing w:line="200" w:lineRule="exact"/>
        <w:rPr>
          <w:sz w:val="20"/>
          <w:szCs w:val="20"/>
        </w:rPr>
      </w:pPr>
    </w:p>
    <w:p w:rsidR="0020037C" w:rsidRDefault="0020037C">
      <w:pPr>
        <w:spacing w:before="15" w:line="200" w:lineRule="exact"/>
        <w:rPr>
          <w:sz w:val="20"/>
          <w:szCs w:val="20"/>
        </w:rPr>
      </w:pPr>
    </w:p>
    <w:p w:rsidR="0020037C" w:rsidRDefault="00B0609F">
      <w:pPr>
        <w:pStyle w:val="Heading2"/>
        <w:spacing w:line="394" w:lineRule="exact"/>
      </w:pPr>
      <w:r>
        <w:pict>
          <v:group id="_x0000_s2752" style="position:absolute;left:0;text-align:left;margin-left:56.7pt;margin-top:21.4pt;width:498.6pt;height:.1pt;z-index:-251664896;mso-position-horizontal-relative:page" coordorigin="1134,428" coordsize="9972,2">
            <v:shape id="_x0000_s2753" style="position:absolute;left:1134;top:428;width:9972;height:2" coordorigin="1134,428" coordsize="9972,0" path="m1134,428r9972,e" filled="f" strokeweight="1pt">
              <v:path arrowok="t"/>
            </v:shape>
            <w10:wrap anchorx="page"/>
          </v:group>
        </w:pict>
      </w:r>
      <w:bookmarkStart w:id="398" w:name="数据库集群控制器"/>
      <w:bookmarkStart w:id="399" w:name="_bookmark149"/>
      <w:bookmarkEnd w:id="398"/>
      <w:bookmarkEnd w:id="399"/>
      <w:r w:rsidR="004474D3">
        <w:t>数据库集群控制器</w:t>
      </w:r>
    </w:p>
    <w:p w:rsidR="0020037C" w:rsidRDefault="0020037C">
      <w:pPr>
        <w:spacing w:before="3" w:line="220" w:lineRule="exact"/>
      </w:pPr>
    </w:p>
    <w:p w:rsidR="0020037C" w:rsidRDefault="004474D3">
      <w:pPr>
        <w:pStyle w:val="BodyText"/>
        <w:ind w:right="8589"/>
        <w:jc w:val="both"/>
      </w:pPr>
      <w:r>
        <w:rPr>
          <w:w w:val="95"/>
        </w:rPr>
        <w:t>sdbcm概述</w:t>
      </w:r>
    </w:p>
    <w:p w:rsidR="0020037C" w:rsidRDefault="0020037C">
      <w:pPr>
        <w:spacing w:before="5" w:line="100" w:lineRule="exact"/>
        <w:rPr>
          <w:sz w:val="10"/>
          <w:szCs w:val="10"/>
        </w:rPr>
      </w:pPr>
    </w:p>
    <w:p w:rsidR="0020037C" w:rsidRDefault="004474D3">
      <w:pPr>
        <w:pStyle w:val="BodyText"/>
        <w:spacing w:line="167" w:lineRule="auto"/>
        <w:ind w:right="410"/>
        <w:jc w:val="both"/>
        <w:rPr>
          <w:lang w:eastAsia="zh-CN"/>
        </w:rPr>
      </w:pPr>
      <w:r>
        <w:rPr>
          <w:w w:val="95"/>
        </w:rPr>
        <w:t>数据库集群控制器（SequoiaDB</w:t>
      </w:r>
      <w:r>
        <w:rPr>
          <w:spacing w:val="31"/>
          <w:w w:val="95"/>
        </w:rPr>
        <w:t xml:space="preserve"> </w:t>
      </w:r>
      <w:r>
        <w:rPr>
          <w:w w:val="95"/>
        </w:rPr>
        <w:t>Cluster</w:t>
      </w:r>
      <w:r>
        <w:rPr>
          <w:spacing w:val="31"/>
          <w:w w:val="95"/>
        </w:rPr>
        <w:t xml:space="preserve"> </w:t>
      </w:r>
      <w:r>
        <w:rPr>
          <w:w w:val="95"/>
        </w:rPr>
        <w:t>Manager）是一个守护进程，在Windows中它是以服务的方式常</w:t>
      </w:r>
      <w:r>
        <w:t xml:space="preserve"> </w:t>
      </w:r>
      <w:r>
        <w:rPr>
          <w:w w:val="95"/>
        </w:rPr>
        <w:t>驻系统后台。SequoiaDB的所有集群管理操作都必须有sdbcm的参与，目前每一台物理机器上只能启动一</w:t>
      </w:r>
      <w:r>
        <w:t xml:space="preserve"> </w:t>
      </w:r>
      <w:r>
        <w:rPr>
          <w:w w:val="95"/>
        </w:rPr>
        <w:t>个sdbcm进程，负责执行远程的集群管理命令和监控本地的SequoiaDB数据库。</w:t>
      </w:r>
      <w:r>
        <w:rPr>
          <w:w w:val="95"/>
          <w:lang w:eastAsia="zh-CN"/>
        </w:rPr>
        <w:t>sdbcm主要有两大功能：</w:t>
      </w:r>
    </w:p>
    <w:p w:rsidR="0020037C" w:rsidRDefault="0020037C">
      <w:pPr>
        <w:spacing w:before="7" w:line="130" w:lineRule="exact"/>
        <w:rPr>
          <w:sz w:val="13"/>
          <w:szCs w:val="13"/>
          <w:lang w:eastAsia="zh-CN"/>
        </w:rPr>
      </w:pPr>
    </w:p>
    <w:p w:rsidR="0020037C" w:rsidRDefault="004474D3">
      <w:pPr>
        <w:pStyle w:val="BodyText"/>
        <w:tabs>
          <w:tab w:val="left" w:pos="1217"/>
        </w:tabs>
        <w:spacing w:line="168" w:lineRule="auto"/>
        <w:ind w:left="1217" w:right="310" w:hanging="284"/>
        <w:jc w:val="both"/>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远程启动、关闭、创建和修改节点：通过SequoiaDB客户端或者驱动连接数据库时，可以执行启动、关</w:t>
      </w:r>
      <w:r>
        <w:rPr>
          <w:position w:val="1"/>
          <w:lang w:eastAsia="zh-CN"/>
        </w:rPr>
        <w:t xml:space="preserve"> </w:t>
      </w:r>
      <w:r>
        <w:rPr>
          <w:w w:val="95"/>
          <w:lang w:eastAsia="zh-CN"/>
        </w:rPr>
        <w:t>闭、创建和修改节点的操作，该操作向指定节点物理机器上的sdbcm发送远程命令，并得到sdbcm的执</w:t>
      </w:r>
      <w:r>
        <w:rPr>
          <w:lang w:eastAsia="zh-CN"/>
        </w:rPr>
        <w:t xml:space="preserve"> 行结果。</w:t>
      </w:r>
    </w:p>
    <w:p w:rsidR="0020037C" w:rsidRDefault="004474D3">
      <w:pPr>
        <w:pStyle w:val="BodyText"/>
        <w:tabs>
          <w:tab w:val="left" w:pos="1217"/>
        </w:tabs>
        <w:spacing w:before="27" w:line="168" w:lineRule="auto"/>
        <w:ind w:left="1217" w:right="302" w:hanging="284"/>
        <w:jc w:val="both"/>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本地监控：对于通过sdbcm启动的节点，都会维护一张节点列表，其中保存了所有本地节点的服务名和</w:t>
      </w:r>
      <w:r>
        <w:rPr>
          <w:position w:val="1"/>
          <w:lang w:eastAsia="zh-CN"/>
        </w:rPr>
        <w:t xml:space="preserve"> </w:t>
      </w:r>
      <w:r>
        <w:rPr>
          <w:lang w:eastAsia="zh-CN"/>
        </w:rPr>
        <w:t>启动信息，如启动时间、运行状态等。如果某个节点是非正常终止的，如进程被强制终止、引擎异常退 出等，sdbcm会尝试重启该节点。</w:t>
      </w:r>
    </w:p>
    <w:p w:rsidR="0020037C" w:rsidRDefault="0020037C">
      <w:pPr>
        <w:spacing w:before="11" w:line="200" w:lineRule="exact"/>
        <w:rPr>
          <w:sz w:val="20"/>
          <w:szCs w:val="20"/>
          <w:lang w:eastAsia="zh-CN"/>
        </w:rPr>
      </w:pPr>
    </w:p>
    <w:p w:rsidR="0020037C" w:rsidRDefault="004474D3">
      <w:pPr>
        <w:pStyle w:val="BodyText"/>
        <w:ind w:right="8589"/>
        <w:jc w:val="both"/>
        <w:rPr>
          <w:lang w:eastAsia="zh-CN"/>
        </w:rPr>
      </w:pPr>
      <w:r>
        <w:rPr>
          <w:w w:val="95"/>
          <w:lang w:eastAsia="zh-CN"/>
        </w:rPr>
        <w:t>sdbcm操作</w:t>
      </w:r>
    </w:p>
    <w:p w:rsidR="0020037C" w:rsidRDefault="004474D3">
      <w:pPr>
        <w:pStyle w:val="BodyText"/>
        <w:tabs>
          <w:tab w:val="left" w:pos="1217"/>
        </w:tabs>
        <w:spacing w:before="31" w:line="252" w:lineRule="auto"/>
        <w:ind w:left="1217" w:right="272" w:hanging="284"/>
        <w:jc w:val="both"/>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配置文件 </w:t>
      </w:r>
      <w:r>
        <w:rPr>
          <w:w w:val="95"/>
          <w:lang w:eastAsia="zh-CN"/>
        </w:rPr>
        <w:t>在数据库安装目录的conf子目录下，有一个sdbcm.conf的配置文件，该文件给出了启动sdbcm时的配置</w:t>
      </w:r>
    </w:p>
    <w:p w:rsidR="0020037C" w:rsidRDefault="004474D3">
      <w:pPr>
        <w:pStyle w:val="BodyText"/>
        <w:spacing w:line="226" w:lineRule="exact"/>
        <w:ind w:left="1217"/>
      </w:pPr>
      <w:r>
        <w:t>信息，如下所示：</w:t>
      </w:r>
    </w:p>
    <w:p w:rsidR="0020037C" w:rsidRDefault="0020037C">
      <w:pPr>
        <w:spacing w:before="7" w:line="60" w:lineRule="exact"/>
        <w:rPr>
          <w:sz w:val="6"/>
          <w:szCs w:val="6"/>
        </w:rPr>
      </w:pPr>
    </w:p>
    <w:tbl>
      <w:tblPr>
        <w:tblW w:w="0" w:type="auto"/>
        <w:tblInd w:w="1207" w:type="dxa"/>
        <w:tblLayout w:type="fixed"/>
        <w:tblCellMar>
          <w:left w:w="0" w:type="dxa"/>
          <w:right w:w="0" w:type="dxa"/>
        </w:tblCellMar>
        <w:tblLook w:val="01E0"/>
      </w:tblPr>
      <w:tblGrid>
        <w:gridCol w:w="3058"/>
        <w:gridCol w:w="3063"/>
        <w:gridCol w:w="3068"/>
      </w:tblGrid>
      <w:tr w:rsidR="0020037C">
        <w:trPr>
          <w:trHeight w:hRule="exact" w:val="29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defaultPort</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sdbcm的默认监听端口</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defaultPort=50010</w:t>
            </w:r>
          </w:p>
        </w:tc>
      </w:tr>
      <w:tr w:rsidR="0020037C">
        <w:trPr>
          <w:trHeight w:hRule="exact" w:val="102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&lt;hostname&gt;_Port</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物理主机hostname上sdbcm的监听端口。若在</w:t>
            </w:r>
          </w:p>
          <w:p w:rsidR="0020037C" w:rsidRDefault="004474D3">
            <w:pPr>
              <w:pStyle w:val="TableParagraph"/>
              <w:spacing w:before="12"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该配置文件中找不到对应主机的参数，sdbcm会</w:t>
            </w:r>
            <w:r>
              <w:rPr>
                <w:rFonts w:ascii="Microsoft JhengHei" w:eastAsia="Microsoft JhengHei" w:hAnsi="Microsoft JhengHei" w:cs="Microsoft JhengHei"/>
                <w:sz w:val="14"/>
                <w:szCs w:val="14"/>
                <w:lang w:eastAsia="zh-CN"/>
              </w:rPr>
              <w:t xml:space="preserve"> 以defaultPort启动；若defaultPort也不存在， 则sdbcm以默认端口50010启动。</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&lt;hostname&gt;_Port=50010</w:t>
            </w:r>
          </w:p>
        </w:tc>
      </w:tr>
      <w:tr w:rsidR="0020037C">
        <w:trPr>
          <w:trHeight w:hRule="exact" w:val="540"/>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RestartCount</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重启次数，即定义sdbcm对节点的最大重启次</w:t>
            </w:r>
          </w:p>
          <w:p w:rsidR="0020037C" w:rsidRDefault="004474D3">
            <w:pPr>
              <w:pStyle w:val="TableParagraph"/>
              <w:spacing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数。该参数不存在时默认置为-1，即不断重启。</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RestartCount=5</w:t>
            </w:r>
          </w:p>
        </w:tc>
      </w:tr>
    </w:tbl>
    <w:p w:rsidR="0020037C" w:rsidRDefault="0020037C">
      <w:pPr>
        <w:spacing w:line="212"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387" w:type="dxa"/>
        <w:tblLayout w:type="fixed"/>
        <w:tblCellMar>
          <w:left w:w="0" w:type="dxa"/>
          <w:right w:w="0" w:type="dxa"/>
        </w:tblCellMar>
        <w:tblLook w:val="01E0"/>
      </w:tblPr>
      <w:tblGrid>
        <w:gridCol w:w="3058"/>
        <w:gridCol w:w="3063"/>
        <w:gridCol w:w="3068"/>
      </w:tblGrid>
      <w:tr w:rsidR="0020037C">
        <w:trPr>
          <w:trHeight w:hRule="exact" w:val="30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1255"/>
        </w:trPr>
        <w:tc>
          <w:tcPr>
            <w:tcW w:w="305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RestartInterval</w:t>
            </w:r>
          </w:p>
        </w:tc>
        <w:tc>
          <w:tcPr>
            <w:tcW w:w="30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重启间隔，即定义sdbcm的最大重启间隔，单位</w:t>
            </w:r>
          </w:p>
          <w:p w:rsidR="0020037C" w:rsidRDefault="004474D3">
            <w:pPr>
              <w:pStyle w:val="TableParagraph"/>
              <w:spacing w:before="12" w:line="240" w:lineRule="exact"/>
              <w:ind w:left="4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是分钟。该参数与RestartCount结合定义了重启</w:t>
            </w:r>
            <w:r>
              <w:rPr>
                <w:rFonts w:ascii="Microsoft JhengHei" w:eastAsia="Microsoft JhengHei" w:hAnsi="Microsoft JhengHei" w:cs="Microsoft JhengHei"/>
                <w:sz w:val="14"/>
                <w:szCs w:val="14"/>
                <w:lang w:eastAsia="zh-CN"/>
              </w:rPr>
              <w:t xml:space="preserve"> </w:t>
            </w:r>
            <w:r>
              <w:rPr>
                <w:rFonts w:ascii="Microsoft JhengHei" w:eastAsia="Microsoft JhengHei" w:hAnsi="Microsoft JhengHei" w:cs="Microsoft JhengHei"/>
                <w:w w:val="95"/>
                <w:sz w:val="14"/>
                <w:szCs w:val="14"/>
                <w:lang w:eastAsia="zh-CN"/>
              </w:rPr>
              <w:t>间隔内sdbcm对节点的最大重启次数，超出时则</w:t>
            </w:r>
            <w:r>
              <w:rPr>
                <w:rFonts w:ascii="Microsoft JhengHei" w:eastAsia="Microsoft JhengHei" w:hAnsi="Microsoft JhengHei" w:cs="Microsoft JhengHei"/>
                <w:sz w:val="14"/>
                <w:szCs w:val="14"/>
                <w:lang w:eastAsia="zh-CN"/>
              </w:rPr>
              <w:t xml:space="preserve"> 不再重启。该参数不存在时默认置为0，即不考 虑重启间隔。</w:t>
            </w:r>
          </w:p>
        </w:tc>
        <w:tc>
          <w:tcPr>
            <w:tcW w:w="3068"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RestartInterval=0</w:t>
            </w:r>
          </w:p>
        </w:tc>
      </w:tr>
    </w:tbl>
    <w:p w:rsidR="0020037C" w:rsidRDefault="004474D3">
      <w:pPr>
        <w:pStyle w:val="BodyText"/>
        <w:numPr>
          <w:ilvl w:val="0"/>
          <w:numId w:val="26"/>
        </w:numPr>
        <w:tabs>
          <w:tab w:val="left" w:pos="397"/>
        </w:tabs>
        <w:spacing w:line="241" w:lineRule="exact"/>
        <w:ind w:left="397"/>
      </w:pPr>
      <w:r>
        <w:rPr>
          <w:w w:val="95"/>
          <w:position w:val="1"/>
        </w:rPr>
        <w:t>启动sdbcm</w:t>
      </w:r>
    </w:p>
    <w:p w:rsidR="0020037C" w:rsidRDefault="004474D3">
      <w:pPr>
        <w:pStyle w:val="BodyText"/>
        <w:spacing w:before="18"/>
        <w:ind w:left="397"/>
        <w:rPr>
          <w:lang w:eastAsia="zh-CN"/>
        </w:rPr>
      </w:pPr>
      <w:r>
        <w:rPr>
          <w:lang w:eastAsia="zh-CN"/>
        </w:rPr>
        <w:t>运行sdbcmart命令可以启动sdbcm。</w:t>
      </w:r>
    </w:p>
    <w:p w:rsidR="0020037C" w:rsidRDefault="004474D3">
      <w:pPr>
        <w:pStyle w:val="BodyText"/>
        <w:numPr>
          <w:ilvl w:val="0"/>
          <w:numId w:val="26"/>
        </w:numPr>
        <w:tabs>
          <w:tab w:val="left" w:pos="397"/>
        </w:tabs>
        <w:spacing w:line="268" w:lineRule="exact"/>
        <w:ind w:left="397"/>
      </w:pPr>
      <w:r>
        <w:rPr>
          <w:w w:val="95"/>
          <w:position w:val="1"/>
        </w:rPr>
        <w:t>关闭sdbcm</w:t>
      </w:r>
    </w:p>
    <w:p w:rsidR="0020037C" w:rsidRDefault="004474D3">
      <w:pPr>
        <w:pStyle w:val="BodyText"/>
        <w:spacing w:before="18"/>
        <w:ind w:left="397"/>
        <w:rPr>
          <w:lang w:eastAsia="zh-CN"/>
        </w:rPr>
      </w:pPr>
      <w:r>
        <w:rPr>
          <w:w w:val="95"/>
          <w:lang w:eastAsia="zh-CN"/>
        </w:rPr>
        <w:t>运行sdbcmtop命令可以关闭sdbcm。</w:t>
      </w:r>
    </w:p>
    <w:p w:rsidR="0020037C" w:rsidRDefault="0020037C">
      <w:pPr>
        <w:rPr>
          <w:lang w:eastAsia="zh-CN"/>
        </w:rPr>
        <w:sectPr w:rsidR="0020037C">
          <w:pgSz w:w="12240" w:h="15840"/>
          <w:pgMar w:top="900" w:right="680" w:bottom="280" w:left="1520" w:header="713" w:footer="0" w:gutter="0"/>
          <w:cols w:space="720"/>
        </w:sectPr>
      </w:pPr>
    </w:p>
    <w:p w:rsidR="0020037C" w:rsidRDefault="0020037C">
      <w:pPr>
        <w:spacing w:line="200" w:lineRule="exact"/>
        <w:rPr>
          <w:sz w:val="20"/>
          <w:szCs w:val="20"/>
          <w:lang w:eastAsia="zh-CN"/>
        </w:rPr>
      </w:pPr>
    </w:p>
    <w:p w:rsidR="0020037C" w:rsidRDefault="0020037C">
      <w:pPr>
        <w:spacing w:before="4" w:line="240" w:lineRule="exact"/>
        <w:rPr>
          <w:sz w:val="24"/>
          <w:szCs w:val="24"/>
          <w:lang w:eastAsia="zh-CN"/>
        </w:rPr>
      </w:pPr>
    </w:p>
    <w:p w:rsidR="0020037C" w:rsidRDefault="00B0609F">
      <w:pPr>
        <w:pStyle w:val="Heading1"/>
        <w:spacing w:line="479" w:lineRule="exact"/>
        <w:rPr>
          <w:lang w:eastAsia="zh-CN"/>
        </w:rPr>
      </w:pPr>
      <w:r>
        <w:pict>
          <v:group id="_x0000_s2750" style="position:absolute;left:0;text-align:left;margin-left:56.7pt;margin-top:25.15pt;width:498.6pt;height:.1pt;z-index:-251663872;mso-position-horizontal-relative:page" coordorigin="1134,503" coordsize="9972,2">
            <v:shape id="_x0000_s2751" style="position:absolute;left:1134;top:503;width:9972;height:2" coordorigin="1134,503" coordsize="9972,0" path="m1134,503r9972,e" filled="f" strokeweight="3pt">
              <v:path arrowok="t"/>
            </v:shape>
            <w10:wrap anchorx="page"/>
          </v:group>
        </w:pict>
      </w:r>
      <w:bookmarkStart w:id="400" w:name="参考手册"/>
      <w:bookmarkStart w:id="401" w:name="_bookmark150"/>
      <w:bookmarkEnd w:id="400"/>
      <w:bookmarkEnd w:id="401"/>
      <w:r w:rsidR="004474D3">
        <w:rPr>
          <w:lang w:eastAsia="zh-CN"/>
        </w:rPr>
        <w:t>参考手册</w:t>
      </w:r>
    </w:p>
    <w:p w:rsidR="0020037C" w:rsidRDefault="0020037C">
      <w:pPr>
        <w:spacing w:before="10" w:line="260" w:lineRule="exact"/>
        <w:rPr>
          <w:sz w:val="26"/>
          <w:szCs w:val="26"/>
          <w:lang w:eastAsia="zh-CN"/>
        </w:rPr>
      </w:pPr>
    </w:p>
    <w:p w:rsidR="0020037C" w:rsidRDefault="004474D3">
      <w:pPr>
        <w:pStyle w:val="BodyText"/>
        <w:rPr>
          <w:lang w:eastAsia="zh-CN"/>
        </w:rPr>
      </w:pPr>
      <w:r>
        <w:rPr>
          <w:lang w:eastAsia="zh-CN"/>
        </w:rPr>
        <w:t>有关sequoiadb数据库的javascript操作方法和操作符，以及词汇表、错误代码信息和一些命名限定。</w:t>
      </w:r>
    </w:p>
    <w:p w:rsidR="0020037C" w:rsidRDefault="0020037C">
      <w:pPr>
        <w:spacing w:line="200" w:lineRule="exact"/>
        <w:rPr>
          <w:sz w:val="20"/>
          <w:szCs w:val="20"/>
          <w:lang w:eastAsia="zh-CN"/>
        </w:rPr>
      </w:pPr>
    </w:p>
    <w:p w:rsidR="0020037C" w:rsidRDefault="0020037C">
      <w:pPr>
        <w:spacing w:before="15" w:line="200" w:lineRule="exact"/>
        <w:rPr>
          <w:sz w:val="20"/>
          <w:szCs w:val="20"/>
          <w:lang w:eastAsia="zh-CN"/>
        </w:rPr>
      </w:pPr>
    </w:p>
    <w:p w:rsidR="0020037C" w:rsidRDefault="004474D3">
      <w:pPr>
        <w:pStyle w:val="Heading2"/>
        <w:spacing w:line="394" w:lineRule="exact"/>
      </w:pPr>
      <w:bookmarkStart w:id="402" w:name="Sequoiadb_javascript方法"/>
      <w:bookmarkStart w:id="403" w:name="_bookmark151"/>
      <w:bookmarkEnd w:id="402"/>
      <w:bookmarkEnd w:id="403"/>
      <w:r>
        <w:rPr>
          <w:w w:val="95"/>
        </w:rPr>
        <w:t>Sequoiadb</w:t>
      </w:r>
      <w:r>
        <w:rPr>
          <w:spacing w:val="18"/>
          <w:w w:val="95"/>
        </w:rPr>
        <w:t xml:space="preserve"> </w:t>
      </w:r>
      <w:r>
        <w:rPr>
          <w:w w:val="95"/>
        </w:rPr>
        <w:t>javascript方法</w:t>
      </w:r>
      <w:r w:rsidR="00F02D2D">
        <w:rPr>
          <w:rFonts w:asciiTheme="minorEastAsia" w:eastAsiaTheme="minorEastAsia" w:hAnsiTheme="minorEastAsia" w:hint="eastAsia"/>
          <w:w w:val="95"/>
          <w:lang w:eastAsia="zh-CN"/>
        </w:rPr>
        <w:t>(</w:t>
      </w:r>
      <w:r w:rsidR="008E2CB9">
        <w:t>阮奕邦</w:t>
      </w:r>
      <w:r w:rsidR="00F02D2D">
        <w:rPr>
          <w:rFonts w:asciiTheme="minorEastAsia" w:eastAsiaTheme="minorEastAsia" w:hAnsiTheme="minorEastAsia" w:hint="eastAsia"/>
          <w:w w:val="95"/>
          <w:lang w:eastAsia="zh-CN"/>
        </w:rPr>
        <w:t>)</w:t>
      </w:r>
    </w:p>
    <w:p w:rsidR="0020037C" w:rsidRDefault="00B0609F">
      <w:pPr>
        <w:pStyle w:val="BodyText"/>
        <w:spacing w:before="42"/>
      </w:pPr>
      <w:r>
        <w:pict>
          <v:group id="_x0000_s2748" style="position:absolute;left:0;text-align:left;margin-left:56.7pt;margin-top:1.65pt;width:498.6pt;height:.1pt;z-index:-251662848;mso-position-horizontal-relative:page" coordorigin="1134,33" coordsize="9972,2">
            <v:shape id="_x0000_s2749" style="position:absolute;left:1134;top:33;width:9972;height:2" coordorigin="1134,33" coordsize="9972,0" path="m1134,33r9972,e" filled="f" strokeweight="1pt">
              <v:path arrowok="t"/>
            </v:shape>
            <w10:wrap anchorx="page"/>
          </v:group>
        </w:pict>
      </w:r>
      <w:r w:rsidR="004474D3">
        <w:t>Sequoiadb是一种面向文档型的非关系型数据库，使用</w:t>
      </w:r>
      <w:hyperlink w:anchor="_bookmark2" w:history="1">
        <w:r w:rsidR="004474D3">
          <w:rPr>
            <w:color w:val="0000FF"/>
          </w:rPr>
          <w:t>JSON</w:t>
        </w:r>
      </w:hyperlink>
      <w:r w:rsidR="004474D3">
        <w:rPr>
          <w:color w:val="000000"/>
        </w:rPr>
        <w:t>数据模型。</w:t>
      </w:r>
    </w:p>
    <w:p w:rsidR="0020037C" w:rsidRDefault="0020037C">
      <w:pPr>
        <w:spacing w:before="1" w:line="120" w:lineRule="exact"/>
        <w:rPr>
          <w:sz w:val="12"/>
          <w:szCs w:val="12"/>
        </w:rPr>
      </w:pPr>
    </w:p>
    <w:p w:rsidR="0020037C" w:rsidRDefault="004474D3">
      <w:pPr>
        <w:pStyle w:val="BodyText"/>
        <w:tabs>
          <w:tab w:val="left" w:pos="1217"/>
        </w:tabs>
        <w:spacing w:line="169" w:lineRule="auto"/>
        <w:ind w:left="1217" w:right="196" w:hanging="28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如果需要匹配嵌套对象中的元素，可以使用“.”（ASCII码0x2E）将所有的父元素名与子元素名连接。例如</w:t>
      </w:r>
      <w:r>
        <w:rPr>
          <w:position w:val="1"/>
        </w:rPr>
        <w:t xml:space="preserve"> </w:t>
      </w:r>
      <w:r>
        <w:t>下列对象：</w:t>
      </w:r>
    </w:p>
    <w:p w:rsidR="0020037C" w:rsidRDefault="00B0609F">
      <w:pPr>
        <w:pStyle w:val="BodyText"/>
        <w:spacing w:before="98" w:line="172" w:lineRule="auto"/>
        <w:ind w:left="1317" w:right="741" w:hanging="100"/>
        <w:rPr>
          <w:rFonts w:ascii="仿宋" w:eastAsia="仿宋" w:hAnsi="仿宋" w:cs="仿宋"/>
        </w:rPr>
      </w:pPr>
      <w:r w:rsidRPr="00B0609F">
        <w:pict>
          <v:group id="_x0000_s2746" style="position:absolute;left:0;text-align:left;margin-left:95.85pt;margin-top:5.6pt;width:459.45pt;height:21.2pt;z-index:-251661824;mso-position-horizontal-relative:page" coordorigin="1917,112" coordsize="9189,424">
            <v:shape id="_x0000_s2747" style="position:absolute;left:1917;top:112;width:9189;height:424" coordorigin="1917,112" coordsize="9189,424" path="m1917,112r9189,l11106,536r-9189,l1917,112xe" fillcolor="#efefef" stroked="f">
              <v:path arrowok="t"/>
            </v:shape>
            <w10:wrap anchorx="page"/>
          </v:group>
        </w:pict>
      </w:r>
      <w:r w:rsidR="004474D3">
        <w:rPr>
          <w:rFonts w:ascii="仿宋" w:eastAsia="仿宋" w:hAnsi="仿宋" w:cs="仿宋"/>
        </w:rPr>
        <w:t>{ name:"tom",address:{ street:{ street1:"1024 Wall Street",street2:"University Drive"},zipcode: 100000 } }</w:t>
      </w:r>
    </w:p>
    <w:p w:rsidR="0020037C" w:rsidRDefault="004474D3">
      <w:pPr>
        <w:pStyle w:val="BodyText"/>
        <w:spacing w:before="53"/>
        <w:ind w:left="1217"/>
      </w:pPr>
      <w:r>
        <w:t>如果需要匹配所有存在address元素中的street元素里面的street1元素，则可以使用：</w:t>
      </w:r>
    </w:p>
    <w:p w:rsidR="0020037C" w:rsidRDefault="00B0609F">
      <w:pPr>
        <w:pStyle w:val="BodyText"/>
        <w:spacing w:before="8"/>
        <w:ind w:left="1217"/>
        <w:rPr>
          <w:rFonts w:ascii="仿宋" w:eastAsia="仿宋" w:hAnsi="仿宋" w:cs="仿宋"/>
        </w:rPr>
      </w:pPr>
      <w:r w:rsidRPr="00B0609F">
        <w:pict>
          <v:group id="_x0000_s2744" style="position:absolute;left:0;text-align:left;margin-left:95.85pt;margin-top:4.85pt;width:459.45pt;height:10.6pt;z-index:-251660800;mso-position-horizontal-relative:page" coordorigin="1917,97" coordsize="9189,212">
            <v:shape id="_x0000_s274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 xml:space="preserve">{ "address.street.street1":{ </w:t>
      </w:r>
      <w:hyperlink w:anchor="_bookmark228" w:history="1">
        <w:r w:rsidR="004474D3">
          <w:rPr>
            <w:rFonts w:ascii="仿宋" w:eastAsia="仿宋" w:hAnsi="仿宋" w:cs="仿宋"/>
            <w:color w:val="0000FF"/>
          </w:rPr>
          <w:t xml:space="preserve">$exists </w:t>
        </w:r>
      </w:hyperlink>
      <w:r w:rsidR="004474D3">
        <w:rPr>
          <w:rFonts w:ascii="仿宋" w:eastAsia="仿宋" w:hAnsi="仿宋" w:cs="仿宋"/>
          <w:color w:val="000000"/>
        </w:rPr>
        <w:t>: 1 } }</w:t>
      </w:r>
    </w:p>
    <w:p w:rsidR="0020037C" w:rsidRDefault="004474D3">
      <w:pPr>
        <w:pStyle w:val="BodyText"/>
        <w:tabs>
          <w:tab w:val="left" w:pos="1217"/>
        </w:tabs>
        <w:spacing w:line="169" w:lineRule="auto"/>
        <w:ind w:left="1217" w:right="311" w:hanging="284"/>
      </w:pPr>
      <w:r>
        <w:rPr>
          <w:rFonts w:ascii="Times New Roman" w:eastAsia="Times New Roman" w:hAnsi="Times New Roman" w:cs="Times New Roman"/>
          <w:w w:val="90"/>
        </w:rPr>
        <w:t>•</w:t>
      </w:r>
      <w:r>
        <w:rPr>
          <w:rFonts w:ascii="Times New Roman" w:eastAsia="Times New Roman" w:hAnsi="Times New Roman" w:cs="Times New Roman"/>
          <w:w w:val="90"/>
        </w:rPr>
        <w:tab/>
      </w:r>
      <w:r>
        <w:rPr>
          <w:w w:val="90"/>
          <w:position w:val="1"/>
        </w:rPr>
        <w:t xml:space="preserve">如果对象中存在数组，对数组中每一个元素的引用使用“0”， </w:t>
      </w:r>
      <w:r>
        <w:rPr>
          <w:spacing w:val="43"/>
          <w:w w:val="90"/>
          <w:position w:val="1"/>
        </w:rPr>
        <w:t xml:space="preserve"> </w:t>
      </w:r>
      <w:r>
        <w:rPr>
          <w:w w:val="90"/>
          <w:position w:val="1"/>
        </w:rPr>
        <w:t xml:space="preserve">“1”， </w:t>
      </w:r>
      <w:r>
        <w:rPr>
          <w:spacing w:val="44"/>
          <w:w w:val="90"/>
          <w:position w:val="1"/>
        </w:rPr>
        <w:t xml:space="preserve"> </w:t>
      </w:r>
      <w:r>
        <w:rPr>
          <w:w w:val="90"/>
          <w:position w:val="1"/>
        </w:rPr>
        <w:t>“2”……等标记第一个，第二个，第三</w:t>
      </w:r>
      <w:r>
        <w:rPr>
          <w:position w:val="1"/>
        </w:rPr>
        <w:t xml:space="preserve"> </w:t>
      </w:r>
      <w:r>
        <w:rPr>
          <w:w w:val="90"/>
        </w:rPr>
        <w:t>个……元素。例如包含数组的对象：</w:t>
      </w:r>
    </w:p>
    <w:p w:rsidR="0020037C" w:rsidRDefault="00B0609F">
      <w:pPr>
        <w:pStyle w:val="BodyText"/>
        <w:spacing w:before="23"/>
        <w:ind w:left="1217"/>
        <w:rPr>
          <w:rFonts w:ascii="仿宋" w:eastAsia="仿宋" w:hAnsi="仿宋" w:cs="仿宋"/>
        </w:rPr>
      </w:pPr>
      <w:r w:rsidRPr="00B0609F">
        <w:pict>
          <v:group id="_x0000_s2742" style="position:absolute;left:0;text-align:left;margin-left:95.85pt;margin-top:5.6pt;width:459.45pt;height:10.6pt;z-index:-251659776;mso-position-horizontal-relative:page" coordorigin="1917,112" coordsize="9189,212">
            <v:shape id="_x0000_s2743"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rPr>
        <w:t>{ name: "tom", phone: [ "13175824", 1528345] }</w:t>
      </w:r>
    </w:p>
    <w:p w:rsidR="0020037C" w:rsidRDefault="004474D3">
      <w:pPr>
        <w:pStyle w:val="BodyText"/>
        <w:spacing w:before="45"/>
        <w:ind w:left="1217"/>
      </w:pPr>
      <w:r>
        <w:t>可以使用下列匹配条件进行数组中元素匹配：</w:t>
      </w:r>
    </w:p>
    <w:p w:rsidR="0020037C" w:rsidRDefault="00B0609F">
      <w:pPr>
        <w:pStyle w:val="BodyText"/>
        <w:spacing w:before="8"/>
        <w:ind w:left="1217"/>
        <w:rPr>
          <w:rFonts w:ascii="仿宋" w:eastAsia="仿宋" w:hAnsi="仿宋" w:cs="仿宋"/>
        </w:rPr>
      </w:pPr>
      <w:r w:rsidRPr="00B0609F">
        <w:pict>
          <v:group id="_x0000_s2740" style="position:absolute;left:0;text-align:left;margin-left:95.85pt;margin-top:4.85pt;width:459.45pt;height:10.6pt;z-index:-251658752;mso-position-horizontal-relative:page" coordorigin="1917,97" coordsize="9189,212">
            <v:shape id="_x0000_s274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 "phone.0 ":"13175824" }</w:t>
      </w:r>
    </w:p>
    <w:p w:rsidR="0020037C" w:rsidRDefault="0020037C">
      <w:pPr>
        <w:spacing w:before="5" w:line="180" w:lineRule="exact"/>
        <w:rPr>
          <w:sz w:val="18"/>
          <w:szCs w:val="18"/>
        </w:rPr>
      </w:pPr>
    </w:p>
    <w:p w:rsidR="0020037C" w:rsidRDefault="004474D3">
      <w:pPr>
        <w:pStyle w:val="BodyText"/>
      </w:pPr>
      <w:r>
        <w:t>数据库操作方法</w:t>
      </w:r>
    </w:p>
    <w:p w:rsidR="0020037C" w:rsidRDefault="0020037C">
      <w:pPr>
        <w:spacing w:before="7" w:line="120" w:lineRule="exact"/>
        <w:rPr>
          <w:sz w:val="12"/>
          <w:szCs w:val="12"/>
        </w:rPr>
      </w:pPr>
    </w:p>
    <w:tbl>
      <w:tblPr>
        <w:tblW w:w="0" w:type="auto"/>
        <w:tblInd w:w="923" w:type="dxa"/>
        <w:tblLayout w:type="fixed"/>
        <w:tblCellMar>
          <w:left w:w="0" w:type="dxa"/>
          <w:right w:w="0" w:type="dxa"/>
        </w:tblCellMar>
        <w:tblLook w:val="01E0"/>
      </w:tblPr>
      <w:tblGrid>
        <w:gridCol w:w="2391"/>
        <w:gridCol w:w="3924"/>
        <w:gridCol w:w="3157"/>
      </w:tblGrid>
      <w:tr w:rsidR="0020037C">
        <w:trPr>
          <w:trHeight w:hRule="exact" w:val="305"/>
        </w:trPr>
        <w:tc>
          <w:tcPr>
            <w:tcW w:w="2391"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2" w:history="1">
              <w:r w:rsidR="004474D3">
                <w:rPr>
                  <w:rFonts w:ascii="Microsoft JhengHei" w:eastAsia="Microsoft JhengHei" w:hAnsi="Microsoft JhengHei" w:cs="Microsoft JhengHei"/>
                  <w:color w:val="0000FF"/>
                  <w:w w:val="95"/>
                  <w:sz w:val="14"/>
                  <w:szCs w:val="14"/>
                </w:rPr>
                <w:t>db.createCS()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创建集合空间</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db.createCS("foo")</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3" w:history="1">
              <w:r w:rsidR="004474D3">
                <w:rPr>
                  <w:rFonts w:ascii="Microsoft JhengHei" w:eastAsia="Microsoft JhengHei" w:hAnsi="Microsoft JhengHei" w:cs="Microsoft JhengHei"/>
                  <w:color w:val="0000FF"/>
                  <w:w w:val="95"/>
                  <w:sz w:val="14"/>
                  <w:szCs w:val="14"/>
                </w:rPr>
                <w:t>db.dropCS()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删除集合空间</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db.dropCS("foo")</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4" w:history="1">
              <w:r w:rsidR="004474D3">
                <w:rPr>
                  <w:rFonts w:ascii="Microsoft JhengHei" w:eastAsia="Microsoft JhengHei" w:hAnsi="Microsoft JhengHei" w:cs="Microsoft JhengHei"/>
                  <w:color w:val="0000FF"/>
                  <w:w w:val="90"/>
                  <w:sz w:val="14"/>
                  <w:szCs w:val="14"/>
                </w:rPr>
                <w:t>db.getCS()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获得某个集合空间的引用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db.getCS("foo")</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5" w:history="1">
              <w:r w:rsidR="004474D3">
                <w:rPr>
                  <w:rFonts w:ascii="Microsoft JhengHei" w:eastAsia="Microsoft JhengHei" w:hAnsi="Microsoft JhengHei" w:cs="Microsoft JhengHei"/>
                  <w:color w:val="0000FF"/>
                  <w:w w:val="95"/>
                  <w:sz w:val="14"/>
                  <w:szCs w:val="14"/>
                </w:rPr>
                <w:t>db.create</w:t>
              </w:r>
              <w:r w:rsidR="00D11318">
                <w:rPr>
                  <w:rFonts w:ascii="Microsoft JhengHei" w:hAnsi="Microsoft JhengHei" w:cs="Microsoft JhengHei" w:hint="eastAsia"/>
                  <w:color w:val="0000FF"/>
                  <w:w w:val="95"/>
                  <w:sz w:val="14"/>
                  <w:szCs w:val="14"/>
                  <w:lang w:eastAsia="zh-CN"/>
                </w:rPr>
                <w:t>RG</w:t>
              </w:r>
              <w:r w:rsidR="004474D3">
                <w:rPr>
                  <w:rFonts w:ascii="Microsoft JhengHei" w:eastAsia="Microsoft JhengHei" w:hAnsi="Microsoft JhengHei" w:cs="Microsoft JhengHei"/>
                  <w:color w:val="0000FF"/>
                  <w:w w:val="95"/>
                  <w:sz w:val="14"/>
                  <w:szCs w:val="14"/>
                </w:rPr>
                <w:t>()</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创建一个</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db.create</w:t>
            </w:r>
            <w:r w:rsidR="00D11318">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w:t>
            </w:r>
            <w:r w:rsidR="00D11318">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7" w:history="1">
              <w:r w:rsidR="004474D3">
                <w:rPr>
                  <w:rFonts w:ascii="Microsoft JhengHei" w:eastAsia="Microsoft JhengHei" w:hAnsi="Microsoft JhengHei" w:cs="Microsoft JhengHei"/>
                  <w:color w:val="0000FF"/>
                  <w:w w:val="95"/>
                  <w:sz w:val="14"/>
                  <w:szCs w:val="14"/>
                </w:rPr>
                <w:t>db.remove</w:t>
              </w:r>
              <w:r w:rsidR="00D11318">
                <w:rPr>
                  <w:rFonts w:ascii="Microsoft JhengHei" w:hAnsi="Microsoft JhengHei" w:cs="Microsoft JhengHei" w:hint="eastAsia"/>
                  <w:color w:val="0000FF"/>
                  <w:w w:val="95"/>
                  <w:sz w:val="14"/>
                  <w:szCs w:val="14"/>
                  <w:lang w:eastAsia="zh-CN"/>
                </w:rPr>
                <w:t>RG</w:t>
              </w:r>
              <w:r w:rsidR="004474D3">
                <w:rPr>
                  <w:rFonts w:ascii="Microsoft JhengHei" w:eastAsia="Microsoft JhengHei" w:hAnsi="Microsoft JhengHei" w:cs="Microsoft JhengHei"/>
                  <w:color w:val="0000FF"/>
                  <w:w w:val="95"/>
                  <w:sz w:val="14"/>
                  <w:szCs w:val="14"/>
                </w:rPr>
                <w:t>()</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删除一个</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db.remove</w:t>
            </w:r>
            <w:r w:rsidR="00D11318">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w:t>
            </w:r>
            <w:r w:rsidR="00D11318">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6" w:history="1">
              <w:r w:rsidR="004474D3">
                <w:rPr>
                  <w:rFonts w:ascii="Microsoft JhengHei" w:eastAsia="Microsoft JhengHei" w:hAnsi="Microsoft JhengHei" w:cs="Microsoft JhengHei"/>
                  <w:color w:val="0000FF"/>
                  <w:w w:val="90"/>
                  <w:sz w:val="14"/>
                  <w:szCs w:val="14"/>
                </w:rPr>
                <w:t>db.get</w:t>
              </w:r>
              <w:r w:rsidR="00D11318">
                <w:rPr>
                  <w:rFonts w:ascii="Microsoft JhengHei" w:hAnsi="Microsoft JhengHei" w:cs="Microsoft JhengHei" w:hint="eastAsia"/>
                  <w:color w:val="0000FF"/>
                  <w:w w:val="90"/>
                  <w:sz w:val="14"/>
                  <w:szCs w:val="14"/>
                  <w:lang w:eastAsia="zh-CN"/>
                </w:rPr>
                <w:t>RG</w:t>
              </w:r>
              <w:r w:rsidR="004474D3">
                <w:rPr>
                  <w:rFonts w:ascii="Microsoft JhengHei" w:eastAsia="Microsoft JhengHei" w:hAnsi="Microsoft JhengHei" w:cs="Microsoft JhengHei"/>
                  <w:color w:val="0000FF"/>
                  <w:w w:val="90"/>
                  <w:sz w:val="14"/>
                  <w:szCs w:val="14"/>
                </w:rPr>
                <w:t>()</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获得一个</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组的引用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db.get</w:t>
            </w:r>
            <w:r w:rsidR="00D11318">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w:t>
            </w:r>
            <w:r w:rsidR="00D11318">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8" w:history="1">
              <w:r w:rsidR="004474D3">
                <w:rPr>
                  <w:rFonts w:ascii="Microsoft JhengHei" w:eastAsia="Microsoft JhengHei" w:hAnsi="Microsoft JhengHei" w:cs="Microsoft JhengHei"/>
                  <w:color w:val="0000FF"/>
                  <w:w w:val="95"/>
                  <w:sz w:val="14"/>
                  <w:szCs w:val="14"/>
                </w:rPr>
                <w:t>db.list()</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枚举列表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db.list()</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59" w:history="1">
              <w:r w:rsidR="004474D3">
                <w:rPr>
                  <w:rFonts w:ascii="Microsoft JhengHei" w:eastAsia="Microsoft JhengHei" w:hAnsi="Microsoft JhengHei" w:cs="Microsoft JhengHei"/>
                  <w:color w:val="0000FF"/>
                  <w:w w:val="95"/>
                  <w:sz w:val="14"/>
                  <w:szCs w:val="14"/>
                </w:rPr>
                <w:t>db.listCollectionSpaces()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枚举集合空间</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db.listCollectionSpaces()</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60" w:history="1">
              <w:r w:rsidR="004474D3">
                <w:rPr>
                  <w:rFonts w:ascii="Microsoft JhengHei" w:eastAsia="Microsoft JhengHei" w:hAnsi="Microsoft JhengHei" w:cs="Microsoft JhengHei"/>
                  <w:color w:val="0000FF"/>
                  <w:w w:val="95"/>
                  <w:sz w:val="14"/>
                  <w:szCs w:val="14"/>
                </w:rPr>
                <w:t>db.listCollections()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枚举集合</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db.listCollections()</w:t>
            </w:r>
          </w:p>
        </w:tc>
      </w:tr>
      <w:tr w:rsidR="0020037C">
        <w:trPr>
          <w:trHeight w:hRule="exact" w:val="590"/>
        </w:trPr>
        <w:tc>
          <w:tcPr>
            <w:tcW w:w="2391" w:type="dxa"/>
            <w:tcBorders>
              <w:top w:val="single" w:sz="8" w:space="0" w:color="000000"/>
              <w:left w:val="nil"/>
              <w:bottom w:val="single" w:sz="8" w:space="0" w:color="000000"/>
              <w:right w:val="nil"/>
            </w:tcBorders>
          </w:tcPr>
          <w:p w:rsidR="0020037C" w:rsidRDefault="00B0609F">
            <w:pPr>
              <w:pStyle w:val="TableParagraph"/>
              <w:spacing w:line="207" w:lineRule="exact"/>
              <w:ind w:left="50"/>
              <w:rPr>
                <w:rFonts w:ascii="Microsoft JhengHei" w:eastAsia="Microsoft JhengHei" w:hAnsi="Microsoft JhengHei" w:cs="Microsoft JhengHei"/>
                <w:sz w:val="14"/>
                <w:szCs w:val="14"/>
              </w:rPr>
            </w:pPr>
            <w:hyperlink w:anchor="_bookmark161" w:history="1">
              <w:r w:rsidR="004474D3">
                <w:rPr>
                  <w:rFonts w:ascii="Microsoft JhengHei" w:eastAsia="Microsoft JhengHei" w:hAnsi="Microsoft JhengHei" w:cs="Microsoft JhengHei"/>
                  <w:color w:val="0000FF"/>
                  <w:w w:val="95"/>
                  <w:sz w:val="14"/>
                  <w:szCs w:val="14"/>
                </w:rPr>
                <w:t>db.list</w:t>
              </w:r>
              <w:r w:rsidR="00D11318">
                <w:rPr>
                  <w:rFonts w:ascii="Microsoft JhengHei" w:hAnsi="Microsoft JhengHei" w:cs="Microsoft JhengHei" w:hint="eastAsia"/>
                  <w:color w:val="0000FF"/>
                  <w:w w:val="95"/>
                  <w:sz w:val="14"/>
                  <w:szCs w:val="14"/>
                  <w:lang w:eastAsia="zh-CN"/>
                </w:rPr>
                <w:t>ReplicaGroups</w:t>
              </w:r>
              <w:r w:rsidR="004474D3">
                <w:rPr>
                  <w:rFonts w:ascii="Microsoft JhengHei" w:eastAsia="Microsoft JhengHei" w:hAnsi="Microsoft JhengHei" w:cs="Microsoft JhengHei"/>
                  <w:color w:val="0000FF"/>
                  <w:w w:val="95"/>
                  <w:sz w:val="14"/>
                  <w:szCs w:val="14"/>
                </w:rPr>
                <w:t>()</w:t>
              </w:r>
            </w:hyperlink>
          </w:p>
          <w:p w:rsidR="0020037C" w:rsidRDefault="00B0609F">
            <w:pPr>
              <w:pStyle w:val="TableParagraph"/>
              <w:spacing w:before="59"/>
              <w:ind w:left="50"/>
              <w:rPr>
                <w:rFonts w:ascii="Microsoft JhengHei" w:eastAsia="Microsoft JhengHei" w:hAnsi="Microsoft JhengHei" w:cs="Microsoft JhengHei"/>
                <w:sz w:val="14"/>
                <w:szCs w:val="14"/>
              </w:rPr>
            </w:pPr>
            <w:hyperlink w:anchor="_bookmark162" w:history="1">
              <w:r w:rsidR="004474D3">
                <w:rPr>
                  <w:rFonts w:ascii="Microsoft JhengHei" w:eastAsia="Microsoft JhengHei" w:hAnsi="Microsoft JhengHei" w:cs="Microsoft JhengHei"/>
                  <w:color w:val="0000FF"/>
                  <w:w w:val="95"/>
                  <w:sz w:val="14"/>
                  <w:szCs w:val="14"/>
                </w:rPr>
                <w:t>db.snapshot()</w:t>
              </w:r>
            </w:hyperlink>
          </w:p>
        </w:tc>
        <w:tc>
          <w:tcPr>
            <w:tcW w:w="3924" w:type="dxa"/>
            <w:tcBorders>
              <w:top w:val="single" w:sz="8" w:space="0" w:color="000000"/>
              <w:left w:val="nil"/>
              <w:bottom w:val="single" w:sz="8" w:space="0" w:color="000000"/>
              <w:right w:val="nil"/>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p w:rsidR="0020037C" w:rsidRDefault="004474D3">
            <w:pPr>
              <w:pStyle w:val="TableParagraph"/>
              <w:spacing w:before="59"/>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枚举快照</w:t>
            </w:r>
          </w:p>
        </w:tc>
        <w:tc>
          <w:tcPr>
            <w:tcW w:w="3157" w:type="dxa"/>
            <w:tcBorders>
              <w:top w:val="single" w:sz="8" w:space="0" w:color="000000"/>
              <w:left w:val="nil"/>
              <w:bottom w:val="single" w:sz="8" w:space="0" w:color="000000"/>
              <w:right w:val="nil"/>
            </w:tcBorders>
          </w:tcPr>
          <w:p w:rsidR="0020037C" w:rsidRDefault="004474D3">
            <w:pPr>
              <w:pStyle w:val="TableParagraph"/>
              <w:spacing w:line="207"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w:t>
            </w:r>
            <w:r w:rsidR="00FC3021">
              <w:rPr>
                <w:rFonts w:ascii="Microsoft JhengHei" w:eastAsia="Microsoft JhengHei" w:hAnsi="Microsoft JhengHei" w:cs="Microsoft JhengHei"/>
                <w:w w:val="95"/>
                <w:sz w:val="14"/>
                <w:szCs w:val="14"/>
              </w:rPr>
              <w:t>list</w:t>
            </w:r>
            <w:r w:rsidR="006A1A4F">
              <w:rPr>
                <w:rFonts w:ascii="Microsoft JhengHei" w:hAnsi="Microsoft JhengHei" w:cs="Microsoft JhengHei" w:hint="eastAsia"/>
                <w:w w:val="95"/>
                <w:sz w:val="14"/>
                <w:szCs w:val="14"/>
                <w:lang w:eastAsia="zh-CN"/>
              </w:rPr>
              <w:t>ReplicaGroups</w:t>
            </w:r>
            <w:r>
              <w:rPr>
                <w:rFonts w:ascii="Microsoft JhengHei" w:eastAsia="Microsoft JhengHei" w:hAnsi="Microsoft JhengHei" w:cs="Microsoft JhengHei"/>
                <w:w w:val="95"/>
                <w:sz w:val="14"/>
                <w:szCs w:val="14"/>
              </w:rPr>
              <w:t>()</w:t>
            </w:r>
          </w:p>
          <w:p w:rsidR="0020037C" w:rsidRDefault="004474D3">
            <w:pPr>
              <w:pStyle w:val="TableParagraph"/>
              <w:spacing w:before="59"/>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db.snapshot(0)</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63" w:history="1">
              <w:r w:rsidR="004474D3">
                <w:rPr>
                  <w:rFonts w:ascii="Microsoft JhengHei" w:eastAsia="Microsoft JhengHei" w:hAnsi="Microsoft JhengHei" w:cs="Microsoft JhengHei"/>
                  <w:color w:val="0000FF"/>
                  <w:w w:val="95"/>
                  <w:sz w:val="14"/>
                  <w:szCs w:val="14"/>
                </w:rPr>
                <w:t>db.resetSnapshot()</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重置快照</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db.resetSnapshot(0)</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64" w:history="1">
              <w:r w:rsidR="004474D3">
                <w:rPr>
                  <w:rFonts w:ascii="Microsoft JhengHei" w:eastAsia="Microsoft JhengHei" w:hAnsi="Microsoft JhengHei" w:cs="Microsoft JhengHei"/>
                  <w:color w:val="0000FF"/>
                  <w:w w:val="95"/>
                  <w:sz w:val="14"/>
                  <w:szCs w:val="14"/>
                </w:rPr>
                <w:t>db.start</w:t>
              </w:r>
              <w:r w:rsidR="000E03BB">
                <w:rPr>
                  <w:rFonts w:ascii="Microsoft JhengHei" w:hAnsi="Microsoft JhengHei" w:cs="Microsoft JhengHei" w:hint="eastAsia"/>
                  <w:color w:val="0000FF"/>
                  <w:w w:val="95"/>
                  <w:sz w:val="14"/>
                  <w:szCs w:val="14"/>
                  <w:lang w:eastAsia="zh-CN"/>
                </w:rPr>
                <w:t>RG</w:t>
              </w:r>
              <w:r w:rsidR="004474D3">
                <w:rPr>
                  <w:rFonts w:ascii="Microsoft JhengHei" w:eastAsia="Microsoft JhengHei" w:hAnsi="Microsoft JhengHei" w:cs="Microsoft JhengHei"/>
                  <w:color w:val="0000FF"/>
                  <w:w w:val="95"/>
                  <w:sz w:val="14"/>
                  <w:szCs w:val="14"/>
                </w:rPr>
                <w:t>()</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启动</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db.start</w:t>
            </w:r>
            <w:r w:rsidR="000E03BB">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w:t>
            </w:r>
            <w:r w:rsidR="000E03BB">
              <w:rPr>
                <w:rFonts w:ascii="Microsoft JhengHei" w:hAnsi="Microsoft JhengHei" w:cs="Microsoft JhengHei" w:hint="eastAsia"/>
                <w:w w:val="95"/>
                <w:sz w:val="14"/>
                <w:szCs w:val="14"/>
                <w:lang w:eastAsia="zh-CN"/>
              </w:rPr>
              <w:t>rg</w:t>
            </w:r>
            <w:r>
              <w:rPr>
                <w:rFonts w:ascii="Microsoft JhengHei" w:eastAsia="Microsoft JhengHei" w:hAnsi="Microsoft JhengHei" w:cs="Microsoft JhengHei"/>
                <w:w w:val="95"/>
                <w:sz w:val="14"/>
                <w:szCs w:val="14"/>
              </w:rPr>
              <w:t>Name")</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65" w:history="1">
              <w:r w:rsidR="004474D3">
                <w:rPr>
                  <w:rFonts w:ascii="Microsoft JhengHei" w:eastAsia="Microsoft JhengHei" w:hAnsi="Microsoft JhengHei" w:cs="Microsoft JhengHei"/>
                  <w:color w:val="0000FF"/>
                  <w:w w:val="95"/>
                  <w:sz w:val="14"/>
                  <w:szCs w:val="14"/>
                </w:rPr>
                <w:t>db.createUsr()</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创建数据库用户</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db.createUsr("root","admin")</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66" w:history="1">
              <w:r w:rsidR="004474D3">
                <w:rPr>
                  <w:rFonts w:ascii="Microsoft JhengHei" w:eastAsia="Microsoft JhengHei" w:hAnsi="Microsoft JhengHei" w:cs="Microsoft JhengHei"/>
                  <w:color w:val="0000FF"/>
                  <w:w w:val="95"/>
                  <w:sz w:val="14"/>
                  <w:szCs w:val="14"/>
                </w:rPr>
                <w:t>db.dropUsr()</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删除数据库用户</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db.dropUsr("root","admin")</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67" w:history="1">
              <w:r w:rsidR="004474D3">
                <w:rPr>
                  <w:rFonts w:ascii="Microsoft JhengHei" w:eastAsia="Microsoft JhengHei" w:hAnsi="Microsoft JhengHei" w:cs="Microsoft JhengHei"/>
                  <w:color w:val="0000FF"/>
                  <w:w w:val="95"/>
                  <w:sz w:val="14"/>
                  <w:szCs w:val="14"/>
                </w:rPr>
                <w:t>db.transBegin()</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开启事务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db.transBegin()</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68" w:history="1">
              <w:r w:rsidR="004474D3">
                <w:rPr>
                  <w:rFonts w:ascii="Microsoft JhengHei" w:eastAsia="Microsoft JhengHei" w:hAnsi="Microsoft JhengHei" w:cs="Microsoft JhengHei"/>
                  <w:color w:val="0000FF"/>
                  <w:w w:val="95"/>
                  <w:sz w:val="14"/>
                  <w:szCs w:val="14"/>
                </w:rPr>
                <w:t>db.transCommit()</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提交事务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db.transCommit()</w:t>
            </w:r>
          </w:p>
        </w:tc>
      </w:tr>
      <w:tr w:rsidR="0020037C">
        <w:trPr>
          <w:trHeight w:hRule="exact" w:val="305"/>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69" w:history="1">
              <w:r w:rsidR="004474D3">
                <w:rPr>
                  <w:rFonts w:ascii="Microsoft JhengHei" w:eastAsia="Microsoft JhengHei" w:hAnsi="Microsoft JhengHei" w:cs="Microsoft JhengHei"/>
                  <w:color w:val="0000FF"/>
                  <w:w w:val="95"/>
                  <w:sz w:val="14"/>
                  <w:szCs w:val="14"/>
                </w:rPr>
                <w:t>db.transRollback()</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事务回滚</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db.transRollback()</w:t>
            </w:r>
          </w:p>
        </w:tc>
      </w:tr>
      <w:tr w:rsidR="0020037C">
        <w:trPr>
          <w:trHeight w:hRule="exact" w:val="545"/>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208" w:history="1">
              <w:r w:rsidR="004474D3">
                <w:rPr>
                  <w:rFonts w:ascii="Microsoft JhengHei" w:eastAsia="Microsoft JhengHei" w:hAnsi="Microsoft JhengHei" w:cs="Microsoft JhengHei"/>
                  <w:color w:val="0000FF"/>
                  <w:w w:val="95"/>
                  <w:sz w:val="14"/>
                  <w:szCs w:val="14"/>
                </w:rPr>
                <w:t>db.createProcedures()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创建存储过程函数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db.createProcedures(function</w:t>
            </w:r>
            <w:r>
              <w:rPr>
                <w:rFonts w:ascii="Microsoft JhengHei" w:eastAsia="Microsoft JhengHei" w:hAnsi="Microsoft JhengHei" w:cs="Microsoft JhengHei"/>
                <w:spacing w:val="27"/>
                <w:w w:val="95"/>
                <w:sz w:val="14"/>
                <w:szCs w:val="14"/>
              </w:rPr>
              <w:t xml:space="preserve"> </w:t>
            </w:r>
            <w:r>
              <w:rPr>
                <w:rFonts w:ascii="Microsoft JhengHei" w:eastAsia="Microsoft JhengHei" w:hAnsi="Microsoft JhengHei" w:cs="Microsoft JhengHei"/>
                <w:w w:val="95"/>
                <w:sz w:val="14"/>
                <w:szCs w:val="14"/>
              </w:rPr>
              <w:t>sum(i,j){return</w:t>
            </w:r>
            <w:r>
              <w:rPr>
                <w:rFonts w:ascii="Microsoft JhengHei" w:eastAsia="Microsoft JhengHei" w:hAnsi="Microsoft JhengHei" w:cs="Microsoft JhengHei"/>
                <w:spacing w:val="27"/>
                <w:w w:val="95"/>
                <w:sz w:val="14"/>
                <w:szCs w:val="14"/>
              </w:rPr>
              <w:t xml:space="preserve"> </w:t>
            </w:r>
            <w:r>
              <w:rPr>
                <w:rFonts w:ascii="Microsoft JhengHei" w:eastAsia="Microsoft JhengHei" w:hAnsi="Microsoft JhengHei" w:cs="Microsoft JhengHei"/>
                <w:w w:val="95"/>
                <w:sz w:val="14"/>
                <w:szCs w:val="14"/>
              </w:rPr>
              <w:t>i</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+j;})</w:t>
            </w:r>
          </w:p>
        </w:tc>
      </w:tr>
      <w:tr w:rsidR="0020037C">
        <w:trPr>
          <w:trHeight w:hRule="exact" w:val="300"/>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9" w:history="1">
              <w:r w:rsidR="004474D3">
                <w:rPr>
                  <w:rFonts w:ascii="Microsoft JhengHei" w:eastAsia="Microsoft JhengHei" w:hAnsi="Microsoft JhengHei" w:cs="Microsoft JhengHei"/>
                  <w:color w:val="0000FF"/>
                  <w:w w:val="95"/>
                  <w:sz w:val="14"/>
                  <w:szCs w:val="14"/>
                </w:rPr>
                <w:t>db.removeProcedures()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删除已存在的存储过程函数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db.removeProcedures("sum")</w:t>
            </w:r>
          </w:p>
        </w:tc>
      </w:tr>
      <w:tr w:rsidR="0020037C">
        <w:trPr>
          <w:trHeight w:hRule="exact" w:val="295"/>
        </w:trPr>
        <w:tc>
          <w:tcPr>
            <w:tcW w:w="2391"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10" w:history="1">
              <w:r w:rsidR="004474D3">
                <w:rPr>
                  <w:rFonts w:ascii="Microsoft JhengHei" w:eastAsia="Microsoft JhengHei" w:hAnsi="Microsoft JhengHei" w:cs="Microsoft JhengHei"/>
                  <w:color w:val="0000FF"/>
                  <w:w w:val="95"/>
                  <w:sz w:val="14"/>
                  <w:szCs w:val="14"/>
                </w:rPr>
                <w:t>db.listProcedures()</w:t>
              </w:r>
            </w:hyperlink>
          </w:p>
        </w:tc>
        <w:tc>
          <w:tcPr>
            <w:tcW w:w="3924"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1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枚举存储过程函数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db.listProcedures()</w:t>
            </w:r>
          </w:p>
        </w:tc>
      </w:tr>
    </w:tbl>
    <w:p w:rsidR="0020037C" w:rsidRDefault="0020037C">
      <w:pPr>
        <w:spacing w:line="207" w:lineRule="exact"/>
        <w:rPr>
          <w:rFonts w:ascii="Microsoft JhengHei" w:eastAsia="Microsoft JhengHei" w:hAnsi="Microsoft JhengHei" w:cs="Microsoft JhengHei"/>
          <w:sz w:val="14"/>
          <w:szCs w:val="14"/>
        </w:rPr>
        <w:sectPr w:rsidR="0020037C">
          <w:headerReference w:type="even" r:id="rId53"/>
          <w:headerReference w:type="default" r:id="rId54"/>
          <w:pgSz w:w="12240" w:h="15840"/>
          <w:pgMar w:top="900" w:right="1020" w:bottom="280" w:left="700" w:header="713" w:footer="0" w:gutter="0"/>
          <w:pgNumType w:start="126"/>
          <w:cols w:space="720"/>
        </w:sectPr>
      </w:pPr>
    </w:p>
    <w:p w:rsidR="0020037C" w:rsidRDefault="0020037C">
      <w:pPr>
        <w:spacing w:before="11" w:line="200" w:lineRule="exact"/>
        <w:rPr>
          <w:sz w:val="20"/>
          <w:szCs w:val="20"/>
        </w:rPr>
      </w:pPr>
    </w:p>
    <w:tbl>
      <w:tblPr>
        <w:tblW w:w="0" w:type="auto"/>
        <w:tblInd w:w="103" w:type="dxa"/>
        <w:tblLayout w:type="fixed"/>
        <w:tblCellMar>
          <w:left w:w="0" w:type="dxa"/>
          <w:right w:w="0" w:type="dxa"/>
        </w:tblCellMar>
        <w:tblLook w:val="01E0"/>
      </w:tblPr>
      <w:tblGrid>
        <w:gridCol w:w="1898"/>
        <w:gridCol w:w="4417"/>
        <w:gridCol w:w="3157"/>
      </w:tblGrid>
      <w:tr w:rsidR="0020037C">
        <w:trPr>
          <w:trHeight w:hRule="exact" w:val="305"/>
        </w:trPr>
        <w:tc>
          <w:tcPr>
            <w:tcW w:w="189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4417" w:type="dxa"/>
            <w:tcBorders>
              <w:top w:val="nil"/>
              <w:left w:val="nil"/>
              <w:bottom w:val="nil"/>
              <w:right w:val="single" w:sz="8" w:space="0" w:color="000000"/>
            </w:tcBorders>
          </w:tcPr>
          <w:p w:rsidR="0020037C" w:rsidRDefault="004474D3">
            <w:pPr>
              <w:pStyle w:val="TableParagraph"/>
              <w:spacing w:line="222" w:lineRule="exact"/>
              <w:ind w:left="130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295"/>
        </w:trPr>
        <w:tc>
          <w:tcPr>
            <w:tcW w:w="189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11" w:history="1">
              <w:r w:rsidR="004474D3">
                <w:rPr>
                  <w:rFonts w:ascii="Microsoft JhengHei" w:eastAsia="Microsoft JhengHei" w:hAnsi="Microsoft JhengHei" w:cs="Microsoft JhengHei"/>
                  <w:color w:val="0000FF"/>
                  <w:w w:val="95"/>
                  <w:sz w:val="14"/>
                  <w:szCs w:val="14"/>
                </w:rPr>
                <w:t>db.eval()</w:t>
              </w:r>
            </w:hyperlink>
          </w:p>
        </w:tc>
        <w:tc>
          <w:tcPr>
            <w:tcW w:w="4417" w:type="dxa"/>
            <w:tcBorders>
              <w:top w:val="nil"/>
              <w:left w:val="nil"/>
              <w:bottom w:val="nil"/>
              <w:right w:val="single" w:sz="8" w:space="0" w:color="000000"/>
            </w:tcBorders>
          </w:tcPr>
          <w:p w:rsidR="0020037C" w:rsidRDefault="004474D3">
            <w:pPr>
              <w:pStyle w:val="TableParagraph"/>
              <w:spacing w:line="217" w:lineRule="exact"/>
              <w:ind w:left="130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调用存储过程函数或直接使用javaScript语句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db.eval('db.foo.bar')</w:t>
            </w:r>
          </w:p>
        </w:tc>
      </w:tr>
    </w:tbl>
    <w:p w:rsidR="0020037C" w:rsidRDefault="0020037C">
      <w:pPr>
        <w:spacing w:before="3" w:line="200" w:lineRule="exact"/>
        <w:rPr>
          <w:sz w:val="20"/>
          <w:szCs w:val="20"/>
        </w:rPr>
      </w:pPr>
    </w:p>
    <w:p w:rsidR="0020037C" w:rsidRDefault="004474D3">
      <w:pPr>
        <w:pStyle w:val="BodyText"/>
        <w:spacing w:line="310" w:lineRule="exact"/>
        <w:ind w:left="113"/>
      </w:pPr>
      <w:r>
        <w:t>集合空间方法</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2545"/>
        <w:gridCol w:w="3770"/>
        <w:gridCol w:w="3157"/>
      </w:tblGrid>
      <w:tr w:rsidR="0020037C">
        <w:trPr>
          <w:trHeight w:hRule="exact" w:val="305"/>
        </w:trPr>
        <w:tc>
          <w:tcPr>
            <w:tcW w:w="254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377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66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25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0" w:history="1">
              <w:r w:rsidR="004474D3">
                <w:rPr>
                  <w:rFonts w:ascii="Microsoft JhengHei" w:eastAsia="Microsoft JhengHei" w:hAnsi="Microsoft JhengHei" w:cs="Microsoft JhengHei"/>
                  <w:color w:val="0000FF"/>
                  <w:w w:val="95"/>
                  <w:sz w:val="14"/>
                  <w:szCs w:val="14"/>
                </w:rPr>
                <w:t>db.collectionspace.createCL()</w:t>
              </w:r>
            </w:hyperlink>
          </w:p>
        </w:tc>
        <w:tc>
          <w:tcPr>
            <w:tcW w:w="377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66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创建集合</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db.foo.createCL("bar")</w:t>
            </w:r>
          </w:p>
        </w:tc>
      </w:tr>
      <w:tr w:rsidR="0020037C">
        <w:trPr>
          <w:trHeight w:hRule="exact" w:val="300"/>
        </w:trPr>
        <w:tc>
          <w:tcPr>
            <w:tcW w:w="25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1" w:history="1">
              <w:r w:rsidR="004474D3">
                <w:rPr>
                  <w:rFonts w:ascii="Microsoft JhengHei" w:eastAsia="Microsoft JhengHei" w:hAnsi="Microsoft JhengHei" w:cs="Microsoft JhengHei"/>
                  <w:color w:val="0000FF"/>
                  <w:w w:val="95"/>
                  <w:sz w:val="14"/>
                  <w:szCs w:val="14"/>
                </w:rPr>
                <w:t>db.collectionspace.dropCL()</w:t>
              </w:r>
            </w:hyperlink>
          </w:p>
        </w:tc>
        <w:tc>
          <w:tcPr>
            <w:tcW w:w="377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66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删除集合</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db.foo.dropCL("bar")</w:t>
            </w:r>
          </w:p>
        </w:tc>
      </w:tr>
      <w:tr w:rsidR="0020037C">
        <w:trPr>
          <w:trHeight w:hRule="exact" w:val="295"/>
        </w:trPr>
        <w:tc>
          <w:tcPr>
            <w:tcW w:w="254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2" w:history="1">
              <w:r w:rsidR="004474D3">
                <w:rPr>
                  <w:rFonts w:ascii="Microsoft JhengHei" w:eastAsia="Microsoft JhengHei" w:hAnsi="Microsoft JhengHei" w:cs="Microsoft JhengHei"/>
                  <w:color w:val="0000FF"/>
                  <w:w w:val="95"/>
                  <w:sz w:val="14"/>
                  <w:szCs w:val="14"/>
                </w:rPr>
                <w:t>db.collectionspace.getCL()</w:t>
              </w:r>
            </w:hyperlink>
          </w:p>
        </w:tc>
        <w:tc>
          <w:tcPr>
            <w:tcW w:w="377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66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获取集合的引用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db.foo.getCL("bar")</w:t>
            </w:r>
          </w:p>
        </w:tc>
      </w:tr>
    </w:tbl>
    <w:p w:rsidR="0020037C" w:rsidRDefault="0020037C">
      <w:pPr>
        <w:spacing w:before="3" w:line="200" w:lineRule="exact"/>
        <w:rPr>
          <w:sz w:val="20"/>
          <w:szCs w:val="20"/>
        </w:rPr>
      </w:pPr>
    </w:p>
    <w:p w:rsidR="0020037C" w:rsidRDefault="004474D3">
      <w:pPr>
        <w:pStyle w:val="BodyText"/>
        <w:spacing w:line="310" w:lineRule="exact"/>
        <w:ind w:left="113"/>
      </w:pPr>
      <w:r>
        <w:t>集合方法</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2968"/>
        <w:gridCol w:w="3347"/>
        <w:gridCol w:w="3157"/>
      </w:tblGrid>
      <w:tr w:rsidR="0020037C">
        <w:trPr>
          <w:trHeight w:hRule="exact" w:val="305"/>
        </w:trPr>
        <w:tc>
          <w:tcPr>
            <w:tcW w:w="296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54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3" w:history="1">
              <w:r w:rsidR="004474D3">
                <w:rPr>
                  <w:rFonts w:ascii="Microsoft JhengHei" w:eastAsia="Microsoft JhengHei" w:hAnsi="Microsoft JhengHei" w:cs="Microsoft JhengHei"/>
                  <w:color w:val="0000FF"/>
                  <w:w w:val="95"/>
                  <w:sz w:val="14"/>
                  <w:szCs w:val="14"/>
                </w:rPr>
                <w:t>db.collectionspace.collection.insert()</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向集合中插入记录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db.foo.bar.insert({name:"Tom",age:20,phone:</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[123,345]})</w:t>
            </w:r>
          </w:p>
        </w:tc>
      </w:tr>
      <w:tr w:rsidR="0020037C">
        <w:trPr>
          <w:trHeight w:hRule="exact" w:val="30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4" w:history="1">
              <w:r w:rsidR="004474D3">
                <w:rPr>
                  <w:rFonts w:ascii="Microsoft JhengHei" w:eastAsia="Microsoft JhengHei" w:hAnsi="Microsoft JhengHei" w:cs="Microsoft JhengHei"/>
                  <w:color w:val="0000FF"/>
                  <w:w w:val="95"/>
                  <w:sz w:val="14"/>
                  <w:szCs w:val="14"/>
                </w:rPr>
                <w:t>db.collectionspace.collection.count()</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统计集合记录数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db.foo.bar.count({age:{$gt:20}})</w:t>
            </w:r>
          </w:p>
        </w:tc>
      </w:tr>
      <w:tr w:rsidR="0020037C">
        <w:trPr>
          <w:trHeight w:hRule="exact" w:val="30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5" w:history="1">
              <w:r w:rsidR="004474D3">
                <w:rPr>
                  <w:rFonts w:ascii="Microsoft JhengHei" w:eastAsia="Microsoft JhengHei" w:hAnsi="Microsoft JhengHei" w:cs="Microsoft JhengHei"/>
                  <w:color w:val="0000FF"/>
                  <w:w w:val="95"/>
                  <w:sz w:val="14"/>
                  <w:szCs w:val="14"/>
                </w:rPr>
                <w:t>db.collectionspace.collection.find()</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查询记录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w:t>
            </w:r>
          </w:p>
        </w:tc>
      </w:tr>
      <w:tr w:rsidR="0020037C">
        <w:trPr>
          <w:trHeight w:hRule="exact" w:val="260"/>
        </w:trPr>
        <w:tc>
          <w:tcPr>
            <w:tcW w:w="2968" w:type="dxa"/>
            <w:tcBorders>
              <w:top w:val="single" w:sz="8" w:space="0" w:color="000000"/>
              <w:left w:val="single" w:sz="8" w:space="0" w:color="000000"/>
              <w:bottom w:val="nil"/>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6" w:history="1">
              <w:r w:rsidR="004474D3">
                <w:rPr>
                  <w:rFonts w:ascii="Microsoft JhengHei" w:eastAsia="Microsoft JhengHei" w:hAnsi="Microsoft JhengHei" w:cs="Microsoft JhengHei"/>
                  <w:color w:val="0000FF"/>
                  <w:w w:val="95"/>
                  <w:sz w:val="14"/>
                  <w:szCs w:val="14"/>
                </w:rPr>
                <w:t>db.collectionspace.collection.aggregate()</w:t>
              </w:r>
            </w:hyperlink>
          </w:p>
        </w:tc>
        <w:tc>
          <w:tcPr>
            <w:tcW w:w="3347" w:type="dxa"/>
            <w:tcBorders>
              <w:top w:val="single" w:sz="8" w:space="0" w:color="000000"/>
              <w:left w:val="nil"/>
              <w:bottom w:val="nil"/>
              <w:right w:val="single" w:sz="8" w:space="0" w:color="000000"/>
            </w:tcBorders>
          </w:tcPr>
          <w:p w:rsidR="0020037C" w:rsidRDefault="004474D3">
            <w:pPr>
              <w:pStyle w:val="TableParagraph"/>
              <w:spacing w:line="20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聚集</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db.foo.bar.aggregate({$project:{name:1,age:1}},</w:t>
            </w:r>
          </w:p>
        </w:tc>
      </w:tr>
      <w:tr w:rsidR="0020037C">
        <w:trPr>
          <w:trHeight w:hRule="exact" w:val="270"/>
        </w:trPr>
        <w:tc>
          <w:tcPr>
            <w:tcW w:w="2968" w:type="dxa"/>
            <w:tcBorders>
              <w:top w:val="nil"/>
              <w:left w:val="single" w:sz="8" w:space="0" w:color="000000"/>
              <w:bottom w:val="nil"/>
              <w:right w:val="nil"/>
            </w:tcBorders>
          </w:tcPr>
          <w:p w:rsidR="0020037C" w:rsidRDefault="0020037C"/>
        </w:tc>
        <w:tc>
          <w:tcPr>
            <w:tcW w:w="3347" w:type="dxa"/>
            <w:tcBorders>
              <w:top w:val="nil"/>
              <w:left w:val="nil"/>
              <w:bottom w:val="nil"/>
              <w:right w:val="single" w:sz="8" w:space="0" w:color="000000"/>
            </w:tcBorders>
          </w:tcPr>
          <w:p w:rsidR="0020037C" w:rsidRDefault="0020037C"/>
        </w:tc>
        <w:tc>
          <w:tcPr>
            <w:tcW w:w="3157" w:type="dxa"/>
            <w:tcBorders>
              <w:top w:val="nil"/>
              <w:left w:val="single" w:sz="8" w:space="0" w:color="000000"/>
              <w:bottom w:val="nil"/>
              <w:right w:val="single" w:sz="8" w:space="0" w:color="000000"/>
            </w:tcBorders>
          </w:tcPr>
          <w:p w:rsidR="0020037C" w:rsidRDefault="004474D3">
            <w:pPr>
              <w:pStyle w:val="TableParagraph"/>
              <w:spacing w:line="19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{$group:{_id:"$sex"}})</w:t>
            </w:r>
          </w:p>
        </w:tc>
      </w:tr>
      <w:tr w:rsidR="0020037C">
        <w:trPr>
          <w:trHeight w:hRule="exact" w:val="300"/>
        </w:trPr>
        <w:tc>
          <w:tcPr>
            <w:tcW w:w="2968" w:type="dxa"/>
            <w:tcBorders>
              <w:top w:val="nil"/>
              <w:left w:val="single" w:sz="8" w:space="0" w:color="000000"/>
              <w:bottom w:val="single" w:sz="8" w:space="0" w:color="000000"/>
              <w:right w:val="nil"/>
            </w:tcBorders>
          </w:tcPr>
          <w:p w:rsidR="0020037C" w:rsidRDefault="00B0609F">
            <w:pPr>
              <w:pStyle w:val="TableParagraph"/>
              <w:spacing w:line="227" w:lineRule="exact"/>
              <w:ind w:left="40"/>
              <w:rPr>
                <w:rFonts w:ascii="Microsoft JhengHei" w:eastAsia="Microsoft JhengHei" w:hAnsi="Microsoft JhengHei" w:cs="Microsoft JhengHei"/>
                <w:sz w:val="14"/>
                <w:szCs w:val="14"/>
              </w:rPr>
            </w:pPr>
            <w:hyperlink w:anchor="_bookmark177" w:history="1">
              <w:r w:rsidR="004474D3">
                <w:rPr>
                  <w:rFonts w:ascii="Microsoft JhengHei" w:eastAsia="Microsoft JhengHei" w:hAnsi="Microsoft JhengHei" w:cs="Microsoft JhengHei"/>
                  <w:color w:val="0000FF"/>
                  <w:w w:val="95"/>
                  <w:sz w:val="14"/>
                  <w:szCs w:val="14"/>
                </w:rPr>
                <w:t>db.collectionspace.collection.remove()</w:t>
              </w:r>
            </w:hyperlink>
          </w:p>
        </w:tc>
        <w:tc>
          <w:tcPr>
            <w:tcW w:w="3347" w:type="dxa"/>
            <w:tcBorders>
              <w:top w:val="nil"/>
              <w:left w:val="nil"/>
              <w:bottom w:val="single" w:sz="8" w:space="0" w:color="000000"/>
              <w:right w:val="single" w:sz="8" w:space="0" w:color="000000"/>
            </w:tcBorders>
          </w:tcPr>
          <w:p w:rsidR="0020037C" w:rsidRDefault="004474D3">
            <w:pPr>
              <w:pStyle w:val="TableParagraph"/>
              <w:spacing w:line="22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删除记录</w:t>
            </w: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db.foo.bar.remove()</w:t>
            </w:r>
          </w:p>
        </w:tc>
      </w:tr>
      <w:tr w:rsidR="0020037C">
        <w:trPr>
          <w:trHeight w:hRule="exact" w:val="30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78" w:history="1">
              <w:r w:rsidR="004474D3">
                <w:rPr>
                  <w:rFonts w:ascii="Microsoft JhengHei" w:eastAsia="Microsoft JhengHei" w:hAnsi="Microsoft JhengHei" w:cs="Microsoft JhengHei"/>
                  <w:color w:val="0000FF"/>
                  <w:w w:val="95"/>
                  <w:sz w:val="14"/>
                  <w:szCs w:val="14"/>
                </w:rPr>
                <w:t>db.collectionspace.collection.createIndex()</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创建索引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db.foo.bar.createIndex("myIndex",{age:-1},false)</w:t>
            </w:r>
          </w:p>
        </w:tc>
      </w:tr>
      <w:tr w:rsidR="0020037C">
        <w:trPr>
          <w:trHeight w:hRule="exact" w:val="30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79" w:history="1">
              <w:r w:rsidR="004474D3">
                <w:rPr>
                  <w:rFonts w:ascii="Microsoft JhengHei" w:eastAsia="Microsoft JhengHei" w:hAnsi="Microsoft JhengHei" w:cs="Microsoft JhengHei"/>
                  <w:color w:val="0000FF"/>
                  <w:w w:val="95"/>
                  <w:sz w:val="14"/>
                  <w:szCs w:val="14"/>
                </w:rPr>
                <w:t>db.collectionspace.collection.dropIndex()</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删除索引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db.foo.bar.dropIndex("myIndex")</w:t>
            </w:r>
          </w:p>
        </w:tc>
      </w:tr>
      <w:tr w:rsidR="0020037C">
        <w:trPr>
          <w:trHeight w:hRule="exact" w:val="30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81" w:history="1">
              <w:r w:rsidR="004474D3">
                <w:rPr>
                  <w:rFonts w:ascii="Microsoft JhengHei" w:eastAsia="Microsoft JhengHei" w:hAnsi="Microsoft JhengHei" w:cs="Microsoft JhengHei"/>
                  <w:color w:val="0000FF"/>
                  <w:w w:val="95"/>
                  <w:sz w:val="14"/>
                  <w:szCs w:val="14"/>
                </w:rPr>
                <w:t>db.collectionspace.collection.getIndex()</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获取索引引用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db.foo.bar.getIndex("myIndex")</w:t>
            </w:r>
          </w:p>
        </w:tc>
      </w:tr>
      <w:tr w:rsidR="0020037C">
        <w:trPr>
          <w:trHeight w:hRule="exact" w:val="30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82" w:history="1">
              <w:r w:rsidR="004474D3">
                <w:rPr>
                  <w:rFonts w:ascii="Microsoft JhengHei" w:eastAsia="Microsoft JhengHei" w:hAnsi="Microsoft JhengHei" w:cs="Microsoft JhengHei"/>
                  <w:color w:val="0000FF"/>
                  <w:w w:val="95"/>
                  <w:sz w:val="14"/>
                  <w:szCs w:val="14"/>
                </w:rPr>
                <w:t>db.collectionspace.collection.listIndexes()</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枚举索引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db.foo.bar.listIndexes()</w:t>
            </w:r>
          </w:p>
        </w:tc>
      </w:tr>
      <w:tr w:rsidR="0020037C">
        <w:trPr>
          <w:trHeight w:hRule="exact" w:val="54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83" w:history="1">
              <w:r w:rsidR="004474D3">
                <w:rPr>
                  <w:rFonts w:ascii="Microsoft JhengHei" w:eastAsia="Microsoft JhengHei" w:hAnsi="Microsoft JhengHei" w:cs="Microsoft JhengHei"/>
                  <w:color w:val="0000FF"/>
                  <w:w w:val="95"/>
                  <w:sz w:val="14"/>
                  <w:szCs w:val="14"/>
                </w:rPr>
                <w:t>db.collectionspace.collection.update()</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更新记录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db.foo.bar.update({$set:{age:25}},{age:{$lte:20}},</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{"":"myIndex"})</w:t>
            </w:r>
          </w:p>
        </w:tc>
      </w:tr>
      <w:tr w:rsidR="0020037C">
        <w:trPr>
          <w:trHeight w:hRule="exact" w:val="540"/>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84" w:history="1">
              <w:r w:rsidR="004474D3">
                <w:rPr>
                  <w:rFonts w:ascii="Microsoft JhengHei" w:eastAsia="Microsoft JhengHei" w:hAnsi="Microsoft JhengHei" w:cs="Microsoft JhengHei"/>
                  <w:color w:val="0000FF"/>
                  <w:w w:val="95"/>
                  <w:sz w:val="14"/>
                  <w:szCs w:val="14"/>
                </w:rPr>
                <w:t>db.collectionspace.collection.upsert()</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更新记录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db.foo.bar.update({$set:{age:25}},{a:1},</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{"":"myIndex"})</w:t>
            </w:r>
          </w:p>
        </w:tc>
      </w:tr>
      <w:tr w:rsidR="0020037C">
        <w:trPr>
          <w:trHeight w:hRule="exact" w:val="305"/>
        </w:trPr>
        <w:tc>
          <w:tcPr>
            <w:tcW w:w="296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85" w:history="1">
              <w:r w:rsidR="004474D3">
                <w:rPr>
                  <w:rFonts w:ascii="Microsoft JhengHei" w:eastAsia="Microsoft JhengHei" w:hAnsi="Microsoft JhengHei" w:cs="Microsoft JhengHei"/>
                  <w:color w:val="0000FF"/>
                  <w:w w:val="95"/>
                  <w:sz w:val="14"/>
                  <w:szCs w:val="14"/>
                </w:rPr>
                <w:t>db.collectionspace.collection.split()</w:t>
              </w:r>
            </w:hyperlink>
          </w:p>
        </w:tc>
        <w:tc>
          <w:tcPr>
            <w:tcW w:w="3347"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3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w:t>
            </w:r>
            <w:r w:rsidR="00423ADE">
              <w:rPr>
                <w:rFonts w:ascii="Microsoft JhengHei" w:eastAsia="Microsoft JhengHei" w:hAnsi="Microsoft JhengHei" w:cs="Microsoft JhengHei"/>
                <w:sz w:val="14"/>
                <w:szCs w:val="14"/>
              </w:rPr>
              <w:t>分区</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rsidP="00B20037">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db.foo.bar.split("</w:t>
            </w:r>
            <w:r w:rsidR="000E03BB">
              <w:rPr>
                <w:rFonts w:ascii="Microsoft JhengHei" w:hAnsi="Microsoft JhengHei" w:cs="Microsoft JhengHei" w:hint="eastAsia"/>
                <w:w w:val="95"/>
                <w:sz w:val="14"/>
                <w:szCs w:val="14"/>
                <w:lang w:eastAsia="zh-CN"/>
              </w:rPr>
              <w:t>sourceRG</w:t>
            </w:r>
            <w:r>
              <w:rPr>
                <w:rFonts w:ascii="Microsoft JhengHei" w:eastAsia="Microsoft JhengHei" w:hAnsi="Microsoft JhengHei" w:cs="Microsoft JhengHei"/>
                <w:w w:val="95"/>
                <w:sz w:val="14"/>
                <w:szCs w:val="14"/>
              </w:rPr>
              <w:t>","</w:t>
            </w:r>
            <w:r w:rsidR="000E03BB">
              <w:rPr>
                <w:rFonts w:ascii="Microsoft JhengHei" w:hAnsi="Microsoft JhengHei" w:cs="Microsoft JhengHei" w:hint="eastAsia"/>
                <w:w w:val="95"/>
                <w:sz w:val="14"/>
                <w:szCs w:val="14"/>
                <w:lang w:eastAsia="zh-CN"/>
              </w:rPr>
              <w:t>targetRG</w:t>
            </w:r>
            <w:r>
              <w:rPr>
                <w:rFonts w:ascii="Microsoft JhengHei" w:eastAsia="Microsoft JhengHei" w:hAnsi="Microsoft JhengHei" w:cs="Microsoft JhengHei"/>
                <w:w w:val="95"/>
                <w:sz w:val="14"/>
                <w:szCs w:val="14"/>
              </w:rPr>
              <w:t>",{age:20})</w:t>
            </w:r>
          </w:p>
        </w:tc>
      </w:tr>
    </w:tbl>
    <w:p w:rsidR="0020037C" w:rsidRDefault="0020037C">
      <w:pPr>
        <w:spacing w:before="3" w:line="200" w:lineRule="exact"/>
        <w:rPr>
          <w:sz w:val="20"/>
          <w:szCs w:val="20"/>
        </w:rPr>
      </w:pPr>
    </w:p>
    <w:p w:rsidR="0020037C" w:rsidRDefault="004474D3">
      <w:pPr>
        <w:pStyle w:val="BodyText"/>
        <w:spacing w:line="310" w:lineRule="exact"/>
        <w:ind w:left="113"/>
      </w:pPr>
      <w:r>
        <w:t>集群方法</w:t>
      </w:r>
    </w:p>
    <w:p w:rsidR="0020037C" w:rsidRDefault="0020037C">
      <w:pPr>
        <w:spacing w:before="2" w:line="110" w:lineRule="exact"/>
        <w:rPr>
          <w:sz w:val="11"/>
          <w:szCs w:val="11"/>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B0609F">
      <w:pPr>
        <w:spacing w:before="6"/>
        <w:ind w:right="228"/>
        <w:jc w:val="right"/>
        <w:rPr>
          <w:rFonts w:ascii="Microsoft JhengHei" w:eastAsia="Microsoft JhengHei" w:hAnsi="Microsoft JhengHei" w:cs="Microsoft JhengHei"/>
          <w:sz w:val="14"/>
          <w:szCs w:val="14"/>
        </w:rPr>
      </w:pPr>
      <w:r w:rsidRPr="00B0609F">
        <w:rPr>
          <w:rFonts w:eastAsiaTheme="minorHAnsi"/>
        </w:rPr>
        <w:pict>
          <v:shape id="_x0000_s2739" type="#_x0000_t202" style="position:absolute;left:0;text-align:left;margin-left:81.2pt;margin-top:-44.25pt;width:475.1pt;height:136pt;z-index:-251657728;mso-position-horizontal-relative:page" filled="f" stroked="f">
            <v:textbox inset="0,0,0,0">
              <w:txbxContent>
                <w:tbl>
                  <w:tblPr>
                    <w:tblW w:w="0" w:type="auto"/>
                    <w:tblLayout w:type="fixed"/>
                    <w:tblCellMar>
                      <w:left w:w="0" w:type="dxa"/>
                      <w:right w:w="0" w:type="dxa"/>
                    </w:tblCellMar>
                    <w:tblLook w:val="01E0"/>
                  </w:tblPr>
                  <w:tblGrid>
                    <w:gridCol w:w="2163"/>
                    <w:gridCol w:w="4152"/>
                    <w:gridCol w:w="3157"/>
                  </w:tblGrid>
                  <w:tr w:rsidR="005807CE">
                    <w:trPr>
                      <w:trHeight w:hRule="exact" w:val="295"/>
                    </w:trPr>
                    <w:tc>
                      <w:tcPr>
                        <w:tcW w:w="2163"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12"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5807CE">
                    <w:trPr>
                      <w:trHeight w:hRule="exact" w:val="300"/>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186" w:history="1">
                          <w:r w:rsidR="005807CE">
                            <w:rPr>
                              <w:rFonts w:ascii="Microsoft JhengHei" w:eastAsia="Microsoft JhengHei" w:hAnsi="Microsoft JhengHei" w:cs="Microsoft JhengHei"/>
                              <w:color w:val="0000FF"/>
                              <w:w w:val="95"/>
                              <w:sz w:val="14"/>
                              <w:szCs w:val="14"/>
                            </w:rPr>
                            <w:t>rg.start()</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启动分区组</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rg.start()</w:t>
                        </w:r>
                      </w:p>
                    </w:tc>
                  </w:tr>
                  <w:tr w:rsidR="005807CE">
                    <w:trPr>
                      <w:trHeight w:hRule="exact" w:val="300"/>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189" w:history="1">
                          <w:r w:rsidR="005807CE">
                            <w:rPr>
                              <w:rFonts w:ascii="Microsoft JhengHei" w:eastAsia="Microsoft JhengHei" w:hAnsi="Microsoft JhengHei" w:cs="Microsoft JhengHei"/>
                              <w:color w:val="0000FF"/>
                              <w:w w:val="95"/>
                              <w:sz w:val="14"/>
                              <w:szCs w:val="14"/>
                            </w:rPr>
                            <w:t>rg.getDetail()</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查看分区组信息</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rg.getDetail()</w:t>
                        </w:r>
                      </w:p>
                    </w:tc>
                  </w:tr>
                  <w:tr w:rsidR="005807CE">
                    <w:trPr>
                      <w:trHeight w:hRule="exact" w:val="300"/>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187" w:history="1">
                          <w:r w:rsidR="005807CE">
                            <w:rPr>
                              <w:rFonts w:ascii="Microsoft JhengHei" w:eastAsia="Microsoft JhengHei" w:hAnsi="Microsoft JhengHei" w:cs="Microsoft JhengHei"/>
                              <w:color w:val="0000FF"/>
                              <w:w w:val="95"/>
                              <w:sz w:val="14"/>
                              <w:szCs w:val="14"/>
                            </w:rPr>
                            <w:t>rg.createNode()</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创建节点</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ight="-1"/>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rg.createNode(&lt;host&gt;,&lt;service&gt;,&lt;dbpath&gt;[,&lt;confi</w:t>
                        </w:r>
                      </w:p>
                    </w:tc>
                  </w:tr>
                  <w:tr w:rsidR="005807CE">
                    <w:trPr>
                      <w:trHeight w:hRule="exact" w:val="305"/>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188" w:history="1">
                          <w:r w:rsidR="005807CE">
                            <w:rPr>
                              <w:rFonts w:ascii="Microsoft JhengHei" w:eastAsia="Microsoft JhengHei" w:hAnsi="Microsoft JhengHei" w:cs="Microsoft JhengHei"/>
                              <w:color w:val="0000FF"/>
                              <w:w w:val="95"/>
                              <w:sz w:val="14"/>
                              <w:szCs w:val="14"/>
                            </w:rPr>
                            <w:t>rg.removeNode()</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删除节点</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rg.removeNode(&lt;host&gt;,&lt;service&gt;[,&lt;config&gt;])</w:t>
                        </w:r>
                      </w:p>
                    </w:tc>
                  </w:tr>
                  <w:tr w:rsidR="005807CE">
                    <w:trPr>
                      <w:trHeight w:hRule="exact" w:val="305"/>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12" w:lineRule="exact"/>
                          <w:ind w:left="40"/>
                          <w:rPr>
                            <w:rFonts w:ascii="Microsoft JhengHei" w:eastAsia="Microsoft JhengHei" w:hAnsi="Microsoft JhengHei" w:cs="Microsoft JhengHei"/>
                            <w:sz w:val="14"/>
                            <w:szCs w:val="14"/>
                          </w:rPr>
                        </w:pPr>
                        <w:hyperlink w:anchor="_bookmark190" w:history="1">
                          <w:r w:rsidR="005807CE">
                            <w:rPr>
                              <w:rFonts w:ascii="Microsoft JhengHei" w:eastAsia="Microsoft JhengHei" w:hAnsi="Microsoft JhengHei" w:cs="Microsoft JhengHei"/>
                              <w:color w:val="0000FF"/>
                              <w:w w:val="95"/>
                              <w:sz w:val="14"/>
                              <w:szCs w:val="14"/>
                            </w:rPr>
                            <w:t>rg.getMaster()</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12"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查看主节点信息</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rg.getMaster()</w:t>
                        </w:r>
                      </w:p>
                    </w:tc>
                  </w:tr>
                  <w:tr w:rsidR="005807CE">
                    <w:trPr>
                      <w:trHeight w:hRule="exact" w:val="300"/>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07" w:lineRule="exact"/>
                          <w:ind w:left="40"/>
                          <w:rPr>
                            <w:rFonts w:ascii="Microsoft JhengHei" w:eastAsia="Microsoft JhengHei" w:hAnsi="Microsoft JhengHei" w:cs="Microsoft JhengHei"/>
                            <w:sz w:val="14"/>
                            <w:szCs w:val="14"/>
                          </w:rPr>
                        </w:pPr>
                        <w:hyperlink w:anchor="_bookmark191" w:history="1">
                          <w:r w:rsidR="005807CE">
                            <w:rPr>
                              <w:rFonts w:ascii="Microsoft JhengHei" w:eastAsia="Microsoft JhengHei" w:hAnsi="Microsoft JhengHei" w:cs="Microsoft JhengHei"/>
                              <w:color w:val="0000FF"/>
                              <w:w w:val="95"/>
                              <w:sz w:val="14"/>
                              <w:szCs w:val="14"/>
                            </w:rPr>
                            <w:t>rg.getSlave()</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07"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查看从节点信息</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rg.getSlave()</w:t>
                        </w:r>
                      </w:p>
                    </w:tc>
                  </w:tr>
                  <w:tr w:rsidR="005807CE">
                    <w:trPr>
                      <w:trHeight w:hRule="exact" w:val="300"/>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07" w:lineRule="exact"/>
                          <w:ind w:left="40"/>
                          <w:rPr>
                            <w:rFonts w:ascii="Microsoft JhengHei" w:eastAsia="Microsoft JhengHei" w:hAnsi="Microsoft JhengHei" w:cs="Microsoft JhengHei"/>
                            <w:sz w:val="14"/>
                            <w:szCs w:val="14"/>
                          </w:rPr>
                        </w:pPr>
                        <w:hyperlink w:anchor="_bookmark192" w:history="1">
                          <w:r w:rsidR="005807CE">
                            <w:rPr>
                              <w:rFonts w:ascii="Microsoft JhengHei" w:eastAsia="Microsoft JhengHei" w:hAnsi="Microsoft JhengHei" w:cs="Microsoft JhengHei"/>
                              <w:color w:val="0000FF"/>
                              <w:w w:val="90"/>
                              <w:sz w:val="14"/>
                              <w:szCs w:val="14"/>
                            </w:rPr>
                            <w:t>rg.getNode()</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07"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查看所有节点信息</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rg.getNode()</w:t>
                        </w:r>
                      </w:p>
                    </w:tc>
                  </w:tr>
                  <w:tr w:rsidR="005807CE">
                    <w:trPr>
                      <w:trHeight w:hRule="exact" w:val="295"/>
                    </w:trPr>
                    <w:tc>
                      <w:tcPr>
                        <w:tcW w:w="2163" w:type="dxa"/>
                        <w:tcBorders>
                          <w:top w:val="single" w:sz="8" w:space="0" w:color="000000"/>
                          <w:left w:val="single" w:sz="8" w:space="0" w:color="000000"/>
                          <w:bottom w:val="single" w:sz="8" w:space="0" w:color="000000"/>
                          <w:right w:val="nil"/>
                        </w:tcBorders>
                      </w:tcPr>
                      <w:p w:rsidR="005807CE" w:rsidRDefault="00B0609F">
                        <w:pPr>
                          <w:pStyle w:val="TableParagraph"/>
                          <w:spacing w:line="207" w:lineRule="exact"/>
                          <w:ind w:left="40"/>
                          <w:rPr>
                            <w:rFonts w:ascii="Microsoft JhengHei" w:eastAsia="Microsoft JhengHei" w:hAnsi="Microsoft JhengHei" w:cs="Microsoft JhengHei"/>
                            <w:sz w:val="14"/>
                            <w:szCs w:val="14"/>
                          </w:rPr>
                        </w:pPr>
                        <w:hyperlink w:anchor="_bookmark193" w:history="1">
                          <w:r w:rsidR="005807CE">
                            <w:rPr>
                              <w:rFonts w:ascii="Microsoft JhengHei" w:eastAsia="Microsoft JhengHei" w:hAnsi="Microsoft JhengHei" w:cs="Microsoft JhengHei"/>
                              <w:color w:val="0000FF"/>
                              <w:w w:val="95"/>
                              <w:sz w:val="14"/>
                              <w:szCs w:val="14"/>
                            </w:rPr>
                            <w:t>rg.stop()</w:t>
                          </w:r>
                        </w:hyperlink>
                      </w:p>
                    </w:tc>
                    <w:tc>
                      <w:tcPr>
                        <w:tcW w:w="4152" w:type="dxa"/>
                        <w:tcBorders>
                          <w:top w:val="single" w:sz="8" w:space="0" w:color="000000"/>
                          <w:left w:val="nil"/>
                          <w:bottom w:val="single" w:sz="8" w:space="0" w:color="000000"/>
                          <w:right w:val="single" w:sz="8" w:space="0" w:color="000000"/>
                        </w:tcBorders>
                      </w:tcPr>
                      <w:p w:rsidR="005807CE" w:rsidRDefault="005807CE">
                        <w:pPr>
                          <w:pStyle w:val="TableParagraph"/>
                          <w:spacing w:line="207" w:lineRule="exact"/>
                          <w:ind w:left="104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停止分区组</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rg.stop()</w:t>
                        </w:r>
                      </w:p>
                    </w:tc>
                  </w:tr>
                </w:tbl>
                <w:p w:rsidR="005807CE" w:rsidRDefault="005807CE"/>
              </w:txbxContent>
            </v:textbox>
            <w10:wrap anchorx="page"/>
          </v:shape>
        </w:pict>
      </w:r>
      <w:r w:rsidR="004474D3">
        <w:rPr>
          <w:rFonts w:ascii="Microsoft JhengHei" w:eastAsia="Microsoft JhengHei" w:hAnsi="Microsoft JhengHei" w:cs="Microsoft JhengHei"/>
          <w:w w:val="80"/>
          <w:sz w:val="14"/>
          <w:szCs w:val="14"/>
        </w:rPr>
        <w:t>g&gt;])</w:t>
      </w:r>
    </w:p>
    <w:p w:rsidR="0020037C" w:rsidRDefault="0020037C">
      <w:pPr>
        <w:spacing w:before="1" w:line="190" w:lineRule="exact"/>
        <w:rPr>
          <w:sz w:val="19"/>
          <w:szCs w:val="19"/>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4474D3">
      <w:pPr>
        <w:pStyle w:val="BodyText"/>
        <w:spacing w:line="310" w:lineRule="exact"/>
        <w:ind w:left="113"/>
      </w:pPr>
      <w:r>
        <w:t>节点方法</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2359"/>
        <w:gridCol w:w="3956"/>
        <w:gridCol w:w="3157"/>
      </w:tblGrid>
      <w:tr w:rsidR="0020037C">
        <w:trPr>
          <w:trHeight w:hRule="exact" w:val="305"/>
        </w:trPr>
        <w:tc>
          <w:tcPr>
            <w:tcW w:w="235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3956"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4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2359"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94" w:history="1">
              <w:r w:rsidR="004474D3">
                <w:rPr>
                  <w:rFonts w:ascii="Microsoft JhengHei" w:eastAsia="Microsoft JhengHei" w:hAnsi="Microsoft JhengHei" w:cs="Microsoft JhengHei"/>
                  <w:color w:val="0000FF"/>
                  <w:w w:val="95"/>
                  <w:sz w:val="14"/>
                  <w:szCs w:val="14"/>
                </w:rPr>
                <w:t>node.start()</w:t>
              </w:r>
            </w:hyperlink>
          </w:p>
        </w:tc>
        <w:tc>
          <w:tcPr>
            <w:tcW w:w="395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启动节点</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node.start()</w:t>
            </w:r>
          </w:p>
        </w:tc>
      </w:tr>
      <w:tr w:rsidR="0020037C">
        <w:trPr>
          <w:trHeight w:hRule="exact" w:val="300"/>
        </w:trPr>
        <w:tc>
          <w:tcPr>
            <w:tcW w:w="2359"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95" w:history="1">
              <w:r w:rsidR="004474D3">
                <w:rPr>
                  <w:rFonts w:ascii="Microsoft JhengHei" w:eastAsia="Microsoft JhengHei" w:hAnsi="Microsoft JhengHei" w:cs="Microsoft JhengHei"/>
                  <w:color w:val="0000FF"/>
                  <w:w w:val="95"/>
                  <w:sz w:val="14"/>
                  <w:szCs w:val="14"/>
                </w:rPr>
                <w:t>node.connect()</w:t>
              </w:r>
            </w:hyperlink>
          </w:p>
        </w:tc>
        <w:tc>
          <w:tcPr>
            <w:tcW w:w="395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8"/>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返回连接节点的主机名和端口号</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node.connect()</w:t>
            </w:r>
          </w:p>
        </w:tc>
      </w:tr>
      <w:tr w:rsidR="0020037C">
        <w:trPr>
          <w:trHeight w:hRule="exact" w:val="300"/>
        </w:trPr>
        <w:tc>
          <w:tcPr>
            <w:tcW w:w="2359"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96" w:history="1">
              <w:r w:rsidR="004474D3">
                <w:rPr>
                  <w:rFonts w:ascii="Microsoft JhengHei" w:eastAsia="Microsoft JhengHei" w:hAnsi="Microsoft JhengHei" w:cs="Microsoft JhengHei"/>
                  <w:color w:val="0000FF"/>
                  <w:w w:val="95"/>
                  <w:sz w:val="14"/>
                  <w:szCs w:val="14"/>
                </w:rPr>
                <w:t>node.getHostName()</w:t>
              </w:r>
            </w:hyperlink>
          </w:p>
        </w:tc>
        <w:tc>
          <w:tcPr>
            <w:tcW w:w="395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获取节点的主机名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node.getHostName()</w:t>
            </w:r>
          </w:p>
        </w:tc>
      </w:tr>
      <w:tr w:rsidR="0020037C">
        <w:trPr>
          <w:trHeight w:hRule="exact" w:val="300"/>
        </w:trPr>
        <w:tc>
          <w:tcPr>
            <w:tcW w:w="2359"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97" w:history="1">
              <w:r w:rsidR="004474D3">
                <w:rPr>
                  <w:rFonts w:ascii="Microsoft JhengHei" w:eastAsia="Microsoft JhengHei" w:hAnsi="Microsoft JhengHei" w:cs="Microsoft JhengHei"/>
                  <w:color w:val="0000FF"/>
                  <w:w w:val="95"/>
                  <w:sz w:val="14"/>
                  <w:szCs w:val="14"/>
                </w:rPr>
                <w:t>node.getServiceName()</w:t>
              </w:r>
            </w:hyperlink>
          </w:p>
        </w:tc>
        <w:tc>
          <w:tcPr>
            <w:tcW w:w="395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8"/>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获得节点的服务器名称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node.getServiceName()</w:t>
            </w:r>
          </w:p>
        </w:tc>
      </w:tr>
      <w:tr w:rsidR="0020037C">
        <w:trPr>
          <w:trHeight w:hRule="exact" w:val="295"/>
        </w:trPr>
        <w:tc>
          <w:tcPr>
            <w:tcW w:w="2359"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98" w:history="1">
              <w:r w:rsidR="004474D3">
                <w:rPr>
                  <w:rFonts w:ascii="Microsoft JhengHei" w:eastAsia="Microsoft JhengHei" w:hAnsi="Microsoft JhengHei" w:cs="Microsoft JhengHei"/>
                  <w:color w:val="0000FF"/>
                  <w:w w:val="95"/>
                  <w:sz w:val="14"/>
                  <w:szCs w:val="14"/>
                </w:rPr>
                <w:t>node.getNodeDetail()</w:t>
              </w:r>
            </w:hyperlink>
          </w:p>
        </w:tc>
        <w:tc>
          <w:tcPr>
            <w:tcW w:w="395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4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获得节点信息</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node.getNodeDetail()</w:t>
            </w:r>
          </w:p>
        </w:tc>
      </w:tr>
    </w:tbl>
    <w:p w:rsidR="0020037C" w:rsidRDefault="0020037C">
      <w:pPr>
        <w:spacing w:line="207" w:lineRule="exact"/>
        <w:rPr>
          <w:rFonts w:ascii="Microsoft JhengHei" w:eastAsia="Microsoft JhengHei" w:hAnsi="Microsoft JhengHei" w:cs="Microsoft JhengHei"/>
          <w:sz w:val="14"/>
          <w:szCs w:val="14"/>
        </w:rPr>
        <w:sectPr w:rsidR="0020037C">
          <w:pgSz w:w="12240" w:h="15840"/>
          <w:pgMar w:top="900" w:right="680" w:bottom="280" w:left="1520" w:header="713" w:footer="0" w:gutter="0"/>
          <w:cols w:space="720"/>
        </w:sectPr>
      </w:pPr>
    </w:p>
    <w:p w:rsidR="0020037C" w:rsidRDefault="0020037C">
      <w:pPr>
        <w:spacing w:before="11" w:line="200" w:lineRule="exact"/>
        <w:rPr>
          <w:sz w:val="20"/>
          <w:szCs w:val="20"/>
        </w:rPr>
      </w:pPr>
    </w:p>
    <w:tbl>
      <w:tblPr>
        <w:tblW w:w="0" w:type="auto"/>
        <w:tblInd w:w="923" w:type="dxa"/>
        <w:tblLayout w:type="fixed"/>
        <w:tblCellMar>
          <w:left w:w="0" w:type="dxa"/>
          <w:right w:w="0" w:type="dxa"/>
        </w:tblCellMar>
        <w:tblLook w:val="01E0"/>
      </w:tblPr>
      <w:tblGrid>
        <w:gridCol w:w="1986"/>
        <w:gridCol w:w="4328"/>
        <w:gridCol w:w="3157"/>
      </w:tblGrid>
      <w:tr w:rsidR="0020037C">
        <w:trPr>
          <w:trHeight w:hRule="exact" w:val="305"/>
        </w:trPr>
        <w:tc>
          <w:tcPr>
            <w:tcW w:w="1986"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4328" w:type="dxa"/>
            <w:tcBorders>
              <w:top w:val="nil"/>
              <w:left w:val="nil"/>
              <w:bottom w:val="nil"/>
              <w:right w:val="single" w:sz="8" w:space="0" w:color="000000"/>
            </w:tcBorders>
          </w:tcPr>
          <w:p w:rsidR="0020037C" w:rsidRDefault="004474D3">
            <w:pPr>
              <w:pStyle w:val="TableParagraph"/>
              <w:spacing w:line="222" w:lineRule="exact"/>
              <w:ind w:left="122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295"/>
        </w:trPr>
        <w:tc>
          <w:tcPr>
            <w:tcW w:w="1986"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99" w:history="1">
              <w:r w:rsidR="004474D3">
                <w:rPr>
                  <w:rFonts w:ascii="Microsoft JhengHei" w:eastAsia="Microsoft JhengHei" w:hAnsi="Microsoft JhengHei" w:cs="Microsoft JhengHei"/>
                  <w:color w:val="0000FF"/>
                  <w:w w:val="95"/>
                  <w:sz w:val="14"/>
                  <w:szCs w:val="14"/>
                </w:rPr>
                <w:t>node.stop()</w:t>
              </w:r>
            </w:hyperlink>
          </w:p>
        </w:tc>
        <w:tc>
          <w:tcPr>
            <w:tcW w:w="4328" w:type="dxa"/>
            <w:tcBorders>
              <w:top w:val="nil"/>
              <w:left w:val="nil"/>
              <w:bottom w:val="nil"/>
              <w:right w:val="single" w:sz="8" w:space="0" w:color="000000"/>
            </w:tcBorders>
          </w:tcPr>
          <w:p w:rsidR="0020037C" w:rsidRDefault="004474D3">
            <w:pPr>
              <w:pStyle w:val="TableParagraph"/>
              <w:spacing w:line="217" w:lineRule="exact"/>
              <w:ind w:left="122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停止节点</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node.stop()</w:t>
            </w:r>
          </w:p>
        </w:tc>
      </w:tr>
    </w:tbl>
    <w:p w:rsidR="0020037C" w:rsidRDefault="0020037C">
      <w:pPr>
        <w:spacing w:before="3" w:line="200" w:lineRule="exact"/>
        <w:rPr>
          <w:sz w:val="20"/>
          <w:szCs w:val="20"/>
        </w:rPr>
      </w:pPr>
    </w:p>
    <w:p w:rsidR="0020037C" w:rsidRDefault="004474D3">
      <w:pPr>
        <w:pStyle w:val="BodyText"/>
        <w:spacing w:line="310" w:lineRule="exact"/>
      </w:pPr>
      <w:r>
        <w:t>Cursor方法</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2354"/>
        <w:gridCol w:w="3961"/>
        <w:gridCol w:w="3157"/>
      </w:tblGrid>
      <w:tr w:rsidR="0020037C">
        <w:trPr>
          <w:trHeight w:hRule="exact" w:val="305"/>
        </w:trPr>
        <w:tc>
          <w:tcPr>
            <w:tcW w:w="235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方法名</w:t>
            </w:r>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5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0" w:history="1">
              <w:r w:rsidR="004474D3">
                <w:rPr>
                  <w:rFonts w:ascii="Microsoft JhengHei" w:eastAsia="Microsoft JhengHei" w:hAnsi="Microsoft JhengHei" w:cs="Microsoft JhengHei"/>
                  <w:color w:val="0000FF"/>
                  <w:w w:val="95"/>
                  <w:sz w:val="14"/>
                  <w:szCs w:val="14"/>
                </w:rPr>
                <w:t>cursor.sort()</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对结果集按指定字段排序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db.foo.bar.find().sort({age:1})</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1" w:history="1">
              <w:r w:rsidR="004474D3">
                <w:rPr>
                  <w:rFonts w:ascii="Microsoft JhengHei" w:eastAsia="Microsoft JhengHei" w:hAnsi="Microsoft JhengHei" w:cs="Microsoft JhengHei"/>
                  <w:color w:val="0000FF"/>
                  <w:w w:val="95"/>
                  <w:sz w:val="14"/>
                  <w:szCs w:val="14"/>
                </w:rPr>
                <w:t>cursor.hint()</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按指定的索引遍历结果集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db.foo.bar.find().hint({"":"Index"})</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2" w:history="1">
              <w:r w:rsidR="004474D3">
                <w:rPr>
                  <w:rFonts w:ascii="Microsoft JhengHei" w:eastAsia="Microsoft JhengHei" w:hAnsi="Microsoft JhengHei" w:cs="Microsoft JhengHei"/>
                  <w:color w:val="0000FF"/>
                  <w:w w:val="95"/>
                  <w:sz w:val="14"/>
                  <w:szCs w:val="14"/>
                </w:rPr>
                <w:t>cursor.limit()</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指定结果集返回记录的条数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db.foo.bar.find().limit(10)</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3" w:history="1">
              <w:r w:rsidR="004474D3">
                <w:rPr>
                  <w:rFonts w:ascii="Microsoft JhengHei" w:eastAsia="Microsoft JhengHei" w:hAnsi="Microsoft JhengHei" w:cs="Microsoft JhengHei"/>
                  <w:color w:val="0000FF"/>
                  <w:w w:val="95"/>
                  <w:sz w:val="14"/>
                  <w:szCs w:val="14"/>
                </w:rPr>
                <w:t>cursor.skip()</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指定结果集从哪条记录开始返回</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db.foo.bar.find().skip(10)</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4" w:history="1">
              <w:r w:rsidR="004474D3">
                <w:rPr>
                  <w:rFonts w:ascii="Microsoft JhengHei" w:eastAsia="Microsoft JhengHei" w:hAnsi="Microsoft JhengHei" w:cs="Microsoft JhengHei"/>
                  <w:color w:val="0000FF"/>
                  <w:sz w:val="14"/>
                  <w:szCs w:val="14"/>
                </w:rPr>
                <w:t>cursor.current()</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返回当前游标指向的记录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db.foo.bar.find().current()</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color w:val="0000FF"/>
                <w:w w:val="95"/>
                <w:sz w:val="14"/>
                <w:szCs w:val="14"/>
              </w:rPr>
              <w:t>cursor.deleteCurrent()</w:t>
            </w:r>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删除当前游标指向的记录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db.foo.bar.find().deleteCurrent()</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5" w:history="1">
              <w:r w:rsidR="004474D3">
                <w:rPr>
                  <w:rFonts w:ascii="Microsoft JhengHei" w:eastAsia="Microsoft JhengHei" w:hAnsi="Microsoft JhengHei" w:cs="Microsoft JhengHei"/>
                  <w:color w:val="0000FF"/>
                  <w:w w:val="95"/>
                  <w:sz w:val="14"/>
                  <w:szCs w:val="14"/>
                </w:rPr>
                <w:t>cursor.next()</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返回当前游标的下一条记录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db.foo.bar.find().next()</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color w:val="0000FF"/>
                <w:w w:val="95"/>
                <w:sz w:val="14"/>
                <w:szCs w:val="14"/>
              </w:rPr>
              <w:t>cursor.updateCurrent()</w:t>
            </w:r>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更新当前游标指向的记录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db.foo.bar.find.()updateCurrent({$set:{age:25}})</w:t>
            </w:r>
          </w:p>
        </w:tc>
      </w:tr>
      <w:tr w:rsidR="0020037C">
        <w:trPr>
          <w:trHeight w:hRule="exact" w:val="300"/>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6" w:history="1">
              <w:r w:rsidR="004474D3">
                <w:rPr>
                  <w:rFonts w:ascii="Microsoft JhengHei" w:eastAsia="Microsoft JhengHei" w:hAnsi="Microsoft JhengHei" w:cs="Microsoft JhengHei"/>
                  <w:color w:val="0000FF"/>
                  <w:w w:val="95"/>
                  <w:sz w:val="14"/>
                  <w:szCs w:val="14"/>
                </w:rPr>
                <w:t>cursor.size()</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返回当前游标到最终游标的距离</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db.foo.bar.find().size()</w:t>
            </w:r>
          </w:p>
        </w:tc>
      </w:tr>
      <w:tr w:rsidR="0020037C">
        <w:trPr>
          <w:trHeight w:hRule="exact" w:val="295"/>
        </w:trPr>
        <w:tc>
          <w:tcPr>
            <w:tcW w:w="235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07" w:history="1">
              <w:r w:rsidR="004474D3">
                <w:rPr>
                  <w:rFonts w:ascii="Microsoft JhengHei" w:eastAsia="Microsoft JhengHei" w:hAnsi="Microsoft JhengHei" w:cs="Microsoft JhengHei"/>
                  <w:color w:val="0000FF"/>
                  <w:w w:val="95"/>
                  <w:sz w:val="14"/>
                  <w:szCs w:val="14"/>
                </w:rPr>
                <w:t>cursor.toArray()</w:t>
              </w:r>
            </w:hyperlink>
          </w:p>
        </w:tc>
        <w:tc>
          <w:tcPr>
            <w:tcW w:w="3961"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5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以数组的形式返回结果集</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db.foo.bar.find.toArray()</w:t>
            </w:r>
          </w:p>
        </w:tc>
      </w:tr>
    </w:tbl>
    <w:p w:rsidR="0020037C" w:rsidRDefault="0020037C">
      <w:pPr>
        <w:spacing w:before="5" w:line="140" w:lineRule="exact"/>
        <w:rPr>
          <w:sz w:val="14"/>
          <w:szCs w:val="14"/>
        </w:rPr>
      </w:pPr>
    </w:p>
    <w:p w:rsidR="00E453E3" w:rsidRDefault="00C06C72">
      <w:pPr>
        <w:pStyle w:val="Heading3"/>
        <w:ind w:leftChars="251" w:left="552"/>
      </w:pPr>
      <w:bookmarkStart w:id="404" w:name="db.createCS()"/>
      <w:bookmarkStart w:id="405" w:name="_bookmark152"/>
      <w:bookmarkEnd w:id="404"/>
      <w:bookmarkEnd w:id="405"/>
      <w:r>
        <w:rPr>
          <w:w w:val="90"/>
        </w:rPr>
        <w:t>db.getCS()</w:t>
      </w:r>
    </w:p>
    <w:p w:rsidR="00E453E3" w:rsidRDefault="00E453E3">
      <w:pPr>
        <w:spacing w:before="9" w:line="190" w:lineRule="exact"/>
        <w:ind w:leftChars="200" w:left="440"/>
        <w:rPr>
          <w:sz w:val="19"/>
          <w:szCs w:val="19"/>
        </w:rPr>
      </w:pPr>
    </w:p>
    <w:p w:rsidR="00E453E3" w:rsidRDefault="00C06C72">
      <w:pPr>
        <w:pStyle w:val="BodyText"/>
        <w:spacing w:line="251" w:lineRule="auto"/>
        <w:ind w:leftChars="479" w:left="1054" w:rightChars="3256" w:right="7163"/>
      </w:pPr>
      <w:r>
        <w:rPr>
          <w:w w:val="95"/>
        </w:rPr>
        <w:t>db.getCS(&lt;name&gt;)</w:t>
      </w:r>
      <w:r>
        <w:rPr>
          <w:w w:val="90"/>
        </w:rPr>
        <w:t xml:space="preserve"> </w:t>
      </w:r>
      <w:r>
        <w:rPr>
          <w:w w:val="95"/>
        </w:rPr>
        <w:t>返回指定集合空间对象的引用。</w:t>
      </w:r>
    </w:p>
    <w:p w:rsidR="00E453E3" w:rsidRDefault="00E453E3">
      <w:pPr>
        <w:spacing w:before="4" w:line="180" w:lineRule="exact"/>
        <w:ind w:leftChars="200" w:left="440"/>
        <w:rPr>
          <w:sz w:val="18"/>
          <w:szCs w:val="18"/>
        </w:rPr>
      </w:pPr>
    </w:p>
    <w:p w:rsidR="00E453E3" w:rsidRDefault="00C06C72">
      <w:pPr>
        <w:pStyle w:val="BodyText"/>
        <w:ind w:leftChars="479" w:left="1054"/>
      </w:pPr>
      <w:r>
        <w:t>参数描述</w:t>
      </w:r>
    </w:p>
    <w:p w:rsidR="00E453E3" w:rsidRDefault="00E453E3">
      <w:pPr>
        <w:spacing w:before="7" w:line="20" w:lineRule="exact"/>
        <w:ind w:leftChars="200" w:left="440"/>
        <w:rPr>
          <w:sz w:val="4"/>
          <w:szCs w:val="4"/>
        </w:rPr>
      </w:pPr>
    </w:p>
    <w:tbl>
      <w:tblPr>
        <w:tblW w:w="0" w:type="auto"/>
        <w:tblInd w:w="1043" w:type="dxa"/>
        <w:tblLayout w:type="fixed"/>
        <w:tblCellMar>
          <w:left w:w="0" w:type="dxa"/>
          <w:right w:w="0" w:type="dxa"/>
        </w:tblCellMar>
        <w:tblLook w:val="01E0"/>
      </w:tblPr>
      <w:tblGrid>
        <w:gridCol w:w="1444"/>
        <w:gridCol w:w="3292"/>
        <w:gridCol w:w="2363"/>
        <w:gridCol w:w="2373"/>
      </w:tblGrid>
      <w:tr w:rsidR="00C06C72" w:rsidTr="00C06C72">
        <w:trPr>
          <w:trHeight w:hRule="exact" w:val="295"/>
        </w:trPr>
        <w:tc>
          <w:tcPr>
            <w:tcW w:w="1444" w:type="dxa"/>
            <w:tcBorders>
              <w:top w:val="single" w:sz="8" w:space="0" w:color="000000"/>
              <w:left w:val="single" w:sz="8" w:space="0" w:color="000000"/>
              <w:bottom w:val="single" w:sz="8" w:space="0" w:color="000000"/>
              <w:right w:val="nil"/>
            </w:tcBorders>
          </w:tcPr>
          <w:p w:rsidR="00C06C72" w:rsidRDefault="00C06C72"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C06C72" w:rsidRDefault="00C06C72" w:rsidP="00195952">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C06C72" w:rsidRDefault="00C06C72"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C06C72" w:rsidRDefault="00C06C72" w:rsidP="00195952">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C06C72" w:rsidTr="00C06C72">
        <w:trPr>
          <w:trHeight w:hRule="exact" w:val="545"/>
        </w:trPr>
        <w:tc>
          <w:tcPr>
            <w:tcW w:w="1444" w:type="dxa"/>
            <w:tcBorders>
              <w:top w:val="single" w:sz="8" w:space="0" w:color="000000"/>
              <w:left w:val="single" w:sz="8" w:space="0" w:color="000000"/>
              <w:bottom w:val="single" w:sz="8" w:space="0" w:color="000000"/>
              <w:right w:val="nil"/>
            </w:tcBorders>
          </w:tcPr>
          <w:p w:rsidR="00C06C72" w:rsidRDefault="00C06C72" w:rsidP="00195952">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C06C72" w:rsidRDefault="00C06C72" w:rsidP="00195952">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C06C72" w:rsidRDefault="00C06C72" w:rsidP="00195952">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集合空间名。同一个数据库对象中集</w:t>
            </w:r>
          </w:p>
          <w:p w:rsidR="00C06C72" w:rsidRDefault="00C06C72" w:rsidP="00195952">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合空间名唯一</w:t>
            </w:r>
          </w:p>
        </w:tc>
        <w:tc>
          <w:tcPr>
            <w:tcW w:w="2373" w:type="dxa"/>
            <w:tcBorders>
              <w:top w:val="single" w:sz="8" w:space="0" w:color="000000"/>
              <w:left w:val="single" w:sz="8" w:space="0" w:color="000000"/>
              <w:bottom w:val="single" w:sz="8" w:space="0" w:color="000000"/>
              <w:right w:val="single" w:sz="8" w:space="0" w:color="000000"/>
            </w:tcBorders>
          </w:tcPr>
          <w:p w:rsidR="00C06C72" w:rsidRDefault="00C06C72" w:rsidP="00195952">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E453E3" w:rsidRDefault="00E453E3">
      <w:pPr>
        <w:spacing w:before="3" w:line="200" w:lineRule="exact"/>
        <w:ind w:leftChars="200" w:left="440"/>
        <w:rPr>
          <w:sz w:val="20"/>
          <w:szCs w:val="20"/>
        </w:rPr>
      </w:pPr>
    </w:p>
    <w:p w:rsidR="00E453E3" w:rsidRDefault="00C06C72">
      <w:pPr>
        <w:pStyle w:val="BodyText"/>
        <w:spacing w:line="310" w:lineRule="exact"/>
        <w:ind w:leftChars="479" w:left="1054"/>
      </w:pPr>
      <w:r>
        <w:t>格式</w:t>
      </w:r>
    </w:p>
    <w:p w:rsidR="00E453E3" w:rsidRDefault="00C06C72">
      <w:pPr>
        <w:pStyle w:val="BodyText"/>
        <w:spacing w:before="16"/>
        <w:ind w:leftChars="479" w:left="1054"/>
      </w:pPr>
      <w:r>
        <w:rPr>
          <w:w w:val="95"/>
        </w:rPr>
        <w:t xml:space="preserve">getCS() </w:t>
      </w:r>
      <w:r>
        <w:rPr>
          <w:spacing w:val="44"/>
          <w:w w:val="95"/>
        </w:rPr>
        <w:t xml:space="preserve"> </w:t>
      </w:r>
      <w:r>
        <w:rPr>
          <w:w w:val="95"/>
        </w:rPr>
        <w:t xml:space="preserve">方法的定义格式只有name字段，name的值是字符串型 </w:t>
      </w:r>
      <w:r>
        <w:rPr>
          <w:spacing w:val="45"/>
          <w:w w:val="95"/>
        </w:rPr>
        <w:t xml:space="preserve"> </w:t>
      </w:r>
      <w:r>
        <w:rPr>
          <w:w w:val="95"/>
        </w:rPr>
        <w:t>。</w:t>
      </w:r>
    </w:p>
    <w:p w:rsidR="00E453E3" w:rsidRDefault="00B0609F">
      <w:pPr>
        <w:pStyle w:val="BodyText"/>
        <w:spacing w:before="48"/>
        <w:ind w:leftChars="479" w:left="1054"/>
        <w:rPr>
          <w:rFonts w:ascii="仿宋" w:eastAsia="仿宋" w:hAnsi="仿宋" w:cs="仿宋"/>
        </w:rPr>
      </w:pPr>
      <w:r w:rsidRPr="00B0609F">
        <w:pict>
          <v:group id="_x0000_s3587" style="position:absolute;left:0;text-align:left;margin-left:81.7pt;margin-top:6.85pt;width:473.6pt;height:10.6pt;z-index:-251324928;mso-position-horizontal-relative:page" coordorigin="1634,137" coordsize="9472,212">
            <v:shape id="_x0000_s3588" style="position:absolute;left:1634;top:137;width:9472;height:212" coordorigin="1634,137" coordsize="9472,212" path="m1634,137r9472,l11106,349r-9472,l1634,137xe" fillcolor="#efefef" stroked="f">
              <v:path arrowok="t"/>
            </v:shape>
            <w10:wrap anchorx="page"/>
          </v:group>
        </w:pict>
      </w:r>
      <w:r w:rsidR="00C06C72">
        <w:rPr>
          <w:rFonts w:ascii="仿宋" w:eastAsia="仿宋" w:hAnsi="仿宋" w:cs="仿宋"/>
        </w:rPr>
        <w:t>("&lt;集合空间名&gt;")</w:t>
      </w:r>
    </w:p>
    <w:p w:rsidR="00E453E3" w:rsidRDefault="0019320C">
      <w:pPr>
        <w:pStyle w:val="BodyText"/>
        <w:spacing w:before="45" w:line="567" w:lineRule="exact"/>
        <w:ind w:leftChars="479" w:left="1054"/>
      </w:pPr>
      <w:r>
        <w:rPr>
          <w:noProof/>
          <w:lang w:eastAsia="zh-CN"/>
        </w:rPr>
        <w:drawing>
          <wp:inline distT="0" distB="0" distL="0" distR="0">
            <wp:extent cx="302260" cy="302260"/>
            <wp:effectExtent l="1905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7"/>
                    <a:srcRect/>
                    <a:stretch>
                      <a:fillRect/>
                    </a:stretch>
                  </pic:blipFill>
                  <pic:spPr bwMode="auto">
                    <a:xfrm>
                      <a:off x="0" y="0"/>
                      <a:ext cx="302260" cy="302260"/>
                    </a:xfrm>
                    <a:prstGeom prst="rect">
                      <a:avLst/>
                    </a:prstGeom>
                    <a:noFill/>
                    <a:ln w="9525">
                      <a:noFill/>
                      <a:miter lim="800000"/>
                      <a:headEnd/>
                      <a:tailEnd/>
                    </a:ln>
                  </pic:spPr>
                </pic:pic>
              </a:graphicData>
            </a:graphic>
          </wp:inline>
        </w:drawing>
      </w:r>
      <w:r w:rsidR="00C06C72">
        <w:rPr>
          <w:rFonts w:ascii="Times New Roman" w:eastAsia="Times New Roman" w:hAnsi="Times New Roman" w:cs="Times New Roman"/>
        </w:rPr>
        <w:t xml:space="preserve">   </w:t>
      </w:r>
      <w:r w:rsidR="00C06C72">
        <w:rPr>
          <w:w w:val="105"/>
        </w:rPr>
        <w:t>注:</w:t>
      </w:r>
    </w:p>
    <w:p w:rsidR="00E453E3" w:rsidRDefault="00C06C72">
      <w:pPr>
        <w:pStyle w:val="BodyText"/>
        <w:tabs>
          <w:tab w:val="left" w:pos="1537"/>
        </w:tabs>
        <w:spacing w:line="155" w:lineRule="exact"/>
        <w:ind w:leftChars="770" w:left="169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name字段的值不能使空串、含点（.），或者美元符号（$）。且长度不超过127B。</w:t>
      </w:r>
    </w:p>
    <w:p w:rsidR="00E453E3" w:rsidRDefault="00C06C72">
      <w:pPr>
        <w:pStyle w:val="BodyText"/>
        <w:tabs>
          <w:tab w:val="left" w:pos="1537"/>
        </w:tabs>
        <w:spacing w:line="293" w:lineRule="exact"/>
        <w:ind w:leftChars="770" w:left="169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集合空间在数据库对象中存在</w:t>
      </w:r>
    </w:p>
    <w:p w:rsidR="00E453E3" w:rsidRDefault="00E453E3">
      <w:pPr>
        <w:spacing w:before="1" w:line="220" w:lineRule="exact"/>
        <w:ind w:leftChars="200" w:left="440"/>
        <w:rPr>
          <w:lang w:eastAsia="zh-CN"/>
        </w:rPr>
      </w:pPr>
    </w:p>
    <w:p w:rsidR="00E453E3" w:rsidRDefault="00C06C72">
      <w:pPr>
        <w:pStyle w:val="BodyText"/>
        <w:ind w:leftChars="479" w:left="1054"/>
      </w:pPr>
      <w:r>
        <w:t>示例</w:t>
      </w:r>
    </w:p>
    <w:p w:rsidR="00E453E3" w:rsidRDefault="00C06C72">
      <w:pPr>
        <w:pStyle w:val="BodyText"/>
        <w:tabs>
          <w:tab w:val="left" w:pos="897"/>
        </w:tabs>
        <w:spacing w:before="31"/>
        <w:ind w:leftChars="479" w:left="1054"/>
      </w:pPr>
      <w:r>
        <w:rPr>
          <w:rFonts w:ascii="Times New Roman" w:eastAsia="Times New Roman" w:hAnsi="Times New Roman" w:cs="Times New Roman"/>
        </w:rPr>
        <w:t>•</w:t>
      </w:r>
      <w:r>
        <w:rPr>
          <w:rFonts w:ascii="Times New Roman" w:eastAsia="Times New Roman" w:hAnsi="Times New Roman" w:cs="Times New Roman"/>
        </w:rPr>
        <w:tab/>
      </w:r>
      <w:r>
        <w:rPr>
          <w:position w:val="1"/>
        </w:rPr>
        <w:t>返回集合空间foo的引用，假定foo已存在。</w:t>
      </w:r>
    </w:p>
    <w:p w:rsidR="00E453E3" w:rsidRDefault="00B0609F">
      <w:pPr>
        <w:pStyle w:val="BodyText"/>
        <w:spacing w:before="10"/>
        <w:ind w:leftChars="608" w:left="1338"/>
        <w:rPr>
          <w:rFonts w:ascii="仿宋" w:eastAsia="仿宋" w:hAnsi="仿宋" w:cs="仿宋"/>
        </w:rPr>
      </w:pPr>
      <w:r w:rsidRPr="00B0609F">
        <w:pict>
          <v:group id="_x0000_s3589" style="position:absolute;left:0;text-align:left;margin-left:95.85pt;margin-top:4.95pt;width:459.45pt;height:10.6pt;z-index:-251323904;mso-position-horizontal-relative:page" coordorigin="1917,99" coordsize="9189,212">
            <v:shape id="_x0000_s3590" style="position:absolute;left:1917;top:99;width:9189;height:212" coordorigin="1917,99" coordsize="9189,212" path="m1917,99r9189,l11106,311r-9189,l1917,99xe" fillcolor="#efefef" stroked="f">
              <v:path arrowok="t"/>
            </v:shape>
            <w10:wrap anchorx="page"/>
          </v:group>
        </w:pict>
      </w:r>
      <w:r w:rsidR="00C06C72">
        <w:rPr>
          <w:rFonts w:ascii="仿宋" w:eastAsia="仿宋" w:hAnsi="仿宋" w:cs="仿宋"/>
        </w:rPr>
        <w:t>db.getCS(“foo”)</w:t>
      </w:r>
    </w:p>
    <w:p w:rsidR="00F85261" w:rsidRPr="00174DC2" w:rsidRDefault="00F85261" w:rsidP="00F85261">
      <w:pPr>
        <w:pStyle w:val="Heading3"/>
        <w:rPr>
          <w:rFonts w:eastAsiaTheme="minorEastAsia"/>
          <w:lang w:eastAsia="zh-CN"/>
        </w:rPr>
      </w:pPr>
      <w:r>
        <w:rPr>
          <w:w w:val="90"/>
          <w:lang w:eastAsia="zh-CN"/>
        </w:rPr>
        <w:t>db.get</w:t>
      </w:r>
      <w:r w:rsidR="00AD43C8">
        <w:rPr>
          <w:rFonts w:eastAsiaTheme="minorEastAsia" w:hint="eastAsia"/>
          <w:w w:val="90"/>
          <w:lang w:eastAsia="zh-CN"/>
        </w:rPr>
        <w:t>RG</w:t>
      </w:r>
      <w:r>
        <w:rPr>
          <w:w w:val="90"/>
          <w:lang w:eastAsia="zh-CN"/>
        </w:rPr>
        <w:t>()</w:t>
      </w:r>
    </w:p>
    <w:p w:rsidR="00F85261" w:rsidRDefault="00F85261" w:rsidP="00F85261">
      <w:pPr>
        <w:spacing w:before="9" w:line="190" w:lineRule="exact"/>
        <w:rPr>
          <w:sz w:val="19"/>
          <w:szCs w:val="19"/>
          <w:lang w:eastAsia="zh-CN"/>
        </w:rPr>
      </w:pPr>
    </w:p>
    <w:p w:rsidR="00F85261" w:rsidRDefault="00F85261" w:rsidP="00F85261">
      <w:pPr>
        <w:pStyle w:val="BodyText"/>
        <w:spacing w:line="251" w:lineRule="auto"/>
        <w:ind w:right="7313"/>
        <w:rPr>
          <w:lang w:eastAsia="zh-CN"/>
        </w:rPr>
      </w:pPr>
      <w:r>
        <w:rPr>
          <w:w w:val="95"/>
          <w:lang w:eastAsia="zh-CN"/>
        </w:rPr>
        <w:t>db.get</w:t>
      </w:r>
      <w:r w:rsidR="00AD43C8">
        <w:rPr>
          <w:rFonts w:eastAsiaTheme="minorEastAsia" w:hint="eastAsia"/>
          <w:w w:val="95"/>
          <w:lang w:eastAsia="zh-CN"/>
        </w:rPr>
        <w:t>RG</w:t>
      </w:r>
      <w:r>
        <w:rPr>
          <w:w w:val="95"/>
          <w:lang w:eastAsia="zh-CN"/>
        </w:rPr>
        <w:t>(</w:t>
      </w:r>
      <w:r w:rsidR="00174DC2" w:rsidRPr="00174DC2">
        <w:rPr>
          <w:w w:val="95"/>
          <w:lang w:eastAsia="zh-CN"/>
        </w:rPr>
        <w:t>&lt;name&gt;|&lt;id&gt;</w:t>
      </w:r>
      <w:r>
        <w:rPr>
          <w:w w:val="95"/>
          <w:lang w:eastAsia="zh-CN"/>
        </w:rPr>
        <w:t>)</w:t>
      </w:r>
      <w:r>
        <w:rPr>
          <w:w w:val="93"/>
          <w:lang w:eastAsia="zh-CN"/>
        </w:rPr>
        <w:t xml:space="preserve"> </w:t>
      </w:r>
      <w:r>
        <w:rPr>
          <w:w w:val="95"/>
          <w:lang w:eastAsia="zh-CN"/>
        </w:rPr>
        <w:t>返回</w:t>
      </w:r>
      <w:r w:rsidR="00423ADE">
        <w:rPr>
          <w:w w:val="95"/>
          <w:lang w:eastAsia="zh-CN"/>
        </w:rPr>
        <w:t>分区</w:t>
      </w:r>
      <w:r>
        <w:rPr>
          <w:w w:val="95"/>
          <w:lang w:eastAsia="zh-CN"/>
        </w:rPr>
        <w:t>组的引用。</w:t>
      </w:r>
    </w:p>
    <w:p w:rsidR="00F85261" w:rsidRDefault="00F85261" w:rsidP="00F85261">
      <w:pPr>
        <w:spacing w:before="4" w:line="180" w:lineRule="exact"/>
        <w:rPr>
          <w:sz w:val="18"/>
          <w:szCs w:val="18"/>
          <w:lang w:eastAsia="zh-CN"/>
        </w:rPr>
      </w:pPr>
    </w:p>
    <w:p w:rsidR="00F85261" w:rsidRDefault="00F85261" w:rsidP="00F85261">
      <w:pPr>
        <w:pStyle w:val="BodyText"/>
        <w:rPr>
          <w:lang w:eastAsia="zh-CN"/>
        </w:rPr>
      </w:pPr>
      <w:r>
        <w:rPr>
          <w:lang w:eastAsia="zh-CN"/>
        </w:rPr>
        <w:t>参数描述</w:t>
      </w:r>
    </w:p>
    <w:p w:rsidR="00F85261" w:rsidRDefault="00F85261" w:rsidP="00F85261">
      <w:pPr>
        <w:spacing w:before="7" w:line="20" w:lineRule="exact"/>
        <w:rPr>
          <w:sz w:val="4"/>
          <w:szCs w:val="4"/>
          <w:lang w:eastAsia="zh-CN"/>
        </w:rPr>
      </w:pPr>
    </w:p>
    <w:tbl>
      <w:tblPr>
        <w:tblW w:w="0" w:type="auto"/>
        <w:tblInd w:w="923" w:type="dxa"/>
        <w:tblLayout w:type="fixed"/>
        <w:tblCellMar>
          <w:left w:w="0" w:type="dxa"/>
          <w:right w:w="0" w:type="dxa"/>
        </w:tblCellMar>
        <w:tblLook w:val="01E0"/>
      </w:tblPr>
      <w:tblGrid>
        <w:gridCol w:w="1444"/>
        <w:gridCol w:w="3292"/>
        <w:gridCol w:w="2363"/>
        <w:gridCol w:w="2373"/>
      </w:tblGrid>
      <w:tr w:rsidR="00F85261" w:rsidTr="00195952">
        <w:trPr>
          <w:trHeight w:hRule="exact" w:val="305"/>
        </w:trPr>
        <w:tc>
          <w:tcPr>
            <w:tcW w:w="1444" w:type="dxa"/>
            <w:tcBorders>
              <w:top w:val="single" w:sz="8" w:space="0" w:color="000000"/>
              <w:left w:val="single" w:sz="8" w:space="0" w:color="000000"/>
              <w:bottom w:val="single" w:sz="8" w:space="0" w:color="000000"/>
              <w:right w:val="nil"/>
            </w:tcBorders>
          </w:tcPr>
          <w:p w:rsidR="00F85261" w:rsidRDefault="00F85261"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F85261" w:rsidRDefault="00F85261" w:rsidP="00195952">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F85261" w:rsidRDefault="00F85261"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F85261" w:rsidRDefault="00F85261" w:rsidP="00195952">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F85261" w:rsidTr="00195952">
        <w:trPr>
          <w:trHeight w:hRule="exact" w:val="540"/>
        </w:trPr>
        <w:tc>
          <w:tcPr>
            <w:tcW w:w="1444" w:type="dxa"/>
            <w:tcBorders>
              <w:top w:val="single" w:sz="8" w:space="0" w:color="000000"/>
              <w:left w:val="single" w:sz="8" w:space="0" w:color="000000"/>
              <w:bottom w:val="single" w:sz="8" w:space="0" w:color="000000"/>
              <w:right w:val="nil"/>
            </w:tcBorders>
          </w:tcPr>
          <w:p w:rsidR="00F85261" w:rsidRDefault="00F85261" w:rsidP="00195952">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F85261" w:rsidRDefault="00F85261" w:rsidP="00195952">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F85261" w:rsidRDefault="00423ADE" w:rsidP="00195952">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F85261">
              <w:rPr>
                <w:rFonts w:ascii="Microsoft JhengHei" w:eastAsia="Microsoft JhengHei" w:hAnsi="Microsoft JhengHei" w:cs="Microsoft JhengHei"/>
                <w:sz w:val="14"/>
                <w:szCs w:val="14"/>
                <w:lang w:eastAsia="zh-CN"/>
              </w:rPr>
              <w:t>组名。同一个数据库对象中，分</w:t>
            </w:r>
          </w:p>
          <w:p w:rsidR="00F85261" w:rsidRDefault="00F85261" w:rsidP="00195952">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片组名唯一</w:t>
            </w:r>
          </w:p>
        </w:tc>
        <w:tc>
          <w:tcPr>
            <w:tcW w:w="2373" w:type="dxa"/>
            <w:tcBorders>
              <w:top w:val="single" w:sz="8" w:space="0" w:color="000000"/>
              <w:left w:val="single" w:sz="8" w:space="0" w:color="000000"/>
              <w:bottom w:val="single" w:sz="8" w:space="0" w:color="000000"/>
              <w:right w:val="single" w:sz="8" w:space="0" w:color="000000"/>
            </w:tcBorders>
          </w:tcPr>
          <w:p w:rsidR="00F85261" w:rsidRDefault="00F85261" w:rsidP="00195952">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name和id任选</w:t>
            </w:r>
          </w:p>
        </w:tc>
      </w:tr>
      <w:tr w:rsidR="00F85261" w:rsidTr="00195952">
        <w:trPr>
          <w:trHeight w:hRule="exact" w:val="295"/>
        </w:trPr>
        <w:tc>
          <w:tcPr>
            <w:tcW w:w="1444" w:type="dxa"/>
            <w:tcBorders>
              <w:top w:val="single" w:sz="8" w:space="0" w:color="000000"/>
              <w:left w:val="single" w:sz="8" w:space="0" w:color="000000"/>
              <w:bottom w:val="single" w:sz="8" w:space="0" w:color="000000"/>
              <w:right w:val="nil"/>
            </w:tcBorders>
          </w:tcPr>
          <w:p w:rsidR="00F85261" w:rsidRDefault="00F85261" w:rsidP="00195952">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id</w:t>
            </w:r>
          </w:p>
        </w:tc>
        <w:tc>
          <w:tcPr>
            <w:tcW w:w="3292" w:type="dxa"/>
            <w:tcBorders>
              <w:top w:val="nil"/>
              <w:left w:val="nil"/>
              <w:bottom w:val="nil"/>
              <w:right w:val="single" w:sz="8" w:space="0" w:color="000000"/>
            </w:tcBorders>
          </w:tcPr>
          <w:p w:rsidR="00F85261" w:rsidRDefault="00F85261" w:rsidP="00195952">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F85261" w:rsidRDefault="00423ADE" w:rsidP="00195952">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F85261">
              <w:rPr>
                <w:rFonts w:ascii="Microsoft JhengHei" w:eastAsia="Microsoft JhengHei" w:hAnsi="Microsoft JhengHei" w:cs="Microsoft JhengHei"/>
                <w:sz w:val="14"/>
                <w:szCs w:val="14"/>
                <w:lang w:eastAsia="zh-CN"/>
              </w:rPr>
              <w:t>组id。创建分组时系统自动分配</w:t>
            </w:r>
          </w:p>
        </w:tc>
        <w:tc>
          <w:tcPr>
            <w:tcW w:w="2373" w:type="dxa"/>
            <w:tcBorders>
              <w:top w:val="single" w:sz="8" w:space="0" w:color="000000"/>
              <w:left w:val="single" w:sz="8" w:space="0" w:color="000000"/>
              <w:bottom w:val="single" w:sz="8" w:space="0" w:color="000000"/>
              <w:right w:val="single" w:sz="8" w:space="0" w:color="000000"/>
            </w:tcBorders>
          </w:tcPr>
          <w:p w:rsidR="00F85261" w:rsidRDefault="00F85261" w:rsidP="00195952">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name和id任选</w:t>
            </w:r>
          </w:p>
        </w:tc>
      </w:tr>
    </w:tbl>
    <w:p w:rsidR="00F85261" w:rsidRDefault="00F85261" w:rsidP="00F85261">
      <w:pPr>
        <w:spacing w:before="3" w:line="200" w:lineRule="exact"/>
        <w:rPr>
          <w:sz w:val="20"/>
          <w:szCs w:val="20"/>
        </w:rPr>
      </w:pPr>
    </w:p>
    <w:p w:rsidR="00F85261" w:rsidRDefault="00F85261" w:rsidP="00F85261">
      <w:pPr>
        <w:pStyle w:val="BodyText"/>
        <w:spacing w:line="310" w:lineRule="exact"/>
      </w:pPr>
      <w:r>
        <w:t>格式</w:t>
      </w:r>
    </w:p>
    <w:p w:rsidR="00F85261" w:rsidRDefault="00F85261" w:rsidP="00F85261">
      <w:pPr>
        <w:spacing w:before="5" w:line="100" w:lineRule="exact"/>
        <w:rPr>
          <w:sz w:val="10"/>
          <w:szCs w:val="10"/>
        </w:rPr>
      </w:pPr>
    </w:p>
    <w:p w:rsidR="00F85261" w:rsidRDefault="00F85261" w:rsidP="00F85261">
      <w:pPr>
        <w:pStyle w:val="BodyText"/>
        <w:spacing w:line="167" w:lineRule="auto"/>
        <w:rPr>
          <w:lang w:eastAsia="zh-CN"/>
        </w:rPr>
      </w:pPr>
      <w:r>
        <w:rPr>
          <w:w w:val="95"/>
          <w:lang w:eastAsia="zh-CN"/>
        </w:rPr>
        <w:t>get</w:t>
      </w:r>
      <w:r w:rsidR="00AD43C8">
        <w:rPr>
          <w:rFonts w:eastAsiaTheme="minorEastAsia" w:hint="eastAsia"/>
          <w:w w:val="95"/>
          <w:lang w:eastAsia="zh-CN"/>
        </w:rPr>
        <w:t>RG</w:t>
      </w:r>
      <w:r>
        <w:rPr>
          <w:w w:val="95"/>
          <w:lang w:eastAsia="zh-CN"/>
        </w:rPr>
        <w:t xml:space="preserve">()方法定于格式包含name或id字段，name为字符串型，id为int型。  </w:t>
      </w:r>
      <w:r>
        <w:rPr>
          <w:spacing w:val="15"/>
          <w:w w:val="95"/>
          <w:lang w:eastAsia="zh-CN"/>
        </w:rPr>
        <w:t xml:space="preserve"> </w:t>
      </w:r>
      <w:r>
        <w:rPr>
          <w:w w:val="95"/>
          <w:lang w:eastAsia="zh-CN"/>
        </w:rPr>
        <w:t xml:space="preserve">指定的分组名或  </w:t>
      </w:r>
      <w:r>
        <w:rPr>
          <w:spacing w:val="15"/>
          <w:w w:val="95"/>
          <w:lang w:eastAsia="zh-CN"/>
        </w:rPr>
        <w:t xml:space="preserve"> </w:t>
      </w:r>
      <w:r>
        <w:rPr>
          <w:w w:val="95"/>
          <w:lang w:eastAsia="zh-CN"/>
        </w:rPr>
        <w:t xml:space="preserve">id  </w:t>
      </w:r>
      <w:r>
        <w:rPr>
          <w:spacing w:val="16"/>
          <w:w w:val="95"/>
          <w:lang w:eastAsia="zh-CN"/>
        </w:rPr>
        <w:t xml:space="preserve"> </w:t>
      </w:r>
      <w:r>
        <w:rPr>
          <w:w w:val="95"/>
          <w:lang w:eastAsia="zh-CN"/>
        </w:rPr>
        <w:t>值要在数据库</w:t>
      </w:r>
      <w:r>
        <w:rPr>
          <w:lang w:eastAsia="zh-CN"/>
        </w:rPr>
        <w:t xml:space="preserve"> 对象中存在，否则出现操作异常。</w:t>
      </w:r>
    </w:p>
    <w:p w:rsidR="00F85261" w:rsidRDefault="00B0609F" w:rsidP="00F85261">
      <w:pPr>
        <w:pStyle w:val="BodyText"/>
        <w:spacing w:before="63"/>
        <w:rPr>
          <w:rFonts w:ascii="仿宋" w:eastAsia="仿宋" w:hAnsi="仿宋" w:cs="仿宋"/>
          <w:lang w:eastAsia="zh-CN"/>
        </w:rPr>
      </w:pPr>
      <w:r w:rsidRPr="00B0609F">
        <w:pict>
          <v:group id="_x0000_s3591" style="position:absolute;left:0;text-align:left;margin-left:81.7pt;margin-top:7.6pt;width:473.6pt;height:10.6pt;z-index:-251322880;mso-position-horizontal-relative:page" coordorigin="1634,152" coordsize="9472,212">
            <v:shape id="_x0000_s3592" style="position:absolute;left:1634;top:152;width:9472;height:212" coordorigin="1634,152" coordsize="9472,212" path="m1634,152r9472,l11106,364r-9472,l1634,152xe" fillcolor="#efefef" stroked="f">
              <v:path arrowok="t"/>
            </v:shape>
            <w10:wrap anchorx="page"/>
          </v:group>
        </w:pict>
      </w:r>
      <w:r w:rsidR="00F85261">
        <w:rPr>
          <w:rFonts w:ascii="仿宋" w:eastAsia="仿宋" w:hAnsi="仿宋" w:cs="仿宋"/>
          <w:lang w:eastAsia="zh-CN"/>
        </w:rPr>
        <w:t>("&lt;</w:t>
      </w:r>
      <w:r w:rsidR="00423ADE">
        <w:rPr>
          <w:rFonts w:ascii="仿宋" w:eastAsia="仿宋" w:hAnsi="仿宋" w:cs="仿宋"/>
          <w:lang w:eastAsia="zh-CN"/>
        </w:rPr>
        <w:t>分区</w:t>
      </w:r>
      <w:r w:rsidR="00F85261">
        <w:rPr>
          <w:rFonts w:ascii="仿宋" w:eastAsia="仿宋" w:hAnsi="仿宋" w:cs="仿宋"/>
          <w:lang w:eastAsia="zh-CN"/>
        </w:rPr>
        <w:t>组名&gt;"|&lt;id&gt;)</w:t>
      </w:r>
    </w:p>
    <w:p w:rsidR="00F85261" w:rsidRDefault="0019320C" w:rsidP="00F85261">
      <w:pPr>
        <w:pStyle w:val="BodyText"/>
        <w:spacing w:before="45" w:line="567" w:lineRule="exact"/>
        <w:rPr>
          <w:lang w:eastAsia="zh-CN"/>
        </w:rPr>
      </w:pPr>
      <w:r>
        <w:rPr>
          <w:noProof/>
          <w:lang w:eastAsia="zh-CN"/>
        </w:rPr>
        <w:lastRenderedPageBreak/>
        <w:drawing>
          <wp:inline distT="0" distB="0" distL="0" distR="0">
            <wp:extent cx="302260" cy="302260"/>
            <wp:effectExtent l="19050" t="0" r="254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7"/>
                    <a:srcRect/>
                    <a:stretch>
                      <a:fillRect/>
                    </a:stretch>
                  </pic:blipFill>
                  <pic:spPr bwMode="auto">
                    <a:xfrm>
                      <a:off x="0" y="0"/>
                      <a:ext cx="302260" cy="302260"/>
                    </a:xfrm>
                    <a:prstGeom prst="rect">
                      <a:avLst/>
                    </a:prstGeom>
                    <a:noFill/>
                    <a:ln w="9525">
                      <a:noFill/>
                      <a:miter lim="800000"/>
                      <a:headEnd/>
                      <a:tailEnd/>
                    </a:ln>
                  </pic:spPr>
                </pic:pic>
              </a:graphicData>
            </a:graphic>
          </wp:inline>
        </w:drawing>
      </w:r>
      <w:r w:rsidR="00F85261">
        <w:rPr>
          <w:rFonts w:ascii="Times New Roman" w:eastAsia="Times New Roman" w:hAnsi="Times New Roman" w:cs="Times New Roman"/>
          <w:lang w:eastAsia="zh-CN"/>
        </w:rPr>
        <w:t xml:space="preserve">   </w:t>
      </w:r>
      <w:r w:rsidR="00F85261">
        <w:rPr>
          <w:w w:val="105"/>
          <w:lang w:eastAsia="zh-CN"/>
        </w:rPr>
        <w:t>注:</w:t>
      </w:r>
    </w:p>
    <w:p w:rsidR="00F85261" w:rsidRDefault="00F85261" w:rsidP="00F85261">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name字段的值不能使空串、含点（.），或者美元符号（$）。且长度不超过127B。</w:t>
      </w:r>
    </w:p>
    <w:p w:rsidR="00F85261" w:rsidRDefault="00F85261" w:rsidP="00F85261">
      <w:pPr>
        <w:spacing w:before="1" w:line="220" w:lineRule="exact"/>
        <w:rPr>
          <w:lang w:eastAsia="zh-CN"/>
        </w:rPr>
      </w:pPr>
    </w:p>
    <w:p w:rsidR="00F85261" w:rsidRDefault="00F85261" w:rsidP="00F85261">
      <w:pPr>
        <w:pStyle w:val="BodyText"/>
        <w:rPr>
          <w:lang w:eastAsia="zh-CN"/>
        </w:rPr>
      </w:pPr>
      <w:r>
        <w:rPr>
          <w:lang w:eastAsia="zh-CN"/>
        </w:rPr>
        <w:t>示例</w:t>
      </w:r>
    </w:p>
    <w:p w:rsidR="00F85261" w:rsidRDefault="00F85261" w:rsidP="00F85261">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指定name值，返回</w:t>
      </w:r>
      <w:r w:rsidR="00423ADE">
        <w:rPr>
          <w:position w:val="1"/>
          <w:lang w:eastAsia="zh-CN"/>
        </w:rPr>
        <w:t>分区</w:t>
      </w:r>
      <w:r>
        <w:rPr>
          <w:position w:val="1"/>
          <w:lang w:eastAsia="zh-CN"/>
        </w:rPr>
        <w:t>组</w:t>
      </w:r>
      <w:r w:rsidR="00AD43C8">
        <w:rPr>
          <w:rFonts w:eastAsiaTheme="minorEastAsia" w:hint="eastAsia"/>
          <w:position w:val="1"/>
          <w:lang w:eastAsia="zh-CN"/>
        </w:rPr>
        <w:t>group</w:t>
      </w:r>
      <w:r>
        <w:rPr>
          <w:position w:val="1"/>
          <w:lang w:eastAsia="zh-CN"/>
        </w:rPr>
        <w:t>的引用</w:t>
      </w:r>
    </w:p>
    <w:p w:rsidR="00F85261" w:rsidRDefault="00B0609F" w:rsidP="00F85261">
      <w:pPr>
        <w:pStyle w:val="BodyText"/>
        <w:spacing w:before="50"/>
        <w:ind w:left="1217"/>
        <w:rPr>
          <w:rFonts w:ascii="仿宋" w:eastAsia="仿宋" w:hAnsi="仿宋" w:cs="仿宋"/>
          <w:lang w:eastAsia="zh-CN"/>
        </w:rPr>
      </w:pPr>
      <w:r w:rsidRPr="00B0609F">
        <w:pict>
          <v:group id="_x0000_s3593" style="position:absolute;left:0;text-align:left;margin-left:95.85pt;margin-top:6.95pt;width:459.45pt;height:10.6pt;z-index:-251321856;mso-position-horizontal-relative:page" coordorigin="1917,139" coordsize="9189,212">
            <v:shape id="_x0000_s3594" style="position:absolute;left:1917;top:139;width:9189;height:212" coordorigin="1917,139" coordsize="9189,212" path="m1917,139r9189,l11106,351r-9189,l1917,139xe" fillcolor="#efefef" stroked="f">
              <v:path arrowok="t"/>
            </v:shape>
            <w10:wrap anchorx="page"/>
          </v:group>
        </w:pict>
      </w:r>
      <w:r w:rsidR="00F85261">
        <w:rPr>
          <w:rFonts w:ascii="仿宋" w:eastAsia="仿宋" w:hAnsi="仿宋" w:cs="仿宋"/>
          <w:lang w:eastAsia="zh-CN"/>
        </w:rPr>
        <w:t>db.get</w:t>
      </w:r>
      <w:r w:rsidR="00AD43C8">
        <w:rPr>
          <w:rFonts w:ascii="仿宋" w:eastAsia="仿宋" w:hAnsi="仿宋" w:cs="仿宋" w:hint="eastAsia"/>
          <w:lang w:eastAsia="zh-CN"/>
        </w:rPr>
        <w:t>RG</w:t>
      </w:r>
      <w:r w:rsidR="00F85261">
        <w:rPr>
          <w:rFonts w:ascii="仿宋" w:eastAsia="仿宋" w:hAnsi="仿宋" w:cs="仿宋"/>
          <w:lang w:eastAsia="zh-CN"/>
        </w:rPr>
        <w:t>("</w:t>
      </w:r>
      <w:r w:rsidR="00AD43C8">
        <w:rPr>
          <w:rFonts w:ascii="仿宋" w:eastAsia="仿宋" w:hAnsi="仿宋" w:cs="仿宋" w:hint="eastAsia"/>
          <w:lang w:eastAsia="zh-CN"/>
        </w:rPr>
        <w:t>group</w:t>
      </w:r>
      <w:r w:rsidR="00F85261">
        <w:rPr>
          <w:rFonts w:ascii="仿宋" w:eastAsia="仿宋" w:hAnsi="仿宋" w:cs="仿宋"/>
          <w:lang w:eastAsia="zh-CN"/>
        </w:rPr>
        <w:t>")</w:t>
      </w:r>
    </w:p>
    <w:p w:rsidR="00F85261" w:rsidRDefault="00F85261" w:rsidP="00F85261">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指定id值，返回</w:t>
      </w:r>
      <w:r w:rsidR="00423ADE">
        <w:rPr>
          <w:position w:val="1"/>
          <w:lang w:eastAsia="zh-CN"/>
        </w:rPr>
        <w:t>分区</w:t>
      </w:r>
      <w:r>
        <w:rPr>
          <w:position w:val="1"/>
          <w:lang w:eastAsia="zh-CN"/>
        </w:rPr>
        <w:t>组</w:t>
      </w:r>
      <w:r w:rsidR="00AD43C8">
        <w:rPr>
          <w:rFonts w:eastAsiaTheme="minorEastAsia" w:hint="eastAsia"/>
          <w:position w:val="1"/>
          <w:lang w:eastAsia="zh-CN"/>
        </w:rPr>
        <w:t>group</w:t>
      </w:r>
      <w:r>
        <w:rPr>
          <w:position w:val="1"/>
          <w:lang w:eastAsia="zh-CN"/>
        </w:rPr>
        <w:t>的引用</w:t>
      </w:r>
    </w:p>
    <w:p w:rsidR="00F85261" w:rsidRDefault="00B0609F" w:rsidP="00F85261">
      <w:pPr>
        <w:pStyle w:val="BodyText"/>
        <w:spacing w:before="50"/>
        <w:ind w:left="1217"/>
        <w:rPr>
          <w:rFonts w:ascii="仿宋" w:eastAsia="仿宋" w:hAnsi="仿宋" w:cs="仿宋"/>
        </w:rPr>
      </w:pPr>
      <w:r w:rsidRPr="00B0609F">
        <w:pict>
          <v:group id="_x0000_s3595" style="position:absolute;left:0;text-align:left;margin-left:95.85pt;margin-top:6.95pt;width:459.45pt;height:10.6pt;z-index:-251320832;mso-position-horizontal-relative:page" coordorigin="1917,139" coordsize="9189,212">
            <v:shape id="_x0000_s3596" style="position:absolute;left:1917;top:139;width:9189;height:212" coordorigin="1917,139" coordsize="9189,212" path="m1917,139r9189,l11106,351r-9189,l1917,139xe" fillcolor="#efefef" stroked="f">
              <v:path arrowok="t"/>
            </v:shape>
            <w10:wrap anchorx="page"/>
          </v:group>
        </w:pict>
      </w:r>
      <w:r w:rsidR="00F85261" w:rsidRPr="00D24F99">
        <w:rPr>
          <w:rFonts w:ascii="仿宋" w:eastAsia="仿宋" w:hAnsi="仿宋" w:cs="仿宋"/>
          <w:lang w:eastAsia="zh-CN"/>
        </w:rPr>
        <w:t xml:space="preserve"> </w:t>
      </w:r>
      <w:r w:rsidR="00F85261">
        <w:rPr>
          <w:rFonts w:ascii="仿宋" w:eastAsia="仿宋" w:hAnsi="仿宋" w:cs="仿宋"/>
        </w:rPr>
        <w:t>db.get</w:t>
      </w:r>
      <w:r w:rsidR="00AD43C8">
        <w:rPr>
          <w:rFonts w:ascii="仿宋" w:eastAsia="仿宋" w:hAnsi="仿宋" w:cs="仿宋" w:hint="eastAsia"/>
          <w:lang w:eastAsia="zh-CN"/>
        </w:rPr>
        <w:t>RG</w:t>
      </w:r>
      <w:r w:rsidR="00F85261">
        <w:rPr>
          <w:rFonts w:ascii="仿宋" w:eastAsia="仿宋" w:hAnsi="仿宋" w:cs="仿宋"/>
        </w:rPr>
        <w:t>(1000)</w:t>
      </w:r>
    </w:p>
    <w:p w:rsidR="00E453E3" w:rsidRDefault="00E453E3">
      <w:pPr>
        <w:rPr>
          <w:lang w:eastAsia="zh-CN"/>
        </w:rPr>
      </w:pPr>
    </w:p>
    <w:p w:rsidR="0020037C" w:rsidRDefault="004474D3">
      <w:pPr>
        <w:pStyle w:val="Heading3"/>
        <w:spacing w:line="352" w:lineRule="exact"/>
      </w:pPr>
      <w:r>
        <w:rPr>
          <w:w w:val="95"/>
        </w:rPr>
        <w:t>db.createCS()</w:t>
      </w:r>
    </w:p>
    <w:p w:rsidR="0020037C" w:rsidRDefault="0020037C">
      <w:pPr>
        <w:spacing w:before="9" w:line="190" w:lineRule="exact"/>
        <w:rPr>
          <w:sz w:val="19"/>
          <w:szCs w:val="19"/>
        </w:rPr>
      </w:pPr>
    </w:p>
    <w:p w:rsidR="0020037C" w:rsidRDefault="004474D3">
      <w:pPr>
        <w:pStyle w:val="BodyText"/>
        <w:spacing w:line="251" w:lineRule="auto"/>
        <w:ind w:right="4151"/>
      </w:pPr>
      <w:r>
        <w:rPr>
          <w:w w:val="90"/>
        </w:rPr>
        <w:t>db.createCS(&lt;name&gt;,[pageSize])</w:t>
      </w:r>
      <w:r>
        <w:rPr>
          <w:w w:val="92"/>
        </w:rPr>
        <w:t xml:space="preserve"> </w:t>
      </w:r>
      <w:r>
        <w:rPr>
          <w:w w:val="95"/>
        </w:rPr>
        <w:t>在数据库对象中创建集合空间。</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509"/>
        <w:gridCol w:w="3228"/>
        <w:gridCol w:w="2363"/>
        <w:gridCol w:w="2373"/>
      </w:tblGrid>
      <w:tr w:rsidR="0020037C">
        <w:trPr>
          <w:trHeight w:hRule="exact" w:val="305"/>
        </w:trPr>
        <w:tc>
          <w:tcPr>
            <w:tcW w:w="150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28" w:type="dxa"/>
            <w:tcBorders>
              <w:top w:val="nil"/>
              <w:left w:val="nil"/>
              <w:bottom w:val="nil"/>
              <w:right w:val="single" w:sz="8" w:space="0" w:color="000000"/>
            </w:tcBorders>
          </w:tcPr>
          <w:p w:rsidR="0020037C" w:rsidRDefault="004474D3">
            <w:pPr>
              <w:pStyle w:val="TableParagraph"/>
              <w:spacing w:line="222" w:lineRule="exact"/>
              <w:ind w:left="90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0"/>
        </w:trPr>
        <w:tc>
          <w:tcPr>
            <w:tcW w:w="15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28" w:type="dxa"/>
            <w:tcBorders>
              <w:top w:val="nil"/>
              <w:left w:val="nil"/>
              <w:bottom w:val="nil"/>
              <w:right w:val="single" w:sz="8" w:space="0" w:color="000000"/>
            </w:tcBorders>
          </w:tcPr>
          <w:p w:rsidR="0020037C" w:rsidRDefault="004474D3">
            <w:pPr>
              <w:pStyle w:val="TableParagraph"/>
              <w:spacing w:line="217" w:lineRule="exact"/>
              <w:ind w:left="90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集合空间名。同一个数据库对象</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中，集合空间名必须唯一</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295"/>
        </w:trPr>
        <w:tc>
          <w:tcPr>
            <w:tcW w:w="1509"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pageSize</w:t>
            </w:r>
          </w:p>
        </w:tc>
        <w:tc>
          <w:tcPr>
            <w:tcW w:w="3228" w:type="dxa"/>
            <w:tcBorders>
              <w:top w:val="nil"/>
              <w:left w:val="nil"/>
              <w:bottom w:val="nil"/>
              <w:right w:val="single" w:sz="8" w:space="0" w:color="000000"/>
            </w:tcBorders>
          </w:tcPr>
          <w:p w:rsidR="0020037C" w:rsidRDefault="004474D3">
            <w:pPr>
              <w:pStyle w:val="TableParagraph"/>
              <w:spacing w:line="217" w:lineRule="exact"/>
              <w:ind w:left="90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int(32)</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数据页大小。默认为4096B</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ind w:right="241"/>
        <w:rPr>
          <w:lang w:eastAsia="zh-CN"/>
        </w:rPr>
      </w:pPr>
      <w:r>
        <w:rPr>
          <w:w w:val="95"/>
          <w:lang w:eastAsia="zh-CN"/>
        </w:rPr>
        <w:t>创建集合空间的定义格式有name和pageSize两个参数，name字段的值为字符串型，pageSize为32的int类</w:t>
      </w:r>
      <w:r>
        <w:rPr>
          <w:lang w:eastAsia="zh-CN"/>
        </w:rPr>
        <w:t xml:space="preserve"> 型。</w:t>
      </w:r>
    </w:p>
    <w:p w:rsidR="0020037C" w:rsidRDefault="00B0609F">
      <w:pPr>
        <w:pStyle w:val="BodyText"/>
        <w:spacing w:before="63"/>
        <w:rPr>
          <w:rFonts w:ascii="仿宋" w:eastAsia="仿宋" w:hAnsi="仿宋" w:cs="仿宋"/>
          <w:lang w:eastAsia="zh-CN"/>
        </w:rPr>
      </w:pPr>
      <w:r w:rsidRPr="00B0609F">
        <w:pict>
          <v:group id="_x0000_s2737" style="position:absolute;left:0;text-align:left;margin-left:81.7pt;margin-top:7.6pt;width:473.6pt;height:10.6pt;z-index:-251656704;mso-position-horizontal-relative:page" coordorigin="1634,152" coordsize="9472,212">
            <v:shape id="_x0000_s2738" style="position:absolute;left:1634;top:152;width:9472;height:212" coordorigin="1634,152" coordsize="9472,212" path="m1634,152r9472,l11106,364r-9472,l1634,152xe" fillcolor="#efefef" stroked="f">
              <v:path arrowok="t"/>
            </v:shape>
            <w10:wrap anchorx="page"/>
          </v:group>
        </w:pict>
      </w:r>
      <w:r w:rsidR="004474D3">
        <w:rPr>
          <w:rFonts w:ascii="仿宋" w:eastAsia="仿宋" w:hAnsi="仿宋" w:cs="仿宋"/>
          <w:lang w:eastAsia="zh-CN"/>
        </w:rPr>
        <w:t>("&lt;集合空间名&gt;",[pagesize])</w:t>
      </w:r>
    </w:p>
    <w:p w:rsidR="0020037C" w:rsidRDefault="00DD1987">
      <w:pPr>
        <w:pStyle w:val="BodyText"/>
        <w:spacing w:before="45" w:line="567" w:lineRule="exact"/>
        <w:rPr>
          <w:lang w:eastAsia="zh-CN"/>
        </w:rPr>
      </w:pPr>
      <w:r>
        <w:pict>
          <v:shape id="_x0000_i1091"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name字段的值不能是空串、含点（.）或者美元符号（$）。且长度不超过127B。</w:t>
      </w:r>
    </w:p>
    <w:p w:rsidR="0020037C" w:rsidRDefault="004474D3">
      <w:pPr>
        <w:pStyle w:val="BodyText"/>
        <w:tabs>
          <w:tab w:val="left" w:pos="1857"/>
        </w:tabs>
        <w:spacing w:line="293"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同一个数据库对象集合空间名必须唯一。</w:t>
      </w:r>
    </w:p>
    <w:p w:rsidR="0020037C" w:rsidRDefault="004474D3">
      <w:pPr>
        <w:pStyle w:val="BodyText"/>
        <w:tabs>
          <w:tab w:val="left" w:pos="1857"/>
        </w:tabs>
        <w:spacing w:line="293"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在创建集合空间时用户可以指定数据页大小，指定后不可更改。如果不指定默认为</w:t>
      </w:r>
      <w:r>
        <w:rPr>
          <w:spacing w:val="-10"/>
          <w:position w:val="1"/>
          <w:lang w:eastAsia="zh-CN"/>
        </w:rPr>
        <w:t xml:space="preserve"> </w:t>
      </w:r>
      <w:r>
        <w:rPr>
          <w:position w:val="1"/>
          <w:lang w:eastAsia="zh-CN"/>
        </w:rPr>
        <w:t>4096B</w:t>
      </w:r>
      <w:r>
        <w:rPr>
          <w:spacing w:val="-10"/>
          <w:position w:val="1"/>
          <w:lang w:eastAsia="zh-CN"/>
        </w:rPr>
        <w:t xml:space="preserve"> </w:t>
      </w:r>
      <w:r>
        <w:rPr>
          <w:position w:val="1"/>
          <w:lang w:eastAsia="zh-CN"/>
        </w:rPr>
        <w:t>。</w:t>
      </w:r>
    </w:p>
    <w:p w:rsidR="0020037C" w:rsidRDefault="0020037C">
      <w:pPr>
        <w:spacing w:before="1" w:line="220" w:lineRule="exact"/>
        <w:rPr>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创建名为foo的集合空间，不指定数据页大小</w:t>
      </w:r>
    </w:p>
    <w:p w:rsidR="0020037C" w:rsidRDefault="00B0609F">
      <w:pPr>
        <w:pStyle w:val="BodyText"/>
        <w:spacing w:before="50"/>
        <w:ind w:left="1217"/>
        <w:rPr>
          <w:rFonts w:ascii="仿宋" w:eastAsia="仿宋" w:hAnsi="仿宋" w:cs="仿宋"/>
        </w:rPr>
      </w:pPr>
      <w:r w:rsidRPr="00B0609F">
        <w:pict>
          <v:group id="_x0000_s2734" style="position:absolute;left:0;text-align:left;margin-left:95.85pt;margin-top:6.95pt;width:459.45pt;height:10.6pt;z-index:-251655680;mso-position-horizontal-relative:page" coordorigin="1917,139" coordsize="9189,212">
            <v:shape id="_x0000_s2735"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db.createCS("foo")</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创建名为foo的集合空间，指定数据页大小为1024B</w:t>
      </w:r>
    </w:p>
    <w:p w:rsidR="0020037C" w:rsidRDefault="00B0609F">
      <w:pPr>
        <w:pStyle w:val="BodyText"/>
        <w:spacing w:before="50"/>
        <w:ind w:left="1217"/>
        <w:rPr>
          <w:rFonts w:ascii="仿宋" w:eastAsia="仿宋" w:hAnsi="仿宋" w:cs="仿宋"/>
        </w:rPr>
      </w:pPr>
      <w:r w:rsidRPr="00B0609F">
        <w:pict>
          <v:group id="_x0000_s2732" style="position:absolute;left:0;text-align:left;margin-left:95.85pt;margin-top:6.95pt;width:459.45pt;height:10.6pt;z-index:-251654656;mso-position-horizontal-relative:page" coordorigin="1917,139" coordsize="9189,212">
            <v:shape id="_x0000_s273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db.createCS("foo",1024)</w:t>
      </w:r>
    </w:p>
    <w:p w:rsidR="0020037C" w:rsidRDefault="0020037C">
      <w:pPr>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E453E3" w:rsidRDefault="00F210C5">
      <w:pPr>
        <w:pStyle w:val="Heading3"/>
        <w:spacing w:line="352" w:lineRule="exact"/>
        <w:ind w:leftChars="97" w:left="213"/>
      </w:pPr>
      <w:bookmarkStart w:id="406" w:name="db.dropCS()"/>
      <w:bookmarkStart w:id="407" w:name="_bookmark153"/>
      <w:bookmarkEnd w:id="406"/>
      <w:bookmarkEnd w:id="407"/>
      <w:r>
        <w:rPr>
          <w:w w:val="95"/>
        </w:rPr>
        <w:t>db.create</w:t>
      </w:r>
      <w:r w:rsidR="00AD43C8">
        <w:rPr>
          <w:rFonts w:eastAsiaTheme="minorEastAsia" w:hint="eastAsia"/>
          <w:w w:val="95"/>
          <w:lang w:eastAsia="zh-CN"/>
        </w:rPr>
        <w:t>RG</w:t>
      </w:r>
      <w:r>
        <w:rPr>
          <w:w w:val="95"/>
        </w:rPr>
        <w:t>()</w:t>
      </w:r>
    </w:p>
    <w:p w:rsidR="00F210C5" w:rsidRDefault="00F210C5" w:rsidP="00F210C5">
      <w:pPr>
        <w:spacing w:before="9" w:line="190" w:lineRule="exact"/>
        <w:rPr>
          <w:sz w:val="19"/>
          <w:szCs w:val="19"/>
        </w:rPr>
      </w:pPr>
    </w:p>
    <w:p w:rsidR="00E453E3" w:rsidRDefault="00F210C5">
      <w:pPr>
        <w:pStyle w:val="BodyText"/>
        <w:spacing w:line="251" w:lineRule="auto"/>
        <w:ind w:leftChars="324" w:left="713" w:rightChars="1887" w:right="4151"/>
        <w:rPr>
          <w:lang w:eastAsia="zh-CN"/>
        </w:rPr>
      </w:pPr>
      <w:r>
        <w:rPr>
          <w:w w:val="95"/>
        </w:rPr>
        <w:t>db.create</w:t>
      </w:r>
      <w:r w:rsidR="00AD43C8">
        <w:rPr>
          <w:rFonts w:eastAsiaTheme="minorEastAsia" w:hint="eastAsia"/>
          <w:w w:val="95"/>
          <w:lang w:eastAsia="zh-CN"/>
        </w:rPr>
        <w:t>RG</w:t>
      </w:r>
      <w:r>
        <w:rPr>
          <w:w w:val="95"/>
        </w:rPr>
        <w:t>(&lt;</w:t>
      </w:r>
      <w:r w:rsidR="00AD43C8">
        <w:rPr>
          <w:rFonts w:eastAsiaTheme="minorEastAsia" w:hint="eastAsia"/>
          <w:w w:val="95"/>
          <w:lang w:eastAsia="zh-CN"/>
        </w:rPr>
        <w:t>rgName</w:t>
      </w:r>
      <w:r>
        <w:rPr>
          <w:w w:val="95"/>
        </w:rPr>
        <w:t>&gt;)</w:t>
      </w:r>
      <w:r>
        <w:rPr>
          <w:w w:val="92"/>
        </w:rPr>
        <w:t xml:space="preserve"> </w:t>
      </w:r>
      <w:r>
        <w:rPr>
          <w:w w:val="95"/>
        </w:rPr>
        <w:t>新建一个</w:t>
      </w:r>
      <w:r w:rsidR="00423ADE">
        <w:rPr>
          <w:w w:val="95"/>
        </w:rPr>
        <w:t>分区</w:t>
      </w:r>
      <w:r>
        <w:rPr>
          <w:w w:val="95"/>
        </w:rPr>
        <w:t>组。</w:t>
      </w:r>
      <w:r>
        <w:rPr>
          <w:w w:val="95"/>
          <w:lang w:eastAsia="zh-CN"/>
        </w:rPr>
        <w:t>创建后系统自动为</w:t>
      </w:r>
      <w:r w:rsidR="00423ADE">
        <w:rPr>
          <w:w w:val="95"/>
          <w:lang w:eastAsia="zh-CN"/>
        </w:rPr>
        <w:t>分区</w:t>
      </w:r>
      <w:r>
        <w:rPr>
          <w:w w:val="95"/>
          <w:lang w:eastAsia="zh-CN"/>
        </w:rPr>
        <w:t>组分配一个</w:t>
      </w:r>
      <w:ins w:id="408" w:author="tanzhaobo" w:date="2014-03-06T09:19:00Z">
        <w:r w:rsidR="00551433">
          <w:rPr>
            <w:rFonts w:eastAsiaTheme="minorEastAsia" w:hint="eastAsia"/>
            <w:w w:val="95"/>
            <w:lang w:eastAsia="zh-CN"/>
          </w:rPr>
          <w:t>Group</w:t>
        </w:r>
      </w:ins>
      <w:del w:id="409" w:author="tanzhaobo" w:date="2014-03-06T09:19:00Z">
        <w:r w:rsidR="0036330B" w:rsidDel="00551433">
          <w:rPr>
            <w:rFonts w:eastAsiaTheme="minorEastAsia" w:hint="eastAsia"/>
            <w:w w:val="95"/>
            <w:lang w:eastAsia="zh-CN"/>
          </w:rPr>
          <w:delText>Shard</w:delText>
        </w:r>
      </w:del>
      <w:r>
        <w:rPr>
          <w:w w:val="95"/>
          <w:lang w:eastAsia="zh-CN"/>
        </w:rPr>
        <w:t>Id</w:t>
      </w:r>
    </w:p>
    <w:p w:rsidR="00F210C5" w:rsidRDefault="00F210C5" w:rsidP="00F210C5">
      <w:pPr>
        <w:spacing w:before="4" w:line="180" w:lineRule="exact"/>
        <w:rPr>
          <w:sz w:val="18"/>
          <w:szCs w:val="18"/>
          <w:lang w:eastAsia="zh-CN"/>
        </w:rPr>
      </w:pPr>
    </w:p>
    <w:p w:rsidR="00E453E3" w:rsidRDefault="00F210C5">
      <w:pPr>
        <w:pStyle w:val="BodyText"/>
        <w:ind w:leftChars="324" w:left="713"/>
      </w:pPr>
      <w:r>
        <w:t>参数描述</w:t>
      </w:r>
    </w:p>
    <w:p w:rsidR="00F210C5" w:rsidRDefault="00F210C5" w:rsidP="00F210C5">
      <w:pPr>
        <w:spacing w:before="7" w:line="20" w:lineRule="exact"/>
        <w:rPr>
          <w:sz w:val="4"/>
          <w:szCs w:val="4"/>
        </w:rPr>
      </w:pPr>
    </w:p>
    <w:tbl>
      <w:tblPr>
        <w:tblW w:w="0" w:type="auto"/>
        <w:tblInd w:w="703" w:type="dxa"/>
        <w:tblLayout w:type="fixed"/>
        <w:tblCellMar>
          <w:left w:w="0" w:type="dxa"/>
          <w:right w:w="0" w:type="dxa"/>
        </w:tblCellMar>
        <w:tblLook w:val="01E0"/>
      </w:tblPr>
      <w:tblGrid>
        <w:gridCol w:w="1444"/>
        <w:gridCol w:w="3292"/>
        <w:gridCol w:w="2363"/>
        <w:gridCol w:w="2373"/>
      </w:tblGrid>
      <w:tr w:rsidR="00F210C5" w:rsidTr="00F210C5">
        <w:trPr>
          <w:trHeight w:hRule="exact" w:val="295"/>
        </w:trPr>
        <w:tc>
          <w:tcPr>
            <w:tcW w:w="1444" w:type="dxa"/>
            <w:tcBorders>
              <w:top w:val="single" w:sz="8" w:space="0" w:color="000000"/>
              <w:left w:val="single" w:sz="8" w:space="0" w:color="000000"/>
              <w:bottom w:val="single" w:sz="8" w:space="0" w:color="000000"/>
              <w:right w:val="nil"/>
            </w:tcBorders>
          </w:tcPr>
          <w:p w:rsidR="00F210C5" w:rsidRDefault="00F210C5"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F210C5" w:rsidRDefault="00F210C5" w:rsidP="00195952">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F210C5" w:rsidRDefault="00F210C5"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F210C5" w:rsidRDefault="00F210C5" w:rsidP="00195952">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F210C5" w:rsidTr="00F210C5">
        <w:trPr>
          <w:trHeight w:hRule="exact" w:val="545"/>
        </w:trPr>
        <w:tc>
          <w:tcPr>
            <w:tcW w:w="1444" w:type="dxa"/>
            <w:tcBorders>
              <w:top w:val="single" w:sz="8" w:space="0" w:color="000000"/>
              <w:left w:val="single" w:sz="8" w:space="0" w:color="000000"/>
              <w:bottom w:val="single" w:sz="8" w:space="0" w:color="000000"/>
              <w:right w:val="nil"/>
            </w:tcBorders>
          </w:tcPr>
          <w:p w:rsidR="00F210C5" w:rsidRDefault="00F210C5" w:rsidP="00195952">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F210C5" w:rsidRDefault="00F210C5" w:rsidP="00195952">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F210C5" w:rsidRDefault="00423ADE" w:rsidP="00195952">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F210C5">
              <w:rPr>
                <w:rFonts w:ascii="Microsoft JhengHei" w:eastAsia="Microsoft JhengHei" w:hAnsi="Microsoft JhengHei" w:cs="Microsoft JhengHei"/>
                <w:sz w:val="14"/>
                <w:szCs w:val="14"/>
                <w:lang w:eastAsia="zh-CN"/>
              </w:rPr>
              <w:t>组名，同一个数据库对象中，分</w:t>
            </w:r>
          </w:p>
          <w:p w:rsidR="00F210C5" w:rsidRDefault="00F210C5" w:rsidP="00195952">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片组名唯一</w:t>
            </w:r>
          </w:p>
        </w:tc>
        <w:tc>
          <w:tcPr>
            <w:tcW w:w="2373" w:type="dxa"/>
            <w:tcBorders>
              <w:top w:val="single" w:sz="8" w:space="0" w:color="000000"/>
              <w:left w:val="single" w:sz="8" w:space="0" w:color="000000"/>
              <w:bottom w:val="single" w:sz="8" w:space="0" w:color="000000"/>
              <w:right w:val="single" w:sz="8" w:space="0" w:color="000000"/>
            </w:tcBorders>
          </w:tcPr>
          <w:p w:rsidR="00F210C5" w:rsidRDefault="00F210C5" w:rsidP="00195952">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F210C5" w:rsidRDefault="00F210C5" w:rsidP="00F210C5">
      <w:pPr>
        <w:spacing w:before="3" w:line="200" w:lineRule="exact"/>
        <w:rPr>
          <w:sz w:val="20"/>
          <w:szCs w:val="20"/>
        </w:rPr>
      </w:pPr>
    </w:p>
    <w:p w:rsidR="00E453E3" w:rsidRDefault="00F210C5">
      <w:pPr>
        <w:pStyle w:val="BodyText"/>
        <w:spacing w:line="310" w:lineRule="exact"/>
        <w:ind w:leftChars="324" w:left="713"/>
      </w:pPr>
      <w:r>
        <w:t>格式</w:t>
      </w:r>
    </w:p>
    <w:p w:rsidR="00E453E3" w:rsidRDefault="00F210C5">
      <w:pPr>
        <w:pStyle w:val="BodyText"/>
        <w:spacing w:before="16"/>
        <w:ind w:leftChars="324" w:left="713"/>
      </w:pPr>
      <w:r>
        <w:rPr>
          <w:w w:val="95"/>
        </w:rPr>
        <w:t>create</w:t>
      </w:r>
      <w:r w:rsidR="00AD43C8">
        <w:rPr>
          <w:rFonts w:eastAsiaTheme="minorEastAsia" w:hint="eastAsia"/>
          <w:w w:val="95"/>
          <w:lang w:eastAsia="zh-CN"/>
        </w:rPr>
        <w:t>RG</w:t>
      </w:r>
      <w:r>
        <w:rPr>
          <w:w w:val="95"/>
        </w:rPr>
        <w:t xml:space="preserve">()    </w:t>
      </w:r>
      <w:r>
        <w:rPr>
          <w:spacing w:val="44"/>
          <w:w w:val="95"/>
        </w:rPr>
        <w:t xml:space="preserve"> </w:t>
      </w:r>
      <w:r>
        <w:rPr>
          <w:w w:val="95"/>
        </w:rPr>
        <w:t>方法的定义格式只有name字段，name的值是字符串型，必填。</w:t>
      </w:r>
    </w:p>
    <w:p w:rsidR="00E453E3" w:rsidRDefault="00B0609F">
      <w:pPr>
        <w:pStyle w:val="BodyText"/>
        <w:spacing w:before="48"/>
        <w:ind w:leftChars="324" w:left="713"/>
        <w:rPr>
          <w:rFonts w:ascii="仿宋" w:eastAsia="仿宋" w:hAnsi="仿宋" w:cs="仿宋"/>
        </w:rPr>
      </w:pPr>
      <w:r w:rsidRPr="00B0609F">
        <w:pict>
          <v:group id="_x0000_s3597" style="position:absolute;left:0;text-align:left;margin-left:81.7pt;margin-top:6.85pt;width:473.6pt;height:10.6pt;z-index:-251319808;mso-position-horizontal-relative:page" coordorigin="1634,137" coordsize="9472,212">
            <v:shape id="_x0000_s3598" style="position:absolute;left:1634;top:137;width:9472;height:212" coordorigin="1634,137" coordsize="9472,212" path="m1634,137r9472,l11106,349r-9472,l1634,137xe" fillcolor="#efefef" stroked="f">
              <v:path arrowok="t"/>
            </v:shape>
            <w10:wrap anchorx="page"/>
          </v:group>
        </w:pict>
      </w:r>
      <w:r w:rsidR="00F210C5">
        <w:rPr>
          <w:rFonts w:ascii="仿宋" w:eastAsia="仿宋" w:hAnsi="仿宋" w:cs="仿宋"/>
        </w:rPr>
        <w:t>(&lt;"</w:t>
      </w:r>
      <w:r w:rsidR="00423ADE">
        <w:rPr>
          <w:rFonts w:ascii="仿宋" w:eastAsia="仿宋" w:hAnsi="仿宋" w:cs="仿宋"/>
        </w:rPr>
        <w:t>分区</w:t>
      </w:r>
      <w:r w:rsidR="00F210C5">
        <w:rPr>
          <w:rFonts w:ascii="仿宋" w:eastAsia="仿宋" w:hAnsi="仿宋" w:cs="仿宋"/>
        </w:rPr>
        <w:t>组名"&gt;)</w:t>
      </w:r>
    </w:p>
    <w:p w:rsidR="00E453E3" w:rsidRDefault="0019320C">
      <w:pPr>
        <w:pStyle w:val="BodyText"/>
        <w:spacing w:before="45" w:line="567" w:lineRule="exact"/>
        <w:ind w:leftChars="324" w:left="713"/>
      </w:pPr>
      <w:r>
        <w:rPr>
          <w:noProof/>
          <w:lang w:eastAsia="zh-CN"/>
        </w:rPr>
        <w:drawing>
          <wp:inline distT="0" distB="0" distL="0" distR="0">
            <wp:extent cx="302260" cy="302260"/>
            <wp:effectExtent l="1905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7"/>
                    <a:srcRect/>
                    <a:stretch>
                      <a:fillRect/>
                    </a:stretch>
                  </pic:blipFill>
                  <pic:spPr bwMode="auto">
                    <a:xfrm>
                      <a:off x="0" y="0"/>
                      <a:ext cx="302260" cy="302260"/>
                    </a:xfrm>
                    <a:prstGeom prst="rect">
                      <a:avLst/>
                    </a:prstGeom>
                    <a:noFill/>
                    <a:ln w="9525">
                      <a:noFill/>
                      <a:miter lim="800000"/>
                      <a:headEnd/>
                      <a:tailEnd/>
                    </a:ln>
                  </pic:spPr>
                </pic:pic>
              </a:graphicData>
            </a:graphic>
          </wp:inline>
        </w:drawing>
      </w:r>
      <w:r w:rsidR="00F210C5">
        <w:rPr>
          <w:rFonts w:ascii="Times New Roman" w:eastAsia="Times New Roman" w:hAnsi="Times New Roman" w:cs="Times New Roman"/>
        </w:rPr>
        <w:t xml:space="preserve">   </w:t>
      </w:r>
      <w:r w:rsidR="00F210C5">
        <w:rPr>
          <w:w w:val="105"/>
        </w:rPr>
        <w:t>注:</w:t>
      </w:r>
    </w:p>
    <w:p w:rsidR="00E453E3" w:rsidRDefault="00F210C5">
      <w:pPr>
        <w:pStyle w:val="BodyText"/>
        <w:tabs>
          <w:tab w:val="left" w:pos="1857"/>
        </w:tabs>
        <w:spacing w:line="155" w:lineRule="exact"/>
        <w:ind w:leftChars="615" w:left="13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sidR="00423ADE">
        <w:rPr>
          <w:position w:val="1"/>
          <w:lang w:eastAsia="zh-CN"/>
        </w:rPr>
        <w:t>分区</w:t>
      </w:r>
      <w:r>
        <w:rPr>
          <w:position w:val="1"/>
          <w:lang w:eastAsia="zh-CN"/>
        </w:rPr>
        <w:t>组名不能是空串、含点（.）或者美元符号（$），并且长度不能超过127B。</w:t>
      </w:r>
    </w:p>
    <w:p w:rsidR="00F210C5" w:rsidRDefault="00F210C5" w:rsidP="00F210C5">
      <w:pPr>
        <w:spacing w:before="1" w:line="220" w:lineRule="exact"/>
        <w:rPr>
          <w:lang w:eastAsia="zh-CN"/>
        </w:rPr>
      </w:pPr>
    </w:p>
    <w:p w:rsidR="00E453E3" w:rsidRDefault="00F210C5">
      <w:pPr>
        <w:pStyle w:val="BodyText"/>
        <w:ind w:leftChars="324" w:left="713"/>
      </w:pPr>
      <w:r>
        <w:t>示例</w:t>
      </w:r>
    </w:p>
    <w:p w:rsidR="00E453E3" w:rsidRDefault="00F210C5">
      <w:pPr>
        <w:pStyle w:val="BodyText"/>
        <w:tabs>
          <w:tab w:val="left" w:pos="1217"/>
        </w:tabs>
        <w:spacing w:before="31"/>
        <w:ind w:leftChars="324" w:left="713"/>
      </w:pPr>
      <w:r>
        <w:rPr>
          <w:rFonts w:ascii="Times New Roman" w:eastAsia="Times New Roman" w:hAnsi="Times New Roman" w:cs="Times New Roman"/>
          <w:w w:val="90"/>
        </w:rPr>
        <w:t>•</w:t>
      </w:r>
      <w:r>
        <w:rPr>
          <w:rFonts w:ascii="Times New Roman" w:eastAsia="Times New Roman" w:hAnsi="Times New Roman" w:cs="Times New Roman"/>
          <w:w w:val="90"/>
        </w:rPr>
        <w:tab/>
      </w:r>
      <w:r>
        <w:rPr>
          <w:w w:val="90"/>
          <w:position w:val="1"/>
        </w:rPr>
        <w:t>新建名为“</w:t>
      </w:r>
      <w:r w:rsidR="00AD43C8">
        <w:rPr>
          <w:rFonts w:eastAsiaTheme="minorEastAsia" w:hint="eastAsia"/>
          <w:w w:val="90"/>
          <w:position w:val="1"/>
          <w:lang w:eastAsia="zh-CN"/>
        </w:rPr>
        <w:t>group</w:t>
      </w:r>
      <w:r>
        <w:rPr>
          <w:w w:val="90"/>
          <w:position w:val="1"/>
        </w:rPr>
        <w:t>”的</w:t>
      </w:r>
      <w:r w:rsidR="00423ADE">
        <w:rPr>
          <w:w w:val="90"/>
          <w:position w:val="1"/>
        </w:rPr>
        <w:t>分区</w:t>
      </w:r>
      <w:r>
        <w:rPr>
          <w:w w:val="90"/>
          <w:position w:val="1"/>
        </w:rPr>
        <w:t>组</w:t>
      </w:r>
    </w:p>
    <w:p w:rsidR="00E453E3" w:rsidRDefault="00B0609F">
      <w:pPr>
        <w:pStyle w:val="BodyText"/>
        <w:spacing w:before="50"/>
        <w:ind w:leftChars="453" w:left="997"/>
        <w:rPr>
          <w:rFonts w:ascii="仿宋" w:eastAsia="仿宋" w:hAnsi="仿宋" w:cs="仿宋"/>
        </w:rPr>
      </w:pPr>
      <w:r w:rsidRPr="00B0609F">
        <w:pict>
          <v:group id="_x0000_s3599" style="position:absolute;left:0;text-align:left;margin-left:95.85pt;margin-top:6.95pt;width:459.45pt;height:10.6pt;z-index:-251318784;mso-position-horizontal-relative:page" coordorigin="1917,139" coordsize="9189,212">
            <v:shape id="_x0000_s3600" style="position:absolute;left:1917;top:139;width:9189;height:212" coordorigin="1917,139" coordsize="9189,212" path="m1917,139r9189,l11106,351r-9189,l1917,139xe" fillcolor="#efefef" stroked="f">
              <v:path arrowok="t"/>
            </v:shape>
            <w10:wrap anchorx="page"/>
          </v:group>
        </w:pict>
      </w:r>
      <w:r w:rsidR="00F210C5">
        <w:rPr>
          <w:rFonts w:ascii="仿宋" w:eastAsia="仿宋" w:hAnsi="仿宋" w:cs="仿宋"/>
        </w:rPr>
        <w:t>db.create</w:t>
      </w:r>
      <w:r w:rsidR="00AD43C8">
        <w:rPr>
          <w:rFonts w:ascii="仿宋" w:eastAsia="仿宋" w:hAnsi="仿宋" w:cs="仿宋" w:hint="eastAsia"/>
          <w:lang w:eastAsia="zh-CN"/>
        </w:rPr>
        <w:t>RG</w:t>
      </w:r>
      <w:r w:rsidR="00F210C5">
        <w:rPr>
          <w:rFonts w:ascii="仿宋" w:eastAsia="仿宋" w:hAnsi="仿宋" w:cs="仿宋"/>
        </w:rPr>
        <w:t>(“</w:t>
      </w:r>
      <w:r w:rsidR="00AD43C8">
        <w:rPr>
          <w:rFonts w:ascii="仿宋" w:eastAsia="仿宋" w:hAnsi="仿宋" w:cs="仿宋" w:hint="eastAsia"/>
          <w:lang w:eastAsia="zh-CN"/>
        </w:rPr>
        <w:t>group</w:t>
      </w:r>
      <w:r w:rsidR="00F210C5">
        <w:rPr>
          <w:rFonts w:ascii="仿宋" w:eastAsia="仿宋" w:hAnsi="仿宋" w:cs="仿宋"/>
        </w:rPr>
        <w:t>”)</w:t>
      </w:r>
    </w:p>
    <w:p w:rsidR="00E453E3" w:rsidRPr="0036330B" w:rsidRDefault="00E453E3">
      <w:pPr>
        <w:rPr>
          <w:lang w:eastAsia="zh-CN"/>
        </w:rPr>
      </w:pPr>
    </w:p>
    <w:p w:rsidR="00FC1ED0" w:rsidRDefault="00FC1ED0" w:rsidP="00FC1ED0">
      <w:pPr>
        <w:pStyle w:val="Heading3"/>
        <w:spacing w:line="352" w:lineRule="exact"/>
        <w:ind w:left="0" w:right="8694"/>
        <w:jc w:val="center"/>
      </w:pPr>
      <w:r>
        <w:rPr>
          <w:w w:val="95"/>
        </w:rPr>
        <w:t>db.remove</w:t>
      </w:r>
      <w:r w:rsidR="00AD43C8">
        <w:rPr>
          <w:rFonts w:eastAsiaTheme="minorEastAsia" w:hint="eastAsia"/>
          <w:w w:val="95"/>
          <w:lang w:eastAsia="zh-CN"/>
        </w:rPr>
        <w:t>RG</w:t>
      </w:r>
      <w:r>
        <w:rPr>
          <w:w w:val="95"/>
        </w:rPr>
        <w:t>()</w:t>
      </w:r>
    </w:p>
    <w:p w:rsidR="00FC1ED0" w:rsidRDefault="00FC1ED0" w:rsidP="00FC1ED0">
      <w:pPr>
        <w:spacing w:before="9" w:line="190" w:lineRule="exact"/>
        <w:rPr>
          <w:sz w:val="19"/>
          <w:szCs w:val="19"/>
        </w:rPr>
      </w:pPr>
    </w:p>
    <w:p w:rsidR="00FC1ED0" w:rsidRDefault="00FC1ED0" w:rsidP="00FC1ED0">
      <w:pPr>
        <w:pStyle w:val="BodyText"/>
        <w:spacing w:line="251" w:lineRule="auto"/>
        <w:ind w:left="613" w:right="7163"/>
      </w:pPr>
      <w:r>
        <w:rPr>
          <w:w w:val="95"/>
        </w:rPr>
        <w:t>db.remove</w:t>
      </w:r>
      <w:r w:rsidR="00AD43C8">
        <w:rPr>
          <w:rFonts w:eastAsiaTheme="minorEastAsia" w:hint="eastAsia"/>
          <w:w w:val="95"/>
          <w:lang w:eastAsia="zh-CN"/>
        </w:rPr>
        <w:t>RG</w:t>
      </w:r>
      <w:r>
        <w:rPr>
          <w:w w:val="95"/>
        </w:rPr>
        <w:t>(&lt;name&gt;)</w:t>
      </w:r>
      <w:r>
        <w:rPr>
          <w:w w:val="92"/>
        </w:rPr>
        <w:t xml:space="preserve"> </w:t>
      </w:r>
      <w:r>
        <w:rPr>
          <w:w w:val="95"/>
        </w:rPr>
        <w:t>删除数据库中指定的</w:t>
      </w:r>
      <w:r w:rsidR="00423ADE">
        <w:rPr>
          <w:w w:val="95"/>
        </w:rPr>
        <w:t>分区</w:t>
      </w:r>
      <w:r>
        <w:rPr>
          <w:w w:val="95"/>
        </w:rPr>
        <w:t>组。</w:t>
      </w:r>
    </w:p>
    <w:p w:rsidR="00FC1ED0" w:rsidRDefault="00FC1ED0" w:rsidP="00FC1ED0">
      <w:pPr>
        <w:spacing w:before="4" w:line="180" w:lineRule="exact"/>
        <w:rPr>
          <w:sz w:val="18"/>
          <w:szCs w:val="18"/>
        </w:rPr>
      </w:pPr>
    </w:p>
    <w:p w:rsidR="00FC1ED0" w:rsidRDefault="00FC1ED0" w:rsidP="00FC1ED0">
      <w:pPr>
        <w:pStyle w:val="BodyText"/>
        <w:ind w:left="613"/>
      </w:pPr>
      <w:r>
        <w:t>参数描述</w:t>
      </w:r>
    </w:p>
    <w:p w:rsidR="00FC1ED0" w:rsidRDefault="00FC1ED0" w:rsidP="00FC1ED0">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FC1ED0" w:rsidTr="00195952">
        <w:trPr>
          <w:trHeight w:hRule="exact" w:val="295"/>
        </w:trPr>
        <w:tc>
          <w:tcPr>
            <w:tcW w:w="1444" w:type="dxa"/>
            <w:tcBorders>
              <w:top w:val="single" w:sz="8" w:space="0" w:color="000000"/>
              <w:left w:val="single" w:sz="8" w:space="0" w:color="000000"/>
              <w:bottom w:val="single" w:sz="8" w:space="0" w:color="000000"/>
              <w:right w:val="nil"/>
            </w:tcBorders>
          </w:tcPr>
          <w:p w:rsidR="00FC1ED0" w:rsidRDefault="00FC1ED0"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FC1ED0" w:rsidRDefault="00FC1ED0" w:rsidP="00195952">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FC1ED0" w:rsidRDefault="00FC1ED0"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FC1ED0" w:rsidRDefault="00FC1ED0" w:rsidP="00195952">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FC1ED0" w:rsidTr="00195952">
        <w:trPr>
          <w:trHeight w:hRule="exact" w:val="545"/>
        </w:trPr>
        <w:tc>
          <w:tcPr>
            <w:tcW w:w="1444" w:type="dxa"/>
            <w:tcBorders>
              <w:top w:val="single" w:sz="8" w:space="0" w:color="000000"/>
              <w:left w:val="single" w:sz="8" w:space="0" w:color="000000"/>
              <w:bottom w:val="single" w:sz="8" w:space="0" w:color="000000"/>
              <w:right w:val="nil"/>
            </w:tcBorders>
          </w:tcPr>
          <w:p w:rsidR="00FC1ED0" w:rsidRDefault="0036330B" w:rsidP="00195952">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w:t>
            </w:r>
            <w:r w:rsidR="00FC1ED0">
              <w:rPr>
                <w:rFonts w:ascii="Microsoft JhengHei" w:eastAsia="Microsoft JhengHei" w:hAnsi="Microsoft JhengHei" w:cs="Microsoft JhengHei"/>
                <w:w w:val="95"/>
                <w:sz w:val="14"/>
                <w:szCs w:val="14"/>
              </w:rPr>
              <w:t>ame</w:t>
            </w:r>
          </w:p>
        </w:tc>
        <w:tc>
          <w:tcPr>
            <w:tcW w:w="3292" w:type="dxa"/>
            <w:tcBorders>
              <w:top w:val="nil"/>
              <w:left w:val="nil"/>
              <w:bottom w:val="nil"/>
              <w:right w:val="single" w:sz="8" w:space="0" w:color="000000"/>
            </w:tcBorders>
          </w:tcPr>
          <w:p w:rsidR="00FC1ED0" w:rsidRDefault="00FC1ED0" w:rsidP="00195952">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FC1ED0" w:rsidRDefault="00423ADE" w:rsidP="00195952">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FC1ED0">
              <w:rPr>
                <w:rFonts w:ascii="Microsoft JhengHei" w:eastAsia="Microsoft JhengHei" w:hAnsi="Microsoft JhengHei" w:cs="Microsoft JhengHei"/>
                <w:sz w:val="14"/>
                <w:szCs w:val="14"/>
                <w:lang w:eastAsia="zh-CN"/>
              </w:rPr>
              <w:t>组名，同一个数据库对象中，分</w:t>
            </w:r>
          </w:p>
          <w:p w:rsidR="00FC1ED0" w:rsidRDefault="00FC1ED0" w:rsidP="00195952">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片组名唯一</w:t>
            </w:r>
          </w:p>
        </w:tc>
        <w:tc>
          <w:tcPr>
            <w:tcW w:w="2373" w:type="dxa"/>
            <w:tcBorders>
              <w:top w:val="single" w:sz="8" w:space="0" w:color="000000"/>
              <w:left w:val="single" w:sz="8" w:space="0" w:color="000000"/>
              <w:bottom w:val="single" w:sz="8" w:space="0" w:color="000000"/>
              <w:right w:val="single" w:sz="8" w:space="0" w:color="000000"/>
            </w:tcBorders>
          </w:tcPr>
          <w:p w:rsidR="00FC1ED0" w:rsidRDefault="00FC1ED0" w:rsidP="00195952">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FC1ED0" w:rsidRDefault="00FC1ED0" w:rsidP="00FC1ED0">
      <w:pPr>
        <w:spacing w:before="3" w:line="200" w:lineRule="exact"/>
        <w:rPr>
          <w:sz w:val="20"/>
          <w:szCs w:val="20"/>
        </w:rPr>
      </w:pPr>
    </w:p>
    <w:p w:rsidR="00FC1ED0" w:rsidRDefault="00FC1ED0" w:rsidP="00FC1ED0">
      <w:pPr>
        <w:pStyle w:val="BodyText"/>
        <w:spacing w:line="310" w:lineRule="exact"/>
        <w:ind w:left="613"/>
      </w:pPr>
      <w:r>
        <w:t>格式</w:t>
      </w:r>
    </w:p>
    <w:p w:rsidR="00FC1ED0" w:rsidRDefault="00FC1ED0" w:rsidP="00FC1ED0">
      <w:pPr>
        <w:pStyle w:val="BodyText"/>
        <w:spacing w:before="16"/>
        <w:ind w:left="613"/>
      </w:pPr>
      <w:r>
        <w:rPr>
          <w:w w:val="95"/>
        </w:rPr>
        <w:t>remove</w:t>
      </w:r>
      <w:r w:rsidR="00AD43C8">
        <w:rPr>
          <w:rFonts w:eastAsiaTheme="minorEastAsia" w:hint="eastAsia"/>
          <w:w w:val="95"/>
          <w:lang w:eastAsia="zh-CN"/>
        </w:rPr>
        <w:t>RG</w:t>
      </w:r>
      <w:r>
        <w:rPr>
          <w:w w:val="95"/>
        </w:rPr>
        <w:t xml:space="preserve">()    </w:t>
      </w:r>
      <w:r>
        <w:rPr>
          <w:spacing w:val="43"/>
          <w:w w:val="95"/>
        </w:rPr>
        <w:t xml:space="preserve"> </w:t>
      </w:r>
      <w:r>
        <w:rPr>
          <w:w w:val="95"/>
        </w:rPr>
        <w:t>方法的定义格式只有name字段，name的值是字符串型，必填。</w:t>
      </w:r>
    </w:p>
    <w:p w:rsidR="00FC1ED0" w:rsidRDefault="00B0609F" w:rsidP="00FC1ED0">
      <w:pPr>
        <w:pStyle w:val="BodyText"/>
        <w:spacing w:before="48"/>
        <w:ind w:left="613"/>
        <w:rPr>
          <w:rFonts w:ascii="仿宋" w:eastAsia="仿宋" w:hAnsi="仿宋" w:cs="仿宋"/>
        </w:rPr>
      </w:pPr>
      <w:r w:rsidRPr="00B0609F">
        <w:pict>
          <v:group id="_x0000_s3601" style="position:absolute;left:0;text-align:left;margin-left:81.7pt;margin-top:6.85pt;width:473.6pt;height:10.6pt;z-index:-251317760;mso-position-horizontal-relative:page" coordorigin="1634,137" coordsize="9472,212">
            <v:shape id="_x0000_s3602" style="position:absolute;left:1634;top:137;width:9472;height:212" coordorigin="1634,137" coordsize="9472,212" path="m1634,137r9472,l11106,349r-9472,l1634,137xe" fillcolor="#efefef" stroked="f">
              <v:path arrowok="t"/>
            </v:shape>
            <w10:wrap anchorx="page"/>
          </v:group>
        </w:pict>
      </w:r>
      <w:r w:rsidR="00FC1ED0">
        <w:rPr>
          <w:rFonts w:ascii="仿宋" w:eastAsia="仿宋" w:hAnsi="仿宋" w:cs="仿宋"/>
        </w:rPr>
        <w:t>(&lt;"</w:t>
      </w:r>
      <w:r w:rsidR="00423ADE">
        <w:rPr>
          <w:rFonts w:ascii="仿宋" w:eastAsia="仿宋" w:hAnsi="仿宋" w:cs="仿宋"/>
        </w:rPr>
        <w:t>分区</w:t>
      </w:r>
      <w:r w:rsidR="00FC1ED0">
        <w:rPr>
          <w:rFonts w:ascii="仿宋" w:eastAsia="仿宋" w:hAnsi="仿宋" w:cs="仿宋"/>
        </w:rPr>
        <w:t>组名"&gt;)</w:t>
      </w:r>
    </w:p>
    <w:p w:rsidR="00FC1ED0" w:rsidRDefault="0019320C" w:rsidP="00FC1ED0">
      <w:pPr>
        <w:pStyle w:val="BodyText"/>
        <w:spacing w:before="45" w:line="567" w:lineRule="exact"/>
        <w:ind w:left="613"/>
      </w:pPr>
      <w:r>
        <w:rPr>
          <w:noProof/>
          <w:lang w:eastAsia="zh-CN"/>
        </w:rPr>
        <w:drawing>
          <wp:inline distT="0" distB="0" distL="0" distR="0">
            <wp:extent cx="302260" cy="302260"/>
            <wp:effectExtent l="1905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7"/>
                    <a:srcRect/>
                    <a:stretch>
                      <a:fillRect/>
                    </a:stretch>
                  </pic:blipFill>
                  <pic:spPr bwMode="auto">
                    <a:xfrm>
                      <a:off x="0" y="0"/>
                      <a:ext cx="302260" cy="302260"/>
                    </a:xfrm>
                    <a:prstGeom prst="rect">
                      <a:avLst/>
                    </a:prstGeom>
                    <a:noFill/>
                    <a:ln w="9525">
                      <a:noFill/>
                      <a:miter lim="800000"/>
                      <a:headEnd/>
                      <a:tailEnd/>
                    </a:ln>
                  </pic:spPr>
                </pic:pic>
              </a:graphicData>
            </a:graphic>
          </wp:inline>
        </w:drawing>
      </w:r>
      <w:r w:rsidR="00FC1ED0">
        <w:rPr>
          <w:rFonts w:ascii="Times New Roman" w:eastAsia="Times New Roman" w:hAnsi="Times New Roman" w:cs="Times New Roman"/>
        </w:rPr>
        <w:t xml:space="preserve">   </w:t>
      </w:r>
      <w:r w:rsidR="00FC1ED0">
        <w:rPr>
          <w:w w:val="105"/>
        </w:rPr>
        <w:t>注:</w:t>
      </w:r>
    </w:p>
    <w:p w:rsidR="00FC1ED0" w:rsidRDefault="00FC1ED0" w:rsidP="00FC1ED0">
      <w:pPr>
        <w:pStyle w:val="BodyText"/>
        <w:tabs>
          <w:tab w:val="left" w:pos="1537"/>
        </w:tabs>
        <w:spacing w:line="155" w:lineRule="exact"/>
        <w:ind w:left="1253"/>
      </w:pPr>
      <w:r>
        <w:rPr>
          <w:rFonts w:ascii="Times New Roman" w:eastAsia="Times New Roman" w:hAnsi="Times New Roman" w:cs="Times New Roman"/>
        </w:rPr>
        <w:t>•</w:t>
      </w:r>
      <w:r>
        <w:rPr>
          <w:rFonts w:ascii="Times New Roman" w:eastAsia="Times New Roman" w:hAnsi="Times New Roman" w:cs="Times New Roman"/>
        </w:rPr>
        <w:tab/>
      </w:r>
      <w:r w:rsidR="00423ADE">
        <w:rPr>
          <w:position w:val="1"/>
        </w:rPr>
        <w:t>分区</w:t>
      </w:r>
      <w:r>
        <w:rPr>
          <w:position w:val="1"/>
        </w:rPr>
        <w:t>组名必须存在。</w:t>
      </w:r>
    </w:p>
    <w:p w:rsidR="00FC1ED0" w:rsidRDefault="00FC1ED0" w:rsidP="00FC1ED0">
      <w:pPr>
        <w:spacing w:before="1" w:line="220" w:lineRule="exact"/>
      </w:pPr>
    </w:p>
    <w:p w:rsidR="00FC1ED0" w:rsidRDefault="00FC1ED0" w:rsidP="00FC1ED0">
      <w:pPr>
        <w:pStyle w:val="BodyText"/>
        <w:ind w:left="613"/>
      </w:pPr>
      <w:r>
        <w:t>示例</w:t>
      </w:r>
    </w:p>
    <w:p w:rsidR="00FC1ED0" w:rsidRDefault="00FC1ED0" w:rsidP="00FC1ED0">
      <w:pPr>
        <w:pStyle w:val="BodyText"/>
        <w:tabs>
          <w:tab w:val="left" w:pos="897"/>
        </w:tabs>
        <w:spacing w:before="31"/>
        <w:ind w:left="613"/>
        <w:rPr>
          <w:lang w:eastAsia="zh-CN"/>
        </w:rPr>
      </w:pPr>
      <w:r>
        <w:rPr>
          <w:rFonts w:ascii="Times New Roman" w:eastAsia="Times New Roman" w:hAnsi="Times New Roman" w:cs="Times New Roman"/>
          <w:w w:val="90"/>
          <w:lang w:eastAsia="zh-CN"/>
        </w:rPr>
        <w:t>•</w:t>
      </w:r>
      <w:r>
        <w:rPr>
          <w:rFonts w:ascii="Times New Roman" w:eastAsia="Times New Roman" w:hAnsi="Times New Roman" w:cs="Times New Roman"/>
          <w:w w:val="90"/>
          <w:lang w:eastAsia="zh-CN"/>
        </w:rPr>
        <w:tab/>
      </w:r>
      <w:r>
        <w:rPr>
          <w:w w:val="90"/>
          <w:position w:val="1"/>
          <w:lang w:eastAsia="zh-CN"/>
        </w:rPr>
        <w:t>删除名为”</w:t>
      </w:r>
      <w:r w:rsidR="00AD43C8">
        <w:rPr>
          <w:rFonts w:eastAsiaTheme="minorEastAsia" w:hint="eastAsia"/>
          <w:w w:val="90"/>
          <w:position w:val="1"/>
          <w:lang w:eastAsia="zh-CN"/>
        </w:rPr>
        <w:t>group</w:t>
      </w:r>
      <w:r>
        <w:rPr>
          <w:w w:val="90"/>
          <w:position w:val="1"/>
          <w:lang w:eastAsia="zh-CN"/>
        </w:rPr>
        <w:t>”的</w:t>
      </w:r>
      <w:r w:rsidR="00423ADE">
        <w:rPr>
          <w:w w:val="90"/>
          <w:position w:val="1"/>
          <w:lang w:eastAsia="zh-CN"/>
        </w:rPr>
        <w:t>分区</w:t>
      </w:r>
      <w:r>
        <w:rPr>
          <w:w w:val="90"/>
          <w:position w:val="1"/>
          <w:lang w:eastAsia="zh-CN"/>
        </w:rPr>
        <w:t>组</w:t>
      </w:r>
    </w:p>
    <w:p w:rsidR="00FC1ED0" w:rsidRDefault="00B0609F" w:rsidP="00FC1ED0">
      <w:pPr>
        <w:pStyle w:val="BodyText"/>
        <w:spacing w:before="50"/>
        <w:ind w:left="897"/>
        <w:rPr>
          <w:rFonts w:ascii="仿宋" w:eastAsia="仿宋" w:hAnsi="仿宋" w:cs="仿宋"/>
        </w:rPr>
      </w:pPr>
      <w:r w:rsidRPr="00B0609F">
        <w:pict>
          <v:group id="_x0000_s3603" style="position:absolute;left:0;text-align:left;margin-left:95.85pt;margin-top:6.95pt;width:459.45pt;height:10.6pt;z-index:-251316736;mso-position-horizontal-relative:page" coordorigin="1917,139" coordsize="9189,212">
            <v:shape id="_x0000_s3604" style="position:absolute;left:1917;top:139;width:9189;height:212" coordorigin="1917,139" coordsize="9189,212" path="m1917,139r9189,l11106,351r-9189,l1917,139xe" fillcolor="#efefef" stroked="f">
              <v:path arrowok="t"/>
            </v:shape>
            <w10:wrap anchorx="page"/>
          </v:group>
        </w:pict>
      </w:r>
      <w:r w:rsidR="00FC1ED0">
        <w:rPr>
          <w:rFonts w:ascii="仿宋" w:eastAsia="仿宋" w:hAnsi="仿宋" w:cs="仿宋"/>
        </w:rPr>
        <w:t>db.remove</w:t>
      </w:r>
      <w:r w:rsidR="00AD43C8">
        <w:rPr>
          <w:rFonts w:ascii="仿宋" w:eastAsia="仿宋" w:hAnsi="仿宋" w:cs="仿宋" w:hint="eastAsia"/>
          <w:lang w:eastAsia="zh-CN"/>
        </w:rPr>
        <w:t>RG</w:t>
      </w:r>
      <w:r w:rsidR="00FC1ED0">
        <w:rPr>
          <w:rFonts w:ascii="仿宋" w:eastAsia="仿宋" w:hAnsi="仿宋" w:cs="仿宋"/>
        </w:rPr>
        <w:t>(“</w:t>
      </w:r>
      <w:r w:rsidR="00AD43C8">
        <w:rPr>
          <w:rFonts w:ascii="仿宋" w:eastAsia="仿宋" w:hAnsi="仿宋" w:cs="仿宋" w:hint="eastAsia"/>
          <w:lang w:eastAsia="zh-CN"/>
        </w:rPr>
        <w:t>group</w:t>
      </w:r>
      <w:r w:rsidR="00FC1ED0">
        <w:rPr>
          <w:rFonts w:ascii="仿宋" w:eastAsia="仿宋" w:hAnsi="仿宋" w:cs="仿宋"/>
        </w:rPr>
        <w:t>”)</w:t>
      </w:r>
    </w:p>
    <w:p w:rsidR="00FC1ED0" w:rsidRPr="00FC1ED0" w:rsidRDefault="00FC1ED0" w:rsidP="00FC1ED0">
      <w:pPr>
        <w:pStyle w:val="Heading3"/>
        <w:spacing w:line="352" w:lineRule="exact"/>
        <w:ind w:leftChars="97" w:left="213"/>
        <w:rPr>
          <w:rFonts w:eastAsiaTheme="minorEastAsia"/>
          <w:lang w:eastAsia="zh-CN"/>
        </w:rPr>
      </w:pPr>
      <w:r>
        <w:rPr>
          <w:w w:val="95"/>
        </w:rPr>
        <w:t>db.create</w:t>
      </w:r>
      <w:r>
        <w:rPr>
          <w:rFonts w:eastAsiaTheme="minorEastAsia" w:hint="eastAsia"/>
          <w:w w:val="95"/>
          <w:lang w:eastAsia="zh-CN"/>
        </w:rPr>
        <w:t>Cata</w:t>
      </w:r>
      <w:r w:rsidR="00AD43C8">
        <w:rPr>
          <w:rFonts w:eastAsiaTheme="minorEastAsia" w:hint="eastAsia"/>
          <w:w w:val="95"/>
          <w:lang w:eastAsia="zh-CN"/>
        </w:rPr>
        <w:t>RG</w:t>
      </w:r>
      <w:r>
        <w:rPr>
          <w:w w:val="95"/>
        </w:rPr>
        <w:t>()</w:t>
      </w:r>
    </w:p>
    <w:p w:rsidR="00FC1ED0" w:rsidRDefault="00FC1ED0" w:rsidP="00FC1ED0">
      <w:pPr>
        <w:spacing w:before="9" w:line="190" w:lineRule="exact"/>
        <w:rPr>
          <w:sz w:val="19"/>
          <w:szCs w:val="19"/>
        </w:rPr>
      </w:pPr>
    </w:p>
    <w:p w:rsidR="00FC1ED0" w:rsidRDefault="00FC1ED0" w:rsidP="00FC1ED0">
      <w:pPr>
        <w:pStyle w:val="BodyText"/>
        <w:spacing w:line="251" w:lineRule="auto"/>
        <w:ind w:leftChars="324" w:left="713" w:rightChars="1887" w:right="4151"/>
        <w:rPr>
          <w:lang w:eastAsia="zh-CN"/>
        </w:rPr>
      </w:pPr>
      <w:r>
        <w:rPr>
          <w:w w:val="95"/>
        </w:rPr>
        <w:t>db.</w:t>
      </w:r>
      <w:r w:rsidR="00195952" w:rsidRPr="00195952">
        <w:t xml:space="preserve"> </w:t>
      </w:r>
      <w:r w:rsidR="00195952" w:rsidRPr="00195952">
        <w:rPr>
          <w:w w:val="95"/>
        </w:rPr>
        <w:t>createCata</w:t>
      </w:r>
      <w:r w:rsidR="00AD43C8">
        <w:rPr>
          <w:rFonts w:eastAsiaTheme="minorEastAsia" w:hint="eastAsia"/>
          <w:w w:val="95"/>
          <w:lang w:eastAsia="zh-CN"/>
        </w:rPr>
        <w:t>RG</w:t>
      </w:r>
      <w:r w:rsidR="00195952" w:rsidRPr="00195952">
        <w:rPr>
          <w:w w:val="95"/>
        </w:rPr>
        <w:t>(&lt;host&gt;,&lt;service&gt;,&lt;dbpath&gt;,[config])</w:t>
      </w:r>
      <w:r>
        <w:rPr>
          <w:w w:val="92"/>
        </w:rPr>
        <w:t xml:space="preserve"> </w:t>
      </w:r>
      <w:r w:rsidR="00195952">
        <w:rPr>
          <w:w w:val="95"/>
        </w:rPr>
        <w:t>新建一个</w:t>
      </w:r>
      <w:r w:rsidR="00195952">
        <w:rPr>
          <w:rFonts w:eastAsiaTheme="minorEastAsia" w:hint="eastAsia"/>
          <w:w w:val="95"/>
          <w:lang w:eastAsia="zh-CN"/>
        </w:rPr>
        <w:t>编目</w:t>
      </w:r>
      <w:r w:rsidR="00423ADE">
        <w:rPr>
          <w:rFonts w:eastAsiaTheme="minorEastAsia" w:hint="eastAsia"/>
          <w:w w:val="95"/>
          <w:lang w:eastAsia="zh-CN"/>
        </w:rPr>
        <w:t>分区</w:t>
      </w:r>
      <w:r>
        <w:rPr>
          <w:w w:val="95"/>
        </w:rPr>
        <w:t>组</w:t>
      </w:r>
      <w:r w:rsidR="00195952">
        <w:rPr>
          <w:rFonts w:eastAsiaTheme="minorEastAsia" w:hint="eastAsia"/>
          <w:w w:val="95"/>
          <w:lang w:eastAsia="zh-CN"/>
        </w:rPr>
        <w:t>，同时创建并启动一个编目节点</w:t>
      </w:r>
      <w:r>
        <w:rPr>
          <w:w w:val="95"/>
        </w:rPr>
        <w:t>。</w:t>
      </w:r>
    </w:p>
    <w:p w:rsidR="00FC1ED0" w:rsidRDefault="00FC1ED0" w:rsidP="00FC1ED0">
      <w:pPr>
        <w:spacing w:before="4" w:line="180" w:lineRule="exact"/>
        <w:rPr>
          <w:sz w:val="18"/>
          <w:szCs w:val="18"/>
          <w:lang w:eastAsia="zh-CN"/>
        </w:rPr>
      </w:pPr>
    </w:p>
    <w:p w:rsidR="00FC1ED0" w:rsidRDefault="00FC1ED0" w:rsidP="00FC1ED0">
      <w:pPr>
        <w:pStyle w:val="BodyText"/>
        <w:ind w:leftChars="324" w:left="713"/>
      </w:pPr>
      <w:r>
        <w:t>参数描述</w:t>
      </w:r>
    </w:p>
    <w:p w:rsidR="00FC1ED0" w:rsidRDefault="00FC1ED0" w:rsidP="00FC1ED0">
      <w:pPr>
        <w:spacing w:before="7" w:line="20" w:lineRule="exact"/>
        <w:rPr>
          <w:sz w:val="4"/>
          <w:szCs w:val="4"/>
        </w:rPr>
      </w:pPr>
    </w:p>
    <w:tbl>
      <w:tblPr>
        <w:tblW w:w="0" w:type="auto"/>
        <w:tblInd w:w="703" w:type="dxa"/>
        <w:tblLayout w:type="fixed"/>
        <w:tblCellMar>
          <w:left w:w="0" w:type="dxa"/>
          <w:right w:w="0" w:type="dxa"/>
        </w:tblCellMar>
        <w:tblLook w:val="01E0"/>
      </w:tblPr>
      <w:tblGrid>
        <w:gridCol w:w="1444"/>
        <w:gridCol w:w="3292"/>
        <w:gridCol w:w="2363"/>
        <w:gridCol w:w="2373"/>
      </w:tblGrid>
      <w:tr w:rsidR="00FC1ED0" w:rsidTr="00195952">
        <w:trPr>
          <w:trHeight w:hRule="exact" w:val="295"/>
        </w:trPr>
        <w:tc>
          <w:tcPr>
            <w:tcW w:w="1444" w:type="dxa"/>
            <w:tcBorders>
              <w:top w:val="single" w:sz="8" w:space="0" w:color="000000"/>
              <w:left w:val="single" w:sz="8" w:space="0" w:color="000000"/>
              <w:bottom w:val="single" w:sz="8" w:space="0" w:color="000000"/>
              <w:right w:val="nil"/>
            </w:tcBorders>
          </w:tcPr>
          <w:p w:rsidR="00FC1ED0" w:rsidRDefault="00FC1ED0"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FC1ED0" w:rsidRDefault="00FC1ED0" w:rsidP="00195952">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FC1ED0" w:rsidRDefault="00FC1ED0" w:rsidP="00195952">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FC1ED0" w:rsidRDefault="00FC1ED0" w:rsidP="00195952">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FC1ED0" w:rsidTr="00195952">
        <w:trPr>
          <w:trHeight w:hRule="exact" w:val="545"/>
        </w:trPr>
        <w:tc>
          <w:tcPr>
            <w:tcW w:w="1444" w:type="dxa"/>
            <w:tcBorders>
              <w:top w:val="single" w:sz="8" w:space="0" w:color="000000"/>
              <w:left w:val="single" w:sz="8" w:space="0" w:color="000000"/>
              <w:bottom w:val="single" w:sz="8" w:space="0" w:color="000000"/>
              <w:right w:val="nil"/>
            </w:tcBorders>
          </w:tcPr>
          <w:p w:rsidR="00FC1ED0" w:rsidRPr="00195952" w:rsidRDefault="00E4279F" w:rsidP="00307BCE">
            <w:pPr>
              <w:pStyle w:val="TableParagraph"/>
              <w:spacing w:line="217" w:lineRule="exact"/>
              <w:ind w:left="40"/>
              <w:rPr>
                <w:rFonts w:ascii="Microsoft JhengHei" w:hAnsi="Microsoft JhengHei" w:cs="Microsoft JhengHei"/>
                <w:sz w:val="14"/>
                <w:szCs w:val="14"/>
                <w:lang w:eastAsia="zh-CN"/>
              </w:rPr>
            </w:pPr>
            <w:r>
              <w:rPr>
                <w:rFonts w:ascii="Microsoft JhengHei" w:hAnsi="Microsoft JhengHei" w:cs="Microsoft JhengHei" w:hint="eastAsia"/>
                <w:w w:val="95"/>
                <w:sz w:val="14"/>
                <w:szCs w:val="14"/>
                <w:lang w:eastAsia="zh-CN"/>
              </w:rPr>
              <w:t>h</w:t>
            </w:r>
            <w:r w:rsidR="00195952">
              <w:rPr>
                <w:rFonts w:ascii="Microsoft JhengHei" w:hAnsi="Microsoft JhengHei" w:cs="Microsoft JhengHei" w:hint="eastAsia"/>
                <w:w w:val="95"/>
                <w:sz w:val="14"/>
                <w:szCs w:val="14"/>
                <w:lang w:eastAsia="zh-CN"/>
              </w:rPr>
              <w:t>os</w:t>
            </w:r>
            <w:r w:rsidR="00307BCE">
              <w:rPr>
                <w:rFonts w:ascii="Microsoft JhengHei" w:hAnsi="Microsoft JhengHei" w:cs="Microsoft JhengHei" w:hint="eastAsia"/>
                <w:w w:val="95"/>
                <w:sz w:val="14"/>
                <w:szCs w:val="14"/>
                <w:lang w:eastAsia="zh-CN"/>
              </w:rPr>
              <w:t>t</w:t>
            </w:r>
          </w:p>
        </w:tc>
        <w:tc>
          <w:tcPr>
            <w:tcW w:w="3292" w:type="dxa"/>
            <w:tcBorders>
              <w:top w:val="nil"/>
              <w:left w:val="nil"/>
              <w:bottom w:val="nil"/>
              <w:right w:val="single" w:sz="8" w:space="0" w:color="000000"/>
            </w:tcBorders>
          </w:tcPr>
          <w:p w:rsidR="00FC1ED0" w:rsidRDefault="00FC1ED0" w:rsidP="00195952">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FC1ED0" w:rsidRDefault="00307BCE" w:rsidP="00195952">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hAnsi="Microsoft JhengHei" w:cs="Microsoft JhengHei" w:hint="eastAsia"/>
                <w:sz w:val="14"/>
                <w:szCs w:val="14"/>
                <w:lang w:eastAsia="zh-CN"/>
              </w:rPr>
              <w:t>指定编目节点的主机名</w:t>
            </w:r>
          </w:p>
        </w:tc>
        <w:tc>
          <w:tcPr>
            <w:tcW w:w="2373" w:type="dxa"/>
            <w:tcBorders>
              <w:top w:val="single" w:sz="8" w:space="0" w:color="000000"/>
              <w:left w:val="single" w:sz="8" w:space="0" w:color="000000"/>
              <w:bottom w:val="single" w:sz="8" w:space="0" w:color="000000"/>
              <w:right w:val="single" w:sz="8" w:space="0" w:color="000000"/>
            </w:tcBorders>
          </w:tcPr>
          <w:p w:rsidR="00FC1ED0" w:rsidRDefault="00FC1ED0" w:rsidP="00195952">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195952" w:rsidTr="006106F4">
        <w:trPr>
          <w:trHeight w:hRule="exact" w:val="1275"/>
        </w:trPr>
        <w:tc>
          <w:tcPr>
            <w:tcW w:w="1444" w:type="dxa"/>
            <w:tcBorders>
              <w:top w:val="single" w:sz="8" w:space="0" w:color="000000"/>
              <w:left w:val="single" w:sz="8" w:space="0" w:color="000000"/>
              <w:bottom w:val="single" w:sz="8" w:space="0" w:color="000000"/>
              <w:right w:val="nil"/>
            </w:tcBorders>
          </w:tcPr>
          <w:p w:rsidR="00195952" w:rsidRPr="00195952" w:rsidRDefault="00195952" w:rsidP="00195952">
            <w:pPr>
              <w:pStyle w:val="TableParagraph"/>
              <w:spacing w:line="217" w:lineRule="exact"/>
              <w:ind w:left="40"/>
              <w:rPr>
                <w:rFonts w:ascii="Microsoft JhengHei" w:hAnsi="Microsoft JhengHei" w:cs="Microsoft JhengHei"/>
                <w:w w:val="95"/>
                <w:sz w:val="14"/>
                <w:szCs w:val="14"/>
                <w:lang w:eastAsia="zh-CN"/>
              </w:rPr>
            </w:pPr>
            <w:r>
              <w:rPr>
                <w:rFonts w:ascii="Microsoft JhengHei" w:hAnsi="Microsoft JhengHei" w:cs="Microsoft JhengHei" w:hint="eastAsia"/>
                <w:w w:val="95"/>
                <w:sz w:val="14"/>
                <w:szCs w:val="14"/>
                <w:lang w:eastAsia="zh-CN"/>
              </w:rPr>
              <w:lastRenderedPageBreak/>
              <w:t>service</w:t>
            </w:r>
          </w:p>
        </w:tc>
        <w:tc>
          <w:tcPr>
            <w:tcW w:w="3292" w:type="dxa"/>
            <w:tcBorders>
              <w:top w:val="nil"/>
              <w:left w:val="nil"/>
              <w:bottom w:val="nil"/>
              <w:right w:val="single" w:sz="8" w:space="0" w:color="000000"/>
            </w:tcBorders>
          </w:tcPr>
          <w:p w:rsidR="00195952" w:rsidRPr="00195952" w:rsidRDefault="00195952" w:rsidP="00195952">
            <w:pPr>
              <w:pStyle w:val="TableParagraph"/>
              <w:spacing w:line="227" w:lineRule="exact"/>
              <w:ind w:left="974"/>
              <w:rPr>
                <w:rFonts w:ascii="Microsoft JhengHei" w:hAnsi="Microsoft JhengHei" w:cs="Microsoft JhengHei"/>
                <w:w w:val="95"/>
                <w:sz w:val="14"/>
                <w:szCs w:val="14"/>
                <w:lang w:eastAsia="zh-CN"/>
              </w:rPr>
            </w:pPr>
            <w:r>
              <w:rPr>
                <w:rFonts w:ascii="Microsoft JhengHei" w:hAnsi="Microsoft JhengHei" w:cs="Microsoft JhengHei" w:hint="eastAsia"/>
                <w:w w:val="95"/>
                <w:sz w:val="14"/>
                <w:szCs w:val="14"/>
                <w:lang w:eastAsia="zh-CN"/>
              </w:rPr>
              <w:t>int</w:t>
            </w:r>
          </w:p>
        </w:tc>
        <w:tc>
          <w:tcPr>
            <w:tcW w:w="2363" w:type="dxa"/>
            <w:tcBorders>
              <w:top w:val="single" w:sz="8" w:space="0" w:color="000000"/>
              <w:left w:val="single" w:sz="8" w:space="0" w:color="000000"/>
              <w:bottom w:val="single" w:sz="8" w:space="0" w:color="000000"/>
              <w:right w:val="single" w:sz="8" w:space="0" w:color="000000"/>
            </w:tcBorders>
          </w:tcPr>
          <w:p w:rsidR="00195952" w:rsidRPr="000F224E" w:rsidRDefault="00F96BF5" w:rsidP="000F224E">
            <w:pPr>
              <w:pStyle w:val="TableParagraph"/>
              <w:spacing w:line="217" w:lineRule="exact"/>
              <w:ind w:left="40"/>
              <w:rPr>
                <w:rFonts w:ascii="Microsoft JhengHei" w:hAnsi="Microsoft JhengHei" w:cs="Microsoft JhengHei"/>
                <w:w w:val="95"/>
                <w:sz w:val="14"/>
                <w:szCs w:val="14"/>
                <w:lang w:eastAsia="zh-CN"/>
              </w:rPr>
            </w:pPr>
            <w:r w:rsidRPr="00F96BF5">
              <w:rPr>
                <w:rFonts w:ascii="Microsoft JhengHei" w:eastAsia="Microsoft JhengHei" w:hAnsi="Microsoft JhengHei" w:cs="Microsoft JhengHei"/>
                <w:w w:val="95"/>
                <w:sz w:val="14"/>
                <w:szCs w:val="14"/>
                <w:lang w:eastAsia="zh-CN"/>
              </w:rPr>
              <w:t>指定</w:t>
            </w:r>
            <w:r w:rsidRPr="00F96BF5">
              <w:rPr>
                <w:rFonts w:ascii="Microsoft JhengHei" w:eastAsia="Microsoft JhengHei" w:hAnsi="Microsoft JhengHei" w:cs="Microsoft JhengHei" w:hint="eastAsia"/>
                <w:w w:val="95"/>
                <w:sz w:val="14"/>
                <w:szCs w:val="14"/>
                <w:lang w:eastAsia="zh-CN"/>
              </w:rPr>
              <w:t>编目节点的服务端口，请确保该端口号，以及往后延续的</w:t>
            </w:r>
            <w:r w:rsidRPr="00F96BF5">
              <w:rPr>
                <w:rFonts w:ascii="Microsoft JhengHei" w:eastAsia="Microsoft JhengHei" w:hAnsi="Microsoft JhengHei" w:cs="Microsoft JhengHei"/>
                <w:w w:val="95"/>
                <w:sz w:val="14"/>
                <w:szCs w:val="14"/>
                <w:lang w:eastAsia="zh-CN"/>
              </w:rPr>
              <w:t>3</w:t>
            </w:r>
            <w:r w:rsidRPr="00F96BF5">
              <w:rPr>
                <w:rFonts w:ascii="Microsoft JhengHei" w:eastAsia="Microsoft JhengHei" w:hAnsi="Microsoft JhengHei" w:cs="Microsoft JhengHei" w:hint="eastAsia"/>
                <w:w w:val="95"/>
                <w:sz w:val="14"/>
                <w:szCs w:val="14"/>
                <w:lang w:eastAsia="zh-CN"/>
              </w:rPr>
              <w:t>个端口号未被占用；如设置</w:t>
            </w:r>
            <w:r w:rsidRPr="00F96BF5">
              <w:rPr>
                <w:rFonts w:ascii="Microsoft JhengHei" w:eastAsia="Microsoft JhengHei" w:hAnsi="Microsoft JhengHei" w:cs="Microsoft JhengHei"/>
                <w:w w:val="95"/>
                <w:sz w:val="14"/>
                <w:szCs w:val="14"/>
                <w:lang w:eastAsia="zh-CN"/>
              </w:rPr>
              <w:t xml:space="preserve"> </w:t>
            </w:r>
            <w:r w:rsidRPr="00F96BF5">
              <w:rPr>
                <w:rFonts w:ascii="Microsoft JhengHei" w:eastAsia="Microsoft JhengHei" w:hAnsi="Microsoft JhengHei" w:cs="Microsoft JhengHei" w:hint="eastAsia"/>
                <w:w w:val="95"/>
                <w:sz w:val="14"/>
                <w:szCs w:val="14"/>
                <w:lang w:eastAsia="zh-CN"/>
              </w:rPr>
              <w:t>为</w:t>
            </w:r>
            <w:r w:rsidR="003A556E" w:rsidRPr="003A556E">
              <w:rPr>
                <w:rFonts w:ascii="Microsoft JhengHei" w:eastAsia="Microsoft JhengHei" w:hAnsi="Microsoft JhengHei" w:cs="Microsoft JhengHei"/>
                <w:w w:val="95"/>
                <w:sz w:val="14"/>
                <w:szCs w:val="14"/>
                <w:lang w:eastAsia="zh-CN"/>
              </w:rPr>
              <w:t>11800</w:t>
            </w:r>
            <w:r w:rsidRPr="00F96BF5">
              <w:rPr>
                <w:rFonts w:ascii="Microsoft JhengHei" w:eastAsia="Microsoft JhengHei" w:hAnsi="Microsoft JhengHei" w:cs="Microsoft JhengHei"/>
                <w:w w:val="95"/>
                <w:sz w:val="14"/>
                <w:szCs w:val="14"/>
                <w:lang w:eastAsia="zh-CN"/>
              </w:rPr>
              <w:t>，</w:t>
            </w:r>
            <w:r w:rsidRPr="00F96BF5">
              <w:rPr>
                <w:rFonts w:ascii="Microsoft JhengHei" w:eastAsia="Microsoft JhengHei" w:hAnsi="Microsoft JhengHei" w:cs="Microsoft JhengHei" w:hint="eastAsia"/>
                <w:w w:val="95"/>
                <w:sz w:val="14"/>
                <w:szCs w:val="14"/>
                <w:lang w:eastAsia="zh-CN"/>
              </w:rPr>
              <w:t>请确保</w:t>
            </w:r>
            <w:r w:rsidR="003A556E" w:rsidRPr="003A556E">
              <w:rPr>
                <w:rFonts w:ascii="Microsoft JhengHei" w:eastAsia="Microsoft JhengHei" w:hAnsi="Microsoft JhengHei" w:cs="Microsoft JhengHei"/>
                <w:w w:val="95"/>
                <w:sz w:val="14"/>
                <w:szCs w:val="14"/>
                <w:lang w:eastAsia="zh-CN"/>
              </w:rPr>
              <w:t>11800</w:t>
            </w:r>
            <w:r w:rsidRPr="00F96BF5">
              <w:rPr>
                <w:rFonts w:ascii="Microsoft JhengHei" w:eastAsia="Microsoft JhengHei" w:hAnsi="Microsoft JhengHei" w:cs="Microsoft JhengHei"/>
                <w:w w:val="95"/>
                <w:sz w:val="14"/>
                <w:szCs w:val="14"/>
                <w:lang w:eastAsia="zh-CN"/>
              </w:rPr>
              <w:t>/</w:t>
            </w:r>
            <w:r w:rsidR="003A556E">
              <w:rPr>
                <w:rFonts w:ascii="Microsoft JhengHei" w:eastAsia="Microsoft JhengHei" w:hAnsi="Microsoft JhengHei" w:cs="Microsoft JhengHei"/>
                <w:w w:val="95"/>
                <w:sz w:val="14"/>
                <w:szCs w:val="14"/>
                <w:lang w:eastAsia="zh-CN"/>
              </w:rPr>
              <w:t>1180</w:t>
            </w:r>
            <w:r w:rsidR="003A556E">
              <w:rPr>
                <w:rFonts w:ascii="Microsoft JhengHei" w:hAnsi="Microsoft JhengHei" w:cs="Microsoft JhengHei" w:hint="eastAsia"/>
                <w:w w:val="95"/>
                <w:sz w:val="14"/>
                <w:szCs w:val="14"/>
                <w:lang w:eastAsia="zh-CN"/>
              </w:rPr>
              <w:t>1</w:t>
            </w:r>
            <w:r w:rsidRPr="00F96BF5">
              <w:rPr>
                <w:rFonts w:ascii="Microsoft JhengHei" w:eastAsia="Microsoft JhengHei" w:hAnsi="Microsoft JhengHei" w:cs="Microsoft JhengHei"/>
                <w:w w:val="95"/>
                <w:sz w:val="14"/>
                <w:szCs w:val="14"/>
                <w:lang w:eastAsia="zh-CN"/>
              </w:rPr>
              <w:t>/</w:t>
            </w:r>
            <w:r w:rsidR="003A556E">
              <w:rPr>
                <w:rFonts w:ascii="Microsoft JhengHei" w:eastAsia="Microsoft JhengHei" w:hAnsi="Microsoft JhengHei" w:cs="Microsoft JhengHei"/>
                <w:w w:val="95"/>
                <w:sz w:val="14"/>
                <w:szCs w:val="14"/>
                <w:lang w:eastAsia="zh-CN"/>
              </w:rPr>
              <w:t>1180</w:t>
            </w:r>
            <w:r w:rsidR="003A556E">
              <w:rPr>
                <w:rFonts w:ascii="Microsoft JhengHei" w:hAnsi="Microsoft JhengHei" w:cs="Microsoft JhengHei" w:hint="eastAsia"/>
                <w:w w:val="95"/>
                <w:sz w:val="14"/>
                <w:szCs w:val="14"/>
                <w:lang w:eastAsia="zh-CN"/>
              </w:rPr>
              <w:t>2</w:t>
            </w:r>
            <w:r w:rsidRPr="00F96BF5">
              <w:rPr>
                <w:rFonts w:ascii="Microsoft JhengHei" w:eastAsia="Microsoft JhengHei" w:hAnsi="Microsoft JhengHei" w:cs="Microsoft JhengHei"/>
                <w:w w:val="95"/>
                <w:sz w:val="14"/>
                <w:szCs w:val="14"/>
                <w:lang w:eastAsia="zh-CN"/>
              </w:rPr>
              <w:t>/</w:t>
            </w:r>
            <w:r w:rsidR="003A556E">
              <w:rPr>
                <w:rFonts w:ascii="Microsoft JhengHei" w:eastAsia="Microsoft JhengHei" w:hAnsi="Microsoft JhengHei" w:cs="Microsoft JhengHei"/>
                <w:w w:val="95"/>
                <w:sz w:val="14"/>
                <w:szCs w:val="14"/>
                <w:lang w:eastAsia="zh-CN"/>
              </w:rPr>
              <w:t>1180</w:t>
            </w:r>
            <w:r w:rsidR="003A556E">
              <w:rPr>
                <w:rFonts w:ascii="Microsoft JhengHei" w:hAnsi="Microsoft JhengHei" w:cs="Microsoft JhengHei" w:hint="eastAsia"/>
                <w:w w:val="95"/>
                <w:sz w:val="14"/>
                <w:szCs w:val="14"/>
                <w:lang w:eastAsia="zh-CN"/>
              </w:rPr>
              <w:t>3</w:t>
            </w:r>
            <w:r w:rsidRPr="00F96BF5">
              <w:rPr>
                <w:rFonts w:ascii="Microsoft JhengHei" w:eastAsia="Microsoft JhengHei" w:hAnsi="Microsoft JhengHei" w:cs="Microsoft JhengHei" w:hint="eastAsia"/>
                <w:w w:val="95"/>
                <w:sz w:val="14"/>
                <w:szCs w:val="14"/>
                <w:lang w:eastAsia="zh-CN"/>
              </w:rPr>
              <w:t>端口都未被占用</w:t>
            </w:r>
            <w:r w:rsidR="000F224E">
              <w:rPr>
                <w:rFonts w:ascii="Microsoft JhengHei" w:hAnsi="Microsoft JhengHei" w:cs="Microsoft JhengHei" w:hint="eastAsia"/>
                <w:w w:val="95"/>
                <w:sz w:val="14"/>
                <w:szCs w:val="14"/>
                <w:lang w:eastAsia="zh-CN"/>
              </w:rPr>
              <w:t>。</w:t>
            </w:r>
          </w:p>
        </w:tc>
        <w:tc>
          <w:tcPr>
            <w:tcW w:w="2373" w:type="dxa"/>
            <w:tcBorders>
              <w:top w:val="single" w:sz="8" w:space="0" w:color="000000"/>
              <w:left w:val="single" w:sz="8" w:space="0" w:color="000000"/>
              <w:bottom w:val="single" w:sz="8" w:space="0" w:color="000000"/>
              <w:right w:val="single" w:sz="8" w:space="0" w:color="000000"/>
            </w:tcBorders>
          </w:tcPr>
          <w:p w:rsidR="00195952" w:rsidRPr="00195952" w:rsidRDefault="00195952" w:rsidP="00195952">
            <w:pPr>
              <w:pStyle w:val="TableParagraph"/>
              <w:spacing w:line="217" w:lineRule="exact"/>
              <w:ind w:left="4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是</w:t>
            </w:r>
          </w:p>
        </w:tc>
      </w:tr>
      <w:tr w:rsidR="00195952" w:rsidTr="000F224E">
        <w:trPr>
          <w:trHeight w:hRule="exact" w:val="1123"/>
        </w:trPr>
        <w:tc>
          <w:tcPr>
            <w:tcW w:w="1444" w:type="dxa"/>
            <w:tcBorders>
              <w:top w:val="single" w:sz="8" w:space="0" w:color="000000"/>
              <w:left w:val="single" w:sz="8" w:space="0" w:color="000000"/>
              <w:bottom w:val="single" w:sz="8" w:space="0" w:color="000000"/>
              <w:right w:val="nil"/>
            </w:tcBorders>
          </w:tcPr>
          <w:p w:rsidR="00195952" w:rsidRPr="00195952" w:rsidRDefault="00195952" w:rsidP="00195952">
            <w:pPr>
              <w:pStyle w:val="TableParagraph"/>
              <w:spacing w:line="217" w:lineRule="exact"/>
              <w:ind w:left="40"/>
              <w:rPr>
                <w:rFonts w:ascii="Microsoft JhengHei" w:hAnsi="Microsoft JhengHei" w:cs="Microsoft JhengHei"/>
                <w:w w:val="95"/>
                <w:sz w:val="14"/>
                <w:szCs w:val="14"/>
                <w:lang w:eastAsia="zh-CN"/>
              </w:rPr>
            </w:pPr>
            <w:r>
              <w:rPr>
                <w:rFonts w:ascii="Microsoft JhengHei" w:hAnsi="Microsoft JhengHei" w:cs="Microsoft JhengHei" w:hint="eastAsia"/>
                <w:w w:val="95"/>
                <w:sz w:val="14"/>
                <w:szCs w:val="14"/>
                <w:lang w:eastAsia="zh-CN"/>
              </w:rPr>
              <w:t>dbpath</w:t>
            </w:r>
          </w:p>
        </w:tc>
        <w:tc>
          <w:tcPr>
            <w:tcW w:w="3292" w:type="dxa"/>
            <w:tcBorders>
              <w:top w:val="nil"/>
              <w:left w:val="nil"/>
              <w:bottom w:val="nil"/>
              <w:right w:val="single" w:sz="8" w:space="0" w:color="000000"/>
            </w:tcBorders>
          </w:tcPr>
          <w:p w:rsidR="00195952" w:rsidRPr="00195952" w:rsidRDefault="00195952" w:rsidP="00195952">
            <w:pPr>
              <w:pStyle w:val="TableParagraph"/>
              <w:spacing w:line="227" w:lineRule="exact"/>
              <w:ind w:left="974"/>
              <w:rPr>
                <w:rFonts w:ascii="Microsoft JhengHei" w:hAnsi="Microsoft JhengHei" w:cs="Microsoft JhengHei"/>
                <w:w w:val="95"/>
                <w:sz w:val="14"/>
                <w:szCs w:val="14"/>
                <w:lang w:eastAsia="zh-CN"/>
              </w:rPr>
            </w:pPr>
            <w:r>
              <w:rPr>
                <w:rFonts w:ascii="Microsoft JhengHei" w:hAnsi="Microsoft JhengHei" w:cs="Microsoft JhengHei" w:hint="eastAsia"/>
                <w:w w:val="95"/>
                <w:sz w:val="14"/>
                <w:szCs w:val="14"/>
                <w:lang w:eastAsia="zh-CN"/>
              </w:rPr>
              <w:t>string</w:t>
            </w:r>
          </w:p>
        </w:tc>
        <w:tc>
          <w:tcPr>
            <w:tcW w:w="2363" w:type="dxa"/>
            <w:tcBorders>
              <w:top w:val="single" w:sz="8" w:space="0" w:color="000000"/>
              <w:left w:val="single" w:sz="8" w:space="0" w:color="000000"/>
              <w:bottom w:val="single" w:sz="8" w:space="0" w:color="000000"/>
              <w:right w:val="single" w:sz="8" w:space="0" w:color="000000"/>
            </w:tcBorders>
          </w:tcPr>
          <w:p w:rsidR="00195952" w:rsidRPr="000F224E" w:rsidRDefault="000F224E" w:rsidP="00195952">
            <w:pPr>
              <w:pStyle w:val="TableParagraph"/>
              <w:spacing w:line="217" w:lineRule="exact"/>
              <w:ind w:left="40"/>
              <w:rPr>
                <w:rFonts w:ascii="Microsoft JhengHei" w:hAnsi="Microsoft JhengHei" w:cs="Microsoft JhengHei"/>
                <w:w w:val="95"/>
                <w:sz w:val="14"/>
                <w:szCs w:val="14"/>
                <w:lang w:eastAsia="zh-CN"/>
              </w:rPr>
            </w:pPr>
            <w:r>
              <w:rPr>
                <w:rFonts w:ascii="Microsoft JhengHei" w:hAnsi="Microsoft JhengHei" w:cs="Microsoft JhengHei" w:hint="eastAsia"/>
                <w:w w:val="95"/>
                <w:sz w:val="14"/>
                <w:szCs w:val="14"/>
                <w:lang w:eastAsia="zh-CN"/>
              </w:rPr>
              <w:t>数据文件路径，用于存放编目数据文件，需确保数据管理员（安装时创建，默认为</w:t>
            </w:r>
            <w:r>
              <w:rPr>
                <w:rFonts w:ascii="Microsoft JhengHei" w:hAnsi="Microsoft JhengHei" w:cs="Microsoft JhengHei" w:hint="eastAsia"/>
                <w:w w:val="95"/>
                <w:sz w:val="14"/>
                <w:szCs w:val="14"/>
                <w:lang w:eastAsia="zh-CN"/>
              </w:rPr>
              <w:t>sdbadmin</w:t>
            </w:r>
            <w:r>
              <w:rPr>
                <w:rFonts w:ascii="Microsoft JhengHei" w:hAnsi="Microsoft JhengHei" w:cs="Microsoft JhengHei" w:hint="eastAsia"/>
                <w:w w:val="95"/>
                <w:sz w:val="14"/>
                <w:szCs w:val="14"/>
                <w:lang w:eastAsia="zh-CN"/>
              </w:rPr>
              <w:t>）用户有写权限。</w:t>
            </w:r>
          </w:p>
        </w:tc>
        <w:tc>
          <w:tcPr>
            <w:tcW w:w="2373" w:type="dxa"/>
            <w:tcBorders>
              <w:top w:val="single" w:sz="8" w:space="0" w:color="000000"/>
              <w:left w:val="single" w:sz="8" w:space="0" w:color="000000"/>
              <w:bottom w:val="single" w:sz="8" w:space="0" w:color="000000"/>
              <w:right w:val="single" w:sz="8" w:space="0" w:color="000000"/>
            </w:tcBorders>
          </w:tcPr>
          <w:p w:rsidR="00195952" w:rsidRPr="00195952" w:rsidRDefault="00195952" w:rsidP="00195952">
            <w:pPr>
              <w:pStyle w:val="TableParagraph"/>
              <w:spacing w:line="217" w:lineRule="exact"/>
              <w:ind w:left="45"/>
              <w:rPr>
                <w:rFonts w:ascii="Microsoft JhengHei" w:hAnsi="Microsoft JhengHei" w:cs="Microsoft JhengHei"/>
                <w:sz w:val="14"/>
                <w:szCs w:val="14"/>
                <w:lang w:eastAsia="zh-CN"/>
              </w:rPr>
            </w:pPr>
            <w:r>
              <w:rPr>
                <w:rFonts w:ascii="Microsoft JhengHei" w:hAnsi="Microsoft JhengHei" w:cs="Microsoft JhengHei" w:hint="eastAsia"/>
                <w:sz w:val="14"/>
                <w:szCs w:val="14"/>
                <w:lang w:eastAsia="zh-CN"/>
              </w:rPr>
              <w:t>是</w:t>
            </w:r>
          </w:p>
        </w:tc>
      </w:tr>
      <w:tr w:rsidR="00195952" w:rsidRPr="000F224E" w:rsidTr="000F224E">
        <w:trPr>
          <w:trHeight w:hRule="exact" w:val="1139"/>
        </w:trPr>
        <w:tc>
          <w:tcPr>
            <w:tcW w:w="1444" w:type="dxa"/>
            <w:tcBorders>
              <w:top w:val="single" w:sz="8" w:space="0" w:color="000000"/>
              <w:left w:val="single" w:sz="8" w:space="0" w:color="000000"/>
              <w:bottom w:val="single" w:sz="8" w:space="0" w:color="000000"/>
              <w:right w:val="nil"/>
            </w:tcBorders>
          </w:tcPr>
          <w:p w:rsidR="00195952" w:rsidRPr="00195952" w:rsidRDefault="00195952" w:rsidP="00195952">
            <w:pPr>
              <w:pStyle w:val="TableParagraph"/>
              <w:spacing w:line="217" w:lineRule="exact"/>
              <w:ind w:left="40"/>
              <w:rPr>
                <w:rFonts w:ascii="Microsoft JhengHei" w:hAnsi="Microsoft JhengHei" w:cs="Microsoft JhengHei"/>
                <w:w w:val="95"/>
                <w:sz w:val="14"/>
                <w:szCs w:val="14"/>
                <w:lang w:eastAsia="zh-CN"/>
              </w:rPr>
            </w:pPr>
            <w:r>
              <w:rPr>
                <w:rFonts w:ascii="Microsoft JhengHei" w:hAnsi="Microsoft JhengHei" w:cs="Microsoft JhengHei" w:hint="eastAsia"/>
                <w:w w:val="95"/>
                <w:sz w:val="14"/>
                <w:szCs w:val="14"/>
                <w:lang w:eastAsia="zh-CN"/>
              </w:rPr>
              <w:t>config</w:t>
            </w:r>
          </w:p>
        </w:tc>
        <w:tc>
          <w:tcPr>
            <w:tcW w:w="3292" w:type="dxa"/>
            <w:tcBorders>
              <w:top w:val="nil"/>
              <w:left w:val="nil"/>
              <w:bottom w:val="nil"/>
              <w:right w:val="single" w:sz="8" w:space="0" w:color="000000"/>
            </w:tcBorders>
          </w:tcPr>
          <w:p w:rsidR="00195952" w:rsidRPr="00195952" w:rsidRDefault="00195952" w:rsidP="00195952">
            <w:pPr>
              <w:pStyle w:val="TableParagraph"/>
              <w:spacing w:line="227" w:lineRule="exact"/>
              <w:ind w:left="974"/>
              <w:rPr>
                <w:rFonts w:ascii="Microsoft JhengHei" w:hAnsi="Microsoft JhengHei" w:cs="Microsoft JhengHei"/>
                <w:w w:val="95"/>
                <w:sz w:val="14"/>
                <w:szCs w:val="14"/>
                <w:lang w:eastAsia="zh-CN"/>
              </w:rPr>
            </w:pPr>
            <w:r>
              <w:rPr>
                <w:rFonts w:ascii="Microsoft JhengHei" w:hAnsi="Microsoft JhengHei" w:cs="Microsoft JhengHei" w:hint="eastAsia"/>
                <w:w w:val="95"/>
                <w:sz w:val="14"/>
                <w:szCs w:val="14"/>
                <w:lang w:eastAsia="zh-CN"/>
              </w:rPr>
              <w:t>json</w:t>
            </w:r>
          </w:p>
        </w:tc>
        <w:tc>
          <w:tcPr>
            <w:tcW w:w="2363" w:type="dxa"/>
            <w:tcBorders>
              <w:top w:val="single" w:sz="8" w:space="0" w:color="000000"/>
              <w:left w:val="single" w:sz="8" w:space="0" w:color="000000"/>
              <w:bottom w:val="single" w:sz="8" w:space="0" w:color="000000"/>
              <w:right w:val="single" w:sz="8" w:space="0" w:color="000000"/>
            </w:tcBorders>
          </w:tcPr>
          <w:p w:rsidR="00195952" w:rsidRPr="000F224E" w:rsidRDefault="00F96BF5" w:rsidP="00195952">
            <w:pPr>
              <w:pStyle w:val="TableParagraph"/>
              <w:spacing w:line="217" w:lineRule="exact"/>
              <w:ind w:left="40"/>
              <w:rPr>
                <w:rFonts w:ascii="Microsoft JhengHei" w:hAnsi="Microsoft JhengHei" w:cs="Microsoft JhengHei"/>
                <w:w w:val="95"/>
                <w:sz w:val="14"/>
                <w:szCs w:val="14"/>
                <w:lang w:eastAsia="zh-CN"/>
              </w:rPr>
            </w:pPr>
            <w:r w:rsidRPr="00F96BF5">
              <w:rPr>
                <w:rFonts w:ascii="Microsoft JhengHei" w:hAnsi="Microsoft JhengHei" w:cs="Microsoft JhengHei" w:hint="eastAsia"/>
                <w:w w:val="95"/>
                <w:sz w:val="14"/>
                <w:szCs w:val="14"/>
                <w:lang w:eastAsia="zh-CN"/>
              </w:rPr>
              <w:t>参数为可选参数，用于配置更多细节参数，格式必须为</w:t>
            </w:r>
            <w:r w:rsidRPr="00F96BF5">
              <w:rPr>
                <w:rFonts w:ascii="Microsoft JhengHei" w:hAnsi="Microsoft JhengHei" w:cs="Microsoft JhengHei"/>
                <w:w w:val="95"/>
                <w:sz w:val="14"/>
                <w:szCs w:val="14"/>
                <w:lang w:eastAsia="zh-CN"/>
              </w:rPr>
              <w:t xml:space="preserve"> json</w:t>
            </w:r>
            <w:r w:rsidRPr="00F96BF5">
              <w:rPr>
                <w:rFonts w:ascii="Microsoft JhengHei" w:hAnsi="Microsoft JhengHei" w:cs="Microsoft JhengHei"/>
                <w:w w:val="95"/>
                <w:sz w:val="14"/>
                <w:szCs w:val="14"/>
                <w:lang w:eastAsia="zh-CN"/>
              </w:rPr>
              <w:t>格式，</w:t>
            </w:r>
            <w:r w:rsidRPr="00F96BF5">
              <w:rPr>
                <w:rFonts w:ascii="Microsoft JhengHei" w:hAnsi="Microsoft JhengHei" w:cs="Microsoft JhengHei" w:hint="eastAsia"/>
                <w:w w:val="95"/>
                <w:sz w:val="14"/>
                <w:szCs w:val="14"/>
                <w:lang w:eastAsia="zh-CN"/>
              </w:rPr>
              <w:t>参数参见</w:t>
            </w:r>
            <w:hyperlink w:anchor="_bookmark51" w:history="1">
              <w:r w:rsidRPr="00F96BF5">
                <w:rPr>
                  <w:rFonts w:ascii="Microsoft JhengHei" w:hAnsi="Microsoft JhengHei" w:cs="Microsoft JhengHei" w:hint="eastAsia"/>
                  <w:w w:val="95"/>
                  <w:sz w:val="14"/>
                  <w:szCs w:val="14"/>
                  <w:lang w:eastAsia="zh-CN"/>
                </w:rPr>
                <w:t>数据库配置</w:t>
              </w:r>
              <w:r w:rsidRPr="00F96BF5">
                <w:rPr>
                  <w:rFonts w:ascii="Microsoft JhengHei" w:hAnsi="Microsoft JhengHei" w:cs="Microsoft JhengHei"/>
                  <w:w w:val="95"/>
                  <w:sz w:val="14"/>
                  <w:szCs w:val="14"/>
                  <w:lang w:eastAsia="zh-CN"/>
                </w:rPr>
                <w:t xml:space="preserve"> </w:t>
              </w:r>
            </w:hyperlink>
            <w:r w:rsidRPr="00F96BF5">
              <w:rPr>
                <w:rFonts w:ascii="Microsoft JhengHei" w:hAnsi="Microsoft JhengHei" w:cs="Microsoft JhengHei"/>
                <w:w w:val="95"/>
                <w:sz w:val="14"/>
                <w:szCs w:val="14"/>
                <w:lang w:eastAsia="zh-CN"/>
              </w:rPr>
              <w:t>一</w:t>
            </w:r>
            <w:r w:rsidRPr="00F96BF5">
              <w:rPr>
                <w:rFonts w:ascii="Microsoft JhengHei" w:hAnsi="Microsoft JhengHei" w:cs="Microsoft JhengHei"/>
                <w:w w:val="95"/>
                <w:sz w:val="14"/>
                <w:szCs w:val="14"/>
                <w:lang w:eastAsia="zh-CN"/>
              </w:rPr>
              <w:t xml:space="preserve"> </w:t>
            </w:r>
            <w:r w:rsidRPr="00F96BF5">
              <w:rPr>
                <w:rFonts w:ascii="Microsoft JhengHei" w:hAnsi="Microsoft JhengHei" w:cs="Microsoft JhengHei" w:hint="eastAsia"/>
                <w:w w:val="95"/>
                <w:sz w:val="14"/>
                <w:szCs w:val="14"/>
                <w:lang w:eastAsia="zh-CN"/>
              </w:rPr>
              <w:t>节；如需要配置日志大小参数</w:t>
            </w:r>
            <w:r w:rsidRPr="00F96BF5">
              <w:rPr>
                <w:rFonts w:ascii="Microsoft JhengHei" w:hAnsi="Microsoft JhengHei" w:cs="Microsoft JhengHei"/>
                <w:w w:val="95"/>
                <w:sz w:val="14"/>
                <w:szCs w:val="14"/>
                <w:lang w:eastAsia="zh-CN"/>
              </w:rPr>
              <w:t xml:space="preserve">    {logfilesz:64}</w:t>
            </w:r>
            <w:r w:rsidRPr="00F96BF5">
              <w:rPr>
                <w:rFonts w:ascii="Microsoft JhengHei" w:hAnsi="Microsoft JhengHei" w:cs="Microsoft JhengHei"/>
                <w:w w:val="95"/>
                <w:sz w:val="14"/>
                <w:szCs w:val="14"/>
                <w:lang w:eastAsia="zh-CN"/>
              </w:rPr>
              <w:t>。</w:t>
            </w:r>
          </w:p>
        </w:tc>
        <w:tc>
          <w:tcPr>
            <w:tcW w:w="2373" w:type="dxa"/>
            <w:tcBorders>
              <w:top w:val="single" w:sz="8" w:space="0" w:color="000000"/>
              <w:left w:val="single" w:sz="8" w:space="0" w:color="000000"/>
              <w:bottom w:val="single" w:sz="8" w:space="0" w:color="000000"/>
              <w:right w:val="single" w:sz="8" w:space="0" w:color="000000"/>
            </w:tcBorders>
          </w:tcPr>
          <w:p w:rsidR="00195952" w:rsidRPr="000F224E" w:rsidRDefault="00F96BF5" w:rsidP="00195952">
            <w:pPr>
              <w:pStyle w:val="TableParagraph"/>
              <w:spacing w:line="217" w:lineRule="exact"/>
              <w:ind w:left="45"/>
              <w:rPr>
                <w:rFonts w:ascii="Microsoft JhengHei" w:hAnsi="Microsoft JhengHei" w:cs="Microsoft JhengHei"/>
                <w:w w:val="95"/>
                <w:sz w:val="14"/>
                <w:szCs w:val="14"/>
                <w:lang w:eastAsia="zh-CN"/>
              </w:rPr>
            </w:pPr>
            <w:r w:rsidRPr="00F96BF5">
              <w:rPr>
                <w:rFonts w:ascii="Microsoft JhengHei" w:hAnsi="Microsoft JhengHei" w:cs="Microsoft JhengHei" w:hint="eastAsia"/>
                <w:w w:val="95"/>
                <w:sz w:val="14"/>
                <w:szCs w:val="14"/>
                <w:lang w:eastAsia="zh-CN"/>
              </w:rPr>
              <w:t>否</w:t>
            </w:r>
          </w:p>
        </w:tc>
      </w:tr>
    </w:tbl>
    <w:p w:rsidR="00FC1ED0" w:rsidRPr="000F224E" w:rsidRDefault="00FC1ED0" w:rsidP="00FC1ED0">
      <w:pPr>
        <w:spacing w:before="3" w:line="200" w:lineRule="exact"/>
        <w:rPr>
          <w:rFonts w:ascii="Microsoft JhengHei" w:hAnsi="Microsoft JhengHei" w:cs="Microsoft JhengHei"/>
          <w:w w:val="95"/>
          <w:sz w:val="14"/>
          <w:szCs w:val="14"/>
          <w:lang w:eastAsia="zh-CN"/>
        </w:rPr>
      </w:pPr>
    </w:p>
    <w:p w:rsidR="00FC1ED0" w:rsidRDefault="00FC1ED0" w:rsidP="00FC1ED0">
      <w:pPr>
        <w:pStyle w:val="BodyText"/>
        <w:spacing w:line="310" w:lineRule="exact"/>
        <w:ind w:leftChars="324" w:left="713"/>
      </w:pPr>
      <w:r>
        <w:t>格式</w:t>
      </w:r>
    </w:p>
    <w:p w:rsidR="00FC1ED0" w:rsidRDefault="00F8144B" w:rsidP="00FC1ED0">
      <w:pPr>
        <w:pStyle w:val="BodyText"/>
        <w:spacing w:before="16"/>
        <w:ind w:leftChars="324" w:left="713"/>
        <w:rPr>
          <w:rFonts w:eastAsiaTheme="minorEastAsia"/>
          <w:w w:val="95"/>
          <w:lang w:eastAsia="zh-CN"/>
        </w:rPr>
      </w:pPr>
      <w:r>
        <w:rPr>
          <w:w w:val="95"/>
        </w:rPr>
        <w:t>create</w:t>
      </w:r>
      <w:r>
        <w:rPr>
          <w:rFonts w:eastAsiaTheme="minorEastAsia" w:hint="eastAsia"/>
          <w:w w:val="95"/>
          <w:lang w:eastAsia="zh-CN"/>
        </w:rPr>
        <w:t>Cata</w:t>
      </w:r>
      <w:r w:rsidR="00AD43C8">
        <w:rPr>
          <w:rFonts w:eastAsiaTheme="minorEastAsia" w:hint="eastAsia"/>
          <w:w w:val="95"/>
          <w:lang w:eastAsia="zh-CN"/>
        </w:rPr>
        <w:t>RG</w:t>
      </w:r>
      <w:r>
        <w:rPr>
          <w:w w:val="95"/>
        </w:rPr>
        <w:t>()</w:t>
      </w:r>
      <w:r w:rsidR="00FC1ED0">
        <w:rPr>
          <w:w w:val="95"/>
        </w:rPr>
        <w:t xml:space="preserve">    </w:t>
      </w:r>
      <w:r w:rsidR="00FC1ED0">
        <w:rPr>
          <w:spacing w:val="44"/>
          <w:w w:val="95"/>
        </w:rPr>
        <w:t xml:space="preserve"> </w:t>
      </w:r>
      <w:r w:rsidR="00FC1ED0">
        <w:rPr>
          <w:w w:val="95"/>
        </w:rPr>
        <w:t>方法的定义格式有</w:t>
      </w:r>
      <w:r w:rsidR="00E4279F">
        <w:rPr>
          <w:rFonts w:eastAsiaTheme="minorEastAsia" w:hint="eastAsia"/>
          <w:w w:val="95"/>
          <w:lang w:eastAsia="zh-CN"/>
        </w:rPr>
        <w:t>host</w:t>
      </w:r>
      <w:r w:rsidR="00E4279F">
        <w:rPr>
          <w:rFonts w:eastAsiaTheme="minorEastAsia" w:hint="eastAsia"/>
          <w:w w:val="95"/>
          <w:lang w:eastAsia="zh-CN"/>
        </w:rPr>
        <w:t>、</w:t>
      </w:r>
      <w:r w:rsidR="00E4279F">
        <w:rPr>
          <w:rFonts w:eastAsiaTheme="minorEastAsia" w:hint="eastAsia"/>
          <w:w w:val="95"/>
          <w:lang w:eastAsia="zh-CN"/>
        </w:rPr>
        <w:t>service</w:t>
      </w:r>
      <w:r w:rsidR="00E4279F">
        <w:rPr>
          <w:rFonts w:eastAsiaTheme="minorEastAsia" w:hint="eastAsia"/>
          <w:w w:val="95"/>
          <w:lang w:eastAsia="zh-CN"/>
        </w:rPr>
        <w:t>、</w:t>
      </w:r>
      <w:r w:rsidR="00E4279F">
        <w:rPr>
          <w:rFonts w:eastAsiaTheme="minorEastAsia" w:hint="eastAsia"/>
          <w:w w:val="95"/>
          <w:lang w:eastAsia="zh-CN"/>
        </w:rPr>
        <w:t>dbpath</w:t>
      </w:r>
      <w:r w:rsidR="00E4279F">
        <w:rPr>
          <w:rFonts w:eastAsiaTheme="minorEastAsia" w:hint="eastAsia"/>
          <w:w w:val="95"/>
          <w:lang w:eastAsia="zh-CN"/>
        </w:rPr>
        <w:t>、</w:t>
      </w:r>
      <w:r w:rsidR="00E4279F">
        <w:rPr>
          <w:rFonts w:eastAsiaTheme="minorEastAsia" w:hint="eastAsia"/>
          <w:w w:val="95"/>
          <w:lang w:eastAsia="zh-CN"/>
        </w:rPr>
        <w:t>config</w:t>
      </w:r>
      <w:r w:rsidR="00E4279F">
        <w:rPr>
          <w:rFonts w:eastAsiaTheme="minorEastAsia" w:hint="eastAsia"/>
          <w:w w:val="95"/>
          <w:lang w:eastAsia="zh-CN"/>
        </w:rPr>
        <w:t>四个参数，</w:t>
      </w:r>
      <w:r w:rsidR="00E4279F">
        <w:rPr>
          <w:rFonts w:eastAsiaTheme="minorEastAsia" w:hint="eastAsia"/>
          <w:w w:val="95"/>
          <w:lang w:eastAsia="zh-CN"/>
        </w:rPr>
        <w:t>host</w:t>
      </w:r>
      <w:r w:rsidR="00E4279F">
        <w:rPr>
          <w:rFonts w:eastAsiaTheme="minorEastAsia" w:hint="eastAsia"/>
          <w:w w:val="95"/>
          <w:lang w:eastAsia="zh-CN"/>
        </w:rPr>
        <w:t>、</w:t>
      </w:r>
      <w:r w:rsidR="00E4279F">
        <w:rPr>
          <w:rFonts w:eastAsiaTheme="minorEastAsia" w:hint="eastAsia"/>
          <w:w w:val="95"/>
          <w:lang w:eastAsia="zh-CN"/>
        </w:rPr>
        <w:t>dbpath</w:t>
      </w:r>
      <w:r w:rsidR="00E4279F">
        <w:rPr>
          <w:rFonts w:eastAsiaTheme="minorEastAsia" w:hint="eastAsia"/>
          <w:w w:val="95"/>
          <w:lang w:eastAsia="zh-CN"/>
        </w:rPr>
        <w:t>为字符串类型，</w:t>
      </w:r>
      <w:r w:rsidR="00E4279F">
        <w:rPr>
          <w:rFonts w:eastAsiaTheme="minorEastAsia" w:hint="eastAsia"/>
          <w:w w:val="95"/>
          <w:lang w:eastAsia="zh-CN"/>
        </w:rPr>
        <w:t>service</w:t>
      </w:r>
      <w:r w:rsidR="00E4279F">
        <w:rPr>
          <w:rFonts w:eastAsiaTheme="minorEastAsia" w:hint="eastAsia"/>
          <w:w w:val="95"/>
          <w:lang w:eastAsia="zh-CN"/>
        </w:rPr>
        <w:t>为整数型，</w:t>
      </w:r>
      <w:r w:rsidR="00E4279F">
        <w:rPr>
          <w:rFonts w:eastAsiaTheme="minorEastAsia" w:hint="eastAsia"/>
          <w:w w:val="95"/>
          <w:lang w:eastAsia="zh-CN"/>
        </w:rPr>
        <w:t>config</w:t>
      </w:r>
      <w:r w:rsidR="00E4279F">
        <w:rPr>
          <w:rFonts w:eastAsiaTheme="minorEastAsia" w:hint="eastAsia"/>
          <w:w w:val="95"/>
          <w:lang w:eastAsia="zh-CN"/>
        </w:rPr>
        <w:t>为</w:t>
      </w:r>
      <w:r w:rsidR="00E4279F">
        <w:rPr>
          <w:rFonts w:eastAsiaTheme="minorEastAsia" w:hint="eastAsia"/>
          <w:w w:val="95"/>
          <w:lang w:eastAsia="zh-CN"/>
        </w:rPr>
        <w:t>json</w:t>
      </w:r>
      <w:r w:rsidR="00E4279F">
        <w:rPr>
          <w:rFonts w:eastAsiaTheme="minorEastAsia" w:hint="eastAsia"/>
          <w:w w:val="95"/>
          <w:lang w:eastAsia="zh-CN"/>
        </w:rPr>
        <w:t>对象，格式如下：</w:t>
      </w:r>
    </w:p>
    <w:p w:rsidR="00E453E3" w:rsidRDefault="00E4279F">
      <w:pPr>
        <w:pStyle w:val="BodyText"/>
        <w:spacing w:before="16"/>
        <w:ind w:leftChars="324" w:left="713"/>
        <w:rPr>
          <w:rFonts w:eastAsiaTheme="minorEastAsia"/>
          <w:lang w:eastAsia="zh-CN"/>
        </w:rPr>
      </w:pPr>
      <w:r>
        <w:rPr>
          <w:rFonts w:eastAsiaTheme="minorEastAsia" w:hint="eastAsia"/>
          <w:w w:val="95"/>
          <w:lang w:eastAsia="zh-CN"/>
        </w:rPr>
        <w:t>{</w:t>
      </w:r>
      <w:r>
        <w:rPr>
          <w:rFonts w:eastAsiaTheme="minorEastAsia"/>
          <w:w w:val="95"/>
          <w:lang w:eastAsia="zh-CN"/>
        </w:rPr>
        <w:t>“</w:t>
      </w:r>
      <w:r>
        <w:rPr>
          <w:rFonts w:eastAsiaTheme="minorEastAsia" w:hint="eastAsia"/>
          <w:w w:val="95"/>
          <w:lang w:eastAsia="zh-CN"/>
        </w:rPr>
        <w:t>&lt;</w:t>
      </w:r>
      <w:r>
        <w:rPr>
          <w:rFonts w:eastAsiaTheme="minorEastAsia" w:hint="eastAsia"/>
          <w:w w:val="95"/>
          <w:lang w:eastAsia="zh-CN"/>
        </w:rPr>
        <w:t>主机名</w:t>
      </w:r>
      <w:r>
        <w:rPr>
          <w:rFonts w:eastAsiaTheme="minorEastAsia" w:hint="eastAsia"/>
          <w:w w:val="95"/>
          <w:lang w:eastAsia="zh-CN"/>
        </w:rPr>
        <w:t>&gt;</w:t>
      </w:r>
      <w:r>
        <w:rPr>
          <w:rFonts w:eastAsiaTheme="minorEastAsia"/>
          <w:w w:val="95"/>
          <w:lang w:eastAsia="zh-CN"/>
        </w:rPr>
        <w:t>”</w:t>
      </w:r>
      <w:r>
        <w:rPr>
          <w:rFonts w:eastAsiaTheme="minorEastAsia" w:hint="eastAsia"/>
          <w:w w:val="95"/>
          <w:lang w:eastAsia="zh-CN"/>
        </w:rPr>
        <w:t>,&lt;</w:t>
      </w:r>
      <w:r>
        <w:rPr>
          <w:rFonts w:eastAsiaTheme="minorEastAsia" w:hint="eastAsia"/>
          <w:w w:val="95"/>
          <w:lang w:eastAsia="zh-CN"/>
        </w:rPr>
        <w:t>端口号</w:t>
      </w:r>
      <w:r>
        <w:rPr>
          <w:rFonts w:eastAsiaTheme="minorEastAsia" w:hint="eastAsia"/>
          <w:w w:val="95"/>
          <w:lang w:eastAsia="zh-CN"/>
        </w:rPr>
        <w:t>&gt;,</w:t>
      </w:r>
      <w:r>
        <w:rPr>
          <w:rFonts w:eastAsiaTheme="minorEastAsia"/>
          <w:w w:val="95"/>
          <w:lang w:eastAsia="zh-CN"/>
        </w:rPr>
        <w:t>”</w:t>
      </w:r>
      <w:r>
        <w:rPr>
          <w:rFonts w:eastAsiaTheme="minorEastAsia" w:hint="eastAsia"/>
          <w:w w:val="95"/>
          <w:lang w:eastAsia="zh-CN"/>
        </w:rPr>
        <w:t>&lt;</w:t>
      </w:r>
      <w:r>
        <w:rPr>
          <w:rFonts w:eastAsiaTheme="minorEastAsia" w:hint="eastAsia"/>
          <w:w w:val="95"/>
          <w:lang w:eastAsia="zh-CN"/>
        </w:rPr>
        <w:t>数据文件路径</w:t>
      </w:r>
      <w:r>
        <w:rPr>
          <w:rFonts w:eastAsiaTheme="minorEastAsia" w:hint="eastAsia"/>
          <w:w w:val="95"/>
          <w:lang w:eastAsia="zh-CN"/>
        </w:rPr>
        <w:t>&gt;</w:t>
      </w:r>
      <w:r>
        <w:rPr>
          <w:rFonts w:eastAsiaTheme="minorEastAsia"/>
          <w:w w:val="95"/>
          <w:lang w:eastAsia="zh-CN"/>
        </w:rPr>
        <w:t>”</w:t>
      </w:r>
      <w:r>
        <w:rPr>
          <w:rFonts w:eastAsiaTheme="minorEastAsia" w:hint="eastAsia"/>
          <w:w w:val="95"/>
          <w:lang w:eastAsia="zh-CN"/>
        </w:rPr>
        <w:t>,</w:t>
      </w:r>
      <w:r w:rsidR="00B77264">
        <w:rPr>
          <w:rFonts w:eastAsiaTheme="minorEastAsia" w:hint="eastAsia"/>
          <w:w w:val="95"/>
          <w:lang w:eastAsia="zh-CN"/>
        </w:rPr>
        <w:t>&lt;</w:t>
      </w:r>
      <w:r w:rsidR="00B77264">
        <w:rPr>
          <w:rFonts w:eastAsiaTheme="minorEastAsia" w:hint="eastAsia"/>
          <w:w w:val="95"/>
          <w:lang w:eastAsia="zh-CN"/>
        </w:rPr>
        <w:t>数据库配置参数对象</w:t>
      </w:r>
      <w:r w:rsidR="00B77264">
        <w:rPr>
          <w:rFonts w:eastAsiaTheme="minorEastAsia" w:hint="eastAsia"/>
          <w:w w:val="95"/>
          <w:lang w:eastAsia="zh-CN"/>
        </w:rPr>
        <w:t>&gt;</w:t>
      </w:r>
      <w:r>
        <w:rPr>
          <w:rFonts w:eastAsiaTheme="minorEastAsia" w:hint="eastAsia"/>
          <w:w w:val="95"/>
          <w:lang w:eastAsia="zh-CN"/>
        </w:rPr>
        <w:t>}</w:t>
      </w:r>
      <w:r w:rsidR="00B0609F" w:rsidRPr="00B0609F">
        <w:pict>
          <v:group id="_x0000_s3609" style="position:absolute;left:0;text-align:left;margin-left:81.7pt;margin-top:6.85pt;width:473.6pt;height:10.6pt;z-index:-251315712;mso-position-horizontal-relative:page;mso-position-vertical-relative:text" coordorigin="1634,137" coordsize="9472,212">
            <v:shape id="_x0000_s3610" style="position:absolute;left:1634;top:137;width:9472;height:212" coordorigin="1634,137" coordsize="9472,212" path="m1634,137r9472,l11106,349r-9472,l1634,137xe" fillcolor="#efefef" stroked="f">
              <v:path arrowok="t"/>
            </v:shape>
            <w10:wrap anchorx="page"/>
          </v:group>
        </w:pict>
      </w:r>
    </w:p>
    <w:p w:rsidR="00FC1ED0" w:rsidRDefault="0019320C" w:rsidP="00FC1ED0">
      <w:pPr>
        <w:pStyle w:val="BodyText"/>
        <w:spacing w:before="45" w:line="567" w:lineRule="exact"/>
        <w:ind w:leftChars="324" w:left="713"/>
        <w:rPr>
          <w:lang w:eastAsia="zh-CN"/>
        </w:rPr>
      </w:pPr>
      <w:r>
        <w:rPr>
          <w:noProof/>
          <w:lang w:eastAsia="zh-CN"/>
        </w:rPr>
        <w:drawing>
          <wp:inline distT="0" distB="0" distL="0" distR="0">
            <wp:extent cx="302260" cy="302260"/>
            <wp:effectExtent l="19050" t="0" r="2540" b="0"/>
            <wp:docPr id="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7"/>
                    <a:srcRect/>
                    <a:stretch>
                      <a:fillRect/>
                    </a:stretch>
                  </pic:blipFill>
                  <pic:spPr bwMode="auto">
                    <a:xfrm>
                      <a:off x="0" y="0"/>
                      <a:ext cx="302260" cy="302260"/>
                    </a:xfrm>
                    <a:prstGeom prst="rect">
                      <a:avLst/>
                    </a:prstGeom>
                    <a:noFill/>
                    <a:ln w="9525">
                      <a:noFill/>
                      <a:miter lim="800000"/>
                      <a:headEnd/>
                      <a:tailEnd/>
                    </a:ln>
                  </pic:spPr>
                </pic:pic>
              </a:graphicData>
            </a:graphic>
          </wp:inline>
        </w:drawing>
      </w:r>
      <w:r w:rsidR="00FC1ED0">
        <w:rPr>
          <w:rFonts w:ascii="Times New Roman" w:eastAsia="Times New Roman" w:hAnsi="Times New Roman" w:cs="Times New Roman"/>
          <w:lang w:eastAsia="zh-CN"/>
        </w:rPr>
        <w:t xml:space="preserve">   </w:t>
      </w:r>
      <w:r w:rsidR="00FC1ED0">
        <w:rPr>
          <w:w w:val="105"/>
          <w:lang w:eastAsia="zh-CN"/>
        </w:rPr>
        <w:t>注:</w:t>
      </w:r>
    </w:p>
    <w:p w:rsidR="00FC1ED0" w:rsidRPr="000F224E" w:rsidRDefault="00FC1ED0" w:rsidP="00FC1ED0">
      <w:pPr>
        <w:pStyle w:val="BodyText"/>
        <w:tabs>
          <w:tab w:val="left" w:pos="1857"/>
        </w:tabs>
        <w:spacing w:line="155" w:lineRule="exact"/>
        <w:ind w:leftChars="615" w:left="1353"/>
        <w:rPr>
          <w:rFonts w:eastAsiaTheme="minorEastAsia"/>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sidR="000F224E">
        <w:rPr>
          <w:rFonts w:eastAsiaTheme="minorEastAsia" w:hint="eastAsia"/>
          <w:position w:val="1"/>
          <w:lang w:eastAsia="zh-CN"/>
        </w:rPr>
        <w:t>请确保数据文件存放路径的权限，如果</w:t>
      </w:r>
      <w:r w:rsidR="000F224E">
        <w:rPr>
          <w:rFonts w:eastAsiaTheme="minorEastAsia" w:hint="eastAsia"/>
          <w:position w:val="1"/>
          <w:lang w:eastAsia="zh-CN"/>
        </w:rPr>
        <w:t>Sequoiadb</w:t>
      </w:r>
      <w:r w:rsidR="000F224E">
        <w:rPr>
          <w:rFonts w:eastAsiaTheme="minorEastAsia" w:hint="eastAsia"/>
          <w:position w:val="1"/>
          <w:lang w:eastAsia="zh-CN"/>
        </w:rPr>
        <w:t>采用的默认安装，那么给路径赋予</w:t>
      </w:r>
      <w:r w:rsidR="000F224E">
        <w:rPr>
          <w:rFonts w:eastAsiaTheme="minorEastAsia" w:hint="eastAsia"/>
          <w:position w:val="1"/>
          <w:lang w:eastAsia="zh-CN"/>
        </w:rPr>
        <w:t>sdbadmin</w:t>
      </w:r>
      <w:r w:rsidR="000F224E">
        <w:rPr>
          <w:rFonts w:eastAsiaTheme="minorEastAsia" w:hint="eastAsia"/>
          <w:position w:val="1"/>
          <w:lang w:eastAsia="zh-CN"/>
        </w:rPr>
        <w:t>权限</w:t>
      </w:r>
      <w:r w:rsidR="00C22A31">
        <w:rPr>
          <w:rFonts w:eastAsiaTheme="minorEastAsia" w:hint="eastAsia"/>
          <w:position w:val="1"/>
          <w:lang w:eastAsia="zh-CN"/>
        </w:rPr>
        <w:t>。</w:t>
      </w:r>
    </w:p>
    <w:p w:rsidR="00FC1ED0" w:rsidRDefault="00FC1ED0" w:rsidP="00FC1ED0">
      <w:pPr>
        <w:spacing w:before="1" w:line="220" w:lineRule="exact"/>
        <w:rPr>
          <w:lang w:eastAsia="zh-CN"/>
        </w:rPr>
      </w:pPr>
    </w:p>
    <w:p w:rsidR="00FC1ED0" w:rsidRDefault="00FC1ED0" w:rsidP="00FC1ED0">
      <w:pPr>
        <w:pStyle w:val="BodyText"/>
        <w:ind w:leftChars="324" w:left="713"/>
        <w:rPr>
          <w:lang w:eastAsia="zh-CN"/>
        </w:rPr>
      </w:pPr>
      <w:r>
        <w:rPr>
          <w:lang w:eastAsia="zh-CN"/>
        </w:rPr>
        <w:t>示例</w:t>
      </w:r>
    </w:p>
    <w:p w:rsidR="00FC1ED0" w:rsidRPr="00D4071D" w:rsidRDefault="00FC1ED0" w:rsidP="00FC1ED0">
      <w:pPr>
        <w:pStyle w:val="BodyText"/>
        <w:tabs>
          <w:tab w:val="left" w:pos="1217"/>
        </w:tabs>
        <w:spacing w:before="31"/>
        <w:ind w:leftChars="324" w:left="713"/>
        <w:rPr>
          <w:rFonts w:eastAsiaTheme="minorEastAsia"/>
          <w:lang w:eastAsia="zh-CN"/>
        </w:rPr>
      </w:pPr>
      <w:r>
        <w:rPr>
          <w:rFonts w:ascii="Times New Roman" w:eastAsia="Times New Roman" w:hAnsi="Times New Roman" w:cs="Times New Roman"/>
          <w:w w:val="90"/>
          <w:lang w:eastAsia="zh-CN"/>
        </w:rPr>
        <w:t>•</w:t>
      </w:r>
      <w:r>
        <w:rPr>
          <w:rFonts w:ascii="Times New Roman" w:eastAsia="Times New Roman" w:hAnsi="Times New Roman" w:cs="Times New Roman"/>
          <w:w w:val="90"/>
          <w:lang w:eastAsia="zh-CN"/>
        </w:rPr>
        <w:tab/>
      </w:r>
      <w:r w:rsidR="00D4071D">
        <w:rPr>
          <w:rFonts w:eastAsiaTheme="minorEastAsia" w:hint="eastAsia"/>
          <w:w w:val="90"/>
          <w:position w:val="1"/>
          <w:lang w:eastAsia="zh-CN"/>
        </w:rPr>
        <w:t>在名为：</w:t>
      </w:r>
      <w:r w:rsidR="00D4071D">
        <w:rPr>
          <w:rFonts w:eastAsiaTheme="minorEastAsia" w:hint="eastAsia"/>
          <w:w w:val="90"/>
          <w:position w:val="1"/>
          <w:lang w:eastAsia="zh-CN"/>
        </w:rPr>
        <w:t>sdbserver1</w:t>
      </w:r>
      <w:r w:rsidR="00D4071D">
        <w:rPr>
          <w:rFonts w:eastAsiaTheme="minorEastAsia" w:hint="eastAsia"/>
          <w:w w:val="90"/>
          <w:position w:val="1"/>
          <w:lang w:eastAsia="zh-CN"/>
        </w:rPr>
        <w:t>的主机上创建一个编目节点组，服务端口为：</w:t>
      </w:r>
      <w:r w:rsidR="003A556E" w:rsidRPr="003A556E">
        <w:rPr>
          <w:rFonts w:eastAsiaTheme="minorEastAsia"/>
          <w:w w:val="90"/>
          <w:position w:val="1"/>
          <w:lang w:eastAsia="zh-CN"/>
        </w:rPr>
        <w:t>11800</w:t>
      </w:r>
      <w:r w:rsidR="00D4071D">
        <w:rPr>
          <w:rFonts w:eastAsiaTheme="minorEastAsia" w:hint="eastAsia"/>
          <w:w w:val="90"/>
          <w:position w:val="1"/>
          <w:lang w:eastAsia="zh-CN"/>
        </w:rPr>
        <w:t>，数据文件存放路径为：</w:t>
      </w:r>
      <w:r w:rsidR="00F62D5E">
        <w:rPr>
          <w:rFonts w:ascii="仿宋" w:eastAsia="仿宋" w:hAnsi="仿宋" w:cs="仿宋"/>
        </w:rPr>
        <w:t>/opt/sequoiadb/database/cata/</w:t>
      </w:r>
      <w:r w:rsidR="003A556E" w:rsidRPr="003A556E">
        <w:rPr>
          <w:rFonts w:ascii="仿宋" w:eastAsia="仿宋" w:hAnsi="仿宋" w:cs="仿宋"/>
        </w:rPr>
        <w:t>11800</w:t>
      </w:r>
    </w:p>
    <w:p w:rsidR="00FC1ED0" w:rsidRDefault="00B0609F" w:rsidP="00FC1ED0">
      <w:pPr>
        <w:pStyle w:val="BodyText"/>
        <w:spacing w:before="50"/>
        <w:ind w:leftChars="453" w:left="997"/>
        <w:rPr>
          <w:rFonts w:ascii="仿宋" w:eastAsia="仿宋" w:hAnsi="仿宋" w:cs="仿宋"/>
        </w:rPr>
      </w:pPr>
      <w:r w:rsidRPr="00B0609F">
        <w:pict>
          <v:group id="_x0000_s3611" style="position:absolute;left:0;text-align:left;margin-left:95.85pt;margin-top:6.95pt;width:459.45pt;height:10.6pt;z-index:-251314688;mso-position-horizontal-relative:page" coordorigin="1917,139" coordsize="9189,212">
            <v:shape id="_x0000_s3612" style="position:absolute;left:1917;top:139;width:9189;height:212" coordorigin="1917,139" coordsize="9189,212" path="m1917,139r9189,l11106,351r-9189,l1917,139xe" fillcolor="#efefef" stroked="f">
              <v:path arrowok="t"/>
            </v:shape>
            <w10:wrap anchorx="page"/>
          </v:group>
        </w:pict>
      </w:r>
      <w:r w:rsidR="009B72CD">
        <w:rPr>
          <w:rFonts w:ascii="仿宋" w:eastAsia="仿宋" w:hAnsi="仿宋" w:cs="仿宋"/>
        </w:rPr>
        <w:t>db.createCata</w:t>
      </w:r>
      <w:r w:rsidR="00AD43C8">
        <w:rPr>
          <w:rFonts w:ascii="仿宋" w:eastAsia="仿宋" w:hAnsi="仿宋" w:cs="仿宋" w:hint="eastAsia"/>
          <w:lang w:eastAsia="zh-CN"/>
        </w:rPr>
        <w:t>RG</w:t>
      </w:r>
      <w:r w:rsidR="009B72CD">
        <w:rPr>
          <w:rFonts w:ascii="仿宋" w:eastAsia="仿宋" w:hAnsi="仿宋" w:cs="仿宋"/>
        </w:rPr>
        <w:t xml:space="preserve">("sdbserver1", </w:t>
      </w:r>
      <w:r w:rsidR="003A556E" w:rsidRPr="003A556E">
        <w:rPr>
          <w:rFonts w:ascii="仿宋" w:eastAsia="仿宋" w:hAnsi="仿宋" w:cs="仿宋"/>
        </w:rPr>
        <w:t>11800</w:t>
      </w:r>
      <w:r w:rsidR="009B72CD">
        <w:rPr>
          <w:rFonts w:ascii="仿宋" w:eastAsia="仿宋" w:hAnsi="仿宋" w:cs="仿宋"/>
        </w:rPr>
        <w:t>, "/opt/sequoiadb/database/cata/</w:t>
      </w:r>
      <w:r w:rsidR="003A556E" w:rsidRPr="003A556E">
        <w:rPr>
          <w:rFonts w:ascii="仿宋" w:eastAsia="仿宋" w:hAnsi="仿宋" w:cs="仿宋"/>
        </w:rPr>
        <w:t>11800</w:t>
      </w:r>
      <w:r w:rsidR="009B72CD">
        <w:rPr>
          <w:rFonts w:ascii="仿宋" w:eastAsia="仿宋" w:hAnsi="仿宋" w:cs="仿宋"/>
        </w:rPr>
        <w:t>")</w:t>
      </w:r>
    </w:p>
    <w:p w:rsidR="00E453E3" w:rsidRPr="0036330B" w:rsidRDefault="00E453E3">
      <w:pPr>
        <w:rPr>
          <w:lang w:eastAsia="zh-CN"/>
        </w:rPr>
      </w:pPr>
    </w:p>
    <w:p w:rsidR="0020037C" w:rsidRDefault="004474D3">
      <w:pPr>
        <w:pStyle w:val="Heading3"/>
        <w:spacing w:line="352" w:lineRule="exact"/>
        <w:ind w:left="113"/>
      </w:pPr>
      <w:r>
        <w:rPr>
          <w:w w:val="95"/>
        </w:rPr>
        <w:t>db.dropCS()</w:t>
      </w:r>
    </w:p>
    <w:p w:rsidR="0020037C" w:rsidRDefault="0020037C">
      <w:pPr>
        <w:spacing w:before="9" w:line="190" w:lineRule="exact"/>
        <w:rPr>
          <w:sz w:val="19"/>
          <w:szCs w:val="19"/>
        </w:rPr>
      </w:pPr>
    </w:p>
    <w:p w:rsidR="0020037C" w:rsidRDefault="004474D3">
      <w:pPr>
        <w:pStyle w:val="BodyText"/>
        <w:spacing w:line="251" w:lineRule="auto"/>
        <w:ind w:left="613" w:right="5266"/>
      </w:pPr>
      <w:r>
        <w:rPr>
          <w:w w:val="95"/>
        </w:rPr>
        <w:t>db.dropCS(&lt;name&gt;)</w:t>
      </w:r>
      <w:r>
        <w:rPr>
          <w:w w:val="91"/>
        </w:rPr>
        <w:t xml:space="preserve"> </w:t>
      </w:r>
      <w:r>
        <w:rPr>
          <w:w w:val="95"/>
        </w:rPr>
        <w:t>在数据库对象中删除指定的集合空间。</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集合空间名。同一个数据库对象中集</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合空间名唯一</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20037C">
      <w:pPr>
        <w:spacing w:before="5" w:line="100" w:lineRule="exact"/>
        <w:rPr>
          <w:sz w:val="10"/>
          <w:szCs w:val="10"/>
        </w:rPr>
      </w:pPr>
    </w:p>
    <w:p w:rsidR="0020037C" w:rsidRDefault="004474D3">
      <w:pPr>
        <w:pStyle w:val="BodyText"/>
        <w:spacing w:line="167" w:lineRule="auto"/>
        <w:ind w:left="613" w:right="428"/>
        <w:rPr>
          <w:lang w:eastAsia="zh-CN"/>
        </w:rPr>
      </w:pPr>
      <w:r>
        <w:rPr>
          <w:w w:val="95"/>
          <w:lang w:eastAsia="zh-CN"/>
        </w:rPr>
        <w:t>删除集合空间的定义格式只有name字段，name的值为string类型，指定的集合空间名必须要在数据库对象</w:t>
      </w:r>
      <w:r>
        <w:rPr>
          <w:lang w:eastAsia="zh-CN"/>
        </w:rPr>
        <w:t xml:space="preserve"> 中存在，否则操作异常。</w:t>
      </w:r>
    </w:p>
    <w:p w:rsidR="0020037C" w:rsidRDefault="00B0609F">
      <w:pPr>
        <w:pStyle w:val="BodyText"/>
        <w:spacing w:before="63"/>
        <w:ind w:left="613"/>
        <w:rPr>
          <w:rFonts w:ascii="仿宋" w:eastAsia="仿宋" w:hAnsi="仿宋" w:cs="仿宋"/>
          <w:lang w:eastAsia="zh-CN"/>
        </w:rPr>
      </w:pPr>
      <w:r w:rsidRPr="00B0609F">
        <w:pict>
          <v:group id="_x0000_s2730" style="position:absolute;left:0;text-align:left;margin-left:81.7pt;margin-top:7.6pt;width:473.6pt;height:10.6pt;z-index:-251653632;mso-position-horizontal-relative:page" coordorigin="1634,152" coordsize="9472,212">
            <v:shape id="_x0000_s2731" style="position:absolute;left:1634;top:152;width:9472;height:212" coordorigin="1634,152" coordsize="9472,212" path="m1634,152r9472,l11106,364r-9472,l1634,152xe" fillcolor="#efefef" stroked="f">
              <v:path arrowok="t"/>
            </v:shape>
            <w10:wrap anchorx="page"/>
          </v:group>
        </w:pict>
      </w:r>
      <w:r w:rsidR="004474D3">
        <w:rPr>
          <w:rFonts w:ascii="仿宋" w:eastAsia="仿宋" w:hAnsi="仿宋" w:cs="仿宋"/>
          <w:lang w:eastAsia="zh-CN"/>
        </w:rPr>
        <w:t>("&lt;集合空间名&gt;")</w:t>
      </w:r>
    </w:p>
    <w:p w:rsidR="0020037C" w:rsidRDefault="00DD1987">
      <w:pPr>
        <w:pStyle w:val="BodyText"/>
        <w:spacing w:before="45" w:line="567" w:lineRule="exact"/>
        <w:ind w:left="613"/>
        <w:rPr>
          <w:lang w:eastAsia="zh-CN"/>
        </w:rPr>
      </w:pPr>
      <w:r>
        <w:pict>
          <v:shape id="_x0000_i1092"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name字段的值不能使空串、含点（.），或者美元符号（$）。且长度不超过127B。</w:t>
      </w:r>
    </w:p>
    <w:p w:rsidR="0020037C" w:rsidRDefault="004474D3">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集合空间在数据库对象中存在。</w:t>
      </w:r>
    </w:p>
    <w:p w:rsidR="0020037C" w:rsidRDefault="0020037C">
      <w:pPr>
        <w:spacing w:before="1" w:line="220" w:lineRule="exact"/>
        <w:rPr>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删除名为foo的集合空间，假定foo已存在</w:t>
      </w:r>
    </w:p>
    <w:p w:rsidR="0020037C" w:rsidRDefault="00B0609F">
      <w:pPr>
        <w:pStyle w:val="BodyText"/>
        <w:spacing w:before="50"/>
        <w:ind w:left="897"/>
        <w:rPr>
          <w:rFonts w:ascii="仿宋" w:eastAsia="仿宋" w:hAnsi="仿宋" w:cs="仿宋"/>
          <w:lang w:eastAsia="zh-CN"/>
        </w:rPr>
      </w:pPr>
      <w:r w:rsidRPr="00B0609F">
        <w:pict>
          <v:group id="_x0000_s2727" style="position:absolute;left:0;text-align:left;margin-left:95.85pt;margin-top:6.95pt;width:459.45pt;height:10.6pt;z-index:-251652608;mso-position-horizontal-relative:page" coordorigin="1917,139" coordsize="9189,212">
            <v:shape id="_x0000_s272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lang w:eastAsia="zh-CN"/>
        </w:rPr>
        <w:t>db.dropCS("foo")</w:t>
      </w:r>
    </w:p>
    <w:p w:rsidR="0020037C" w:rsidRDefault="0020037C">
      <w:pPr>
        <w:spacing w:before="1" w:line="100" w:lineRule="exact"/>
        <w:rPr>
          <w:sz w:val="10"/>
          <w:szCs w:val="10"/>
          <w:lang w:eastAsia="zh-CN"/>
        </w:rPr>
      </w:pPr>
    </w:p>
    <w:p w:rsidR="0020037C" w:rsidRDefault="00763098">
      <w:pPr>
        <w:pStyle w:val="BodyText"/>
        <w:spacing w:before="10"/>
        <w:ind w:left="897"/>
        <w:rPr>
          <w:rFonts w:ascii="仿宋" w:eastAsia="仿宋" w:hAnsi="仿宋" w:cs="仿宋"/>
          <w:lang w:eastAsia="zh-CN"/>
        </w:rPr>
      </w:pPr>
      <w:bookmarkStart w:id="410" w:name="db.getCS()"/>
      <w:bookmarkStart w:id="411" w:name="_bookmark154"/>
      <w:bookmarkEnd w:id="410"/>
      <w:bookmarkEnd w:id="411"/>
      <w:r>
        <w:rPr>
          <w:rFonts w:eastAsiaTheme="minorEastAsia" w:hint="eastAsia"/>
          <w:w w:val="90"/>
          <w:lang w:eastAsia="zh-CN"/>
        </w:rPr>
        <w:t>（删除这一块，调整到新的位置）</w:t>
      </w:r>
    </w:p>
    <w:p w:rsidR="0020037C" w:rsidRDefault="0020037C">
      <w:pPr>
        <w:rPr>
          <w:rFonts w:ascii="仿宋" w:eastAsia="仿宋" w:hAnsi="仿宋" w:cs="仿宋"/>
          <w:lang w:eastAsia="zh-CN"/>
        </w:rPr>
        <w:sectPr w:rsidR="0020037C">
          <w:pgSz w:w="12240" w:h="15840"/>
          <w:pgMar w:top="900" w:right="680" w:bottom="280" w:left="1020" w:header="713" w:footer="0" w:gutter="0"/>
          <w:cols w:space="720"/>
        </w:sectPr>
      </w:pPr>
    </w:p>
    <w:p w:rsidR="0020037C" w:rsidRDefault="0020037C">
      <w:pPr>
        <w:spacing w:before="6" w:line="170" w:lineRule="exact"/>
        <w:rPr>
          <w:sz w:val="17"/>
          <w:szCs w:val="17"/>
          <w:lang w:eastAsia="zh-CN"/>
        </w:rPr>
      </w:pPr>
    </w:p>
    <w:p w:rsidR="0020037C" w:rsidRDefault="0020037C">
      <w:pPr>
        <w:spacing w:line="200" w:lineRule="exact"/>
        <w:rPr>
          <w:sz w:val="20"/>
          <w:szCs w:val="20"/>
          <w:lang w:eastAsia="zh-CN"/>
        </w:rPr>
      </w:pPr>
    </w:p>
    <w:p w:rsidR="0020037C" w:rsidRDefault="00F210C5">
      <w:pPr>
        <w:spacing w:before="1" w:line="100" w:lineRule="exact"/>
        <w:rPr>
          <w:sz w:val="10"/>
          <w:szCs w:val="10"/>
          <w:lang w:eastAsia="zh-CN"/>
        </w:rPr>
      </w:pPr>
      <w:bookmarkStart w:id="412" w:name="db.createRG()"/>
      <w:bookmarkStart w:id="413" w:name="_bookmark155"/>
      <w:bookmarkEnd w:id="412"/>
      <w:bookmarkEnd w:id="413"/>
      <w:r>
        <w:rPr>
          <w:rFonts w:hint="eastAsia"/>
          <w:w w:val="90"/>
          <w:lang w:eastAsia="zh-CN"/>
        </w:rPr>
        <w:t>（删除这一块，调整到新的位置）</w:t>
      </w:r>
    </w:p>
    <w:p w:rsidR="0020037C" w:rsidRDefault="00F85261">
      <w:pPr>
        <w:pStyle w:val="BodyText"/>
        <w:spacing w:before="50"/>
        <w:ind w:left="1217"/>
        <w:rPr>
          <w:rFonts w:ascii="仿宋" w:eastAsia="仿宋" w:hAnsi="仿宋" w:cs="仿宋"/>
          <w:lang w:eastAsia="zh-CN"/>
        </w:rPr>
      </w:pPr>
      <w:bookmarkStart w:id="414" w:name="db.getRG()"/>
      <w:bookmarkStart w:id="415" w:name="_bookmark156"/>
      <w:bookmarkEnd w:id="414"/>
      <w:bookmarkEnd w:id="415"/>
      <w:r>
        <w:rPr>
          <w:rFonts w:eastAsiaTheme="minorEastAsia" w:hint="eastAsia"/>
          <w:w w:val="90"/>
          <w:lang w:eastAsia="zh-CN"/>
        </w:rPr>
        <w:t>（删除这一块，调整到新的位置）</w:t>
      </w:r>
    </w:p>
    <w:p w:rsidR="0020037C" w:rsidRDefault="0020037C">
      <w:pPr>
        <w:rPr>
          <w:rFonts w:ascii="仿宋" w:eastAsia="仿宋" w:hAnsi="仿宋" w:cs="仿宋"/>
          <w:lang w:eastAsia="zh-CN"/>
        </w:rPr>
        <w:sectPr w:rsidR="0020037C">
          <w:pgSz w:w="12240" w:h="15840"/>
          <w:pgMar w:top="900" w:right="1020" w:bottom="280" w:left="700" w:header="713" w:footer="0" w:gutter="0"/>
          <w:cols w:space="720"/>
        </w:sectPr>
      </w:pPr>
    </w:p>
    <w:p w:rsidR="0020037C" w:rsidRDefault="0020037C">
      <w:pPr>
        <w:spacing w:before="6" w:line="170" w:lineRule="exact"/>
        <w:rPr>
          <w:sz w:val="17"/>
          <w:szCs w:val="17"/>
          <w:lang w:eastAsia="zh-CN"/>
        </w:rPr>
      </w:pPr>
    </w:p>
    <w:p w:rsidR="0020037C" w:rsidRDefault="0020037C">
      <w:pPr>
        <w:spacing w:line="200" w:lineRule="exact"/>
        <w:rPr>
          <w:sz w:val="20"/>
          <w:szCs w:val="20"/>
          <w:lang w:eastAsia="zh-CN"/>
        </w:rPr>
      </w:pPr>
    </w:p>
    <w:p w:rsidR="0020037C" w:rsidRDefault="00FC1ED0">
      <w:pPr>
        <w:spacing w:before="1" w:line="100" w:lineRule="exact"/>
        <w:rPr>
          <w:sz w:val="10"/>
          <w:szCs w:val="10"/>
          <w:lang w:eastAsia="zh-CN"/>
        </w:rPr>
      </w:pPr>
      <w:bookmarkStart w:id="416" w:name="db.removeRG()"/>
      <w:bookmarkStart w:id="417" w:name="_bookmark157"/>
      <w:bookmarkEnd w:id="416"/>
      <w:bookmarkEnd w:id="417"/>
      <w:r>
        <w:rPr>
          <w:rFonts w:hint="eastAsia"/>
          <w:w w:val="90"/>
          <w:lang w:eastAsia="zh-CN"/>
        </w:rPr>
        <w:t>（删除这一块，调整到新的位置）</w:t>
      </w:r>
    </w:p>
    <w:p w:rsidR="0020037C" w:rsidRDefault="004474D3">
      <w:pPr>
        <w:pStyle w:val="Heading3"/>
        <w:ind w:left="113"/>
      </w:pPr>
      <w:bookmarkStart w:id="418" w:name="db.list()"/>
      <w:bookmarkStart w:id="419" w:name="_bookmark158"/>
      <w:bookmarkEnd w:id="418"/>
      <w:bookmarkEnd w:id="419"/>
      <w:r>
        <w:rPr>
          <w:w w:val="95"/>
        </w:rPr>
        <w:t>db.list()</w:t>
      </w:r>
    </w:p>
    <w:p w:rsidR="0020037C" w:rsidRDefault="0020037C">
      <w:pPr>
        <w:spacing w:before="9" w:line="190" w:lineRule="exact"/>
        <w:rPr>
          <w:sz w:val="19"/>
          <w:szCs w:val="19"/>
        </w:rPr>
      </w:pPr>
    </w:p>
    <w:p w:rsidR="0020037C" w:rsidRDefault="004474D3">
      <w:pPr>
        <w:pStyle w:val="BodyText"/>
        <w:spacing w:line="251" w:lineRule="auto"/>
        <w:ind w:left="613" w:right="463"/>
      </w:pPr>
      <w:r>
        <w:rPr>
          <w:w w:val="95"/>
        </w:rPr>
        <w:t>db.list(&lt;listType&gt;,[con],[sel],[sort])</w:t>
      </w:r>
      <w:r>
        <w:rPr>
          <w:w w:val="94"/>
        </w:rPr>
        <w:t xml:space="preserve"> </w:t>
      </w:r>
      <w:r>
        <w:rPr>
          <w:w w:val="95"/>
        </w:rPr>
        <w:t>枚举列表。列表是一种轻量级得到当前系统状态的命令。</w:t>
      </w:r>
      <w:hyperlink w:anchor="_bookmark52" w:history="1">
        <w:r>
          <w:rPr>
            <w:color w:val="0000FF"/>
            <w:w w:val="95"/>
          </w:rPr>
          <w:t>查看更多有关列表信息</w:t>
        </w:r>
      </w:hyperlink>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74"/>
        <w:gridCol w:w="3262"/>
        <w:gridCol w:w="2363"/>
        <w:gridCol w:w="2373"/>
      </w:tblGrid>
      <w:tr w:rsidR="0020037C">
        <w:trPr>
          <w:trHeight w:hRule="exact" w:val="305"/>
        </w:trPr>
        <w:tc>
          <w:tcPr>
            <w:tcW w:w="147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62" w:type="dxa"/>
            <w:tcBorders>
              <w:top w:val="nil"/>
              <w:left w:val="nil"/>
              <w:bottom w:val="nil"/>
              <w:right w:val="single" w:sz="8" w:space="0" w:color="000000"/>
            </w:tcBorders>
          </w:tcPr>
          <w:p w:rsidR="0020037C" w:rsidRDefault="004474D3">
            <w:pPr>
              <w:pStyle w:val="TableParagraph"/>
              <w:spacing w:line="222" w:lineRule="exact"/>
              <w:ind w:left="94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47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listType</w:t>
            </w:r>
          </w:p>
        </w:tc>
        <w:tc>
          <w:tcPr>
            <w:tcW w:w="3262" w:type="dxa"/>
            <w:tcBorders>
              <w:top w:val="nil"/>
              <w:left w:val="nil"/>
              <w:bottom w:val="nil"/>
              <w:right w:val="single" w:sz="8" w:space="0" w:color="000000"/>
            </w:tcBorders>
          </w:tcPr>
          <w:p w:rsidR="0020037C" w:rsidRDefault="004474D3">
            <w:pPr>
              <w:pStyle w:val="TableParagraph"/>
              <w:spacing w:line="217" w:lineRule="exact"/>
              <w:ind w:left="94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w:t>
            </w:r>
          </w:p>
        </w:tc>
        <w:tc>
          <w:tcPr>
            <w:tcW w:w="2363"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lang w:eastAsia="zh-CN"/>
              </w:rPr>
            </w:pPr>
            <w:hyperlink w:anchor="_bookmark52" w:history="1">
              <w:r w:rsidR="004474D3">
                <w:rPr>
                  <w:rFonts w:ascii="Microsoft JhengHei" w:eastAsia="Microsoft JhengHei" w:hAnsi="Microsoft JhengHei" w:cs="Microsoft JhengHei"/>
                  <w:color w:val="0000FF"/>
                  <w:sz w:val="14"/>
                  <w:szCs w:val="14"/>
                  <w:lang w:eastAsia="zh-CN"/>
                </w:rPr>
                <w:t>列表类型</w:t>
              </w:r>
            </w:hyperlink>
            <w:r w:rsidR="004474D3">
              <w:rPr>
                <w:rFonts w:ascii="Microsoft JhengHei" w:eastAsia="Microsoft JhengHei" w:hAnsi="Microsoft JhengHei" w:cs="Microsoft JhengHei"/>
                <w:color w:val="000000"/>
                <w:sz w:val="14"/>
                <w:szCs w:val="14"/>
                <w:lang w:eastAsia="zh-CN"/>
              </w:rPr>
              <w:t>，列表类型的值为0到7</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540"/>
        </w:trPr>
        <w:tc>
          <w:tcPr>
            <w:tcW w:w="147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w:t>
            </w:r>
          </w:p>
        </w:tc>
        <w:tc>
          <w:tcPr>
            <w:tcW w:w="3262" w:type="dxa"/>
            <w:tcBorders>
              <w:top w:val="nil"/>
              <w:left w:val="nil"/>
              <w:bottom w:val="nil"/>
              <w:right w:val="single" w:sz="8" w:space="0" w:color="000000"/>
            </w:tcBorders>
          </w:tcPr>
          <w:p w:rsidR="0020037C" w:rsidRDefault="004474D3">
            <w:pPr>
              <w:pStyle w:val="TableParagraph"/>
              <w:spacing w:line="217" w:lineRule="exact"/>
              <w:ind w:left="94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选择条件，只返回符合con字段值的</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记录，为null时，返回所有</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r w:rsidR="0020037C">
        <w:trPr>
          <w:trHeight w:hRule="exact" w:val="540"/>
        </w:trPr>
        <w:tc>
          <w:tcPr>
            <w:tcW w:w="147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w:t>
            </w:r>
          </w:p>
        </w:tc>
        <w:tc>
          <w:tcPr>
            <w:tcW w:w="3262" w:type="dxa"/>
            <w:tcBorders>
              <w:top w:val="nil"/>
              <w:left w:val="nil"/>
              <w:bottom w:val="nil"/>
              <w:right w:val="single" w:sz="8" w:space="0" w:color="000000"/>
            </w:tcBorders>
          </w:tcPr>
          <w:p w:rsidR="0020037C" w:rsidRDefault="004474D3">
            <w:pPr>
              <w:pStyle w:val="TableParagraph"/>
              <w:spacing w:line="217" w:lineRule="exact"/>
              <w:ind w:left="94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选择返回字段名。为null时，返回所</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有的字段名</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r w:rsidR="0020037C">
        <w:trPr>
          <w:trHeight w:hRule="exact" w:val="535"/>
        </w:trPr>
        <w:tc>
          <w:tcPr>
            <w:tcW w:w="147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sort</w:t>
            </w:r>
          </w:p>
        </w:tc>
        <w:tc>
          <w:tcPr>
            <w:tcW w:w="3262" w:type="dxa"/>
            <w:tcBorders>
              <w:top w:val="nil"/>
              <w:left w:val="nil"/>
              <w:bottom w:val="nil"/>
              <w:right w:val="single" w:sz="8" w:space="0" w:color="000000"/>
            </w:tcBorders>
          </w:tcPr>
          <w:p w:rsidR="0020037C" w:rsidRDefault="004474D3">
            <w:pPr>
              <w:pStyle w:val="TableParagraph"/>
              <w:spacing w:line="217" w:lineRule="exact"/>
              <w:ind w:left="94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对返回的记录按选定的字段排</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序。1为升序；-1为降序</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20037C">
      <w:pPr>
        <w:spacing w:before="5" w:line="100" w:lineRule="exact"/>
        <w:rPr>
          <w:sz w:val="10"/>
          <w:szCs w:val="10"/>
        </w:rPr>
      </w:pPr>
    </w:p>
    <w:p w:rsidR="0020037C" w:rsidRDefault="004474D3">
      <w:pPr>
        <w:pStyle w:val="BodyText"/>
        <w:spacing w:line="167" w:lineRule="auto"/>
        <w:ind w:left="613" w:right="428"/>
      </w:pPr>
      <w:r>
        <w:rPr>
          <w:w w:val="95"/>
        </w:rPr>
        <w:t>list()方法定义格式有listType、con、sel、sort四个参数，listType为枚举类型，其他全部为json对象，格式如</w:t>
      </w:r>
      <w:r>
        <w:t xml:space="preserve"> 下：</w:t>
      </w:r>
    </w:p>
    <w:p w:rsidR="0020037C" w:rsidRDefault="00B0609F">
      <w:pPr>
        <w:pStyle w:val="BodyText"/>
        <w:spacing w:before="98" w:line="172" w:lineRule="auto"/>
        <w:ind w:left="613" w:right="463"/>
        <w:rPr>
          <w:rFonts w:ascii="仿宋" w:eastAsia="仿宋" w:hAnsi="仿宋" w:cs="仿宋"/>
        </w:rPr>
      </w:pPr>
      <w:r w:rsidRPr="00B0609F">
        <w:pict>
          <v:group id="_x0000_s2703" style="position:absolute;left:0;text-align:left;margin-left:81.7pt;margin-top:5.6pt;width:473.6pt;height:31.8pt;z-index:-251642368;mso-position-horizontal-relative:page" coordorigin="1634,112" coordsize="9472,636">
            <v:shape id="_x0000_s2704" style="position:absolute;left:1634;top:112;width:9472;height:636" coordorigin="1634,112" coordsize="9472,636" path="m1634,112r9472,l11106,748r-9472,l1634,112xe" fillcolor="#efefef" stroked="f">
              <v:path arrowok="t"/>
            </v:shape>
            <w10:wrap anchorx="page"/>
          </v:group>
        </w:pict>
      </w:r>
      <w:r w:rsidR="004474D3">
        <w:rPr>
          <w:rFonts w:ascii="仿宋" w:eastAsia="仿宋" w:hAnsi="仿宋" w:cs="仿宋"/>
        </w:rPr>
        <w:t>{"listType":"&lt;列表类型&gt;",["con":"{"字段名1":{"操作符1":"值1"},"字段名2":{"操作 符2":"值2"}...}"],["sel":"{"字段名1":"","字段名2":"",...}"],["sort":"{"字段名1":-1|1,"字段 名2":1|-1,...}"]}</w:t>
      </w:r>
    </w:p>
    <w:p w:rsidR="0020037C" w:rsidRDefault="00DD1987">
      <w:pPr>
        <w:pStyle w:val="BodyText"/>
        <w:spacing w:before="53" w:line="567" w:lineRule="exact"/>
        <w:ind w:left="613"/>
      </w:pPr>
      <w:r>
        <w:pict>
          <v:shape id="_x0000_i1093"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numPr>
          <w:ilvl w:val="1"/>
          <w:numId w:val="26"/>
        </w:numPr>
        <w:tabs>
          <w:tab w:val="left" w:pos="1537"/>
        </w:tabs>
        <w:spacing w:line="155" w:lineRule="exact"/>
        <w:ind w:left="1537"/>
      </w:pPr>
      <w:r>
        <w:rPr>
          <w:position w:val="1"/>
        </w:rPr>
        <w:t>listType字段的值为0到7</w:t>
      </w:r>
    </w:p>
    <w:p w:rsidR="0020037C" w:rsidRDefault="0020037C">
      <w:pPr>
        <w:spacing w:line="155" w:lineRule="exact"/>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tabs>
          <w:tab w:val="left" w:pos="1857"/>
        </w:tabs>
        <w:spacing w:before="52" w:line="168" w:lineRule="auto"/>
        <w:ind w:left="1857" w:right="119"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sel参数是一个json结构，字段名的值一般指定为空串。如果指定为如下结构：{"字段 </w:t>
      </w:r>
      <w:r>
        <w:rPr>
          <w:lang w:eastAsia="zh-CN"/>
        </w:rPr>
        <w:t>名1":"值1","字段名2":"值2",...}，对于记录中存在所选字段名的话，设定的值其实无效；对于记录 中不存在所选字段名的话，返回{"字段名1":"值1","字段名2":"值2",...}</w:t>
      </w:r>
    </w:p>
    <w:p w:rsidR="0020037C" w:rsidRDefault="004474D3">
      <w:pPr>
        <w:pStyle w:val="BodyText"/>
        <w:tabs>
          <w:tab w:val="left" w:pos="1857"/>
        </w:tabs>
        <w:spacing w:line="283" w:lineRule="exact"/>
        <w:ind w:left="1573"/>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字段的值是数组的话，我们用"."操作符引用数组内的元素。</w:t>
      </w:r>
      <w:r>
        <w:rPr>
          <w:position w:val="1"/>
        </w:rPr>
        <w:t>并加上双引号("")</w:t>
      </w:r>
    </w:p>
    <w:p w:rsidR="0020037C" w:rsidRDefault="0020037C">
      <w:pPr>
        <w:spacing w:before="1" w:line="220" w:lineRule="exact"/>
      </w:pPr>
    </w:p>
    <w:p w:rsidR="0020037C" w:rsidRDefault="004474D3">
      <w:pPr>
        <w:pStyle w:val="BodyText"/>
      </w:pPr>
      <w:r>
        <w:t>示例</w:t>
      </w:r>
    </w:p>
    <w:p w:rsidR="0020037C" w:rsidRDefault="004474D3">
      <w:pPr>
        <w:pStyle w:val="BodyText"/>
        <w:numPr>
          <w:ilvl w:val="0"/>
          <w:numId w:val="3"/>
        </w:numPr>
        <w:tabs>
          <w:tab w:val="left" w:pos="1217"/>
        </w:tabs>
        <w:spacing w:before="31"/>
        <w:ind w:left="1217"/>
      </w:pPr>
      <w:r>
        <w:rPr>
          <w:position w:val="1"/>
        </w:rPr>
        <w:t>指定listType的值为0：</w:t>
      </w:r>
    </w:p>
    <w:p w:rsidR="0020037C" w:rsidRDefault="00B0609F">
      <w:pPr>
        <w:pStyle w:val="BodyText"/>
        <w:spacing w:before="10"/>
        <w:ind w:left="1217"/>
        <w:rPr>
          <w:rFonts w:ascii="仿宋" w:eastAsia="仿宋" w:hAnsi="仿宋" w:cs="仿宋"/>
        </w:rPr>
      </w:pPr>
      <w:r w:rsidRPr="00B0609F">
        <w:pict>
          <v:group id="_x0000_s2700" style="position:absolute;left:0;text-align:left;margin-left:95.85pt;margin-top:4.95pt;width:459.45pt;height:10.6pt;z-index:-251641344;mso-position-horizontal-relative:page" coordorigin="1917,99" coordsize="9189,212">
            <v:shape id="_x0000_s2701"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db.list(0)</w:t>
      </w:r>
    </w:p>
    <w:p w:rsidR="0020037C" w:rsidRDefault="004474D3">
      <w:pPr>
        <w:pStyle w:val="BodyText"/>
        <w:spacing w:before="45"/>
        <w:ind w:left="1217"/>
      </w:pPr>
      <w:r>
        <w:t>返回：</w:t>
      </w:r>
    </w:p>
    <w:p w:rsidR="0020037C" w:rsidRDefault="00B0609F">
      <w:pPr>
        <w:pStyle w:val="BodyText"/>
        <w:spacing w:before="8"/>
        <w:ind w:left="1197" w:right="8082"/>
        <w:jc w:val="center"/>
        <w:rPr>
          <w:rFonts w:ascii="仿宋" w:eastAsia="仿宋" w:hAnsi="仿宋" w:cs="仿宋"/>
        </w:rPr>
      </w:pPr>
      <w:r w:rsidRPr="00B0609F">
        <w:pict>
          <v:group id="_x0000_s2698" style="position:absolute;left:0;text-align:left;margin-left:95.85pt;margin-top:4.85pt;width:459.45pt;height:42.4pt;z-index:-251640320;mso-position-horizontal-relative:page" coordorigin="1917,97" coordsize="9189,848">
            <v:shape id="_x0000_s2699" style="position:absolute;left:1917;top:97;width:9189;height:848" coordorigin="1917,97" coordsize="9189,848" path="m1917,97r9189,l11106,945r-9189,l1917,97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"SessionID": 4,</w:t>
      </w:r>
    </w:p>
    <w:p w:rsidR="0020037C" w:rsidRDefault="004474D3">
      <w:pPr>
        <w:pStyle w:val="BodyText"/>
        <w:spacing w:line="212" w:lineRule="exact"/>
        <w:ind w:left="2017"/>
        <w:rPr>
          <w:rFonts w:ascii="仿宋" w:eastAsia="仿宋" w:hAnsi="仿宋" w:cs="仿宋"/>
        </w:rPr>
      </w:pPr>
      <w:r>
        <w:rPr>
          <w:rFonts w:ascii="仿宋" w:eastAsia="仿宋" w:hAnsi="仿宋" w:cs="仿宋"/>
        </w:rPr>
        <w:t>"Contexts": [ 0 ]</w:t>
      </w:r>
    </w:p>
    <w:p w:rsidR="0020037C" w:rsidRDefault="004474D3">
      <w:pPr>
        <w:pStyle w:val="BodyText"/>
        <w:spacing w:line="212" w:lineRule="exact"/>
        <w:ind w:left="1597" w:right="7882"/>
        <w:jc w:val="center"/>
        <w:rPr>
          <w:rFonts w:ascii="仿宋" w:eastAsia="仿宋" w:hAnsi="仿宋" w:cs="仿宋"/>
        </w:rPr>
      </w:pPr>
      <w:r>
        <w:rPr>
          <w:rFonts w:ascii="仿宋" w:eastAsia="仿宋" w:hAnsi="仿宋" w:cs="仿宋"/>
        </w:rPr>
        <w:t>} ...</w:t>
      </w:r>
    </w:p>
    <w:p w:rsidR="0020037C" w:rsidRDefault="004474D3">
      <w:pPr>
        <w:pStyle w:val="BodyText"/>
        <w:numPr>
          <w:ilvl w:val="0"/>
          <w:numId w:val="3"/>
        </w:numPr>
        <w:tabs>
          <w:tab w:val="left" w:pos="283"/>
          <w:tab w:val="left" w:pos="1217"/>
        </w:tabs>
        <w:spacing w:line="257" w:lineRule="exact"/>
        <w:ind w:left="1217" w:right="6272"/>
        <w:jc w:val="center"/>
      </w:pPr>
      <w:r>
        <w:rPr>
          <w:position w:val="1"/>
        </w:rPr>
        <w:t>指定listType的值为6：</w:t>
      </w:r>
    </w:p>
    <w:p w:rsidR="0020037C" w:rsidRDefault="00B0609F">
      <w:pPr>
        <w:pStyle w:val="BodyText"/>
        <w:spacing w:before="10"/>
        <w:ind w:left="1217"/>
        <w:rPr>
          <w:rFonts w:ascii="仿宋" w:eastAsia="仿宋" w:hAnsi="仿宋" w:cs="仿宋"/>
        </w:rPr>
      </w:pPr>
      <w:r w:rsidRPr="00B0609F">
        <w:pict>
          <v:group id="_x0000_s2696" style="position:absolute;left:0;text-align:left;margin-left:95.85pt;margin-top:4.95pt;width:459.45pt;height:10.6pt;z-index:-251639296;mso-position-horizontal-relative:page" coordorigin="1917,99" coordsize="9189,212">
            <v:shape id="_x0000_s2697"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db.list(6)</w:t>
      </w:r>
    </w:p>
    <w:p w:rsidR="0020037C" w:rsidRDefault="004474D3">
      <w:pPr>
        <w:pStyle w:val="BodyText"/>
        <w:spacing w:before="45"/>
        <w:ind w:left="1217"/>
      </w:pPr>
      <w:r>
        <w:t>返回：</w:t>
      </w:r>
    </w:p>
    <w:p w:rsidR="0020037C" w:rsidRDefault="00B0609F">
      <w:pPr>
        <w:pStyle w:val="BodyText"/>
        <w:spacing w:before="8"/>
        <w:ind w:left="997" w:right="8082"/>
        <w:jc w:val="center"/>
        <w:rPr>
          <w:rFonts w:ascii="仿宋" w:eastAsia="仿宋" w:hAnsi="仿宋" w:cs="仿宋"/>
        </w:rPr>
      </w:pPr>
      <w:r w:rsidRPr="00B0609F">
        <w:pict>
          <v:group id="_x0000_s2691" style="position:absolute;left:0;text-align:left;margin-left:95.35pt;margin-top:4.35pt;width:460.45pt;height:119.1pt;z-index:-251638272;mso-position-horizontal-relative:page" coordorigin="1907,87" coordsize="9209,2382">
            <v:group id="_x0000_s2694" style="position:absolute;left:1917;top:97;width:9189;height:2120" coordorigin="1917,97" coordsize="9189,2120">
              <v:shape id="_x0000_s2695" style="position:absolute;left:1917;top:97;width:9189;height:2120" coordorigin="1917,97" coordsize="9189,2120" path="m1917,97r9189,l11106,2217r-9189,l1917,97xe" fillcolor="#efefef" stroked="f">
                <v:path arrowok="t"/>
              </v:shape>
            </v:group>
            <v:group id="_x0000_s2692" style="position:absolute;left:1917;top:2247;width:9189;height:212" coordorigin="1917,2247" coordsize="9189,212">
              <v:shape id="_x0000_s2693" style="position:absolute;left:1917;top:2247;width:9189;height:212" coordorigin="1917,2247" coordsize="9189,212" path="m1917,2247r9189,l11106,2459r-9189,l1917,2247xe" fillcolor="#efefef" stroked="f">
                <v:path arrowok="t"/>
              </v:shape>
            </v:group>
            <w10:wrap anchorx="page"/>
          </v:group>
        </w:pict>
      </w:r>
      <w:r w:rsidR="004474D3">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"Name": "foo",</w:t>
      </w:r>
    </w:p>
    <w:p w:rsidR="0020037C" w:rsidRDefault="004474D3">
      <w:pPr>
        <w:pStyle w:val="BodyText"/>
        <w:spacing w:line="212" w:lineRule="exact"/>
        <w:ind w:left="2017"/>
        <w:rPr>
          <w:rFonts w:ascii="仿宋" w:eastAsia="仿宋" w:hAnsi="仿宋" w:cs="仿宋"/>
        </w:rPr>
      </w:pPr>
      <w:r>
        <w:rPr>
          <w:rFonts w:ascii="仿宋" w:eastAsia="仿宋" w:hAnsi="仿宋" w:cs="仿宋"/>
        </w:rPr>
        <w:t>"ID": 4094,</w:t>
      </w:r>
    </w:p>
    <w:p w:rsidR="0020037C" w:rsidRDefault="004474D3">
      <w:pPr>
        <w:pStyle w:val="BodyText"/>
        <w:spacing w:line="212" w:lineRule="exact"/>
        <w:ind w:left="2017"/>
        <w:rPr>
          <w:rFonts w:ascii="仿宋" w:eastAsia="仿宋" w:hAnsi="仿宋" w:cs="仿宋"/>
        </w:rPr>
      </w:pPr>
      <w:r>
        <w:rPr>
          <w:rFonts w:ascii="仿宋" w:eastAsia="仿宋" w:hAnsi="仿宋" w:cs="仿宋"/>
        </w:rPr>
        <w:t>"Logical ID": 1,</w:t>
      </w:r>
    </w:p>
    <w:p w:rsidR="0020037C" w:rsidRDefault="004474D3">
      <w:pPr>
        <w:pStyle w:val="BodyText"/>
        <w:spacing w:line="212" w:lineRule="exact"/>
        <w:ind w:left="2017"/>
        <w:rPr>
          <w:rFonts w:ascii="仿宋" w:eastAsia="仿宋" w:hAnsi="仿宋" w:cs="仿宋"/>
        </w:rPr>
      </w:pPr>
      <w:r>
        <w:rPr>
          <w:rFonts w:ascii="仿宋" w:eastAsia="仿宋" w:hAnsi="仿宋" w:cs="仿宋"/>
        </w:rPr>
        <w:t>"PageSize": 4096,</w:t>
      </w:r>
    </w:p>
    <w:p w:rsidR="0020037C" w:rsidRDefault="004474D3">
      <w:pPr>
        <w:pStyle w:val="BodyText"/>
        <w:spacing w:line="212" w:lineRule="exact"/>
        <w:ind w:left="2017"/>
        <w:rPr>
          <w:rFonts w:ascii="仿宋" w:eastAsia="仿宋" w:hAnsi="仿宋" w:cs="仿宋"/>
        </w:rPr>
      </w:pPr>
      <w:r>
        <w:rPr>
          <w:rFonts w:ascii="仿宋" w:eastAsia="仿宋" w:hAnsi="仿宋" w:cs="仿宋"/>
        </w:rPr>
        <w:t>"Sequence": 1,</w:t>
      </w:r>
    </w:p>
    <w:p w:rsidR="0020037C" w:rsidRDefault="004474D3">
      <w:pPr>
        <w:pStyle w:val="BodyText"/>
        <w:spacing w:line="212" w:lineRule="exact"/>
        <w:ind w:left="2017"/>
        <w:rPr>
          <w:rFonts w:ascii="仿宋" w:eastAsia="仿宋" w:hAnsi="仿宋" w:cs="仿宋"/>
        </w:rPr>
      </w:pPr>
      <w:r>
        <w:rPr>
          <w:rFonts w:ascii="仿宋" w:eastAsia="仿宋" w:hAnsi="仿宋" w:cs="仿宋"/>
        </w:rPr>
        <w:t>"NumCollections": 1,</w:t>
      </w:r>
    </w:p>
    <w:p w:rsidR="0020037C" w:rsidRDefault="004474D3">
      <w:pPr>
        <w:pStyle w:val="BodyText"/>
        <w:spacing w:line="212" w:lineRule="exact"/>
        <w:ind w:left="2017"/>
        <w:rPr>
          <w:rFonts w:ascii="仿宋" w:eastAsia="仿宋" w:hAnsi="仿宋" w:cs="仿宋"/>
        </w:rPr>
      </w:pPr>
      <w:r>
        <w:rPr>
          <w:rFonts w:ascii="仿宋" w:eastAsia="仿宋" w:hAnsi="仿宋" w:cs="仿宋"/>
        </w:rPr>
        <w:t>"CollectionHWM": 3,</w:t>
      </w:r>
    </w:p>
    <w:p w:rsidR="0020037C" w:rsidRDefault="004474D3">
      <w:pPr>
        <w:pStyle w:val="BodyText"/>
        <w:spacing w:line="212" w:lineRule="exact"/>
        <w:ind w:left="2017"/>
        <w:rPr>
          <w:rFonts w:ascii="仿宋" w:eastAsia="仿宋" w:hAnsi="仿宋" w:cs="仿宋"/>
        </w:rPr>
      </w:pPr>
      <w:r>
        <w:rPr>
          <w:rFonts w:ascii="仿宋" w:eastAsia="仿宋" w:hAnsi="仿宋" w:cs="仿宋"/>
        </w:rPr>
        <w:t>"Size": 172032000</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4474D3">
      <w:pPr>
        <w:pStyle w:val="BodyText"/>
        <w:numPr>
          <w:ilvl w:val="0"/>
          <w:numId w:val="3"/>
        </w:numPr>
        <w:tabs>
          <w:tab w:val="left" w:pos="1217"/>
        </w:tabs>
        <w:spacing w:line="257" w:lineRule="exact"/>
        <w:ind w:left="1217"/>
        <w:rPr>
          <w:rFonts w:ascii="仿宋" w:eastAsia="仿宋" w:hAnsi="仿宋" w:cs="仿宋"/>
        </w:rPr>
      </w:pPr>
      <w:r>
        <w:rPr>
          <w:rFonts w:ascii="仿宋" w:eastAsia="仿宋" w:hAnsi="仿宋" w:cs="仿宋"/>
        </w:rPr>
        <w:t>db.list(6,{"Logical ID":{$gt:1}},{Name:"space",ID:2},{Name：1})</w:t>
      </w:r>
    </w:p>
    <w:p w:rsidR="0020037C" w:rsidRDefault="0020037C">
      <w:pPr>
        <w:spacing w:before="8" w:line="110" w:lineRule="exact"/>
        <w:rPr>
          <w:sz w:val="11"/>
          <w:szCs w:val="11"/>
        </w:rPr>
      </w:pPr>
    </w:p>
    <w:p w:rsidR="0020037C" w:rsidRDefault="004474D3">
      <w:pPr>
        <w:pStyle w:val="BodyText"/>
        <w:spacing w:line="167" w:lineRule="auto"/>
        <w:ind w:left="1217" w:right="136"/>
        <w:rPr>
          <w:lang w:eastAsia="zh-CN"/>
        </w:rPr>
      </w:pPr>
      <w:r>
        <w:rPr>
          <w:w w:val="95"/>
          <w:lang w:eastAsia="zh-CN"/>
        </w:rPr>
        <w:t xml:space="preserve">返回符合条件Logical      </w:t>
      </w:r>
      <w:r>
        <w:rPr>
          <w:spacing w:val="39"/>
          <w:w w:val="95"/>
          <w:lang w:eastAsia="zh-CN"/>
        </w:rPr>
        <w:t xml:space="preserve"> </w:t>
      </w:r>
      <w:r>
        <w:rPr>
          <w:w w:val="95"/>
          <w:lang w:eastAsia="zh-CN"/>
        </w:rPr>
        <w:t>ID大于1的记录，并且每条记录只返回Name和ID这两个字段，记录按Name字段的</w:t>
      </w:r>
      <w:r>
        <w:rPr>
          <w:lang w:eastAsia="zh-CN"/>
        </w:rPr>
        <w:t xml:space="preserve"> 值升序排序</w:t>
      </w:r>
    </w:p>
    <w:p w:rsidR="0020037C" w:rsidRDefault="00B0609F">
      <w:pPr>
        <w:pStyle w:val="BodyText"/>
        <w:spacing w:before="23"/>
        <w:ind w:left="1817"/>
        <w:rPr>
          <w:rFonts w:ascii="仿宋" w:eastAsia="仿宋" w:hAnsi="仿宋" w:cs="仿宋"/>
        </w:rPr>
      </w:pPr>
      <w:r w:rsidRPr="00B0609F">
        <w:pict>
          <v:group id="_x0000_s2689" style="position:absolute;left:0;text-align:left;margin-left:95.85pt;margin-top:5.6pt;width:459.45pt;height:84.8pt;z-index:-251637248;mso-position-horizontal-relative:page" coordorigin="1917,112" coordsize="9189,1696">
            <v:shape id="_x0000_s2690"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"ID": 4091,</w:t>
      </w:r>
    </w:p>
    <w:p w:rsidR="0020037C" w:rsidRDefault="004474D3">
      <w:pPr>
        <w:pStyle w:val="BodyText"/>
        <w:spacing w:line="212" w:lineRule="exact"/>
        <w:ind w:left="2017"/>
        <w:rPr>
          <w:rFonts w:ascii="仿宋" w:eastAsia="仿宋" w:hAnsi="仿宋" w:cs="仿宋"/>
        </w:rPr>
      </w:pPr>
      <w:r>
        <w:rPr>
          <w:rFonts w:ascii="仿宋" w:eastAsia="仿宋" w:hAnsi="仿宋" w:cs="仿宋"/>
        </w:rPr>
        <w:t>"Name": "foo"</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"ID": 4093,</w:t>
      </w:r>
    </w:p>
    <w:p w:rsidR="0020037C" w:rsidRDefault="004474D3">
      <w:pPr>
        <w:pStyle w:val="BodyText"/>
        <w:spacing w:line="212" w:lineRule="exact"/>
        <w:ind w:left="2017"/>
        <w:rPr>
          <w:rFonts w:ascii="仿宋" w:eastAsia="仿宋" w:hAnsi="仿宋" w:cs="仿宋"/>
        </w:rPr>
      </w:pPr>
      <w:r>
        <w:rPr>
          <w:rFonts w:ascii="仿宋" w:eastAsia="仿宋" w:hAnsi="仿宋" w:cs="仿宋"/>
        </w:rPr>
        <w:t>"Name": "name"</w:t>
      </w:r>
    </w:p>
    <w:p w:rsidR="0020037C" w:rsidRDefault="004474D3">
      <w:pPr>
        <w:pStyle w:val="BodyText"/>
        <w:spacing w:line="212" w:lineRule="exact"/>
        <w:ind w:left="1917"/>
        <w:rPr>
          <w:rFonts w:ascii="仿宋" w:eastAsia="仿宋" w:hAnsi="仿宋" w:cs="仿宋"/>
        </w:rPr>
      </w:pPr>
      <w:r>
        <w:rPr>
          <w:rFonts w:ascii="仿宋" w:eastAsia="仿宋" w:hAnsi="仿宋" w:cs="仿宋"/>
        </w:rPr>
        <w:t>}...</w:t>
      </w:r>
    </w:p>
    <w:p w:rsidR="0020037C" w:rsidRDefault="0020037C">
      <w:pPr>
        <w:spacing w:before="1" w:line="160" w:lineRule="exact"/>
        <w:rPr>
          <w:sz w:val="16"/>
          <w:szCs w:val="16"/>
        </w:rPr>
      </w:pPr>
    </w:p>
    <w:p w:rsidR="0020037C" w:rsidRDefault="004474D3">
      <w:pPr>
        <w:pStyle w:val="Heading3"/>
        <w:spacing w:line="352" w:lineRule="exact"/>
      </w:pPr>
      <w:bookmarkStart w:id="420" w:name="db.listCollectionSpaces()"/>
      <w:bookmarkStart w:id="421" w:name="_bookmark159"/>
      <w:bookmarkEnd w:id="420"/>
      <w:bookmarkEnd w:id="421"/>
      <w:r>
        <w:rPr>
          <w:w w:val="95"/>
        </w:rPr>
        <w:t>db.listCollectionSpaces()</w:t>
      </w:r>
    </w:p>
    <w:p w:rsidR="0020037C" w:rsidRDefault="0020037C">
      <w:pPr>
        <w:spacing w:before="9" w:line="190" w:lineRule="exact"/>
        <w:rPr>
          <w:sz w:val="19"/>
          <w:szCs w:val="19"/>
        </w:rPr>
      </w:pPr>
    </w:p>
    <w:p w:rsidR="0020037C" w:rsidRDefault="004474D3">
      <w:pPr>
        <w:pStyle w:val="BodyText"/>
        <w:spacing w:line="251" w:lineRule="auto"/>
        <w:ind w:right="6686"/>
      </w:pPr>
      <w:r>
        <w:rPr>
          <w:w w:val="95"/>
        </w:rPr>
        <w:t>db.listCollectionSpaces()</w:t>
      </w:r>
      <w:r>
        <w:rPr>
          <w:w w:val="94"/>
        </w:rPr>
        <w:t xml:space="preserve"> </w:t>
      </w:r>
      <w:r>
        <w:rPr>
          <w:w w:val="95"/>
        </w:rPr>
        <w:t>枚举数据库中所有的集合空间。</w:t>
      </w:r>
    </w:p>
    <w:p w:rsidR="0020037C" w:rsidRDefault="0020037C">
      <w:pPr>
        <w:spacing w:before="4" w:line="180" w:lineRule="exact"/>
        <w:rPr>
          <w:sz w:val="18"/>
          <w:szCs w:val="18"/>
        </w:rPr>
      </w:pPr>
    </w:p>
    <w:p w:rsidR="0020037C" w:rsidRDefault="004474D3">
      <w:pPr>
        <w:pStyle w:val="BodyText"/>
      </w:pPr>
      <w:r>
        <w:t>示例</w:t>
      </w:r>
    </w:p>
    <w:p w:rsidR="0020037C" w:rsidRDefault="00B0609F">
      <w:pPr>
        <w:pStyle w:val="BodyText"/>
        <w:numPr>
          <w:ilvl w:val="0"/>
          <w:numId w:val="3"/>
        </w:numPr>
        <w:tabs>
          <w:tab w:val="left" w:pos="1217"/>
        </w:tabs>
        <w:spacing w:before="68"/>
        <w:ind w:left="1217"/>
        <w:rPr>
          <w:rFonts w:ascii="仿宋" w:eastAsia="仿宋" w:hAnsi="仿宋" w:cs="仿宋"/>
        </w:rPr>
      </w:pPr>
      <w:r w:rsidRPr="00B0609F">
        <w:pict>
          <v:group id="_x0000_s2687" style="position:absolute;left:0;text-align:left;margin-left:95.85pt;margin-top:7.85pt;width:459.45pt;height:10.6pt;z-index:-251636224;mso-position-horizontal-relative:page" coordorigin="1917,157" coordsize="9189,212">
            <v:shape id="_x0000_s2688" style="position:absolute;left:1917;top:157;width:9189;height:212" coordorigin="1917,157" coordsize="9189,212" path="m1917,157r9189,l11106,369r-9189,l1917,157xe" fillcolor="#efefef" stroked="f">
              <v:path arrowok="t"/>
            </v:shape>
            <w10:wrap anchorx="page"/>
          </v:group>
        </w:pict>
      </w:r>
      <w:r w:rsidR="004474D3">
        <w:rPr>
          <w:rFonts w:ascii="仿宋" w:eastAsia="仿宋" w:hAnsi="仿宋" w:cs="仿宋"/>
        </w:rPr>
        <w:t>db.listCollectionSpaces()</w:t>
      </w:r>
    </w:p>
    <w:p w:rsidR="0020037C" w:rsidRDefault="004474D3">
      <w:pPr>
        <w:pStyle w:val="BodyText"/>
        <w:spacing w:before="30"/>
        <w:ind w:left="1217"/>
      </w:pPr>
      <w:r>
        <w:t>返回：</w:t>
      </w:r>
    </w:p>
    <w:p w:rsidR="0020037C" w:rsidRDefault="00B0609F">
      <w:pPr>
        <w:pStyle w:val="BodyText"/>
        <w:spacing w:before="8"/>
        <w:ind w:left="1817"/>
        <w:rPr>
          <w:rFonts w:ascii="仿宋" w:eastAsia="仿宋" w:hAnsi="仿宋" w:cs="仿宋"/>
        </w:rPr>
      </w:pPr>
      <w:r w:rsidRPr="00B0609F">
        <w:pict>
          <v:group id="_x0000_s2685" style="position:absolute;left:0;text-align:left;margin-left:95.85pt;margin-top:4.85pt;width:459.45pt;height:31.8pt;z-index:-251635200;mso-position-horizontal-relative:page" coordorigin="1917,97" coordsize="9189,636">
            <v:shape id="_x0000_s2686" style="position:absolute;left:1917;top:97;width:9189;height:636" coordorigin="1917,97" coordsize="9189,636" path="m1917,97r9189,l11106,733r-9189,l1917,97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"Name":"foo"</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1120" w:bottom="280" w:left="70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ind w:left="96" w:right="8427"/>
        <w:jc w:val="center"/>
      </w:pPr>
      <w:bookmarkStart w:id="422" w:name="db.listCollections()"/>
      <w:bookmarkStart w:id="423" w:name="_bookmark160"/>
      <w:bookmarkEnd w:id="422"/>
      <w:bookmarkEnd w:id="423"/>
      <w:r>
        <w:rPr>
          <w:w w:val="95"/>
        </w:rPr>
        <w:t>db.listCollections()</w:t>
      </w:r>
    </w:p>
    <w:p w:rsidR="0020037C" w:rsidRDefault="0020037C">
      <w:pPr>
        <w:spacing w:before="9" w:line="190" w:lineRule="exact"/>
        <w:rPr>
          <w:sz w:val="19"/>
          <w:szCs w:val="19"/>
        </w:rPr>
      </w:pPr>
    </w:p>
    <w:p w:rsidR="0020037C" w:rsidRDefault="004474D3">
      <w:pPr>
        <w:pStyle w:val="BodyText"/>
        <w:spacing w:line="251" w:lineRule="auto"/>
        <w:ind w:left="613" w:right="2747"/>
      </w:pPr>
      <w:r>
        <w:t>db.listCollections()</w:t>
      </w:r>
      <w:r>
        <w:rPr>
          <w:w w:val="95"/>
        </w:rPr>
        <w:t xml:space="preserve"> </w:t>
      </w:r>
      <w:r>
        <w:t>枚举集合，执行此方法会将指定集合空间下的集合信息全部显示出来。</w:t>
      </w:r>
    </w:p>
    <w:p w:rsidR="0020037C" w:rsidRDefault="0020037C">
      <w:pPr>
        <w:spacing w:before="4" w:line="180" w:lineRule="exact"/>
        <w:rPr>
          <w:sz w:val="18"/>
          <w:szCs w:val="18"/>
        </w:rPr>
      </w:pPr>
    </w:p>
    <w:p w:rsidR="0020037C" w:rsidRDefault="004474D3">
      <w:pPr>
        <w:pStyle w:val="BodyText"/>
        <w:ind w:left="613"/>
      </w:pPr>
      <w:r>
        <w:t>示例</w:t>
      </w:r>
    </w:p>
    <w:p w:rsidR="0020037C" w:rsidRDefault="00B0609F">
      <w:pPr>
        <w:pStyle w:val="BodyText"/>
        <w:numPr>
          <w:ilvl w:val="0"/>
          <w:numId w:val="2"/>
        </w:numPr>
        <w:tabs>
          <w:tab w:val="left" w:pos="897"/>
        </w:tabs>
        <w:spacing w:before="68"/>
        <w:ind w:left="897"/>
        <w:rPr>
          <w:rFonts w:ascii="仿宋" w:eastAsia="仿宋" w:hAnsi="仿宋" w:cs="仿宋"/>
        </w:rPr>
      </w:pPr>
      <w:r w:rsidRPr="00B0609F">
        <w:pict>
          <v:group id="_x0000_s2683" style="position:absolute;left:0;text-align:left;margin-left:95.85pt;margin-top:7.85pt;width:459.45pt;height:10.6pt;z-index:-251634176;mso-position-horizontal-relative:page" coordorigin="1917,157" coordsize="9189,212">
            <v:shape id="_x0000_s2684" style="position:absolute;left:1917;top:157;width:9189;height:212" coordorigin="1917,157" coordsize="9189,212" path="m1917,157r9189,l11106,369r-9189,l1917,157xe" fillcolor="#efefef" stroked="f">
              <v:path arrowok="t"/>
            </v:shape>
            <w10:wrap anchorx="page"/>
          </v:group>
        </w:pict>
      </w:r>
      <w:r w:rsidR="004474D3">
        <w:rPr>
          <w:rFonts w:ascii="仿宋" w:eastAsia="仿宋" w:hAnsi="仿宋" w:cs="仿宋"/>
        </w:rPr>
        <w:t>db.listCollections()</w:t>
      </w:r>
    </w:p>
    <w:p w:rsidR="0020037C" w:rsidRDefault="004474D3">
      <w:pPr>
        <w:pStyle w:val="BodyText"/>
        <w:spacing w:before="30"/>
        <w:ind w:left="477" w:right="8622"/>
        <w:jc w:val="center"/>
      </w:pPr>
      <w:r>
        <w:t>返回：</w:t>
      </w:r>
    </w:p>
    <w:p w:rsidR="0020037C" w:rsidRDefault="00B0609F">
      <w:pPr>
        <w:pStyle w:val="BodyText"/>
        <w:spacing w:before="8"/>
        <w:ind w:left="1297"/>
        <w:rPr>
          <w:rFonts w:ascii="仿宋" w:eastAsia="仿宋" w:hAnsi="仿宋" w:cs="仿宋"/>
        </w:rPr>
      </w:pPr>
      <w:r w:rsidRPr="00B0609F">
        <w:pict>
          <v:group id="_x0000_s2681" style="position:absolute;left:0;text-align:left;margin-left:95.85pt;margin-top:4.85pt;width:459.45pt;height:137.8pt;z-index:-251633152;mso-position-horizontal-relative:page" coordorigin="1917,97" coordsize="9189,2756">
            <v:shape id="_x0000_s2682" style="position:absolute;left:1917;top:97;width:9189;height:2756" coordorigin="1917,97" coordsize="9189,2756" path="m1917,97r9189,l11106,2853r-9189,l1917,97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"Name": "foo.bar",</w:t>
      </w:r>
    </w:p>
    <w:p w:rsidR="0020037C" w:rsidRDefault="004474D3">
      <w:pPr>
        <w:pStyle w:val="BodyText"/>
        <w:spacing w:line="212" w:lineRule="exact"/>
        <w:ind w:left="1697"/>
        <w:rPr>
          <w:rFonts w:ascii="仿宋" w:eastAsia="仿宋" w:hAnsi="仿宋" w:cs="仿宋"/>
        </w:rPr>
      </w:pPr>
      <w:r>
        <w:rPr>
          <w:rFonts w:ascii="仿宋" w:eastAsia="仿宋" w:hAnsi="仿宋" w:cs="仿宋"/>
        </w:rPr>
        <w:t>"Details": [</w:t>
      </w:r>
    </w:p>
    <w:p w:rsidR="0020037C" w:rsidRDefault="004474D3">
      <w:pPr>
        <w:pStyle w:val="BodyText"/>
        <w:spacing w:line="212" w:lineRule="exact"/>
        <w:ind w:left="1897"/>
        <w:rPr>
          <w:rFonts w:ascii="仿宋" w:eastAsia="仿宋" w:hAnsi="仿宋" w:cs="仿宋"/>
        </w:rPr>
      </w:pPr>
      <w:r>
        <w:rPr>
          <w:rFonts w:ascii="仿宋" w:eastAsia="仿宋" w:hAnsi="仿宋" w:cs="仿宋"/>
        </w:rPr>
        <w:t>{</w:t>
      </w:r>
    </w:p>
    <w:p w:rsidR="0020037C" w:rsidRDefault="004474D3">
      <w:pPr>
        <w:pStyle w:val="BodyText"/>
        <w:spacing w:line="212" w:lineRule="exact"/>
        <w:ind w:left="2097"/>
        <w:rPr>
          <w:rFonts w:ascii="仿宋" w:eastAsia="仿宋" w:hAnsi="仿宋" w:cs="仿宋"/>
        </w:rPr>
      </w:pPr>
      <w:r>
        <w:rPr>
          <w:rFonts w:ascii="仿宋" w:eastAsia="仿宋" w:hAnsi="仿宋" w:cs="仿宋"/>
        </w:rPr>
        <w:t>"ID": 0,</w:t>
      </w:r>
    </w:p>
    <w:p w:rsidR="0020037C" w:rsidRDefault="004474D3">
      <w:pPr>
        <w:pStyle w:val="BodyText"/>
        <w:spacing w:line="212" w:lineRule="exact"/>
        <w:ind w:left="2097"/>
        <w:rPr>
          <w:rFonts w:ascii="仿宋" w:eastAsia="仿宋" w:hAnsi="仿宋" w:cs="仿宋"/>
        </w:rPr>
      </w:pPr>
      <w:r>
        <w:rPr>
          <w:rFonts w:ascii="仿宋" w:eastAsia="仿宋" w:hAnsi="仿宋" w:cs="仿宋"/>
        </w:rPr>
        <w:t>"Logical ID": 1,</w:t>
      </w:r>
    </w:p>
    <w:p w:rsidR="0020037C" w:rsidRDefault="004474D3">
      <w:pPr>
        <w:pStyle w:val="BodyText"/>
        <w:spacing w:line="212" w:lineRule="exact"/>
        <w:ind w:left="2097"/>
        <w:rPr>
          <w:rFonts w:ascii="仿宋" w:eastAsia="仿宋" w:hAnsi="仿宋" w:cs="仿宋"/>
        </w:rPr>
      </w:pPr>
      <w:r>
        <w:rPr>
          <w:rFonts w:ascii="仿宋" w:eastAsia="仿宋" w:hAnsi="仿宋" w:cs="仿宋"/>
        </w:rPr>
        <w:t>"Sequence": 1,</w:t>
      </w:r>
    </w:p>
    <w:p w:rsidR="0020037C" w:rsidRDefault="004474D3">
      <w:pPr>
        <w:pStyle w:val="BodyText"/>
        <w:spacing w:line="212" w:lineRule="exact"/>
        <w:ind w:left="2097"/>
        <w:rPr>
          <w:rFonts w:ascii="仿宋" w:eastAsia="仿宋" w:hAnsi="仿宋" w:cs="仿宋"/>
        </w:rPr>
      </w:pPr>
      <w:r>
        <w:rPr>
          <w:rFonts w:ascii="仿宋" w:eastAsia="仿宋" w:hAnsi="仿宋" w:cs="仿宋"/>
        </w:rPr>
        <w:t>"Indexes": 2,</w:t>
      </w:r>
    </w:p>
    <w:p w:rsidR="0020037C" w:rsidRDefault="004474D3">
      <w:pPr>
        <w:pStyle w:val="BodyText"/>
        <w:spacing w:line="212" w:lineRule="exact"/>
        <w:ind w:left="2097"/>
        <w:rPr>
          <w:rFonts w:ascii="仿宋" w:eastAsia="仿宋" w:hAnsi="仿宋" w:cs="仿宋"/>
        </w:rPr>
      </w:pPr>
      <w:r>
        <w:rPr>
          <w:rFonts w:ascii="仿宋" w:eastAsia="仿宋" w:hAnsi="仿宋" w:cs="仿宋"/>
        </w:rPr>
        <w:t>"Status": "Normal"</w:t>
      </w:r>
    </w:p>
    <w:p w:rsidR="0020037C" w:rsidRDefault="004474D3">
      <w:pPr>
        <w:pStyle w:val="BodyText"/>
        <w:spacing w:line="212" w:lineRule="exact"/>
        <w:ind w:left="1997"/>
        <w:rPr>
          <w:rFonts w:ascii="仿宋" w:eastAsia="仿宋" w:hAnsi="仿宋" w:cs="仿宋"/>
        </w:rPr>
      </w:pP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497"/>
        <w:rPr>
          <w:rFonts w:ascii="仿宋" w:eastAsia="仿宋" w:hAnsi="仿宋" w:cs="仿宋"/>
        </w:rPr>
      </w:pPr>
      <w:r>
        <w:rPr>
          <w:rFonts w:ascii="仿宋" w:eastAsia="仿宋" w:hAnsi="仿宋" w:cs="仿宋"/>
        </w:rPr>
        <w:t>}</w:t>
      </w:r>
    </w:p>
    <w:p w:rsidR="0020037C" w:rsidRDefault="0020037C">
      <w:pPr>
        <w:spacing w:before="3"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ind w:left="0" w:right="7946"/>
        <w:jc w:val="center"/>
      </w:pPr>
      <w:bookmarkStart w:id="424" w:name="db.listReplicaGroups()"/>
      <w:bookmarkStart w:id="425" w:name="_bookmark161"/>
      <w:bookmarkEnd w:id="424"/>
      <w:bookmarkEnd w:id="425"/>
      <w:r>
        <w:rPr>
          <w:w w:val="95"/>
        </w:rPr>
        <w:t>db.</w:t>
      </w:r>
      <w:r w:rsidR="00FC3021">
        <w:rPr>
          <w:w w:val="95"/>
        </w:rPr>
        <w:t>list</w:t>
      </w:r>
      <w:r w:rsidR="00AD43C8">
        <w:rPr>
          <w:rFonts w:eastAsiaTheme="minorEastAsia" w:hint="eastAsia"/>
          <w:w w:val="95"/>
          <w:lang w:eastAsia="zh-CN"/>
        </w:rPr>
        <w:t>ReplicaGroups</w:t>
      </w:r>
      <w:r>
        <w:rPr>
          <w:w w:val="95"/>
        </w:rPr>
        <w:t>()</w:t>
      </w:r>
    </w:p>
    <w:p w:rsidR="0020037C" w:rsidRDefault="0020037C">
      <w:pPr>
        <w:spacing w:before="9" w:line="190" w:lineRule="exact"/>
        <w:rPr>
          <w:sz w:val="19"/>
          <w:szCs w:val="19"/>
        </w:rPr>
      </w:pPr>
    </w:p>
    <w:p w:rsidR="0020037C" w:rsidRDefault="004474D3">
      <w:pPr>
        <w:pStyle w:val="BodyText"/>
        <w:spacing w:line="251" w:lineRule="auto"/>
        <w:ind w:left="613" w:right="6900"/>
      </w:pPr>
      <w:r>
        <w:rPr>
          <w:w w:val="95"/>
        </w:rPr>
        <w:t>db.</w:t>
      </w:r>
      <w:r w:rsidR="00FC3021">
        <w:rPr>
          <w:w w:val="95"/>
        </w:rPr>
        <w:t>list</w:t>
      </w:r>
      <w:r w:rsidR="00AD43C8">
        <w:rPr>
          <w:rFonts w:eastAsiaTheme="minorEastAsia" w:hint="eastAsia"/>
          <w:w w:val="95"/>
          <w:lang w:eastAsia="zh-CN"/>
        </w:rPr>
        <w:t>ReplicaGroups</w:t>
      </w:r>
      <w:r>
        <w:rPr>
          <w:w w:val="95"/>
        </w:rPr>
        <w:t xml:space="preserve">() </w:t>
      </w:r>
      <w:r>
        <w:t>枚举</w:t>
      </w:r>
      <w:r w:rsidR="00423ADE">
        <w:t>分区</w:t>
      </w:r>
      <w:r>
        <w:t>组。</w:t>
      </w:r>
    </w:p>
    <w:p w:rsidR="0020037C" w:rsidRDefault="0020037C">
      <w:pPr>
        <w:spacing w:before="4" w:line="180" w:lineRule="exact"/>
        <w:rPr>
          <w:sz w:val="18"/>
          <w:szCs w:val="18"/>
        </w:rPr>
      </w:pPr>
    </w:p>
    <w:p w:rsidR="0020037C" w:rsidRDefault="004474D3">
      <w:pPr>
        <w:pStyle w:val="BodyText"/>
        <w:ind w:left="613"/>
      </w:pPr>
      <w: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返回所有</w:t>
      </w:r>
      <w:r w:rsidR="00423ADE">
        <w:rPr>
          <w:position w:val="1"/>
          <w:lang w:eastAsia="zh-CN"/>
        </w:rPr>
        <w:t>分区</w:t>
      </w:r>
      <w:r>
        <w:rPr>
          <w:position w:val="1"/>
          <w:lang w:eastAsia="zh-CN"/>
        </w:rPr>
        <w:t>组信息，命令如下：</w:t>
      </w:r>
    </w:p>
    <w:p w:rsidR="0020037C" w:rsidRDefault="00B0609F">
      <w:pPr>
        <w:pStyle w:val="BodyText"/>
        <w:spacing w:before="84" w:line="172" w:lineRule="auto"/>
        <w:ind w:left="897" w:right="7163"/>
        <w:rPr>
          <w:rFonts w:ascii="仿宋" w:eastAsia="仿宋" w:hAnsi="仿宋" w:cs="仿宋"/>
        </w:rPr>
      </w:pPr>
      <w:r w:rsidRPr="00B0609F">
        <w:pict>
          <v:group id="_x0000_s2679" style="position:absolute;left:0;text-align:left;margin-left:95.85pt;margin-top:4.9pt;width:459.45pt;height:275.6pt;z-index:-251632128;mso-position-horizontal-relative:page" coordorigin="1917,98" coordsize="9189,5512">
            <v:shape id="_x0000_s2680" style="position:absolute;left:1917;top:98;width:9189;height:5512" coordorigin="1917,98" coordsize="9189,5512" path="m1917,98r9189,l11106,5610r-9189,l1917,98xe" fillcolor="#efefef" stroked="f">
              <v:path arrowok="t"/>
            </v:shape>
            <w10:wrap anchorx="page"/>
          </v:group>
        </w:pict>
      </w:r>
      <w:r w:rsidR="004474D3">
        <w:rPr>
          <w:rFonts w:ascii="仿宋" w:eastAsia="仿宋" w:hAnsi="仿宋" w:cs="仿宋"/>
        </w:rPr>
        <w:t>&gt; db.</w:t>
      </w:r>
      <w:r w:rsidR="00FC3021">
        <w:rPr>
          <w:rFonts w:ascii="仿宋" w:eastAsia="仿宋" w:hAnsi="仿宋" w:cs="仿宋"/>
        </w:rPr>
        <w:t>list</w:t>
      </w:r>
      <w:r w:rsidR="00AD43C8">
        <w:rPr>
          <w:rFonts w:ascii="仿宋" w:eastAsia="仿宋" w:hAnsi="仿宋" w:cs="仿宋" w:hint="eastAsia"/>
          <w:lang w:eastAsia="zh-CN"/>
        </w:rPr>
        <w:t>ReplicaGroups</w:t>
      </w:r>
      <w:r w:rsidR="004474D3">
        <w:rPr>
          <w:rFonts w:ascii="仿宋" w:eastAsia="仿宋" w:hAnsi="仿宋" w:cs="仿宋"/>
        </w:rPr>
        <w:t>() 返回：{</w:t>
      </w:r>
    </w:p>
    <w:p w:rsidR="0020037C" w:rsidRDefault="004474D3">
      <w:pPr>
        <w:pStyle w:val="BodyText"/>
        <w:spacing w:line="220" w:lineRule="exact"/>
        <w:ind w:left="1097"/>
        <w:rPr>
          <w:rFonts w:ascii="仿宋" w:eastAsia="仿宋" w:hAnsi="仿宋" w:cs="仿宋"/>
        </w:rPr>
      </w:pPr>
      <w:r>
        <w:rPr>
          <w:rFonts w:ascii="仿宋" w:eastAsia="仿宋" w:hAnsi="仿宋" w:cs="仿宋"/>
        </w:rPr>
        <w:t>"Group": [</w:t>
      </w:r>
    </w:p>
    <w:p w:rsidR="0020037C" w:rsidRDefault="004474D3">
      <w:pPr>
        <w:pStyle w:val="BodyText"/>
        <w:spacing w:line="212" w:lineRule="exact"/>
        <w:ind w:left="777" w:right="8622"/>
        <w:jc w:val="center"/>
        <w:rPr>
          <w:rFonts w:ascii="仿宋" w:eastAsia="仿宋" w:hAnsi="仿宋" w:cs="仿宋"/>
        </w:rPr>
      </w:pPr>
      <w:r>
        <w:rPr>
          <w:rFonts w:ascii="仿宋" w:eastAsia="仿宋" w:hAnsi="仿宋" w:cs="仿宋"/>
        </w:rPr>
        <w:t>{</w:t>
      </w:r>
    </w:p>
    <w:p w:rsidR="0020037C" w:rsidRDefault="004474D3">
      <w:pPr>
        <w:pStyle w:val="BodyText"/>
        <w:spacing w:line="212" w:lineRule="exact"/>
        <w:ind w:left="1497"/>
        <w:rPr>
          <w:rFonts w:ascii="仿宋" w:eastAsia="仿宋" w:hAnsi="仿宋" w:cs="仿宋"/>
        </w:rPr>
      </w:pPr>
      <w:r>
        <w:rPr>
          <w:rFonts w:ascii="仿宋" w:eastAsia="仿宋" w:hAnsi="仿宋" w:cs="仿宋"/>
        </w:rPr>
        <w:t>"dbpath": "/opt/sequoiadb/data/</w:t>
      </w:r>
      <w:r w:rsidR="003A556E" w:rsidRPr="003A556E">
        <w:rPr>
          <w:rFonts w:ascii="仿宋" w:eastAsia="仿宋" w:hAnsi="仿宋" w:cs="仿宋"/>
        </w:rPr>
        <w:t>11800</w:t>
      </w:r>
      <w:r>
        <w:rPr>
          <w:rFonts w:ascii="仿宋" w:eastAsia="仿宋" w:hAnsi="仿宋" w:cs="仿宋"/>
        </w:rPr>
        <w:t>",</w:t>
      </w:r>
    </w:p>
    <w:p w:rsidR="0020037C" w:rsidRDefault="004474D3">
      <w:pPr>
        <w:pStyle w:val="BodyText"/>
        <w:spacing w:line="212" w:lineRule="exact"/>
        <w:ind w:left="1497"/>
        <w:rPr>
          <w:rFonts w:ascii="仿宋" w:eastAsia="仿宋" w:hAnsi="仿宋" w:cs="仿宋"/>
        </w:rPr>
      </w:pPr>
      <w:r>
        <w:rPr>
          <w:rFonts w:ascii="仿宋" w:eastAsia="仿宋" w:hAnsi="仿宋" w:cs="仿宋"/>
        </w:rPr>
        <w:t>"HostName": "vmsvr2-suse-x64",</w:t>
      </w:r>
    </w:p>
    <w:p w:rsidR="0020037C" w:rsidRDefault="004474D3">
      <w:pPr>
        <w:pStyle w:val="BodyText"/>
        <w:spacing w:line="212" w:lineRule="exact"/>
        <w:ind w:left="1497"/>
        <w:rPr>
          <w:rFonts w:ascii="仿宋" w:eastAsia="仿宋" w:hAnsi="仿宋" w:cs="仿宋"/>
        </w:rPr>
      </w:pPr>
      <w:r>
        <w:rPr>
          <w:rFonts w:ascii="仿宋" w:eastAsia="仿宋" w:hAnsi="仿宋" w:cs="仿宋"/>
        </w:rPr>
        <w:t>"Service": [</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897"/>
        <w:rPr>
          <w:rFonts w:ascii="仿宋" w:eastAsia="仿宋" w:hAnsi="仿宋" w:cs="仿宋"/>
        </w:rPr>
      </w:pPr>
      <w:r>
        <w:rPr>
          <w:rFonts w:ascii="仿宋" w:eastAsia="仿宋" w:hAnsi="仿宋" w:cs="仿宋"/>
        </w:rPr>
        <w:t>"Type": 0,</w:t>
      </w:r>
    </w:p>
    <w:p w:rsidR="0020037C" w:rsidRDefault="004474D3">
      <w:pPr>
        <w:pStyle w:val="BodyText"/>
        <w:spacing w:line="212" w:lineRule="exact"/>
        <w:ind w:left="1897"/>
        <w:rPr>
          <w:rFonts w:ascii="仿宋" w:eastAsia="仿宋" w:hAnsi="仿宋" w:cs="仿宋"/>
        </w:rPr>
      </w:pPr>
      <w:r>
        <w:rPr>
          <w:rFonts w:ascii="仿宋" w:eastAsia="仿宋" w:hAnsi="仿宋" w:cs="仿宋"/>
        </w:rPr>
        <w:t>"Name": "</w:t>
      </w:r>
      <w:r w:rsidR="003A556E" w:rsidRPr="003A556E">
        <w:rPr>
          <w:rFonts w:ascii="仿宋" w:eastAsia="仿宋" w:hAnsi="仿宋" w:cs="仿宋"/>
        </w:rPr>
        <w:t>11800</w:t>
      </w: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897"/>
        <w:rPr>
          <w:rFonts w:ascii="仿宋" w:eastAsia="仿宋" w:hAnsi="仿宋" w:cs="仿宋"/>
        </w:rPr>
      </w:pPr>
      <w:r>
        <w:rPr>
          <w:rFonts w:ascii="仿宋" w:eastAsia="仿宋" w:hAnsi="仿宋" w:cs="仿宋"/>
        </w:rPr>
        <w:t>"Type": 1,</w:t>
      </w:r>
    </w:p>
    <w:p w:rsidR="0020037C" w:rsidRDefault="004474D3">
      <w:pPr>
        <w:pStyle w:val="BodyText"/>
        <w:spacing w:line="212" w:lineRule="exact"/>
        <w:ind w:left="1897"/>
        <w:rPr>
          <w:rFonts w:ascii="仿宋" w:eastAsia="仿宋" w:hAnsi="仿宋" w:cs="仿宋"/>
        </w:rPr>
      </w:pPr>
      <w:r>
        <w:rPr>
          <w:rFonts w:ascii="仿宋" w:eastAsia="仿宋" w:hAnsi="仿宋" w:cs="仿宋"/>
        </w:rPr>
        <w:t>"Name": "</w:t>
      </w:r>
      <w:r w:rsidR="003A556E">
        <w:rPr>
          <w:rFonts w:ascii="仿宋" w:eastAsia="仿宋" w:hAnsi="仿宋" w:cs="仿宋"/>
        </w:rPr>
        <w:t>1180</w:t>
      </w:r>
      <w:r w:rsidR="003A556E">
        <w:rPr>
          <w:rFonts w:ascii="仿宋" w:eastAsia="仿宋" w:hAnsi="仿宋" w:cs="仿宋" w:hint="eastAsia"/>
          <w:lang w:eastAsia="zh-CN"/>
        </w:rPr>
        <w:t>1</w:t>
      </w: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897"/>
        <w:rPr>
          <w:rFonts w:ascii="仿宋" w:eastAsia="仿宋" w:hAnsi="仿宋" w:cs="仿宋"/>
        </w:rPr>
      </w:pPr>
      <w:r>
        <w:rPr>
          <w:rFonts w:ascii="仿宋" w:eastAsia="仿宋" w:hAnsi="仿宋" w:cs="仿宋"/>
        </w:rPr>
        <w:t>"Type": 2,</w:t>
      </w:r>
    </w:p>
    <w:p w:rsidR="0020037C" w:rsidRDefault="004474D3">
      <w:pPr>
        <w:pStyle w:val="BodyText"/>
        <w:spacing w:line="212" w:lineRule="exact"/>
        <w:ind w:left="1897"/>
        <w:rPr>
          <w:rFonts w:ascii="仿宋" w:eastAsia="仿宋" w:hAnsi="仿宋" w:cs="仿宋"/>
        </w:rPr>
      </w:pPr>
      <w:r>
        <w:rPr>
          <w:rFonts w:ascii="仿宋" w:eastAsia="仿宋" w:hAnsi="仿宋" w:cs="仿宋"/>
        </w:rPr>
        <w:t>"Name": "</w:t>
      </w:r>
      <w:r w:rsidR="003A556E">
        <w:rPr>
          <w:rFonts w:ascii="仿宋" w:eastAsia="仿宋" w:hAnsi="仿宋" w:cs="仿宋"/>
        </w:rPr>
        <w:t>1180</w:t>
      </w:r>
      <w:r w:rsidR="003A556E">
        <w:rPr>
          <w:rFonts w:ascii="仿宋" w:eastAsia="仿宋" w:hAnsi="仿宋" w:cs="仿宋" w:hint="eastAsia"/>
          <w:lang w:eastAsia="zh-CN"/>
        </w:rPr>
        <w:t>2</w:t>
      </w: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897"/>
        <w:rPr>
          <w:rFonts w:ascii="仿宋" w:eastAsia="仿宋" w:hAnsi="仿宋" w:cs="仿宋"/>
        </w:rPr>
      </w:pPr>
      <w:r>
        <w:rPr>
          <w:rFonts w:ascii="仿宋" w:eastAsia="仿宋" w:hAnsi="仿宋" w:cs="仿宋"/>
        </w:rPr>
        <w:t>"Type": 3,</w:t>
      </w:r>
    </w:p>
    <w:p w:rsidR="0020037C" w:rsidRDefault="004474D3">
      <w:pPr>
        <w:pStyle w:val="BodyText"/>
        <w:spacing w:line="212" w:lineRule="exact"/>
        <w:ind w:left="1897"/>
        <w:rPr>
          <w:rFonts w:ascii="仿宋" w:eastAsia="仿宋" w:hAnsi="仿宋" w:cs="仿宋"/>
        </w:rPr>
      </w:pPr>
      <w:r>
        <w:rPr>
          <w:rFonts w:ascii="仿宋" w:eastAsia="仿宋" w:hAnsi="仿宋" w:cs="仿宋"/>
        </w:rPr>
        <w:t>"Name": "</w:t>
      </w:r>
      <w:r w:rsidR="003A556E">
        <w:rPr>
          <w:rFonts w:ascii="仿宋" w:eastAsia="仿宋" w:hAnsi="仿宋" w:cs="仿宋"/>
        </w:rPr>
        <w:t>1180</w:t>
      </w:r>
      <w:r w:rsidR="003A556E">
        <w:rPr>
          <w:rFonts w:ascii="仿宋" w:eastAsia="仿宋" w:hAnsi="仿宋" w:cs="仿宋" w:hint="eastAsia"/>
          <w:lang w:eastAsia="zh-CN"/>
        </w:rPr>
        <w:t>3</w:t>
      </w:r>
      <w:r>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4474D3">
      <w:pPr>
        <w:pStyle w:val="BodyText"/>
        <w:spacing w:line="212" w:lineRule="exact"/>
        <w:ind w:left="1497"/>
        <w:rPr>
          <w:rFonts w:ascii="仿宋" w:eastAsia="仿宋" w:hAnsi="仿宋" w:cs="仿宋"/>
        </w:rPr>
      </w:pPr>
      <w:r>
        <w:rPr>
          <w:rFonts w:ascii="仿宋" w:eastAsia="仿宋" w:hAnsi="仿宋" w:cs="仿宋"/>
        </w:rPr>
        <w:t>],</w:t>
      </w:r>
    </w:p>
    <w:p w:rsidR="0020037C" w:rsidRDefault="004474D3">
      <w:pPr>
        <w:pStyle w:val="BodyText"/>
        <w:spacing w:line="212" w:lineRule="exact"/>
        <w:ind w:left="1497"/>
        <w:rPr>
          <w:rFonts w:ascii="仿宋" w:eastAsia="仿宋" w:hAnsi="仿宋" w:cs="仿宋"/>
        </w:rPr>
      </w:pPr>
      <w:r>
        <w:rPr>
          <w:rFonts w:ascii="仿宋" w:eastAsia="仿宋" w:hAnsi="仿宋" w:cs="仿宋"/>
        </w:rPr>
        <w:t>"NodeID": 1000</w:t>
      </w:r>
    </w:p>
    <w:p w:rsidR="0020037C" w:rsidRDefault="004474D3">
      <w:pPr>
        <w:pStyle w:val="BodyText"/>
        <w:spacing w:line="212" w:lineRule="exact"/>
        <w:ind w:left="129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617"/>
        <w:rPr>
          <w:rFonts w:ascii="仿宋" w:eastAsia="仿宋" w:hAnsi="仿宋" w:cs="仿宋"/>
        </w:rPr>
      </w:pPr>
      <w:r w:rsidRPr="00B0609F">
        <w:pict>
          <v:group id="_x0000_s2677" style="position:absolute;left:0;text-align:left;margin-left:95.85pt;margin-top:4.7pt;width:459.45pt;height:360.4pt;z-index:-251631104;mso-position-horizontal-relative:page" coordorigin="1917,94" coordsize="9189,7208">
            <v:shape id="_x0000_s2678" style="position:absolute;left:1917;top:94;width:9189;height:7208" coordorigin="1917,94" coordsize="9189,7208" path="m1917,94r9189,l11106,7302r-9189,l1917,94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"dbpath": "/opt/sequoiadb/data/</w:t>
      </w:r>
      <w:r w:rsidR="003A556E">
        <w:rPr>
          <w:rFonts w:ascii="仿宋" w:eastAsia="仿宋" w:hAnsi="仿宋" w:cs="仿宋"/>
        </w:rPr>
        <w:t>118</w:t>
      </w:r>
      <w:r w:rsidR="003A556E">
        <w:rPr>
          <w:rFonts w:ascii="仿宋" w:eastAsia="仿宋" w:hAnsi="仿宋" w:cs="仿宋" w:hint="eastAsia"/>
          <w:lang w:eastAsia="zh-CN"/>
        </w:rPr>
        <w:t>5</w:t>
      </w:r>
      <w:r w:rsidR="003A556E" w:rsidRPr="003A556E">
        <w:rPr>
          <w:rFonts w:ascii="仿宋" w:eastAsia="仿宋" w:hAnsi="仿宋" w:cs="仿宋"/>
        </w:rPr>
        <w:t>0</w:t>
      </w: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"HostName": "vmsvr2-suse-x64",</w:t>
      </w:r>
    </w:p>
    <w:p w:rsidR="0020037C" w:rsidRDefault="004474D3">
      <w:pPr>
        <w:pStyle w:val="BodyText"/>
        <w:spacing w:line="212" w:lineRule="exact"/>
        <w:ind w:left="1817"/>
        <w:rPr>
          <w:rFonts w:ascii="仿宋" w:eastAsia="仿宋" w:hAnsi="仿宋" w:cs="仿宋"/>
        </w:rPr>
      </w:pPr>
      <w:r>
        <w:rPr>
          <w:rFonts w:ascii="仿宋" w:eastAsia="仿宋" w:hAnsi="仿宋" w:cs="仿宋"/>
        </w:rPr>
        <w:t>"Service": [</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0,</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w:t>
      </w:r>
      <w:r w:rsidR="003A556E" w:rsidRPr="003A556E">
        <w:rPr>
          <w:rFonts w:ascii="仿宋" w:eastAsia="仿宋" w:hAnsi="仿宋" w:cs="仿宋"/>
        </w:rPr>
        <w:t>0</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1,</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51</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2,</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52</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2217"/>
        <w:rPr>
          <w:rFonts w:ascii="仿宋" w:eastAsia="仿宋" w:hAnsi="仿宋" w:cs="仿宋"/>
        </w:rPr>
      </w:pPr>
      <w:r>
        <w:rPr>
          <w:rFonts w:ascii="仿宋" w:eastAsia="仿宋" w:hAnsi="仿宋" w:cs="仿宋"/>
        </w:rPr>
        <w:t>"Type": 3,</w:t>
      </w:r>
    </w:p>
    <w:p w:rsidR="0020037C" w:rsidRDefault="004474D3">
      <w:pPr>
        <w:pStyle w:val="BodyText"/>
        <w:spacing w:line="212" w:lineRule="exact"/>
        <w:ind w:left="221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53</w:t>
      </w:r>
      <w:r>
        <w:rPr>
          <w:rFonts w:ascii="仿宋" w:eastAsia="仿宋" w:hAnsi="仿宋" w:cs="仿宋"/>
        </w:rPr>
        <w:t>"</w:t>
      </w:r>
    </w:p>
    <w:p w:rsidR="0020037C" w:rsidRDefault="004474D3">
      <w:pPr>
        <w:pStyle w:val="BodyText"/>
        <w:spacing w:line="212" w:lineRule="exact"/>
        <w:ind w:left="20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w:t>
      </w:r>
    </w:p>
    <w:p w:rsidR="0020037C" w:rsidRDefault="004474D3">
      <w:pPr>
        <w:pStyle w:val="BodyText"/>
        <w:spacing w:line="212" w:lineRule="exact"/>
        <w:ind w:left="1817"/>
        <w:rPr>
          <w:rFonts w:ascii="仿宋" w:eastAsia="仿宋" w:hAnsi="仿宋" w:cs="仿宋"/>
        </w:rPr>
      </w:pPr>
      <w:r>
        <w:rPr>
          <w:rFonts w:ascii="仿宋" w:eastAsia="仿宋" w:hAnsi="仿宋" w:cs="仿宋"/>
        </w:rPr>
        <w:t>"NodeID": 1001</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"GroupID": 1001,</w:t>
      </w:r>
    </w:p>
    <w:p w:rsidR="0020037C" w:rsidRDefault="004474D3">
      <w:pPr>
        <w:pStyle w:val="BodyText"/>
        <w:spacing w:line="212" w:lineRule="exact"/>
        <w:ind w:left="1417"/>
        <w:rPr>
          <w:rFonts w:ascii="仿宋" w:eastAsia="仿宋" w:hAnsi="仿宋" w:cs="仿宋"/>
        </w:rPr>
      </w:pPr>
      <w:r>
        <w:rPr>
          <w:rFonts w:ascii="仿宋" w:eastAsia="仿宋" w:hAnsi="仿宋" w:cs="仿宋"/>
        </w:rPr>
        <w:t>"GroupName": "group",</w:t>
      </w:r>
    </w:p>
    <w:p w:rsidR="0020037C" w:rsidRDefault="004474D3">
      <w:pPr>
        <w:pStyle w:val="BodyText"/>
        <w:spacing w:line="212" w:lineRule="exact"/>
        <w:ind w:left="1417"/>
        <w:rPr>
          <w:rFonts w:ascii="仿宋" w:eastAsia="仿宋" w:hAnsi="仿宋" w:cs="仿宋"/>
        </w:rPr>
      </w:pPr>
      <w:r>
        <w:rPr>
          <w:rFonts w:ascii="仿宋" w:eastAsia="仿宋" w:hAnsi="仿宋" w:cs="仿宋"/>
        </w:rPr>
        <w:t>"PrimaryNode": 1001,</w:t>
      </w:r>
    </w:p>
    <w:p w:rsidR="0020037C" w:rsidRDefault="004474D3">
      <w:pPr>
        <w:pStyle w:val="BodyText"/>
        <w:spacing w:line="212" w:lineRule="exact"/>
        <w:ind w:left="1417"/>
        <w:rPr>
          <w:rFonts w:ascii="仿宋" w:eastAsia="仿宋" w:hAnsi="仿宋" w:cs="仿宋"/>
        </w:rPr>
      </w:pPr>
      <w:r>
        <w:rPr>
          <w:rFonts w:ascii="仿宋" w:eastAsia="仿宋" w:hAnsi="仿宋" w:cs="仿宋"/>
        </w:rPr>
        <w:t>"Role": 0,</w:t>
      </w:r>
    </w:p>
    <w:p w:rsidR="0020037C" w:rsidRDefault="004474D3">
      <w:pPr>
        <w:pStyle w:val="BodyText"/>
        <w:spacing w:line="212" w:lineRule="exact"/>
        <w:ind w:left="1417"/>
        <w:rPr>
          <w:rFonts w:ascii="仿宋" w:eastAsia="仿宋" w:hAnsi="仿宋" w:cs="仿宋"/>
        </w:rPr>
      </w:pPr>
      <w:r>
        <w:rPr>
          <w:rFonts w:ascii="仿宋" w:eastAsia="仿宋" w:hAnsi="仿宋" w:cs="仿宋"/>
        </w:rPr>
        <w:t>"Status": 1,</w:t>
      </w:r>
    </w:p>
    <w:p w:rsidR="0020037C" w:rsidRDefault="004474D3">
      <w:pPr>
        <w:pStyle w:val="BodyText"/>
        <w:spacing w:line="212" w:lineRule="exact"/>
        <w:ind w:left="1417"/>
        <w:rPr>
          <w:rFonts w:ascii="仿宋" w:eastAsia="仿宋" w:hAnsi="仿宋" w:cs="仿宋"/>
        </w:rPr>
      </w:pPr>
      <w:r>
        <w:rPr>
          <w:rFonts w:ascii="仿宋" w:eastAsia="仿宋" w:hAnsi="仿宋" w:cs="仿宋"/>
        </w:rPr>
        <w:t>"Version": 5,</w:t>
      </w:r>
    </w:p>
    <w:p w:rsidR="0020037C" w:rsidRDefault="004474D3">
      <w:pPr>
        <w:pStyle w:val="BodyText"/>
        <w:spacing w:line="212" w:lineRule="exact"/>
        <w:ind w:left="1417"/>
        <w:rPr>
          <w:rFonts w:ascii="仿宋" w:eastAsia="仿宋" w:hAnsi="仿宋" w:cs="仿宋"/>
        </w:rPr>
      </w:pPr>
      <w:r>
        <w:rPr>
          <w:rFonts w:ascii="仿宋" w:eastAsia="仿宋" w:hAnsi="仿宋" w:cs="仿宋"/>
        </w:rPr>
        <w:t>"_id": {</w:t>
      </w:r>
    </w:p>
    <w:p w:rsidR="0020037C" w:rsidRDefault="004474D3">
      <w:pPr>
        <w:pStyle w:val="BodyText"/>
        <w:spacing w:line="212" w:lineRule="exact"/>
        <w:ind w:left="1617"/>
        <w:rPr>
          <w:rFonts w:ascii="仿宋" w:eastAsia="仿宋" w:hAnsi="仿宋" w:cs="仿宋"/>
          <w:lang w:eastAsia="zh-CN"/>
        </w:rPr>
      </w:pPr>
      <w:r>
        <w:rPr>
          <w:rFonts w:ascii="仿宋" w:eastAsia="仿宋" w:hAnsi="仿宋" w:cs="仿宋"/>
          <w:lang w:eastAsia="zh-CN"/>
        </w:rPr>
        <w:t>"$oid": "517b2fc33d7e6f820fc0eb57"</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ind w:left="1217"/>
        <w:rPr>
          <w:lang w:eastAsia="zh-CN"/>
        </w:rPr>
      </w:pPr>
      <w:r>
        <w:rPr>
          <w:lang w:eastAsia="zh-CN"/>
        </w:rPr>
        <w:t>这个</w:t>
      </w:r>
      <w:r w:rsidR="00423ADE">
        <w:rPr>
          <w:lang w:eastAsia="zh-CN"/>
        </w:rPr>
        <w:t>分区</w:t>
      </w:r>
      <w:r>
        <w:rPr>
          <w:lang w:eastAsia="zh-CN"/>
        </w:rPr>
        <w:t>组有有两个节点：</w:t>
      </w:r>
      <w:r w:rsidR="003A556E" w:rsidRPr="003A556E">
        <w:rPr>
          <w:lang w:eastAsia="zh-CN"/>
        </w:rPr>
        <w:t>11800</w:t>
      </w:r>
      <w:r>
        <w:rPr>
          <w:lang w:eastAsia="zh-CN"/>
        </w:rPr>
        <w:t>和</w:t>
      </w:r>
      <w:r w:rsidR="003A556E">
        <w:rPr>
          <w:lang w:eastAsia="zh-CN"/>
        </w:rPr>
        <w:t>118</w:t>
      </w:r>
      <w:r w:rsidR="003A556E">
        <w:rPr>
          <w:rFonts w:eastAsiaTheme="minorEastAsia" w:hint="eastAsia"/>
          <w:lang w:eastAsia="zh-CN"/>
        </w:rPr>
        <w:t>5</w:t>
      </w:r>
      <w:r w:rsidR="003A556E" w:rsidRPr="003A556E">
        <w:rPr>
          <w:lang w:eastAsia="zh-CN"/>
        </w:rPr>
        <w:t>0</w:t>
      </w:r>
      <w:r>
        <w:rPr>
          <w:lang w:eastAsia="zh-CN"/>
        </w:rPr>
        <w:t>，其中</w:t>
      </w:r>
      <w:r w:rsidR="003A556E">
        <w:rPr>
          <w:lang w:eastAsia="zh-CN"/>
        </w:rPr>
        <w:t>118</w:t>
      </w:r>
      <w:r w:rsidR="003A556E">
        <w:rPr>
          <w:rFonts w:eastAsiaTheme="minorEastAsia" w:hint="eastAsia"/>
          <w:lang w:eastAsia="zh-CN"/>
        </w:rPr>
        <w:t>5</w:t>
      </w:r>
      <w:r w:rsidR="003A556E" w:rsidRPr="003A556E">
        <w:rPr>
          <w:lang w:eastAsia="zh-CN"/>
        </w:rPr>
        <w:t>0</w:t>
      </w:r>
      <w:r>
        <w:rPr>
          <w:lang w:eastAsia="zh-CN"/>
        </w:rPr>
        <w:t>为主节点。</w:t>
      </w:r>
      <w:hyperlink w:anchor="_bookmark69" w:history="1">
        <w:r w:rsidR="00423ADE">
          <w:rPr>
            <w:color w:val="0000FF"/>
            <w:lang w:eastAsia="zh-CN"/>
          </w:rPr>
          <w:t>分区</w:t>
        </w:r>
        <w:r>
          <w:rPr>
            <w:color w:val="0000FF"/>
            <w:lang w:eastAsia="zh-CN"/>
          </w:rPr>
          <w:t>组详细信息请点击这里</w:t>
        </w:r>
      </w:hyperlink>
    </w:p>
    <w:p w:rsidR="0020037C" w:rsidRDefault="0020037C">
      <w:pPr>
        <w:spacing w:before="2" w:line="110" w:lineRule="exact"/>
        <w:rPr>
          <w:sz w:val="11"/>
          <w:szCs w:val="11"/>
          <w:lang w:eastAsia="zh-CN"/>
        </w:rPr>
      </w:pPr>
    </w:p>
    <w:p w:rsidR="00E453E3" w:rsidRDefault="00D32FF4">
      <w:pPr>
        <w:pStyle w:val="Heading3"/>
        <w:spacing w:line="352" w:lineRule="exact"/>
        <w:ind w:leftChars="251" w:left="552"/>
        <w:rPr>
          <w:lang w:eastAsia="zh-CN"/>
        </w:rPr>
      </w:pPr>
      <w:bookmarkStart w:id="426" w:name="_bookmark162"/>
      <w:bookmarkEnd w:id="426"/>
      <w:r>
        <w:rPr>
          <w:w w:val="95"/>
          <w:lang w:eastAsia="zh-CN"/>
        </w:rPr>
        <w:t>db.resetSnapshot()</w:t>
      </w:r>
    </w:p>
    <w:p w:rsidR="00E453E3" w:rsidRDefault="00E453E3">
      <w:pPr>
        <w:spacing w:before="9" w:line="190" w:lineRule="exact"/>
        <w:ind w:leftChars="200" w:left="440"/>
        <w:rPr>
          <w:sz w:val="19"/>
          <w:szCs w:val="19"/>
          <w:lang w:eastAsia="zh-CN"/>
        </w:rPr>
      </w:pPr>
    </w:p>
    <w:p w:rsidR="00E453E3" w:rsidRDefault="00D32FF4">
      <w:pPr>
        <w:pStyle w:val="BodyText"/>
        <w:spacing w:line="251" w:lineRule="auto"/>
        <w:ind w:leftChars="479" w:left="1054" w:rightChars="3040" w:right="6688"/>
      </w:pPr>
      <w:r>
        <w:rPr>
          <w:w w:val="95"/>
        </w:rPr>
        <w:t xml:space="preserve">db.resetSnapshot([cond]) </w:t>
      </w:r>
      <w:r>
        <w:t>重置快照。</w:t>
      </w:r>
    </w:p>
    <w:p w:rsidR="00E453E3" w:rsidRDefault="00E453E3">
      <w:pPr>
        <w:spacing w:before="4" w:line="180" w:lineRule="exact"/>
        <w:ind w:leftChars="200" w:left="440"/>
        <w:rPr>
          <w:sz w:val="18"/>
          <w:szCs w:val="18"/>
        </w:rPr>
      </w:pPr>
    </w:p>
    <w:p w:rsidR="00E453E3" w:rsidRDefault="00D32FF4">
      <w:pPr>
        <w:pStyle w:val="BodyText"/>
        <w:ind w:leftChars="479" w:left="1054"/>
      </w:pPr>
      <w:r>
        <w:t>参数描述</w:t>
      </w:r>
    </w:p>
    <w:p w:rsidR="00E453E3" w:rsidRDefault="00E453E3">
      <w:pPr>
        <w:spacing w:before="7" w:line="20" w:lineRule="exact"/>
        <w:ind w:leftChars="200" w:left="440"/>
        <w:rPr>
          <w:sz w:val="4"/>
          <w:szCs w:val="4"/>
        </w:rPr>
      </w:pPr>
    </w:p>
    <w:tbl>
      <w:tblPr>
        <w:tblW w:w="0" w:type="auto"/>
        <w:tblInd w:w="1043" w:type="dxa"/>
        <w:tblLayout w:type="fixed"/>
        <w:tblCellMar>
          <w:left w:w="0" w:type="dxa"/>
          <w:right w:w="0" w:type="dxa"/>
        </w:tblCellMar>
        <w:tblLook w:val="01E0"/>
      </w:tblPr>
      <w:tblGrid>
        <w:gridCol w:w="1444"/>
        <w:gridCol w:w="3292"/>
        <w:gridCol w:w="2363"/>
        <w:gridCol w:w="2373"/>
      </w:tblGrid>
      <w:tr w:rsidR="00D32FF4" w:rsidTr="00D32FF4">
        <w:trPr>
          <w:trHeight w:hRule="exact" w:val="295"/>
        </w:trPr>
        <w:tc>
          <w:tcPr>
            <w:tcW w:w="1444" w:type="dxa"/>
            <w:tcBorders>
              <w:top w:val="single" w:sz="8" w:space="0" w:color="000000"/>
              <w:left w:val="single" w:sz="8" w:space="0" w:color="000000"/>
              <w:bottom w:val="single" w:sz="8" w:space="0" w:color="000000"/>
              <w:right w:val="nil"/>
            </w:tcBorders>
          </w:tcPr>
          <w:p w:rsidR="00D32FF4" w:rsidRDefault="00D32FF4"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D32FF4" w:rsidRDefault="00D32FF4" w:rsidP="00072619">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D32FF4" w:rsidRDefault="00D32FF4"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D32FF4" w:rsidRDefault="00D32FF4" w:rsidP="00072619">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D32FF4" w:rsidTr="00D32FF4">
        <w:trPr>
          <w:trHeight w:hRule="exact" w:val="545"/>
        </w:trPr>
        <w:tc>
          <w:tcPr>
            <w:tcW w:w="1444" w:type="dxa"/>
            <w:tcBorders>
              <w:top w:val="single" w:sz="8" w:space="0" w:color="000000"/>
              <w:left w:val="single" w:sz="8" w:space="0" w:color="000000"/>
              <w:bottom w:val="single" w:sz="8" w:space="0" w:color="000000"/>
              <w:right w:val="nil"/>
            </w:tcBorders>
          </w:tcPr>
          <w:p w:rsidR="00D32FF4" w:rsidRDefault="00D32FF4" w:rsidP="00072619">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w:t>
            </w:r>
          </w:p>
        </w:tc>
        <w:tc>
          <w:tcPr>
            <w:tcW w:w="3292" w:type="dxa"/>
            <w:tcBorders>
              <w:top w:val="nil"/>
              <w:left w:val="nil"/>
              <w:bottom w:val="nil"/>
              <w:right w:val="single" w:sz="8" w:space="0" w:color="000000"/>
            </w:tcBorders>
          </w:tcPr>
          <w:p w:rsidR="00D32FF4" w:rsidRDefault="00D32FF4" w:rsidP="00072619">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D32FF4" w:rsidRDefault="00D32FF4" w:rsidP="00072619">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选择条件，只重置符合con条件的快</w:t>
            </w:r>
          </w:p>
          <w:p w:rsidR="00D32FF4" w:rsidRDefault="00D32FF4" w:rsidP="00072619">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照记录，为null时，重置所有</w:t>
            </w:r>
          </w:p>
        </w:tc>
        <w:tc>
          <w:tcPr>
            <w:tcW w:w="2373" w:type="dxa"/>
            <w:tcBorders>
              <w:top w:val="single" w:sz="8" w:space="0" w:color="000000"/>
              <w:left w:val="single" w:sz="8" w:space="0" w:color="000000"/>
              <w:bottom w:val="single" w:sz="8" w:space="0" w:color="000000"/>
              <w:right w:val="single" w:sz="8" w:space="0" w:color="000000"/>
            </w:tcBorders>
          </w:tcPr>
          <w:p w:rsidR="00D32FF4" w:rsidRDefault="00D32FF4" w:rsidP="00072619">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E453E3" w:rsidRDefault="00E453E3">
      <w:pPr>
        <w:spacing w:before="3" w:line="200" w:lineRule="exact"/>
        <w:ind w:leftChars="200" w:left="440"/>
        <w:rPr>
          <w:sz w:val="20"/>
          <w:szCs w:val="20"/>
        </w:rPr>
      </w:pPr>
    </w:p>
    <w:p w:rsidR="00E453E3" w:rsidRDefault="00D32FF4">
      <w:pPr>
        <w:pStyle w:val="BodyText"/>
        <w:spacing w:line="310" w:lineRule="exact"/>
        <w:ind w:leftChars="479" w:left="1054"/>
      </w:pPr>
      <w:r>
        <w:t>格式</w:t>
      </w:r>
    </w:p>
    <w:p w:rsidR="00E453E3" w:rsidRDefault="00D32FF4">
      <w:pPr>
        <w:pStyle w:val="BodyText"/>
        <w:spacing w:before="16"/>
        <w:ind w:leftChars="479" w:left="1054"/>
      </w:pPr>
      <w:r>
        <w:t>resetSnapshot()方法定义格式有con参数，它是一个json对象。</w:t>
      </w:r>
    </w:p>
    <w:p w:rsidR="00E453E3" w:rsidRDefault="00B0609F">
      <w:pPr>
        <w:pStyle w:val="BodyText"/>
        <w:spacing w:before="48"/>
        <w:ind w:leftChars="479" w:left="1054"/>
        <w:rPr>
          <w:rFonts w:ascii="仿宋" w:eastAsia="仿宋" w:hAnsi="仿宋" w:cs="仿宋"/>
        </w:rPr>
      </w:pPr>
      <w:r w:rsidRPr="00B0609F">
        <w:pict>
          <v:group id="_x0000_s3726" style="position:absolute;left:0;text-align:left;margin-left:81.7pt;margin-top:6.85pt;width:473.6pt;height:10.6pt;z-index:-251312640;mso-position-horizontal-relative:page" coordorigin="1634,137" coordsize="9472,212">
            <v:shape id="_x0000_s3727" style="position:absolute;left:1634;top:137;width:9472;height:212" coordorigin="1634,137" coordsize="9472,212" path="m1634,137r9472,l11106,349r-9472,l1634,137xe" fillcolor="#efefef" stroked="f">
              <v:path arrowok="t"/>
            </v:shape>
            <w10:wrap anchorx="page"/>
          </v:group>
        </w:pict>
      </w:r>
      <w:r w:rsidR="00D32FF4">
        <w:rPr>
          <w:rFonts w:ascii="仿宋" w:eastAsia="仿宋" w:hAnsi="仿宋" w:cs="仿宋"/>
        </w:rPr>
        <w:t>{["con":"{"字段名1":{</w:t>
      </w:r>
      <w:hyperlink w:anchor="_bookmark212" w:history="1">
        <w:r w:rsidR="00D32FF4">
          <w:rPr>
            <w:rFonts w:ascii="仿宋" w:eastAsia="仿宋" w:hAnsi="仿宋" w:cs="仿宋"/>
            <w:color w:val="0000FF"/>
          </w:rPr>
          <w:t>"匹配符1"</w:t>
        </w:r>
      </w:hyperlink>
      <w:r w:rsidR="00D32FF4">
        <w:rPr>
          <w:rFonts w:ascii="仿宋" w:eastAsia="仿宋" w:hAnsi="仿宋" w:cs="仿宋"/>
          <w:color w:val="000000"/>
        </w:rPr>
        <w:t>:"值1"},"字段名2":{"匹配符2":"值2"}...}"]}</w:t>
      </w:r>
    </w:p>
    <w:p w:rsidR="00D32FF4" w:rsidRDefault="00D32FF4" w:rsidP="00D32FF4">
      <w:pPr>
        <w:ind w:leftChars="200" w:left="440"/>
        <w:rPr>
          <w:rFonts w:ascii="仿宋" w:eastAsia="仿宋" w:hAnsi="仿宋" w:cs="仿宋"/>
        </w:rPr>
        <w:sectPr w:rsidR="00D32FF4">
          <w:pgSz w:w="12240" w:h="15840"/>
          <w:pgMar w:top="900" w:right="680" w:bottom="280" w:left="1020" w:header="713" w:footer="0" w:gutter="0"/>
          <w:cols w:space="720"/>
        </w:sectPr>
      </w:pPr>
    </w:p>
    <w:p w:rsidR="00E453E3" w:rsidRDefault="00E453E3">
      <w:pPr>
        <w:spacing w:before="4" w:line="130" w:lineRule="exact"/>
        <w:ind w:leftChars="200" w:left="440"/>
        <w:rPr>
          <w:sz w:val="13"/>
          <w:szCs w:val="13"/>
        </w:rPr>
      </w:pPr>
    </w:p>
    <w:p w:rsidR="00E453E3" w:rsidRDefault="00D32FF4">
      <w:pPr>
        <w:pStyle w:val="BodyText"/>
        <w:spacing w:line="310" w:lineRule="exact"/>
        <w:ind w:leftChars="624" w:left="1373"/>
      </w:pPr>
      <w:r>
        <w:t>示例</w:t>
      </w:r>
    </w:p>
    <w:p w:rsidR="00E453E3" w:rsidRDefault="00D32FF4">
      <w:pPr>
        <w:pStyle w:val="BodyText"/>
        <w:numPr>
          <w:ilvl w:val="1"/>
          <w:numId w:val="2"/>
        </w:numPr>
        <w:tabs>
          <w:tab w:val="left" w:pos="1217"/>
        </w:tabs>
        <w:spacing w:before="31"/>
        <w:ind w:leftChars="624" w:left="1657"/>
      </w:pPr>
      <w:r>
        <w:rPr>
          <w:position w:val="1"/>
        </w:rPr>
        <w:t>重置SessionID大于1的快照。</w:t>
      </w:r>
    </w:p>
    <w:p w:rsidR="00E453E3" w:rsidRDefault="00B0609F">
      <w:pPr>
        <w:pStyle w:val="BodyText"/>
        <w:spacing w:before="50"/>
        <w:ind w:leftChars="753" w:left="1657"/>
        <w:rPr>
          <w:rFonts w:ascii="仿宋" w:eastAsia="仿宋" w:hAnsi="仿宋" w:cs="仿宋"/>
        </w:rPr>
      </w:pPr>
      <w:r w:rsidRPr="00B0609F">
        <w:pict>
          <v:group id="_x0000_s3728" style="position:absolute;left:0;text-align:left;margin-left:95.85pt;margin-top:6.95pt;width:459.45pt;height:10.6pt;z-index:-251311616;mso-position-horizontal-relative:page" coordorigin="1917,139" coordsize="9189,212">
            <v:shape id="_x0000_s3729" style="position:absolute;left:1917;top:139;width:9189;height:212" coordorigin="1917,139" coordsize="9189,212" path="m1917,139r9189,l11106,351r-9189,l1917,139xe" fillcolor="#efefef" stroked="f">
              <v:path arrowok="t"/>
            </v:shape>
            <w10:wrap anchorx="page"/>
          </v:group>
        </w:pict>
      </w:r>
      <w:r w:rsidR="00D32FF4">
        <w:rPr>
          <w:rFonts w:ascii="仿宋" w:eastAsia="仿宋" w:hAnsi="仿宋" w:cs="仿宋"/>
        </w:rPr>
        <w:t>db.resetSnapshot({SessionID:{$gt:1}})</w:t>
      </w:r>
    </w:p>
    <w:p w:rsidR="0008578B" w:rsidRDefault="0008578B" w:rsidP="0008578B"/>
    <w:p w:rsidR="0020037C" w:rsidRDefault="004474D3">
      <w:pPr>
        <w:pStyle w:val="Heading3"/>
      </w:pPr>
      <w:r>
        <w:rPr>
          <w:w w:val="95"/>
        </w:rPr>
        <w:t>db.snapshot()</w:t>
      </w:r>
    </w:p>
    <w:p w:rsidR="0020037C" w:rsidRDefault="0020037C">
      <w:pPr>
        <w:spacing w:before="9" w:line="190" w:lineRule="exact"/>
        <w:rPr>
          <w:sz w:val="19"/>
          <w:szCs w:val="19"/>
        </w:rPr>
      </w:pPr>
    </w:p>
    <w:p w:rsidR="0020037C" w:rsidRDefault="004474D3">
      <w:pPr>
        <w:pStyle w:val="BodyText"/>
        <w:spacing w:line="251" w:lineRule="auto"/>
        <w:ind w:right="741"/>
      </w:pPr>
      <w:r>
        <w:rPr>
          <w:w w:val="95"/>
        </w:rPr>
        <w:t>db.snapshot(&lt;snapType&gt;,[con],[sel],[sort])</w:t>
      </w:r>
      <w:r>
        <w:rPr>
          <w:w w:val="94"/>
        </w:rPr>
        <w:t xml:space="preserve"> </w:t>
      </w:r>
      <w:r>
        <w:rPr>
          <w:w w:val="95"/>
        </w:rPr>
        <w:t>枚举快照，快照是一种得到当前系统状态的命令。</w:t>
      </w:r>
      <w:hyperlink w:anchor="_bookmark52" w:history="1">
        <w:r>
          <w:rPr>
            <w:color w:val="0000FF"/>
            <w:w w:val="95"/>
          </w:rPr>
          <w:t>查看更多有关快照信息</w:t>
        </w:r>
      </w:hyperlink>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1534"/>
        <w:gridCol w:w="3202"/>
        <w:gridCol w:w="2363"/>
        <w:gridCol w:w="2373"/>
      </w:tblGrid>
      <w:tr w:rsidR="0020037C" w:rsidTr="00B94F03">
        <w:trPr>
          <w:trHeight w:hRule="exact" w:val="305"/>
        </w:trPr>
        <w:tc>
          <w:tcPr>
            <w:tcW w:w="1534" w:type="dxa"/>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02" w:type="dxa"/>
          </w:tcPr>
          <w:p w:rsidR="0020037C" w:rsidRDefault="004474D3">
            <w:pPr>
              <w:pStyle w:val="TableParagraph"/>
              <w:spacing w:line="222" w:lineRule="exact"/>
              <w:ind w:left="88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rsidTr="00B94F03">
        <w:trPr>
          <w:trHeight w:hRule="exact" w:val="300"/>
        </w:trPr>
        <w:tc>
          <w:tcPr>
            <w:tcW w:w="1534" w:type="dxa"/>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snapType</w:t>
            </w:r>
          </w:p>
        </w:tc>
        <w:tc>
          <w:tcPr>
            <w:tcW w:w="3202" w:type="dxa"/>
          </w:tcPr>
          <w:p w:rsidR="0020037C" w:rsidRDefault="004474D3">
            <w:pPr>
              <w:pStyle w:val="TableParagraph"/>
              <w:spacing w:line="217" w:lineRule="exact"/>
              <w:ind w:left="88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w:t>
            </w:r>
          </w:p>
        </w:tc>
        <w:tc>
          <w:tcPr>
            <w:tcW w:w="2363" w:type="dxa"/>
          </w:tcPr>
          <w:p w:rsidR="0020037C" w:rsidRDefault="00B0609F">
            <w:pPr>
              <w:pStyle w:val="TableParagraph"/>
              <w:spacing w:line="207" w:lineRule="exact"/>
              <w:ind w:left="40"/>
              <w:rPr>
                <w:rFonts w:ascii="Microsoft JhengHei" w:eastAsia="Microsoft JhengHei" w:hAnsi="Microsoft JhengHei" w:cs="Microsoft JhengHei"/>
                <w:sz w:val="14"/>
                <w:szCs w:val="14"/>
                <w:lang w:eastAsia="zh-CN"/>
              </w:rPr>
            </w:pPr>
            <w:hyperlink w:anchor="_bookmark52" w:history="1">
              <w:r w:rsidR="004474D3">
                <w:rPr>
                  <w:rFonts w:ascii="Microsoft JhengHei" w:eastAsia="Microsoft JhengHei" w:hAnsi="Microsoft JhengHei" w:cs="Microsoft JhengHei"/>
                  <w:color w:val="0000FF"/>
                  <w:sz w:val="14"/>
                  <w:szCs w:val="14"/>
                  <w:lang w:eastAsia="zh-CN"/>
                </w:rPr>
                <w:t>快照类型</w:t>
              </w:r>
            </w:hyperlink>
            <w:r w:rsidR="004474D3">
              <w:rPr>
                <w:rFonts w:ascii="Microsoft JhengHei" w:eastAsia="Microsoft JhengHei" w:hAnsi="Microsoft JhengHei" w:cs="Microsoft JhengHei"/>
                <w:color w:val="000000"/>
                <w:sz w:val="14"/>
                <w:szCs w:val="14"/>
                <w:lang w:eastAsia="zh-CN"/>
              </w:rPr>
              <w:t>，快照类型的值为0到7</w:t>
            </w:r>
          </w:p>
        </w:tc>
        <w:tc>
          <w:tcPr>
            <w:tcW w:w="2373" w:type="dxa"/>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rsidTr="00B94F03">
        <w:trPr>
          <w:trHeight w:hRule="exact" w:val="1063"/>
        </w:trPr>
        <w:tc>
          <w:tcPr>
            <w:tcW w:w="1534" w:type="dxa"/>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w:t>
            </w:r>
          </w:p>
        </w:tc>
        <w:tc>
          <w:tcPr>
            <w:tcW w:w="3202" w:type="dxa"/>
          </w:tcPr>
          <w:p w:rsidR="0020037C" w:rsidRDefault="004474D3">
            <w:pPr>
              <w:pStyle w:val="TableParagraph"/>
              <w:spacing w:line="217" w:lineRule="exact"/>
              <w:ind w:left="88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Pr>
          <w:p w:rsidR="0020037C" w:rsidRPr="00DF25D0" w:rsidRDefault="004474D3" w:rsidP="00DF25D0">
            <w:pPr>
              <w:pStyle w:val="TableParagraph"/>
              <w:spacing w:line="240"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选择条件，只返回</w:t>
            </w:r>
            <w:r w:rsidR="00DF25D0">
              <w:rPr>
                <w:rFonts w:ascii="Microsoft JhengHei" w:hAnsi="Microsoft JhengHei" w:cs="Microsoft JhengHei" w:hint="eastAsia"/>
                <w:sz w:val="14"/>
                <w:szCs w:val="14"/>
                <w:lang w:eastAsia="zh-CN"/>
              </w:rPr>
              <w:t>con</w:t>
            </w:r>
            <w:r w:rsidR="00DF25D0">
              <w:rPr>
                <w:rFonts w:ascii="Microsoft JhengHei" w:hAnsi="Microsoft JhengHei" w:cs="Microsoft JhengHei" w:hint="eastAsia"/>
                <w:sz w:val="14"/>
                <w:szCs w:val="14"/>
                <w:lang w:eastAsia="zh-CN"/>
              </w:rPr>
              <w:t>字段指定的节点或</w:t>
            </w:r>
            <w:r w:rsidR="00423ADE">
              <w:rPr>
                <w:rFonts w:ascii="Microsoft JhengHei" w:hAnsi="Microsoft JhengHei" w:cs="Microsoft JhengHei" w:hint="eastAsia"/>
                <w:sz w:val="14"/>
                <w:szCs w:val="14"/>
                <w:lang w:eastAsia="zh-CN"/>
              </w:rPr>
              <w:t>分区</w:t>
            </w:r>
            <w:r w:rsidR="00DF25D0">
              <w:rPr>
                <w:rFonts w:ascii="Microsoft JhengHei" w:hAnsi="Microsoft JhengHei" w:cs="Microsoft JhengHei" w:hint="eastAsia"/>
                <w:sz w:val="14"/>
                <w:szCs w:val="14"/>
                <w:lang w:eastAsia="zh-CN"/>
              </w:rPr>
              <w:t>组的快照信息</w:t>
            </w:r>
            <w:r>
              <w:rPr>
                <w:rFonts w:ascii="Microsoft JhengHei" w:eastAsia="Microsoft JhengHei" w:hAnsi="Microsoft JhengHei" w:cs="Microsoft JhengHei"/>
                <w:sz w:val="14"/>
                <w:szCs w:val="14"/>
                <w:lang w:eastAsia="zh-CN"/>
              </w:rPr>
              <w:t>，为null时，返回</w:t>
            </w:r>
            <w:r w:rsidR="00DF25D0">
              <w:rPr>
                <w:rFonts w:ascii="Microsoft JhengHei" w:hAnsi="Microsoft JhengHei" w:cs="Microsoft JhengHei" w:hint="eastAsia"/>
                <w:sz w:val="14"/>
                <w:szCs w:val="14"/>
                <w:lang w:eastAsia="zh-CN"/>
              </w:rPr>
              <w:t>整个集群的快照信息</w:t>
            </w:r>
          </w:p>
        </w:tc>
        <w:tc>
          <w:tcPr>
            <w:tcW w:w="2373" w:type="dxa"/>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r w:rsidR="0020037C" w:rsidTr="00B94F03">
        <w:trPr>
          <w:trHeight w:hRule="exact" w:val="540"/>
        </w:trPr>
        <w:tc>
          <w:tcPr>
            <w:tcW w:w="1534" w:type="dxa"/>
          </w:tcPr>
          <w:p w:rsidR="0020037C" w:rsidRDefault="0020037C">
            <w:pPr>
              <w:pStyle w:val="TableParagraph"/>
              <w:spacing w:line="207" w:lineRule="exact"/>
              <w:ind w:left="40"/>
              <w:rPr>
                <w:rFonts w:ascii="Microsoft JhengHei" w:eastAsia="Microsoft JhengHei" w:hAnsi="Microsoft JhengHei" w:cs="Microsoft JhengHei"/>
                <w:sz w:val="14"/>
                <w:szCs w:val="14"/>
              </w:rPr>
            </w:pPr>
          </w:p>
        </w:tc>
        <w:tc>
          <w:tcPr>
            <w:tcW w:w="3202" w:type="dxa"/>
          </w:tcPr>
          <w:p w:rsidR="0020037C" w:rsidRDefault="0020037C">
            <w:pPr>
              <w:pStyle w:val="TableParagraph"/>
              <w:spacing w:line="217" w:lineRule="exact"/>
              <w:ind w:left="884"/>
              <w:rPr>
                <w:rFonts w:ascii="Microsoft JhengHei" w:eastAsia="Microsoft JhengHei" w:hAnsi="Microsoft JhengHei" w:cs="Microsoft JhengHei"/>
                <w:sz w:val="14"/>
                <w:szCs w:val="14"/>
              </w:rPr>
            </w:pPr>
          </w:p>
        </w:tc>
        <w:tc>
          <w:tcPr>
            <w:tcW w:w="2363" w:type="dxa"/>
          </w:tcPr>
          <w:p w:rsidR="0020037C" w:rsidRDefault="0020037C">
            <w:pPr>
              <w:pStyle w:val="TableParagraph"/>
              <w:spacing w:line="240" w:lineRule="exact"/>
              <w:ind w:left="40"/>
              <w:rPr>
                <w:rFonts w:ascii="Microsoft JhengHei" w:eastAsia="Microsoft JhengHei" w:hAnsi="Microsoft JhengHei" w:cs="Microsoft JhengHei"/>
                <w:sz w:val="14"/>
                <w:szCs w:val="14"/>
              </w:rPr>
            </w:pPr>
          </w:p>
        </w:tc>
        <w:tc>
          <w:tcPr>
            <w:tcW w:w="2373" w:type="dxa"/>
          </w:tcPr>
          <w:p w:rsidR="0020037C" w:rsidRDefault="0020037C">
            <w:pPr>
              <w:pStyle w:val="TableParagraph"/>
              <w:spacing w:line="207" w:lineRule="exact"/>
              <w:ind w:left="45"/>
              <w:rPr>
                <w:rFonts w:ascii="Microsoft JhengHei" w:eastAsia="Microsoft JhengHei" w:hAnsi="Microsoft JhengHei" w:cs="Microsoft JhengHei"/>
                <w:sz w:val="14"/>
                <w:szCs w:val="14"/>
              </w:rPr>
            </w:pPr>
          </w:p>
        </w:tc>
      </w:tr>
      <w:tr w:rsidR="0020037C" w:rsidTr="00B94F03">
        <w:trPr>
          <w:trHeight w:hRule="exact" w:val="535"/>
        </w:trPr>
        <w:tc>
          <w:tcPr>
            <w:tcW w:w="1534" w:type="dxa"/>
          </w:tcPr>
          <w:p w:rsidR="0020037C" w:rsidRDefault="0020037C">
            <w:pPr>
              <w:pStyle w:val="TableParagraph"/>
              <w:spacing w:line="207" w:lineRule="exact"/>
              <w:ind w:left="40"/>
              <w:rPr>
                <w:rFonts w:ascii="Microsoft JhengHei" w:eastAsia="Microsoft JhengHei" w:hAnsi="Microsoft JhengHei" w:cs="Microsoft JhengHei"/>
                <w:sz w:val="14"/>
                <w:szCs w:val="14"/>
              </w:rPr>
            </w:pPr>
          </w:p>
        </w:tc>
        <w:tc>
          <w:tcPr>
            <w:tcW w:w="3202" w:type="dxa"/>
          </w:tcPr>
          <w:p w:rsidR="0020037C" w:rsidRDefault="0020037C">
            <w:pPr>
              <w:pStyle w:val="TableParagraph"/>
              <w:spacing w:line="217" w:lineRule="exact"/>
              <w:ind w:left="884"/>
              <w:rPr>
                <w:rFonts w:ascii="Microsoft JhengHei" w:eastAsia="Microsoft JhengHei" w:hAnsi="Microsoft JhengHei" w:cs="Microsoft JhengHei"/>
                <w:sz w:val="14"/>
                <w:szCs w:val="14"/>
              </w:rPr>
            </w:pPr>
          </w:p>
        </w:tc>
        <w:tc>
          <w:tcPr>
            <w:tcW w:w="2363" w:type="dxa"/>
          </w:tcPr>
          <w:p w:rsidR="0020037C" w:rsidRDefault="0020037C">
            <w:pPr>
              <w:pStyle w:val="TableParagraph"/>
              <w:spacing w:line="240" w:lineRule="exact"/>
              <w:ind w:left="40"/>
              <w:rPr>
                <w:rFonts w:ascii="Microsoft JhengHei" w:eastAsia="Microsoft JhengHei" w:hAnsi="Microsoft JhengHei" w:cs="Microsoft JhengHei"/>
                <w:sz w:val="14"/>
                <w:szCs w:val="14"/>
              </w:rPr>
            </w:pPr>
          </w:p>
        </w:tc>
        <w:tc>
          <w:tcPr>
            <w:tcW w:w="2373" w:type="dxa"/>
          </w:tcPr>
          <w:p w:rsidR="0020037C" w:rsidRDefault="0020037C">
            <w:pPr>
              <w:pStyle w:val="TableParagraph"/>
              <w:spacing w:line="207" w:lineRule="exact"/>
              <w:ind w:left="45"/>
              <w:rPr>
                <w:rFonts w:ascii="Microsoft JhengHei" w:eastAsia="Microsoft JhengHei" w:hAnsi="Microsoft JhengHei" w:cs="Microsoft JhengHei"/>
                <w:sz w:val="14"/>
                <w:szCs w:val="14"/>
              </w:rPr>
            </w:pP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ind w:right="43"/>
      </w:pPr>
      <w:r>
        <w:rPr>
          <w:w w:val="95"/>
        </w:rPr>
        <w:t>snapshot()方法定义格式有listType、con</w:t>
      </w:r>
      <w:r w:rsidR="00DF25D0">
        <w:rPr>
          <w:rFonts w:eastAsiaTheme="minorEastAsia" w:hint="eastAsia"/>
          <w:w w:val="95"/>
          <w:lang w:eastAsia="zh-CN"/>
        </w:rPr>
        <w:t>两</w:t>
      </w:r>
      <w:r>
        <w:rPr>
          <w:w w:val="95"/>
        </w:rPr>
        <w:t>个字段，listType为枚举类型，</w:t>
      </w:r>
      <w:r w:rsidR="00DF25D0">
        <w:rPr>
          <w:rFonts w:eastAsiaTheme="minorEastAsia" w:hint="eastAsia"/>
          <w:w w:val="95"/>
          <w:lang w:eastAsia="zh-CN"/>
        </w:rPr>
        <w:t>con</w:t>
      </w:r>
      <w:r w:rsidR="00DF25D0">
        <w:rPr>
          <w:w w:val="95"/>
        </w:rPr>
        <w:t>为</w:t>
      </w:r>
      <w:r>
        <w:rPr>
          <w:w w:val="95"/>
        </w:rPr>
        <w:t>json对</w:t>
      </w:r>
      <w:r>
        <w:t xml:space="preserve"> 象，格式如下：</w:t>
      </w:r>
    </w:p>
    <w:p w:rsidR="0020037C" w:rsidRDefault="00B0609F">
      <w:pPr>
        <w:pStyle w:val="BodyText"/>
        <w:spacing w:before="23"/>
        <w:rPr>
          <w:rFonts w:ascii="仿宋" w:eastAsia="仿宋" w:hAnsi="仿宋" w:cs="仿宋"/>
        </w:rPr>
      </w:pPr>
      <w:r w:rsidRPr="00B0609F">
        <w:pict>
          <v:group id="_x0000_s2675" style="position:absolute;left:0;text-align:left;margin-left:81.7pt;margin-top:5.6pt;width:473.6pt;height:21.2pt;z-index:-251630080;mso-position-horizontal-relative:page" coordorigin="1634,112" coordsize="9472,424">
            <v:shape id="_x0000_s2676" style="position:absolute;left:1634;top:112;width:9472;height:424" coordorigin="1634,112" coordsize="9472,424" path="m1634,112r9472,l11106,536r-9472,l1634,112xe" fillcolor="#efefef" stroked="f">
              <v:path arrowok="t"/>
            </v:shape>
            <w10:wrap anchorx="page"/>
          </v:group>
        </w:pict>
      </w:r>
      <w:r w:rsidR="004474D3">
        <w:rPr>
          <w:rFonts w:ascii="仿宋" w:eastAsia="仿宋" w:hAnsi="仿宋" w:cs="仿宋"/>
        </w:rPr>
        <w:t>{"snapType":"&lt;快照类型&gt;",["con":"{"字段名1":{"操作符1":"值1"},"字段名2":{"操作</w:t>
      </w:r>
    </w:p>
    <w:p w:rsidR="0020037C" w:rsidRDefault="004474D3">
      <w:pPr>
        <w:pStyle w:val="BodyText"/>
        <w:spacing w:line="212" w:lineRule="exact"/>
        <w:rPr>
          <w:rFonts w:ascii="仿宋" w:eastAsia="仿宋" w:hAnsi="仿宋" w:cs="仿宋"/>
        </w:rPr>
      </w:pPr>
      <w:r>
        <w:rPr>
          <w:rFonts w:ascii="仿宋" w:eastAsia="仿宋" w:hAnsi="仿宋" w:cs="仿宋"/>
        </w:rPr>
        <w:t>符2":"值2"}...}"]</w:t>
      </w:r>
      <w:r w:rsidR="00FF79A9">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613"/>
        <w:rPr>
          <w:rFonts w:ascii="仿宋" w:eastAsia="仿宋" w:hAnsi="仿宋" w:cs="仿宋"/>
        </w:rPr>
      </w:pPr>
      <w:r w:rsidRPr="00B0609F">
        <w:pict>
          <v:group id="_x0000_s2673" style="position:absolute;left:0;text-align:left;margin-left:81.7pt;margin-top:4.7pt;width:473.6pt;height:10.6pt;z-index:-251629056;mso-position-horizontal-relative:page" coordorigin="1634,94" coordsize="9472,212">
            <v:shape id="_x0000_s2674" style="position:absolute;left:1634;top:94;width:9472;height:212" coordorigin="1634,94" coordsize="9472,212" path="m1634,94r9472,l11106,306r-9472,l1634,94xe" fillcolor="#efefef" stroked="f">
              <v:path arrowok="t"/>
            </v:shape>
            <w10:wrap anchorx="page"/>
          </v:group>
        </w:pict>
      </w:r>
    </w:p>
    <w:p w:rsidR="0020037C" w:rsidRDefault="00DD1987">
      <w:pPr>
        <w:pStyle w:val="BodyText"/>
        <w:spacing w:before="45" w:line="567" w:lineRule="exact"/>
        <w:ind w:left="613"/>
      </w:pPr>
      <w:r>
        <w:pict>
          <v:shape id="_x0000_i1094"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numPr>
          <w:ilvl w:val="1"/>
          <w:numId w:val="2"/>
        </w:numPr>
        <w:tabs>
          <w:tab w:val="left" w:pos="1537"/>
        </w:tabs>
        <w:spacing w:line="155" w:lineRule="exact"/>
        <w:ind w:left="1537"/>
      </w:pPr>
      <w:r>
        <w:rPr>
          <w:w w:val="95"/>
          <w:position w:val="1"/>
        </w:rPr>
        <w:t>snapType字段的值为0到7</w:t>
      </w:r>
    </w:p>
    <w:p w:rsidR="0020037C" w:rsidRDefault="004474D3">
      <w:pPr>
        <w:pStyle w:val="BodyText"/>
        <w:tabs>
          <w:tab w:val="left" w:pos="1537"/>
        </w:tabs>
        <w:spacing w:before="36" w:line="168" w:lineRule="auto"/>
        <w:ind w:left="1537" w:right="559"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sel参数是一个json结构，字段名的值一般指定为空串。如果指定为如下结构：{"字段 </w:t>
      </w:r>
      <w:r>
        <w:rPr>
          <w:lang w:eastAsia="zh-CN"/>
        </w:rPr>
        <w:t>名1":"值1","字段名2":"值2",...}，对于记录中存在所选字段名的话，设定的值其实无效；对于记录 中不存在所选字段名的话，返回{"字段名1":"值1","字段名2":"值2",...}</w:t>
      </w:r>
    </w:p>
    <w:p w:rsidR="0020037C" w:rsidRDefault="004474D3">
      <w:pPr>
        <w:pStyle w:val="BodyText"/>
        <w:tabs>
          <w:tab w:val="left" w:pos="1537"/>
        </w:tabs>
        <w:spacing w:line="283" w:lineRule="exact"/>
        <w:ind w:left="1253"/>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字段的值是数组的话，我们用“.”操作符引用数组内的元素。</w:t>
      </w:r>
      <w:r>
        <w:rPr>
          <w:position w:val="1"/>
        </w:rPr>
        <w:t>并加上双引号（""）</w:t>
      </w:r>
    </w:p>
    <w:p w:rsidR="0020037C" w:rsidRDefault="0020037C">
      <w:pPr>
        <w:spacing w:before="1" w:line="220" w:lineRule="exact"/>
      </w:pPr>
    </w:p>
    <w:p w:rsidR="0020037C" w:rsidRDefault="004474D3">
      <w:pPr>
        <w:pStyle w:val="BodyText"/>
        <w:ind w:left="613"/>
      </w:pPr>
      <w:r>
        <w:t>示例</w:t>
      </w:r>
    </w:p>
    <w:p w:rsidR="0020037C" w:rsidRDefault="00B0609F">
      <w:pPr>
        <w:pStyle w:val="BodyText"/>
        <w:numPr>
          <w:ilvl w:val="0"/>
          <w:numId w:val="2"/>
        </w:numPr>
        <w:tabs>
          <w:tab w:val="left" w:pos="897"/>
        </w:tabs>
        <w:spacing w:before="31" w:line="261" w:lineRule="auto"/>
        <w:ind w:left="897" w:right="7475"/>
      </w:pPr>
      <w:r>
        <w:pict>
          <v:group id="_x0000_s2670" style="position:absolute;left:0;text-align:left;margin-left:95.85pt;margin-top:23.8pt;width:459.45pt;height:10.6pt;z-index:-251628032;mso-position-horizontal-relative:page" coordorigin="1917,476" coordsize="9189,212">
            <v:shape id="_x0000_s2671" style="position:absolute;left:1917;top:476;width:9189;height:212" coordorigin="1917,476" coordsize="9189,212" path="m1917,476r9189,l11106,688r-9189,l1917,476xe" fillcolor="#efefef" stroked="f">
              <v:path arrowok="t"/>
            </v:shape>
            <w10:wrap anchorx="page"/>
          </v:group>
        </w:pict>
      </w:r>
      <w:r w:rsidR="004474D3">
        <w:rPr>
          <w:w w:val="95"/>
          <w:position w:val="1"/>
        </w:rPr>
        <w:t>指定snapType的值为0：</w:t>
      </w:r>
      <w:r w:rsidR="004474D3">
        <w:rPr>
          <w:w w:val="98"/>
          <w:position w:val="1"/>
        </w:rPr>
        <w:t xml:space="preserve"> </w:t>
      </w:r>
      <w:r w:rsidR="004474D3">
        <w:rPr>
          <w:rFonts w:ascii="仿宋" w:eastAsia="仿宋" w:hAnsi="仿宋" w:cs="仿宋"/>
        </w:rPr>
        <w:t xml:space="preserve">db.snapshot(0) </w:t>
      </w:r>
      <w:r w:rsidR="004474D3">
        <w:t>返回</w:t>
      </w:r>
      <w:r w:rsidR="00DF25D0">
        <w:rPr>
          <w:rFonts w:eastAsiaTheme="minorEastAsia" w:hint="eastAsia"/>
          <w:lang w:eastAsia="zh-CN"/>
        </w:rPr>
        <w:t>整个集群的</w:t>
      </w:r>
      <w:r w:rsidR="004474D3">
        <w:t>上下文快照：</w:t>
      </w:r>
    </w:p>
    <w:p w:rsidR="0020037C" w:rsidRDefault="0020037C">
      <w:pPr>
        <w:pStyle w:val="BodyText"/>
        <w:spacing w:line="212" w:lineRule="exact"/>
        <w:ind w:left="1497"/>
        <w:rPr>
          <w:rFonts w:ascii="仿宋" w:eastAsia="仿宋" w:hAnsi="仿宋" w:cs="仿宋"/>
        </w:rPr>
      </w:pPr>
    </w:p>
    <w:p w:rsidR="00E3184E" w:rsidRDefault="003D1014">
      <w:pPr>
        <w:pStyle w:val="BodyText"/>
        <w:spacing w:line="212" w:lineRule="exact"/>
        <w:ind w:left="1497"/>
        <w:rPr>
          <w:rFonts w:ascii="仿宋" w:eastAsia="仿宋" w:hAnsi="仿宋" w:cs="仿宋"/>
        </w:rPr>
      </w:pPr>
      <w:r w:rsidRPr="003D1014">
        <w:rPr>
          <w:rFonts w:ascii="仿宋" w:eastAsia="仿宋" w:hAnsi="仿宋" w:cs="仿宋"/>
        </w:rPr>
        <w:t>{</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"SessionID": "vmsvr1-cent-x64-1:</w:t>
      </w:r>
      <w:r w:rsidR="003A556E" w:rsidRPr="003A556E">
        <w:t xml:space="preserve"> </w:t>
      </w:r>
      <w:r w:rsidR="003A556E" w:rsidRPr="003A556E">
        <w:rPr>
          <w:rFonts w:ascii="仿宋" w:eastAsia="仿宋" w:hAnsi="仿宋" w:cs="仿宋"/>
        </w:rPr>
        <w:t>11820</w:t>
      </w:r>
      <w:r w:rsidRPr="003D1014">
        <w:rPr>
          <w:rFonts w:ascii="仿宋" w:eastAsia="仿宋" w:hAnsi="仿宋" w:cs="仿宋"/>
        </w:rPr>
        <w:t>:22",</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"Contexts":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"ContextID": 8,</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"Type": "DUMP",</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"Description": "BufferSize:0",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"DataRead":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"IndexRead":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"QueryTimeSpent":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"StartTimestamp": "2013-12-28-16.07.59.146399"</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"SessionID": "vmsvr1-cent-x64-1:</w:t>
      </w:r>
      <w:r w:rsidR="003A556E" w:rsidRPr="003A556E">
        <w:t xml:space="preserve"> </w:t>
      </w:r>
      <w:r w:rsidR="003A556E">
        <w:rPr>
          <w:rFonts w:ascii="仿宋" w:eastAsia="仿宋" w:hAnsi="仿宋" w:cs="仿宋"/>
        </w:rPr>
        <w:t>118</w:t>
      </w:r>
      <w:r w:rsidR="003A556E">
        <w:rPr>
          <w:rFonts w:ascii="仿宋" w:eastAsia="仿宋" w:hAnsi="仿宋" w:cs="仿宋" w:hint="eastAsia"/>
          <w:lang w:eastAsia="zh-CN"/>
        </w:rPr>
        <w:t>3</w:t>
      </w:r>
      <w:r w:rsidR="003A556E" w:rsidRPr="003A556E">
        <w:rPr>
          <w:rFonts w:ascii="仿宋" w:eastAsia="仿宋" w:hAnsi="仿宋" w:cs="仿宋"/>
        </w:rPr>
        <w:t>0</w:t>
      </w:r>
      <w:r w:rsidRPr="003D1014">
        <w:rPr>
          <w:rFonts w:ascii="仿宋" w:eastAsia="仿宋" w:hAnsi="仿宋" w:cs="仿宋"/>
        </w:rPr>
        <w:t>:22",</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"Contexts":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"ContextID": 6,</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"Type": "DUMP",</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"Description": "BufferSize:0",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"DataRead":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"IndexRead":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"QueryTimeSpent":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"StartTimestamp": "2013-12-28-16.07.59.147576"</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"SessionID": "vmsvr1-cent-x64-1:</w:t>
      </w:r>
      <w:r w:rsidR="003A556E" w:rsidRPr="003A556E">
        <w:t xml:space="preserve"> </w:t>
      </w:r>
      <w:r w:rsidR="003A556E">
        <w:rPr>
          <w:rFonts w:ascii="仿宋" w:eastAsia="仿宋" w:hAnsi="仿宋" w:cs="仿宋"/>
        </w:rPr>
        <w:t>118</w:t>
      </w:r>
      <w:r w:rsidR="003A556E">
        <w:rPr>
          <w:rFonts w:ascii="仿宋" w:eastAsia="仿宋" w:hAnsi="仿宋" w:cs="仿宋" w:hint="eastAsia"/>
          <w:lang w:eastAsia="zh-CN"/>
        </w:rPr>
        <w:t>4</w:t>
      </w:r>
      <w:r w:rsidR="003A556E" w:rsidRPr="003A556E">
        <w:rPr>
          <w:rFonts w:ascii="仿宋" w:eastAsia="仿宋" w:hAnsi="仿宋" w:cs="仿宋"/>
        </w:rPr>
        <w:t>0</w:t>
      </w:r>
      <w:r w:rsidRPr="003D1014">
        <w:rPr>
          <w:rFonts w:ascii="仿宋" w:eastAsia="仿宋" w:hAnsi="仿宋" w:cs="仿宋"/>
        </w:rPr>
        <w:t>:23",</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"Contexts":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"ContextID": 7,</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"Type": "DUMP",</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"Description": "BufferSize:0",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"DataRead":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"IndexRead":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"QueryTimeSpent": 0,</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"StartTimestamp": "2013-12-28-16.07.59.148603"</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 xml:space="preserve">  ]</w:t>
      </w:r>
    </w:p>
    <w:p w:rsidR="00E3184E" w:rsidRDefault="003D1014">
      <w:pPr>
        <w:pStyle w:val="BodyText"/>
        <w:spacing w:line="212" w:lineRule="exact"/>
        <w:ind w:left="1697"/>
        <w:rPr>
          <w:rFonts w:ascii="仿宋" w:eastAsia="仿宋" w:hAnsi="仿宋" w:cs="仿宋"/>
        </w:rPr>
      </w:pPr>
      <w:r w:rsidRPr="003D1014">
        <w:rPr>
          <w:rFonts w:ascii="仿宋" w:eastAsia="仿宋" w:hAnsi="仿宋" w:cs="仿宋"/>
        </w:rPr>
        <w:t>}</w:t>
      </w:r>
    </w:p>
    <w:p w:rsidR="00DF25D0" w:rsidRDefault="00DF25D0">
      <w:pPr>
        <w:spacing w:before="4" w:line="150" w:lineRule="exact"/>
        <w:rPr>
          <w:sz w:val="15"/>
          <w:szCs w:val="15"/>
          <w:lang w:eastAsia="zh-CN"/>
        </w:rPr>
      </w:pPr>
    </w:p>
    <w:p w:rsidR="0020037C" w:rsidRDefault="0020037C">
      <w:pPr>
        <w:spacing w:before="4" w:line="130" w:lineRule="exact"/>
        <w:rPr>
          <w:sz w:val="13"/>
          <w:szCs w:val="13"/>
        </w:rPr>
      </w:pPr>
    </w:p>
    <w:p w:rsidR="0020037C" w:rsidRDefault="0020037C">
      <w:pPr>
        <w:pStyle w:val="BodyText"/>
        <w:spacing w:line="167" w:lineRule="auto"/>
        <w:ind w:left="897" w:right="463"/>
        <w:rPr>
          <w:rFonts w:eastAsiaTheme="minorEastAsia"/>
          <w:w w:val="95"/>
          <w:lang w:eastAsia="zh-CN"/>
        </w:rPr>
      </w:pPr>
    </w:p>
    <w:p w:rsidR="00E3184E" w:rsidRDefault="00B70C2A">
      <w:pPr>
        <w:pStyle w:val="BodyText"/>
        <w:numPr>
          <w:ilvl w:val="0"/>
          <w:numId w:val="2"/>
        </w:numPr>
        <w:tabs>
          <w:tab w:val="left" w:pos="897"/>
        </w:tabs>
        <w:spacing w:before="5" w:line="308" w:lineRule="exact"/>
        <w:ind w:left="897"/>
        <w:rPr>
          <w:rFonts w:eastAsiaTheme="minorEastAsia"/>
          <w:lang w:eastAsia="zh-CN"/>
        </w:rPr>
      </w:pPr>
      <w:r>
        <w:rPr>
          <w:rFonts w:eastAsiaTheme="minorEastAsia" w:hint="eastAsia"/>
          <w:lang w:eastAsia="zh-CN"/>
        </w:rPr>
        <w:t>通过组名或组</w:t>
      </w:r>
      <w:r>
        <w:rPr>
          <w:rFonts w:eastAsiaTheme="minorEastAsia" w:hint="eastAsia"/>
          <w:lang w:eastAsia="zh-CN"/>
        </w:rPr>
        <w:t>ID</w:t>
      </w:r>
      <w:r>
        <w:rPr>
          <w:rFonts w:eastAsiaTheme="minorEastAsia" w:hint="eastAsia"/>
          <w:lang w:eastAsia="zh-CN"/>
        </w:rPr>
        <w:t>查询某个</w:t>
      </w:r>
      <w:r w:rsidR="00423ADE">
        <w:rPr>
          <w:rFonts w:eastAsiaTheme="minorEastAsia" w:hint="eastAsia"/>
          <w:lang w:eastAsia="zh-CN"/>
        </w:rPr>
        <w:t>分区</w:t>
      </w:r>
      <w:r>
        <w:rPr>
          <w:rFonts w:eastAsiaTheme="minorEastAsia" w:hint="eastAsia"/>
          <w:lang w:eastAsia="zh-CN"/>
        </w:rPr>
        <w:t>组的快照信息，如：</w:t>
      </w:r>
    </w:p>
    <w:p w:rsidR="00E3184E" w:rsidRDefault="00B70C2A">
      <w:pPr>
        <w:pStyle w:val="BodyText"/>
        <w:tabs>
          <w:tab w:val="left" w:pos="897"/>
        </w:tabs>
        <w:spacing w:before="5" w:line="308" w:lineRule="exact"/>
        <w:ind w:left="897"/>
        <w:rPr>
          <w:rFonts w:eastAsiaTheme="minorEastAsia"/>
          <w:lang w:eastAsia="zh-CN"/>
        </w:rPr>
      </w:pPr>
      <w:r w:rsidRPr="00B70C2A">
        <w:rPr>
          <w:rFonts w:eastAsiaTheme="minorEastAsia"/>
          <w:lang w:eastAsia="zh-CN"/>
        </w:rPr>
        <w:t>db.snapshot(0,{GroupName:'data1'})</w:t>
      </w:r>
      <w:r>
        <w:rPr>
          <w:rFonts w:eastAsiaTheme="minorEastAsia" w:hint="eastAsia"/>
          <w:lang w:eastAsia="zh-CN"/>
        </w:rPr>
        <w:t>，返回组名为“</w:t>
      </w:r>
      <w:r>
        <w:rPr>
          <w:rFonts w:eastAsiaTheme="minorEastAsia" w:hint="eastAsia"/>
          <w:lang w:eastAsia="zh-CN"/>
        </w:rPr>
        <w:t>data1</w:t>
      </w:r>
      <w:r>
        <w:rPr>
          <w:rFonts w:eastAsiaTheme="minorEastAsia" w:hint="eastAsia"/>
          <w:lang w:eastAsia="zh-CN"/>
        </w:rPr>
        <w:t>”的</w:t>
      </w:r>
      <w:r w:rsidR="00423ADE">
        <w:rPr>
          <w:rFonts w:eastAsiaTheme="minorEastAsia" w:hint="eastAsia"/>
          <w:lang w:eastAsia="zh-CN"/>
        </w:rPr>
        <w:t>分区</w:t>
      </w:r>
      <w:r>
        <w:rPr>
          <w:rFonts w:eastAsiaTheme="minorEastAsia" w:hint="eastAsia"/>
          <w:lang w:eastAsia="zh-CN"/>
        </w:rPr>
        <w:t>组快照信息</w:t>
      </w:r>
    </w:p>
    <w:p w:rsidR="00E3184E" w:rsidRDefault="00B70C2A">
      <w:pPr>
        <w:pStyle w:val="BodyText"/>
        <w:tabs>
          <w:tab w:val="left" w:pos="897"/>
        </w:tabs>
        <w:spacing w:before="5" w:line="308" w:lineRule="exact"/>
        <w:ind w:left="897"/>
        <w:rPr>
          <w:rFonts w:eastAsiaTheme="minorEastAsia"/>
          <w:lang w:eastAsia="zh-CN"/>
        </w:rPr>
      </w:pPr>
      <w:r w:rsidRPr="00B70C2A">
        <w:rPr>
          <w:rFonts w:eastAsiaTheme="minorEastAsia"/>
          <w:lang w:eastAsia="zh-CN"/>
        </w:rPr>
        <w:t>db.snapshot(0,{GroupID:1000})</w:t>
      </w:r>
      <w:r>
        <w:rPr>
          <w:rFonts w:eastAsiaTheme="minorEastAsia" w:hint="eastAsia"/>
          <w:lang w:eastAsia="zh-CN"/>
        </w:rPr>
        <w:t>，返回组</w:t>
      </w:r>
      <w:r>
        <w:rPr>
          <w:rFonts w:eastAsiaTheme="minorEastAsia" w:hint="eastAsia"/>
          <w:lang w:eastAsia="zh-CN"/>
        </w:rPr>
        <w:t>ID</w:t>
      </w:r>
      <w:r>
        <w:rPr>
          <w:rFonts w:eastAsiaTheme="minorEastAsia" w:hint="eastAsia"/>
          <w:lang w:eastAsia="zh-CN"/>
        </w:rPr>
        <w:t>为“</w:t>
      </w:r>
      <w:r>
        <w:rPr>
          <w:rFonts w:eastAsiaTheme="minorEastAsia" w:hint="eastAsia"/>
          <w:lang w:eastAsia="zh-CN"/>
        </w:rPr>
        <w:t>1000</w:t>
      </w:r>
      <w:r>
        <w:rPr>
          <w:rFonts w:eastAsiaTheme="minorEastAsia" w:hint="eastAsia"/>
          <w:lang w:eastAsia="zh-CN"/>
        </w:rPr>
        <w:t>”的</w:t>
      </w:r>
      <w:r w:rsidR="00423ADE">
        <w:rPr>
          <w:rFonts w:eastAsiaTheme="minorEastAsia" w:hint="eastAsia"/>
          <w:lang w:eastAsia="zh-CN"/>
        </w:rPr>
        <w:t>分区</w:t>
      </w:r>
      <w:r>
        <w:rPr>
          <w:rFonts w:eastAsiaTheme="minorEastAsia" w:hint="eastAsia"/>
          <w:lang w:eastAsia="zh-CN"/>
        </w:rPr>
        <w:t>组快照信息</w:t>
      </w:r>
    </w:p>
    <w:p w:rsidR="0020037C" w:rsidRDefault="0020037C">
      <w:pPr>
        <w:spacing w:before="1" w:line="160" w:lineRule="exact"/>
        <w:rPr>
          <w:sz w:val="16"/>
          <w:szCs w:val="16"/>
        </w:rPr>
      </w:pPr>
    </w:p>
    <w:p w:rsidR="00B70C2A" w:rsidRPr="00B70C2A" w:rsidRDefault="00B70C2A" w:rsidP="00B70C2A">
      <w:pPr>
        <w:pStyle w:val="BodyText"/>
        <w:spacing w:before="23"/>
        <w:ind w:left="897"/>
      </w:pPr>
      <w:bookmarkStart w:id="427" w:name="db.resetSnapshot()"/>
      <w:bookmarkStart w:id="428" w:name="_bookmark163"/>
      <w:bookmarkEnd w:id="427"/>
      <w:bookmarkEnd w:id="428"/>
      <w:r w:rsidRPr="00B70C2A">
        <w:t>{</w:t>
      </w:r>
    </w:p>
    <w:p w:rsidR="00B70C2A" w:rsidRPr="00B70C2A" w:rsidRDefault="00B70C2A" w:rsidP="00B70C2A">
      <w:pPr>
        <w:pStyle w:val="BodyText"/>
        <w:spacing w:before="23"/>
        <w:ind w:left="897"/>
      </w:pPr>
      <w:r w:rsidRPr="00B70C2A">
        <w:lastRenderedPageBreak/>
        <w:t xml:space="preserve">  "SessionID": "vmsvr1-cent-x64-1:</w:t>
      </w:r>
      <w:r w:rsidR="003A556E" w:rsidRPr="003A556E">
        <w:t xml:space="preserve"> 11820</w:t>
      </w:r>
      <w:r w:rsidRPr="00B70C2A">
        <w:t>:22",</w:t>
      </w:r>
    </w:p>
    <w:p w:rsidR="00B70C2A" w:rsidRPr="00B70C2A" w:rsidRDefault="00B70C2A" w:rsidP="00B70C2A">
      <w:pPr>
        <w:pStyle w:val="BodyText"/>
        <w:spacing w:before="23"/>
        <w:ind w:left="897"/>
      </w:pPr>
      <w:r w:rsidRPr="00B70C2A">
        <w:t xml:space="preserve">  "Contexts": [</w:t>
      </w:r>
    </w:p>
    <w:p w:rsidR="00B70C2A" w:rsidRPr="00B70C2A" w:rsidRDefault="00B70C2A" w:rsidP="00B70C2A">
      <w:pPr>
        <w:pStyle w:val="BodyText"/>
        <w:spacing w:before="23"/>
        <w:ind w:left="897"/>
      </w:pPr>
      <w:r w:rsidRPr="00B70C2A">
        <w:t xml:space="preserve">    {</w:t>
      </w:r>
    </w:p>
    <w:p w:rsidR="00B70C2A" w:rsidRPr="00B70C2A" w:rsidRDefault="00B70C2A" w:rsidP="00B70C2A">
      <w:pPr>
        <w:pStyle w:val="BodyText"/>
        <w:spacing w:before="23"/>
        <w:ind w:left="897"/>
      </w:pPr>
      <w:r w:rsidRPr="00B70C2A">
        <w:t xml:space="preserve">      "ContextID": 11,</w:t>
      </w:r>
    </w:p>
    <w:p w:rsidR="00B70C2A" w:rsidRPr="00B70C2A" w:rsidRDefault="00B70C2A" w:rsidP="00B70C2A">
      <w:pPr>
        <w:pStyle w:val="BodyText"/>
        <w:spacing w:before="23"/>
        <w:ind w:left="897"/>
      </w:pPr>
      <w:r w:rsidRPr="00B70C2A">
        <w:t xml:space="preserve">      "Type": "DUMP",</w:t>
      </w:r>
    </w:p>
    <w:p w:rsidR="00B70C2A" w:rsidRPr="00B70C2A" w:rsidRDefault="00B70C2A" w:rsidP="00B70C2A">
      <w:pPr>
        <w:pStyle w:val="BodyText"/>
        <w:spacing w:before="23"/>
        <w:ind w:left="897"/>
      </w:pPr>
      <w:r w:rsidRPr="00B70C2A">
        <w:t xml:space="preserve">      "Description": "BufferSize:0",</w:t>
      </w:r>
    </w:p>
    <w:p w:rsidR="00B70C2A" w:rsidRPr="00B70C2A" w:rsidRDefault="00B70C2A" w:rsidP="00B70C2A">
      <w:pPr>
        <w:pStyle w:val="BodyText"/>
        <w:spacing w:before="23"/>
        <w:ind w:left="897"/>
      </w:pPr>
      <w:r w:rsidRPr="00B70C2A">
        <w:t xml:space="preserve">      "DataRead": 0,</w:t>
      </w:r>
    </w:p>
    <w:p w:rsidR="00B70C2A" w:rsidRPr="00B70C2A" w:rsidRDefault="00B70C2A" w:rsidP="00B70C2A">
      <w:pPr>
        <w:pStyle w:val="BodyText"/>
        <w:spacing w:before="23"/>
        <w:ind w:left="897"/>
      </w:pPr>
      <w:r w:rsidRPr="00B70C2A">
        <w:t xml:space="preserve">      "IndexRead": 0,</w:t>
      </w:r>
    </w:p>
    <w:p w:rsidR="00B70C2A" w:rsidRPr="00B70C2A" w:rsidRDefault="00B70C2A" w:rsidP="00B70C2A">
      <w:pPr>
        <w:pStyle w:val="BodyText"/>
        <w:spacing w:before="23"/>
        <w:ind w:left="897"/>
      </w:pPr>
      <w:r w:rsidRPr="00B70C2A">
        <w:t xml:space="preserve">      "QueryTimeSpent": 0,</w:t>
      </w:r>
    </w:p>
    <w:p w:rsidR="00B70C2A" w:rsidRPr="00B70C2A" w:rsidRDefault="00B70C2A" w:rsidP="00B70C2A">
      <w:pPr>
        <w:pStyle w:val="BodyText"/>
        <w:spacing w:before="23"/>
        <w:ind w:left="897"/>
      </w:pPr>
      <w:r w:rsidRPr="00B70C2A">
        <w:t xml:space="preserve">      "StartTimestamp": "2013-12-28-16.13.57.864245"</w:t>
      </w:r>
    </w:p>
    <w:p w:rsidR="00B70C2A" w:rsidRPr="00B70C2A" w:rsidRDefault="00B70C2A" w:rsidP="00B70C2A">
      <w:pPr>
        <w:pStyle w:val="BodyText"/>
        <w:spacing w:before="23"/>
        <w:ind w:left="897"/>
      </w:pPr>
      <w:r w:rsidRPr="00B70C2A">
        <w:t xml:space="preserve">    }</w:t>
      </w:r>
    </w:p>
    <w:p w:rsidR="00B70C2A" w:rsidRPr="00B70C2A" w:rsidRDefault="00B70C2A" w:rsidP="00B70C2A">
      <w:pPr>
        <w:pStyle w:val="BodyText"/>
        <w:spacing w:before="23"/>
        <w:ind w:left="897"/>
      </w:pPr>
      <w:r w:rsidRPr="00B70C2A">
        <w:t xml:space="preserve">  ]</w:t>
      </w:r>
    </w:p>
    <w:p w:rsidR="00B70C2A" w:rsidRPr="00B70C2A" w:rsidRDefault="00B70C2A" w:rsidP="00B70C2A">
      <w:pPr>
        <w:pStyle w:val="BodyText"/>
        <w:spacing w:before="23"/>
        <w:ind w:left="897"/>
      </w:pPr>
      <w:r w:rsidRPr="00B70C2A">
        <w:t>}</w:t>
      </w:r>
    </w:p>
    <w:p w:rsidR="00B70C2A" w:rsidRPr="00B70C2A" w:rsidRDefault="00B70C2A" w:rsidP="00B70C2A">
      <w:pPr>
        <w:pStyle w:val="BodyText"/>
        <w:spacing w:before="23"/>
        <w:ind w:left="897"/>
      </w:pPr>
      <w:r w:rsidRPr="00B70C2A">
        <w:t>{</w:t>
      </w:r>
    </w:p>
    <w:p w:rsidR="00B70C2A" w:rsidRPr="00B70C2A" w:rsidRDefault="00B70C2A" w:rsidP="00B70C2A">
      <w:pPr>
        <w:pStyle w:val="BodyText"/>
        <w:spacing w:before="23"/>
        <w:ind w:left="897"/>
      </w:pPr>
      <w:r w:rsidRPr="00B70C2A">
        <w:t xml:space="preserve">  "SessionID": "vmsvr1-cent-x64-1:</w:t>
      </w:r>
      <w:r w:rsidR="003A556E" w:rsidRPr="003A556E">
        <w:t xml:space="preserve"> </w:t>
      </w:r>
      <w:r w:rsidR="003A556E">
        <w:t>118</w:t>
      </w:r>
      <w:r w:rsidR="003A556E">
        <w:rPr>
          <w:rFonts w:eastAsiaTheme="minorEastAsia" w:hint="eastAsia"/>
          <w:lang w:eastAsia="zh-CN"/>
        </w:rPr>
        <w:t>4</w:t>
      </w:r>
      <w:r w:rsidR="003A556E" w:rsidRPr="003A556E">
        <w:t>0</w:t>
      </w:r>
      <w:r w:rsidRPr="00B70C2A">
        <w:t>:23",</w:t>
      </w:r>
    </w:p>
    <w:p w:rsidR="00B70C2A" w:rsidRPr="00B70C2A" w:rsidRDefault="00B70C2A" w:rsidP="00B70C2A">
      <w:pPr>
        <w:pStyle w:val="BodyText"/>
        <w:spacing w:before="23"/>
        <w:ind w:left="897"/>
      </w:pPr>
      <w:r w:rsidRPr="00B70C2A">
        <w:t xml:space="preserve">  "Contexts": [</w:t>
      </w:r>
    </w:p>
    <w:p w:rsidR="00B70C2A" w:rsidRPr="00B70C2A" w:rsidRDefault="00B70C2A" w:rsidP="00B70C2A">
      <w:pPr>
        <w:pStyle w:val="BodyText"/>
        <w:spacing w:before="23"/>
        <w:ind w:left="897"/>
      </w:pPr>
      <w:r w:rsidRPr="00B70C2A">
        <w:t xml:space="preserve">    {</w:t>
      </w:r>
    </w:p>
    <w:p w:rsidR="00B70C2A" w:rsidRPr="00B70C2A" w:rsidRDefault="00B70C2A" w:rsidP="00B70C2A">
      <w:pPr>
        <w:pStyle w:val="BodyText"/>
        <w:spacing w:before="23"/>
        <w:ind w:left="897"/>
      </w:pPr>
      <w:r w:rsidRPr="00B70C2A">
        <w:t xml:space="preserve">      "ContextID": 10,</w:t>
      </w:r>
    </w:p>
    <w:p w:rsidR="00B70C2A" w:rsidRPr="00B70C2A" w:rsidRDefault="00B70C2A" w:rsidP="00B70C2A">
      <w:pPr>
        <w:pStyle w:val="BodyText"/>
        <w:spacing w:before="23"/>
        <w:ind w:left="897"/>
      </w:pPr>
      <w:r w:rsidRPr="00B70C2A">
        <w:t xml:space="preserve">      "Type": "DUMP",</w:t>
      </w:r>
    </w:p>
    <w:p w:rsidR="00B70C2A" w:rsidRPr="00B70C2A" w:rsidRDefault="00B70C2A" w:rsidP="00B70C2A">
      <w:pPr>
        <w:pStyle w:val="BodyText"/>
        <w:spacing w:before="23"/>
        <w:ind w:left="897"/>
      </w:pPr>
      <w:r w:rsidRPr="00B70C2A">
        <w:t xml:space="preserve">      "Description": "BufferSize:0",</w:t>
      </w:r>
    </w:p>
    <w:p w:rsidR="00B70C2A" w:rsidRPr="00B70C2A" w:rsidRDefault="00B70C2A" w:rsidP="00B70C2A">
      <w:pPr>
        <w:pStyle w:val="BodyText"/>
        <w:spacing w:before="23"/>
        <w:ind w:left="897"/>
      </w:pPr>
      <w:r w:rsidRPr="00B70C2A">
        <w:t xml:space="preserve">      "DataRead": 0,</w:t>
      </w:r>
    </w:p>
    <w:p w:rsidR="00B70C2A" w:rsidRPr="00B70C2A" w:rsidRDefault="00B70C2A" w:rsidP="00B70C2A">
      <w:pPr>
        <w:pStyle w:val="BodyText"/>
        <w:spacing w:before="23"/>
        <w:ind w:left="897"/>
      </w:pPr>
      <w:r w:rsidRPr="00B70C2A">
        <w:t xml:space="preserve">      "IndexRead": 0,</w:t>
      </w:r>
    </w:p>
    <w:p w:rsidR="00B70C2A" w:rsidRPr="00B70C2A" w:rsidRDefault="00B70C2A" w:rsidP="00B70C2A">
      <w:pPr>
        <w:pStyle w:val="BodyText"/>
        <w:spacing w:before="23"/>
        <w:ind w:left="897"/>
      </w:pPr>
      <w:r w:rsidRPr="00B70C2A">
        <w:t xml:space="preserve">      "QueryTimeSpent": 0,</w:t>
      </w:r>
    </w:p>
    <w:p w:rsidR="00B70C2A" w:rsidRPr="00B70C2A" w:rsidRDefault="00B70C2A" w:rsidP="00B70C2A">
      <w:pPr>
        <w:pStyle w:val="BodyText"/>
        <w:spacing w:before="23"/>
        <w:ind w:left="897"/>
      </w:pPr>
      <w:r w:rsidRPr="00B70C2A">
        <w:t xml:space="preserve">      "StartTimestamp": "2013-12-28-16.13.57.865103"</w:t>
      </w:r>
    </w:p>
    <w:p w:rsidR="00B70C2A" w:rsidRPr="00B70C2A" w:rsidRDefault="00B70C2A" w:rsidP="00B70C2A">
      <w:pPr>
        <w:pStyle w:val="BodyText"/>
        <w:spacing w:before="23"/>
        <w:ind w:left="897"/>
      </w:pPr>
      <w:r w:rsidRPr="00B70C2A">
        <w:t xml:space="preserve">    }</w:t>
      </w:r>
    </w:p>
    <w:p w:rsidR="00B70C2A" w:rsidRPr="00B70C2A" w:rsidRDefault="00B70C2A" w:rsidP="00B70C2A">
      <w:pPr>
        <w:pStyle w:val="BodyText"/>
        <w:spacing w:before="23"/>
        <w:ind w:left="897"/>
      </w:pPr>
      <w:r w:rsidRPr="00B70C2A">
        <w:t xml:space="preserve">  ]</w:t>
      </w:r>
    </w:p>
    <w:p w:rsidR="00E3184E" w:rsidRDefault="00B70C2A">
      <w:pPr>
        <w:pStyle w:val="BodyText"/>
        <w:spacing w:before="23"/>
        <w:ind w:left="897"/>
        <w:rPr>
          <w:lang w:eastAsia="zh-CN"/>
        </w:rPr>
      </w:pPr>
      <w:r w:rsidRPr="00B70C2A">
        <w:t>}</w:t>
      </w:r>
    </w:p>
    <w:p w:rsidR="00054D35" w:rsidRDefault="00054D35" w:rsidP="00054D35">
      <w:pPr>
        <w:pStyle w:val="BodyText"/>
        <w:numPr>
          <w:ilvl w:val="0"/>
          <w:numId w:val="2"/>
        </w:numPr>
        <w:tabs>
          <w:tab w:val="left" w:pos="897"/>
        </w:tabs>
        <w:spacing w:before="5" w:line="308" w:lineRule="exact"/>
        <w:ind w:left="897"/>
        <w:rPr>
          <w:rFonts w:eastAsiaTheme="minorEastAsia"/>
          <w:lang w:eastAsia="zh-CN"/>
        </w:rPr>
      </w:pPr>
      <w:r>
        <w:rPr>
          <w:rFonts w:eastAsiaTheme="minorEastAsia" w:hint="eastAsia"/>
          <w:lang w:eastAsia="zh-CN"/>
        </w:rPr>
        <w:t>通过“组名</w:t>
      </w:r>
      <w:r>
        <w:rPr>
          <w:rFonts w:eastAsiaTheme="minorEastAsia" w:hint="eastAsia"/>
          <w:lang w:eastAsia="zh-CN"/>
        </w:rPr>
        <w:t>+</w:t>
      </w:r>
      <w:r>
        <w:rPr>
          <w:rFonts w:eastAsiaTheme="minorEastAsia" w:hint="eastAsia"/>
          <w:lang w:eastAsia="zh-CN"/>
        </w:rPr>
        <w:t>主机名</w:t>
      </w:r>
      <w:r>
        <w:rPr>
          <w:rFonts w:eastAsiaTheme="minorEastAsia" w:hint="eastAsia"/>
          <w:lang w:eastAsia="zh-CN"/>
        </w:rPr>
        <w:t>+</w:t>
      </w:r>
      <w:r>
        <w:rPr>
          <w:rFonts w:eastAsiaTheme="minorEastAsia" w:hint="eastAsia"/>
          <w:lang w:eastAsia="zh-CN"/>
        </w:rPr>
        <w:t>服务名”或“组</w:t>
      </w:r>
      <w:r>
        <w:rPr>
          <w:rFonts w:eastAsiaTheme="minorEastAsia" w:hint="eastAsia"/>
          <w:lang w:eastAsia="zh-CN"/>
        </w:rPr>
        <w:t>ID+</w:t>
      </w:r>
      <w:r>
        <w:rPr>
          <w:rFonts w:eastAsiaTheme="minorEastAsia" w:hint="eastAsia"/>
          <w:lang w:eastAsia="zh-CN"/>
        </w:rPr>
        <w:t>节点</w:t>
      </w:r>
      <w:r>
        <w:rPr>
          <w:rFonts w:eastAsiaTheme="minorEastAsia" w:hint="eastAsia"/>
          <w:lang w:eastAsia="zh-CN"/>
        </w:rPr>
        <w:t>ID</w:t>
      </w:r>
      <w:r>
        <w:rPr>
          <w:rFonts w:eastAsiaTheme="minorEastAsia" w:hint="eastAsia"/>
          <w:lang w:eastAsia="zh-CN"/>
        </w:rPr>
        <w:t>”查询某个节点的快照信息，如：</w:t>
      </w:r>
    </w:p>
    <w:p w:rsidR="00054D35" w:rsidRDefault="002B37A8" w:rsidP="00054D35">
      <w:pPr>
        <w:pStyle w:val="BodyText"/>
        <w:tabs>
          <w:tab w:val="left" w:pos="897"/>
        </w:tabs>
        <w:spacing w:before="5" w:line="308" w:lineRule="exact"/>
        <w:ind w:left="897"/>
        <w:rPr>
          <w:rFonts w:eastAsiaTheme="minorEastAsia"/>
          <w:lang w:eastAsia="zh-CN"/>
        </w:rPr>
      </w:pPr>
      <w:r w:rsidRPr="002B37A8">
        <w:rPr>
          <w:rFonts w:eastAsiaTheme="minorEastAsia"/>
          <w:lang w:eastAsia="zh-CN"/>
        </w:rPr>
        <w:t>db.snapshot(0,{GroupName:'data1',HostName:"vmsvr1-cent-x64-1",svcname:"</w:t>
      </w:r>
      <w:r w:rsidR="003A556E" w:rsidRPr="003A556E">
        <w:t xml:space="preserve"> </w:t>
      </w:r>
      <w:r w:rsidR="003A556E" w:rsidRPr="003A556E">
        <w:rPr>
          <w:rFonts w:eastAsiaTheme="minorEastAsia"/>
          <w:lang w:eastAsia="zh-CN"/>
        </w:rPr>
        <w:t>11820</w:t>
      </w:r>
      <w:r w:rsidRPr="002B37A8">
        <w:rPr>
          <w:rFonts w:eastAsiaTheme="minorEastAsia"/>
          <w:lang w:eastAsia="zh-CN"/>
        </w:rPr>
        <w:t>"})</w:t>
      </w:r>
    </w:p>
    <w:p w:rsidR="00054D35" w:rsidRPr="00B70C2A" w:rsidRDefault="00F27E5B" w:rsidP="00054D35">
      <w:pPr>
        <w:pStyle w:val="BodyText"/>
        <w:tabs>
          <w:tab w:val="left" w:pos="897"/>
        </w:tabs>
        <w:spacing w:before="5" w:line="308" w:lineRule="exact"/>
        <w:ind w:left="897"/>
        <w:rPr>
          <w:rFonts w:eastAsiaTheme="minorEastAsia"/>
          <w:lang w:eastAsia="zh-CN"/>
        </w:rPr>
      </w:pPr>
      <w:r w:rsidRPr="00F27E5B">
        <w:rPr>
          <w:rFonts w:eastAsiaTheme="minorEastAsia"/>
          <w:lang w:eastAsia="zh-CN"/>
        </w:rPr>
        <w:t>db.snapshot(0,{GroupID:1000,NodeID:1001})</w:t>
      </w:r>
    </w:p>
    <w:p w:rsidR="00054D35" w:rsidRPr="00B70C2A" w:rsidRDefault="00054D35" w:rsidP="00054D35">
      <w:pPr>
        <w:pStyle w:val="BodyText"/>
        <w:spacing w:before="23"/>
        <w:ind w:left="897"/>
      </w:pPr>
      <w:r w:rsidRPr="00B70C2A">
        <w:t>{</w:t>
      </w:r>
    </w:p>
    <w:p w:rsidR="00054D35" w:rsidRPr="00B70C2A" w:rsidRDefault="00054D35" w:rsidP="00054D35">
      <w:pPr>
        <w:pStyle w:val="BodyText"/>
        <w:spacing w:before="23"/>
        <w:ind w:left="897"/>
      </w:pPr>
      <w:r w:rsidRPr="00B70C2A">
        <w:t xml:space="preserve">  "SessionID": "vmsvr1-cent-x64-1:</w:t>
      </w:r>
      <w:r w:rsidR="003A556E" w:rsidRPr="003A556E">
        <w:t xml:space="preserve"> 11820</w:t>
      </w:r>
      <w:r w:rsidRPr="00B70C2A">
        <w:t>:22",</w:t>
      </w:r>
    </w:p>
    <w:p w:rsidR="00054D35" w:rsidRPr="00B70C2A" w:rsidRDefault="00054D35" w:rsidP="00054D35">
      <w:pPr>
        <w:pStyle w:val="BodyText"/>
        <w:spacing w:before="23"/>
        <w:ind w:left="897"/>
      </w:pPr>
      <w:r w:rsidRPr="00B70C2A">
        <w:t xml:space="preserve">  "Contexts": [</w:t>
      </w:r>
    </w:p>
    <w:p w:rsidR="00054D35" w:rsidRPr="00B70C2A" w:rsidRDefault="00054D35" w:rsidP="00054D35">
      <w:pPr>
        <w:pStyle w:val="BodyText"/>
        <w:spacing w:before="23"/>
        <w:ind w:left="897"/>
      </w:pPr>
      <w:r w:rsidRPr="00B70C2A">
        <w:t xml:space="preserve">    {</w:t>
      </w:r>
    </w:p>
    <w:p w:rsidR="00054D35" w:rsidRPr="00B70C2A" w:rsidRDefault="00054D35" w:rsidP="00054D35">
      <w:pPr>
        <w:pStyle w:val="BodyText"/>
        <w:spacing w:before="23"/>
        <w:ind w:left="897"/>
      </w:pPr>
      <w:r w:rsidRPr="00B70C2A">
        <w:t xml:space="preserve">      "ContextID": 11,</w:t>
      </w:r>
    </w:p>
    <w:p w:rsidR="00054D35" w:rsidRPr="00B70C2A" w:rsidRDefault="00054D35" w:rsidP="00054D35">
      <w:pPr>
        <w:pStyle w:val="BodyText"/>
        <w:spacing w:before="23"/>
        <w:ind w:left="897"/>
      </w:pPr>
      <w:r w:rsidRPr="00B70C2A">
        <w:t xml:space="preserve">      "Type": "DUMP",</w:t>
      </w:r>
    </w:p>
    <w:p w:rsidR="00054D35" w:rsidRPr="00B70C2A" w:rsidRDefault="00054D35" w:rsidP="00054D35">
      <w:pPr>
        <w:pStyle w:val="BodyText"/>
        <w:spacing w:before="23"/>
        <w:ind w:left="897"/>
      </w:pPr>
      <w:r w:rsidRPr="00B70C2A">
        <w:t xml:space="preserve">      "Description": "BufferSize:0",</w:t>
      </w:r>
    </w:p>
    <w:p w:rsidR="00054D35" w:rsidRPr="00B70C2A" w:rsidRDefault="00054D35" w:rsidP="00054D35">
      <w:pPr>
        <w:pStyle w:val="BodyText"/>
        <w:spacing w:before="23"/>
        <w:ind w:left="897"/>
      </w:pPr>
      <w:r w:rsidRPr="00B70C2A">
        <w:t xml:space="preserve">      "DataRead": 0,</w:t>
      </w:r>
    </w:p>
    <w:p w:rsidR="00054D35" w:rsidRPr="00B70C2A" w:rsidRDefault="00054D35" w:rsidP="00054D35">
      <w:pPr>
        <w:pStyle w:val="BodyText"/>
        <w:spacing w:before="23"/>
        <w:ind w:left="897"/>
      </w:pPr>
      <w:r w:rsidRPr="00B70C2A">
        <w:t xml:space="preserve">      "IndexRead": 0,</w:t>
      </w:r>
    </w:p>
    <w:p w:rsidR="00054D35" w:rsidRPr="00B70C2A" w:rsidRDefault="00054D35" w:rsidP="00054D35">
      <w:pPr>
        <w:pStyle w:val="BodyText"/>
        <w:spacing w:before="23"/>
        <w:ind w:left="897"/>
      </w:pPr>
      <w:r w:rsidRPr="00B70C2A">
        <w:t xml:space="preserve">      "QueryTimeSpent": 0,</w:t>
      </w:r>
    </w:p>
    <w:p w:rsidR="00054D35" w:rsidRPr="00B70C2A" w:rsidRDefault="00054D35" w:rsidP="00054D35">
      <w:pPr>
        <w:pStyle w:val="BodyText"/>
        <w:spacing w:before="23"/>
        <w:ind w:left="897"/>
      </w:pPr>
      <w:r w:rsidRPr="00B70C2A">
        <w:t xml:space="preserve">      "StartTimestamp": "2013-12-28-16.13.57.864245"</w:t>
      </w:r>
    </w:p>
    <w:p w:rsidR="00054D35" w:rsidRPr="00B70C2A" w:rsidRDefault="00054D35" w:rsidP="00054D35">
      <w:pPr>
        <w:pStyle w:val="BodyText"/>
        <w:spacing w:before="23"/>
        <w:ind w:left="897"/>
      </w:pPr>
      <w:r w:rsidRPr="00B70C2A">
        <w:t xml:space="preserve">    }</w:t>
      </w:r>
    </w:p>
    <w:p w:rsidR="00054D35" w:rsidRPr="00B70C2A" w:rsidRDefault="00054D35" w:rsidP="00054D35">
      <w:pPr>
        <w:pStyle w:val="BodyText"/>
        <w:spacing w:before="23"/>
        <w:ind w:left="897"/>
      </w:pPr>
      <w:r w:rsidRPr="00B70C2A">
        <w:t xml:space="preserve">  ]</w:t>
      </w:r>
    </w:p>
    <w:p w:rsidR="00054D35" w:rsidRDefault="00054D35" w:rsidP="00054D35">
      <w:pPr>
        <w:pStyle w:val="BodyText"/>
        <w:spacing w:before="23"/>
        <w:ind w:left="897"/>
        <w:rPr>
          <w:rFonts w:eastAsiaTheme="minorEastAsia"/>
          <w:lang w:eastAsia="zh-CN"/>
        </w:rPr>
      </w:pPr>
      <w:r w:rsidRPr="00B70C2A">
        <w:t>}</w:t>
      </w:r>
    </w:p>
    <w:p w:rsidR="000553E3" w:rsidRDefault="000553E3" w:rsidP="00054D35">
      <w:pPr>
        <w:pStyle w:val="BodyText"/>
        <w:spacing w:before="23"/>
        <w:ind w:left="897"/>
        <w:rPr>
          <w:rFonts w:eastAsiaTheme="minorEastAsia"/>
          <w:lang w:eastAsia="zh-CN"/>
        </w:rPr>
      </w:pPr>
      <w:r>
        <w:rPr>
          <w:lang w:eastAsia="zh-CN"/>
        </w:rPr>
        <w:t>通过"主机名+服务名"查询</w:t>
      </w:r>
      <w:r>
        <w:rPr>
          <w:rFonts w:eastAsiaTheme="minorEastAsia" w:hint="eastAsia"/>
          <w:lang w:eastAsia="zh-CN"/>
        </w:rPr>
        <w:t>某个节点的快照信息</w:t>
      </w:r>
      <w:r w:rsidR="0016201F">
        <w:rPr>
          <w:rFonts w:eastAsiaTheme="minorEastAsia" w:hint="eastAsia"/>
          <w:lang w:eastAsia="zh-CN"/>
        </w:rPr>
        <w:t>，如：</w:t>
      </w:r>
    </w:p>
    <w:p w:rsidR="0016201F" w:rsidRPr="000553E3" w:rsidRDefault="0016201F" w:rsidP="00054D35">
      <w:pPr>
        <w:pStyle w:val="BodyText"/>
        <w:spacing w:before="23"/>
        <w:ind w:left="897"/>
        <w:rPr>
          <w:rFonts w:eastAsiaTheme="minorEastAsia"/>
          <w:lang w:eastAsia="zh-CN"/>
        </w:rPr>
      </w:pPr>
      <w:r w:rsidRPr="0016201F">
        <w:rPr>
          <w:rFonts w:eastAsiaTheme="minorEastAsia"/>
          <w:lang w:eastAsia="zh-CN"/>
        </w:rPr>
        <w:t>db.snapshot(0,{HostName:"vmsvr1-cent-x64-1",svcname:"</w:t>
      </w:r>
      <w:r w:rsidR="003A556E" w:rsidRPr="003A556E">
        <w:t xml:space="preserve"> </w:t>
      </w:r>
      <w:r w:rsidR="003A556E" w:rsidRPr="003A556E">
        <w:rPr>
          <w:rFonts w:eastAsiaTheme="minorEastAsia"/>
          <w:lang w:eastAsia="zh-CN"/>
        </w:rPr>
        <w:t>11820</w:t>
      </w:r>
      <w:r w:rsidRPr="0016201F">
        <w:rPr>
          <w:rFonts w:eastAsiaTheme="minorEastAsia"/>
          <w:lang w:eastAsia="zh-CN"/>
        </w:rPr>
        <w:t>"})</w:t>
      </w:r>
    </w:p>
    <w:p w:rsidR="00E3184E" w:rsidRDefault="00E3184E">
      <w:pPr>
        <w:pStyle w:val="BodyText"/>
        <w:spacing w:before="23"/>
        <w:ind w:left="897"/>
        <w:rPr>
          <w:sz w:val="10"/>
          <w:szCs w:val="10"/>
          <w:lang w:eastAsia="zh-CN"/>
        </w:rPr>
      </w:pPr>
    </w:p>
    <w:p w:rsidR="0020037C" w:rsidRDefault="004474D3">
      <w:pPr>
        <w:pStyle w:val="Heading3"/>
        <w:ind w:left="0" w:right="8361"/>
        <w:jc w:val="center"/>
      </w:pPr>
      <w:bookmarkStart w:id="429" w:name="db.startRG()"/>
      <w:bookmarkStart w:id="430" w:name="_bookmark164"/>
      <w:bookmarkEnd w:id="429"/>
      <w:bookmarkEnd w:id="430"/>
      <w:r>
        <w:rPr>
          <w:w w:val="95"/>
        </w:rPr>
        <w:t>db.start</w:t>
      </w:r>
      <w:r w:rsidR="00AD43C8">
        <w:rPr>
          <w:rFonts w:eastAsiaTheme="minorEastAsia" w:hint="eastAsia"/>
          <w:w w:val="95"/>
          <w:lang w:eastAsia="zh-CN"/>
        </w:rPr>
        <w:t>RG</w:t>
      </w:r>
      <w:r>
        <w:rPr>
          <w:w w:val="95"/>
        </w:rPr>
        <w:t>()</w:t>
      </w:r>
    </w:p>
    <w:p w:rsidR="0020037C" w:rsidRDefault="0020037C">
      <w:pPr>
        <w:spacing w:before="9" w:line="190" w:lineRule="exact"/>
        <w:rPr>
          <w:sz w:val="19"/>
          <w:szCs w:val="19"/>
        </w:rPr>
      </w:pPr>
    </w:p>
    <w:p w:rsidR="0020037C" w:rsidRDefault="004474D3">
      <w:pPr>
        <w:pStyle w:val="BodyText"/>
        <w:spacing w:line="251" w:lineRule="auto"/>
        <w:ind w:right="420"/>
        <w:rPr>
          <w:lang w:eastAsia="zh-CN"/>
        </w:rPr>
      </w:pPr>
      <w:r>
        <w:rPr>
          <w:w w:val="95"/>
          <w:lang w:eastAsia="zh-CN"/>
        </w:rPr>
        <w:t>db.start</w:t>
      </w:r>
      <w:r w:rsidR="00AD43C8">
        <w:rPr>
          <w:rFonts w:eastAsiaTheme="minorEastAsia" w:hint="eastAsia"/>
          <w:w w:val="95"/>
          <w:lang w:eastAsia="zh-CN"/>
        </w:rPr>
        <w:t>RG</w:t>
      </w:r>
      <w:r>
        <w:rPr>
          <w:w w:val="95"/>
          <w:lang w:eastAsia="zh-CN"/>
        </w:rPr>
        <w:t>(&lt;name&gt;)</w:t>
      </w:r>
      <w:r>
        <w:rPr>
          <w:w w:val="92"/>
          <w:lang w:eastAsia="zh-CN"/>
        </w:rPr>
        <w:t xml:space="preserve"> </w:t>
      </w:r>
      <w:r>
        <w:rPr>
          <w:w w:val="95"/>
          <w:lang w:eastAsia="zh-CN"/>
        </w:rPr>
        <w:t>启动指定的</w:t>
      </w:r>
      <w:r w:rsidR="00423ADE">
        <w:rPr>
          <w:w w:val="95"/>
          <w:lang w:eastAsia="zh-CN"/>
        </w:rPr>
        <w:t>分区</w:t>
      </w:r>
      <w:r>
        <w:rPr>
          <w:w w:val="95"/>
          <w:lang w:eastAsia="zh-CN"/>
        </w:rPr>
        <w:t>组。</w:t>
      </w:r>
      <w:r w:rsidR="00423ADE">
        <w:rPr>
          <w:w w:val="95"/>
          <w:lang w:eastAsia="zh-CN"/>
        </w:rPr>
        <w:t>分区</w:t>
      </w:r>
      <w:r>
        <w:rPr>
          <w:w w:val="95"/>
          <w:lang w:eastAsia="zh-CN"/>
        </w:rPr>
        <w:t>组启动后才能在</w:t>
      </w:r>
      <w:r w:rsidR="00423ADE">
        <w:rPr>
          <w:w w:val="95"/>
          <w:lang w:eastAsia="zh-CN"/>
        </w:rPr>
        <w:t>分区</w:t>
      </w:r>
      <w:r>
        <w:rPr>
          <w:w w:val="95"/>
          <w:lang w:eastAsia="zh-CN"/>
        </w:rPr>
        <w:t>组上创建节点。这个方法等价于</w:t>
      </w:r>
      <w:hyperlink w:anchor="_bookmark186" w:history="1">
        <w:r w:rsidR="00AD43C8">
          <w:rPr>
            <w:rFonts w:eastAsiaTheme="minorEastAsia" w:hint="eastAsia"/>
            <w:color w:val="0000FF"/>
            <w:w w:val="95"/>
            <w:lang w:eastAsia="zh-CN"/>
          </w:rPr>
          <w:t>rg</w:t>
        </w:r>
        <w:r>
          <w:rPr>
            <w:color w:val="0000FF"/>
            <w:w w:val="95"/>
            <w:lang w:eastAsia="zh-CN"/>
          </w:rPr>
          <w:t>.start()</w:t>
        </w:r>
      </w:hyperlink>
      <w:r>
        <w:rPr>
          <w:color w:val="000000"/>
          <w:w w:val="95"/>
          <w:lang w:eastAsia="zh-CN"/>
        </w:rPr>
        <w:t>。</w:t>
      </w:r>
    </w:p>
    <w:p w:rsidR="0020037C" w:rsidRDefault="0020037C">
      <w:pPr>
        <w:spacing w:before="4" w:line="180" w:lineRule="exact"/>
        <w:rPr>
          <w:sz w:val="18"/>
          <w:szCs w:val="18"/>
          <w:lang w:eastAsia="zh-CN"/>
        </w:rPr>
      </w:pPr>
    </w:p>
    <w:p w:rsidR="0020037C" w:rsidRDefault="004474D3">
      <w:pPr>
        <w:pStyle w:val="BodyText"/>
      </w:pPr>
      <w:r>
        <w:lastRenderedPageBreak/>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组的名称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4474D3">
      <w:pPr>
        <w:pStyle w:val="BodyText"/>
        <w:spacing w:before="16"/>
        <w:rPr>
          <w:lang w:eastAsia="zh-CN"/>
        </w:rPr>
      </w:pPr>
      <w:r>
        <w:rPr>
          <w:lang w:eastAsia="zh-CN"/>
        </w:rPr>
        <w:t>db.start</w:t>
      </w:r>
      <w:r w:rsidR="00AD43C8">
        <w:rPr>
          <w:rFonts w:eastAsiaTheme="minorEastAsia" w:hint="eastAsia"/>
          <w:lang w:eastAsia="zh-CN"/>
        </w:rPr>
        <w:t>RG</w:t>
      </w:r>
      <w:r>
        <w:rPr>
          <w:lang w:eastAsia="zh-CN"/>
        </w:rPr>
        <w:t>()的方法定义包含name一个参数，参数类型为字符串，为要启动的</w:t>
      </w:r>
      <w:r w:rsidR="00423ADE">
        <w:rPr>
          <w:lang w:eastAsia="zh-CN"/>
        </w:rPr>
        <w:t>分区</w:t>
      </w:r>
      <w:r>
        <w:rPr>
          <w:lang w:eastAsia="zh-CN"/>
        </w:rPr>
        <w:t>组名。</w:t>
      </w:r>
    </w:p>
    <w:p w:rsidR="0020037C" w:rsidRDefault="00B0609F">
      <w:pPr>
        <w:pStyle w:val="BodyText"/>
        <w:spacing w:before="8"/>
        <w:rPr>
          <w:rFonts w:ascii="仿宋" w:eastAsia="仿宋" w:hAnsi="仿宋" w:cs="仿宋"/>
          <w:lang w:eastAsia="zh-CN"/>
        </w:rPr>
      </w:pPr>
      <w:r w:rsidRPr="00B0609F">
        <w:pict>
          <v:group id="_x0000_s2657" style="position:absolute;left:0;text-align:left;margin-left:81.7pt;margin-top:4.85pt;width:473.6pt;height:10.6pt;z-index:-251622912;mso-position-horizontal-relative:page" coordorigin="1634,97" coordsize="9472,212">
            <v:shape id="_x0000_s2658"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lang w:eastAsia="zh-CN"/>
        </w:rPr>
        <w:t>("&lt;</w:t>
      </w:r>
      <w:r w:rsidR="00423ADE">
        <w:rPr>
          <w:rFonts w:ascii="仿宋" w:eastAsia="仿宋" w:hAnsi="仿宋" w:cs="仿宋"/>
          <w:lang w:eastAsia="zh-CN"/>
        </w:rPr>
        <w:t>分区</w:t>
      </w:r>
      <w:r w:rsidR="004474D3">
        <w:rPr>
          <w:rFonts w:ascii="仿宋" w:eastAsia="仿宋" w:hAnsi="仿宋" w:cs="仿宋"/>
          <w:lang w:eastAsia="zh-CN"/>
        </w:rPr>
        <w:t>组名&gt;")</w:t>
      </w:r>
    </w:p>
    <w:p w:rsidR="0020037C" w:rsidRDefault="0020037C">
      <w:pPr>
        <w:spacing w:before="1" w:line="150" w:lineRule="exact"/>
        <w:rPr>
          <w:sz w:val="15"/>
          <w:szCs w:val="15"/>
          <w:lang w:eastAsia="zh-CN"/>
        </w:rPr>
      </w:pPr>
    </w:p>
    <w:p w:rsidR="0020037C" w:rsidRDefault="00DD1987">
      <w:pPr>
        <w:pStyle w:val="BodyText"/>
        <w:spacing w:line="153" w:lineRule="auto"/>
        <w:ind w:left="1573" w:hanging="640"/>
        <w:rPr>
          <w:lang w:eastAsia="zh-CN"/>
        </w:rPr>
      </w:pPr>
      <w:r>
        <w:pict>
          <v:shape id="_x0000_i1095"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指定的</w:t>
      </w:r>
      <w:r w:rsidR="00423ADE">
        <w:rPr>
          <w:lang w:eastAsia="zh-CN"/>
        </w:rPr>
        <w:t>分区</w:t>
      </w:r>
      <w:r w:rsidR="004474D3">
        <w:rPr>
          <w:lang w:eastAsia="zh-CN"/>
        </w:rPr>
        <w:t>组名必须存在，不然返回异常；如果指定的</w:t>
      </w:r>
      <w:r w:rsidR="00423ADE">
        <w:rPr>
          <w:lang w:eastAsia="zh-CN"/>
        </w:rPr>
        <w:t>分区</w:t>
      </w:r>
      <w:r w:rsidR="004474D3">
        <w:rPr>
          <w:lang w:eastAsia="zh-CN"/>
        </w:rPr>
        <w:t>组已经启动，再使用该方法同样会出现异 常。</w:t>
      </w:r>
    </w:p>
    <w:p w:rsidR="0020037C" w:rsidRDefault="0020037C">
      <w:pPr>
        <w:spacing w:before="14" w:line="200" w:lineRule="exact"/>
        <w:rPr>
          <w:sz w:val="20"/>
          <w:szCs w:val="20"/>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启动</w:t>
      </w:r>
      <w:r w:rsidR="00423ADE">
        <w:rPr>
          <w:position w:val="1"/>
          <w:lang w:eastAsia="zh-CN"/>
        </w:rPr>
        <w:t>分区</w:t>
      </w:r>
      <w:r>
        <w:rPr>
          <w:position w:val="1"/>
          <w:lang w:eastAsia="zh-CN"/>
        </w:rPr>
        <w:t>组名为</w:t>
      </w:r>
      <w:r w:rsidR="00AD43C8">
        <w:rPr>
          <w:rFonts w:eastAsiaTheme="minorEastAsia" w:hint="eastAsia"/>
          <w:position w:val="1"/>
          <w:lang w:eastAsia="zh-CN"/>
        </w:rPr>
        <w:t>group</w:t>
      </w:r>
      <w:r>
        <w:rPr>
          <w:position w:val="1"/>
          <w:lang w:eastAsia="zh-CN"/>
        </w:rPr>
        <w:t>的命令如下：</w:t>
      </w:r>
    </w:p>
    <w:p w:rsidR="0020037C" w:rsidRDefault="00B0609F">
      <w:pPr>
        <w:pStyle w:val="BodyText"/>
        <w:spacing w:before="10"/>
        <w:ind w:left="1217"/>
        <w:rPr>
          <w:rFonts w:ascii="仿宋" w:eastAsia="仿宋" w:hAnsi="仿宋" w:cs="仿宋"/>
        </w:rPr>
      </w:pPr>
      <w:r w:rsidRPr="00B0609F">
        <w:pict>
          <v:group id="_x0000_s2654" style="position:absolute;left:0;text-align:left;margin-left:95.85pt;margin-top:4.95pt;width:459.45pt;height:10.6pt;z-index:-251621888;mso-position-horizontal-relative:page" coordorigin="1917,99" coordsize="9189,212">
            <v:shape id="_x0000_s265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db.start</w:t>
      </w:r>
      <w:r w:rsidR="00AD43C8">
        <w:rPr>
          <w:rFonts w:ascii="仿宋" w:eastAsia="仿宋" w:hAnsi="仿宋" w:cs="仿宋" w:hint="eastAsia"/>
          <w:lang w:eastAsia="zh-CN"/>
        </w:rPr>
        <w:t>RG</w:t>
      </w:r>
      <w:r w:rsidR="004474D3">
        <w:rPr>
          <w:rFonts w:ascii="仿宋" w:eastAsia="仿宋" w:hAnsi="仿宋" w:cs="仿宋"/>
        </w:rPr>
        <w:t>("</w:t>
      </w:r>
      <w:r w:rsidR="00AD43C8">
        <w:rPr>
          <w:rFonts w:ascii="仿宋" w:eastAsia="仿宋" w:hAnsi="仿宋" w:cs="仿宋" w:hint="eastAsia"/>
          <w:lang w:eastAsia="zh-CN"/>
        </w:rPr>
        <w:t>group</w:t>
      </w:r>
      <w:r w:rsidR="004474D3">
        <w:rPr>
          <w:rFonts w:ascii="仿宋" w:eastAsia="仿宋" w:hAnsi="仿宋" w:cs="仿宋"/>
        </w:rPr>
        <w:t>")</w:t>
      </w:r>
    </w:p>
    <w:p w:rsidR="0020037C" w:rsidRDefault="0020037C">
      <w:pPr>
        <w:spacing w:before="1" w:line="100" w:lineRule="exact"/>
        <w:rPr>
          <w:sz w:val="10"/>
          <w:szCs w:val="10"/>
        </w:rPr>
      </w:pPr>
    </w:p>
    <w:p w:rsidR="0020037C" w:rsidRDefault="004474D3">
      <w:pPr>
        <w:pStyle w:val="Heading3"/>
        <w:ind w:left="0" w:right="8118"/>
        <w:jc w:val="center"/>
      </w:pPr>
      <w:bookmarkStart w:id="431" w:name="db.createUsr()"/>
      <w:bookmarkStart w:id="432" w:name="_bookmark165"/>
      <w:bookmarkEnd w:id="431"/>
      <w:bookmarkEnd w:id="432"/>
      <w:r>
        <w:rPr>
          <w:w w:val="95"/>
        </w:rPr>
        <w:t>db.createUsr()</w:t>
      </w:r>
    </w:p>
    <w:p w:rsidR="0020037C" w:rsidRDefault="0020037C">
      <w:pPr>
        <w:spacing w:before="9" w:line="190" w:lineRule="exact"/>
        <w:rPr>
          <w:sz w:val="19"/>
          <w:szCs w:val="19"/>
        </w:rPr>
      </w:pPr>
    </w:p>
    <w:p w:rsidR="0020037C" w:rsidRDefault="004474D3">
      <w:pPr>
        <w:pStyle w:val="BodyText"/>
        <w:spacing w:line="251" w:lineRule="auto"/>
        <w:ind w:right="741"/>
      </w:pPr>
      <w:r>
        <w:rPr>
          <w:w w:val="95"/>
        </w:rPr>
        <w:t>db.createUsr(&lt;name&gt;,&lt;password&gt;)</w:t>
      </w:r>
      <w:r>
        <w:rPr>
          <w:w w:val="92"/>
        </w:rPr>
        <w:t xml:space="preserve"> </w:t>
      </w:r>
      <w:r>
        <w:rPr>
          <w:w w:val="95"/>
        </w:rPr>
        <w:t>为数据库创建用户名和密码。防止非法用户对数据库进行非法操作。</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537"/>
        <w:gridCol w:w="3199"/>
        <w:gridCol w:w="2363"/>
        <w:gridCol w:w="2373"/>
      </w:tblGrid>
      <w:tr w:rsidR="0020037C">
        <w:trPr>
          <w:trHeight w:hRule="exact" w:val="295"/>
        </w:trPr>
        <w:tc>
          <w:tcPr>
            <w:tcW w:w="15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199" w:type="dxa"/>
            <w:tcBorders>
              <w:top w:val="nil"/>
              <w:left w:val="nil"/>
              <w:bottom w:val="nil"/>
              <w:right w:val="single" w:sz="8" w:space="0" w:color="000000"/>
            </w:tcBorders>
          </w:tcPr>
          <w:p w:rsidR="0020037C" w:rsidRDefault="004474D3">
            <w:pPr>
              <w:pStyle w:val="TableParagraph"/>
              <w:spacing w:line="222" w:lineRule="exact"/>
              <w:ind w:left="88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5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199" w:type="dxa"/>
            <w:tcBorders>
              <w:top w:val="nil"/>
              <w:left w:val="nil"/>
              <w:bottom w:val="nil"/>
              <w:right w:val="single" w:sz="8" w:space="0" w:color="000000"/>
            </w:tcBorders>
          </w:tcPr>
          <w:p w:rsidR="0020037C" w:rsidRDefault="004474D3">
            <w:pPr>
              <w:pStyle w:val="TableParagraph"/>
              <w:spacing w:line="227" w:lineRule="exact"/>
              <w:ind w:left="88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用户名</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305"/>
        </w:trPr>
        <w:tc>
          <w:tcPr>
            <w:tcW w:w="153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password</w:t>
            </w:r>
          </w:p>
        </w:tc>
        <w:tc>
          <w:tcPr>
            <w:tcW w:w="3199" w:type="dxa"/>
            <w:tcBorders>
              <w:top w:val="nil"/>
              <w:left w:val="nil"/>
              <w:bottom w:val="nil"/>
              <w:right w:val="single" w:sz="8" w:space="0" w:color="000000"/>
            </w:tcBorders>
          </w:tcPr>
          <w:p w:rsidR="0020037C" w:rsidRDefault="004474D3">
            <w:pPr>
              <w:pStyle w:val="TableParagraph"/>
              <w:spacing w:line="227" w:lineRule="exact"/>
              <w:ind w:left="88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密码</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4474D3">
      <w:pPr>
        <w:pStyle w:val="BodyText"/>
        <w:spacing w:before="16"/>
        <w:rPr>
          <w:lang w:eastAsia="zh-CN"/>
        </w:rPr>
      </w:pPr>
      <w:r>
        <w:rPr>
          <w:w w:val="95"/>
          <w:lang w:eastAsia="zh-CN"/>
        </w:rPr>
        <w:t xml:space="preserve">createUsr()       </w:t>
      </w:r>
      <w:r>
        <w:rPr>
          <w:spacing w:val="16"/>
          <w:w w:val="95"/>
          <w:lang w:eastAsia="zh-CN"/>
        </w:rPr>
        <w:t xml:space="preserve"> </w:t>
      </w:r>
      <w:r>
        <w:rPr>
          <w:w w:val="95"/>
          <w:lang w:eastAsia="zh-CN"/>
        </w:rPr>
        <w:t>方法的定义格式name和password两个参数，两个参数都是字符串类型，且可以为空串。</w:t>
      </w:r>
    </w:p>
    <w:p w:rsidR="0020037C" w:rsidRDefault="00B0609F">
      <w:pPr>
        <w:pStyle w:val="BodyText"/>
        <w:spacing w:before="48"/>
        <w:rPr>
          <w:rFonts w:ascii="仿宋" w:eastAsia="仿宋" w:hAnsi="仿宋" w:cs="仿宋"/>
          <w:lang w:eastAsia="zh-CN"/>
        </w:rPr>
      </w:pPr>
      <w:r w:rsidRPr="00B0609F">
        <w:pict>
          <v:group id="_x0000_s2652" style="position:absolute;left:0;text-align:left;margin-left:81.7pt;margin-top:6.85pt;width:473.6pt;height:10.6pt;z-index:-251620864;mso-position-horizontal-relative:page" coordorigin="1634,137" coordsize="9472,212">
            <v:shape id="_x0000_s2653"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("&lt;用户名&gt;","&lt;密码&gt;")</w:t>
      </w:r>
    </w:p>
    <w:p w:rsidR="0020037C" w:rsidRDefault="0020037C">
      <w:pPr>
        <w:spacing w:before="1" w:line="150" w:lineRule="exact"/>
        <w:rPr>
          <w:sz w:val="15"/>
          <w:szCs w:val="15"/>
          <w:lang w:eastAsia="zh-CN"/>
        </w:rPr>
      </w:pPr>
    </w:p>
    <w:p w:rsidR="0020037C" w:rsidRDefault="00DD1987">
      <w:pPr>
        <w:pStyle w:val="BodyText"/>
        <w:spacing w:line="153" w:lineRule="auto"/>
        <w:ind w:left="1573" w:right="131" w:hanging="640"/>
        <w:rPr>
          <w:lang w:eastAsia="zh-CN"/>
        </w:rPr>
      </w:pPr>
      <w:r>
        <w:pict>
          <v:shape id="_x0000_i1096"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当为数据库设置了用户名和密码时，那么只能使用正确的用户名和密码才能登录数据库进行相关操 作。此时登录数据库的命令如下格式：</w:t>
      </w:r>
    </w:p>
    <w:p w:rsidR="0020037C" w:rsidRDefault="00B0609F">
      <w:pPr>
        <w:pStyle w:val="BodyText"/>
        <w:spacing w:before="26"/>
        <w:ind w:left="1573"/>
        <w:rPr>
          <w:rFonts w:ascii="仿宋" w:eastAsia="仿宋" w:hAnsi="仿宋" w:cs="仿宋"/>
        </w:rPr>
      </w:pPr>
      <w:r w:rsidRPr="00B0609F">
        <w:pict>
          <v:group id="_x0000_s2649" style="position:absolute;left:0;text-align:left;margin-left:113.7pt;margin-top:5.75pt;width:441.6pt;height:10.6pt;z-index:-251619840;mso-position-horizontal-relative:page" coordorigin="2274,115" coordsize="8832,212">
            <v:shape id="_x0000_s2650" style="position:absolute;left:2274;top:115;width:8832;height:212" coordorigin="2274,115" coordsize="8832,212" path="m2274,115r8832,l11106,327r-8832,l2274,115xe" fillcolor="#efefef" stroked="f">
              <v:path arrowok="t"/>
            </v:shape>
            <w10:wrap anchorx="page"/>
          </v:group>
        </w:pict>
      </w:r>
      <w:r w:rsidR="004474D3">
        <w:rPr>
          <w:rFonts w:ascii="仿宋" w:eastAsia="仿宋" w:hAnsi="仿宋" w:cs="仿宋"/>
        </w:rPr>
        <w:t>db = new Sdb("&lt;hostname&gt;","&lt;port&gt;","&lt;name&gt;","&lt;password&gt;")</w:t>
      </w:r>
    </w:p>
    <w:p w:rsidR="0020037C" w:rsidRDefault="0020037C">
      <w:pPr>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为数据库创建用户名为root，密码为admin的命令如下：</w:t>
      </w:r>
    </w:p>
    <w:p w:rsidR="0020037C" w:rsidRDefault="00B0609F">
      <w:pPr>
        <w:pStyle w:val="BodyText"/>
        <w:spacing w:before="50"/>
        <w:ind w:left="897"/>
        <w:rPr>
          <w:rFonts w:ascii="仿宋" w:eastAsia="仿宋" w:hAnsi="仿宋" w:cs="仿宋"/>
        </w:rPr>
      </w:pPr>
      <w:r w:rsidRPr="00B0609F">
        <w:pict>
          <v:group id="_x0000_s2647" style="position:absolute;left:0;text-align:left;margin-left:95.85pt;margin-top:6.95pt;width:459.45pt;height:10.6pt;z-index:-251618816;mso-position-horizontal-relative:page" coordorigin="1917,139" coordsize="9189,212">
            <v:shape id="_x0000_s264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db.createUsr("root","admin")</w:t>
      </w:r>
    </w:p>
    <w:p w:rsidR="0020037C" w:rsidRDefault="0020037C">
      <w:pPr>
        <w:spacing w:before="1" w:line="100" w:lineRule="exact"/>
        <w:rPr>
          <w:sz w:val="10"/>
          <w:szCs w:val="10"/>
        </w:rPr>
      </w:pPr>
    </w:p>
    <w:p w:rsidR="0020037C" w:rsidRDefault="004474D3">
      <w:pPr>
        <w:pStyle w:val="Heading3"/>
        <w:ind w:left="0" w:right="8935"/>
        <w:jc w:val="center"/>
      </w:pPr>
      <w:bookmarkStart w:id="433" w:name="db.dropUsr()"/>
      <w:bookmarkStart w:id="434" w:name="_bookmark166"/>
      <w:bookmarkEnd w:id="433"/>
      <w:bookmarkEnd w:id="434"/>
      <w:r>
        <w:rPr>
          <w:w w:val="95"/>
        </w:rPr>
        <w:t>db.dropUsr()</w:t>
      </w:r>
    </w:p>
    <w:p w:rsidR="0020037C" w:rsidRDefault="0020037C">
      <w:pPr>
        <w:spacing w:before="9" w:line="190" w:lineRule="exact"/>
        <w:rPr>
          <w:sz w:val="19"/>
          <w:szCs w:val="19"/>
        </w:rPr>
      </w:pPr>
    </w:p>
    <w:p w:rsidR="0020037C" w:rsidRDefault="004474D3">
      <w:pPr>
        <w:pStyle w:val="BodyText"/>
        <w:spacing w:line="251" w:lineRule="auto"/>
        <w:ind w:left="613" w:right="5714"/>
      </w:pPr>
      <w:r>
        <w:rPr>
          <w:w w:val="90"/>
        </w:rPr>
        <w:t>db.dropUsr(&lt;name&gt;,&lt;password&gt;)</w:t>
      </w:r>
      <w:r>
        <w:rPr>
          <w:w w:val="92"/>
        </w:rPr>
        <w:t xml:space="preserve"> </w:t>
      </w:r>
      <w:r>
        <w:rPr>
          <w:w w:val="95"/>
        </w:rPr>
        <w:t>删除数据库已有的用户名和密码。</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537"/>
        <w:gridCol w:w="3199"/>
        <w:gridCol w:w="2363"/>
        <w:gridCol w:w="2373"/>
      </w:tblGrid>
      <w:tr w:rsidR="0020037C">
        <w:trPr>
          <w:trHeight w:hRule="exact" w:val="305"/>
        </w:trPr>
        <w:tc>
          <w:tcPr>
            <w:tcW w:w="153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199" w:type="dxa"/>
            <w:tcBorders>
              <w:top w:val="nil"/>
              <w:left w:val="nil"/>
              <w:bottom w:val="nil"/>
              <w:right w:val="single" w:sz="8" w:space="0" w:color="000000"/>
            </w:tcBorders>
          </w:tcPr>
          <w:p w:rsidR="0020037C" w:rsidRDefault="004474D3">
            <w:pPr>
              <w:pStyle w:val="TableParagraph"/>
              <w:spacing w:line="222" w:lineRule="exact"/>
              <w:ind w:left="88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5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199" w:type="dxa"/>
            <w:tcBorders>
              <w:top w:val="nil"/>
              <w:left w:val="nil"/>
              <w:bottom w:val="nil"/>
              <w:right w:val="single" w:sz="8" w:space="0" w:color="000000"/>
            </w:tcBorders>
          </w:tcPr>
          <w:p w:rsidR="0020037C" w:rsidRDefault="004474D3">
            <w:pPr>
              <w:pStyle w:val="TableParagraph"/>
              <w:spacing w:line="217" w:lineRule="exact"/>
              <w:ind w:left="88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用户名</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295"/>
        </w:trPr>
        <w:tc>
          <w:tcPr>
            <w:tcW w:w="153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password</w:t>
            </w:r>
          </w:p>
        </w:tc>
        <w:tc>
          <w:tcPr>
            <w:tcW w:w="3199" w:type="dxa"/>
            <w:tcBorders>
              <w:top w:val="nil"/>
              <w:left w:val="nil"/>
              <w:bottom w:val="nil"/>
              <w:right w:val="single" w:sz="8" w:space="0" w:color="000000"/>
            </w:tcBorders>
          </w:tcPr>
          <w:p w:rsidR="0020037C" w:rsidRDefault="004474D3">
            <w:pPr>
              <w:pStyle w:val="TableParagraph"/>
              <w:spacing w:line="217" w:lineRule="exact"/>
              <w:ind w:left="88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密码</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4474D3">
      <w:pPr>
        <w:pStyle w:val="BodyText"/>
        <w:spacing w:before="16"/>
        <w:ind w:left="613"/>
        <w:rPr>
          <w:lang w:eastAsia="zh-CN"/>
        </w:rPr>
      </w:pPr>
      <w:r>
        <w:rPr>
          <w:w w:val="95"/>
          <w:lang w:eastAsia="zh-CN"/>
        </w:rPr>
        <w:t xml:space="preserve">dropUsr()     </w:t>
      </w:r>
      <w:r>
        <w:rPr>
          <w:spacing w:val="31"/>
          <w:w w:val="95"/>
          <w:lang w:eastAsia="zh-CN"/>
        </w:rPr>
        <w:t xml:space="preserve"> </w:t>
      </w:r>
      <w:r>
        <w:rPr>
          <w:w w:val="95"/>
          <w:lang w:eastAsia="zh-CN"/>
        </w:rPr>
        <w:t>方法的定义格式name和password两个参数，两个参数都是字符串类型。</w:t>
      </w:r>
    </w:p>
    <w:p w:rsidR="0020037C" w:rsidRDefault="00B0609F">
      <w:pPr>
        <w:pStyle w:val="BodyText"/>
        <w:spacing w:before="48"/>
        <w:ind w:left="613"/>
        <w:rPr>
          <w:rFonts w:ascii="仿宋" w:eastAsia="仿宋" w:hAnsi="仿宋" w:cs="仿宋"/>
          <w:lang w:eastAsia="zh-CN"/>
        </w:rPr>
      </w:pPr>
      <w:r w:rsidRPr="00B0609F">
        <w:pict>
          <v:group id="_x0000_s2645" style="position:absolute;left:0;text-align:left;margin-left:81.7pt;margin-top:6.85pt;width:473.6pt;height:10.6pt;z-index:-251617792;mso-position-horizontal-relative:page" coordorigin="1634,137" coordsize="9472,212">
            <v:shape id="_x0000_s2646"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("&lt;用户名&gt;","&lt;密码&gt;")</w:t>
      </w:r>
    </w:p>
    <w:p w:rsidR="0020037C" w:rsidRDefault="0020037C">
      <w:pPr>
        <w:spacing w:before="5" w:line="180" w:lineRule="exact"/>
        <w:rPr>
          <w:sz w:val="18"/>
          <w:szCs w:val="18"/>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删除用户名为root，密码为admin的数据库权限。</w:t>
      </w:r>
    </w:p>
    <w:p w:rsidR="0020037C" w:rsidRDefault="00B0609F">
      <w:pPr>
        <w:pStyle w:val="BodyText"/>
        <w:spacing w:before="50"/>
        <w:ind w:left="897"/>
        <w:rPr>
          <w:rFonts w:ascii="仿宋" w:eastAsia="仿宋" w:hAnsi="仿宋" w:cs="仿宋"/>
        </w:rPr>
      </w:pPr>
      <w:r w:rsidRPr="00B0609F">
        <w:pict>
          <v:group id="_x0000_s2643" style="position:absolute;left:0;text-align:left;margin-left:95.85pt;margin-top:6.95pt;width:459.45pt;height:10.6pt;z-index:-251616768;mso-position-horizontal-relative:page" coordorigin="1917,139" coordsize="9189,212">
            <v:shape id="_x0000_s2644"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db.dropUsr("root","admin")</w:t>
      </w:r>
    </w:p>
    <w:p w:rsidR="0020037C" w:rsidRDefault="0020037C">
      <w:pPr>
        <w:spacing w:before="1" w:line="100" w:lineRule="exact"/>
        <w:rPr>
          <w:sz w:val="10"/>
          <w:szCs w:val="10"/>
        </w:rPr>
      </w:pPr>
    </w:p>
    <w:p w:rsidR="0020037C" w:rsidRDefault="004474D3">
      <w:pPr>
        <w:pStyle w:val="Heading3"/>
        <w:ind w:left="113"/>
      </w:pPr>
      <w:bookmarkStart w:id="435" w:name="db.transBegin()"/>
      <w:bookmarkStart w:id="436" w:name="_bookmark167"/>
      <w:bookmarkEnd w:id="435"/>
      <w:bookmarkEnd w:id="436"/>
      <w:r>
        <w:rPr>
          <w:w w:val="95"/>
        </w:rPr>
        <w:t>db.transBegin()</w:t>
      </w:r>
    </w:p>
    <w:p w:rsidR="0020037C" w:rsidRDefault="0020037C">
      <w:pPr>
        <w:spacing w:before="9" w:line="190" w:lineRule="exact"/>
        <w:rPr>
          <w:sz w:val="19"/>
          <w:szCs w:val="19"/>
        </w:rPr>
      </w:pPr>
    </w:p>
    <w:p w:rsidR="0020037C" w:rsidRDefault="004474D3">
      <w:pPr>
        <w:pStyle w:val="BodyText"/>
        <w:spacing w:line="251" w:lineRule="auto"/>
        <w:ind w:left="613"/>
        <w:rPr>
          <w:lang w:eastAsia="zh-CN"/>
        </w:rPr>
      </w:pPr>
      <w:r>
        <w:rPr>
          <w:w w:val="95"/>
          <w:lang w:eastAsia="zh-CN"/>
        </w:rPr>
        <w:t>db.transBegin() 开启事务。sequoiaDB数据库事务是指作为单个逻辑工作单元执行的一系列操作。事务处理可以确保除非事</w:t>
      </w:r>
    </w:p>
    <w:p w:rsidR="0020037C" w:rsidRDefault="004474D3">
      <w:pPr>
        <w:pStyle w:val="BodyText"/>
        <w:spacing w:line="227" w:lineRule="exact"/>
        <w:ind w:left="613"/>
        <w:rPr>
          <w:lang w:eastAsia="zh-CN"/>
        </w:rPr>
      </w:pPr>
      <w:r>
        <w:rPr>
          <w:lang w:eastAsia="zh-CN"/>
        </w:rPr>
        <w:t>务性单元内的所有操作都成功完成，否则不会永久更新面向数据的资源。</w:t>
      </w:r>
    </w:p>
    <w:p w:rsidR="0020037C" w:rsidRDefault="0020037C">
      <w:pPr>
        <w:spacing w:before="6" w:line="190" w:lineRule="exact"/>
        <w:rPr>
          <w:sz w:val="19"/>
          <w:szCs w:val="19"/>
          <w:lang w:eastAsia="zh-CN"/>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开启事务命令：</w:t>
      </w:r>
    </w:p>
    <w:p w:rsidR="0020037C" w:rsidRDefault="00B0609F">
      <w:pPr>
        <w:pStyle w:val="BodyText"/>
        <w:spacing w:before="50"/>
        <w:ind w:left="897"/>
        <w:rPr>
          <w:rFonts w:ascii="仿宋" w:eastAsia="仿宋" w:hAnsi="仿宋" w:cs="仿宋"/>
        </w:rPr>
      </w:pPr>
      <w:r w:rsidRPr="00B0609F">
        <w:pict>
          <v:group id="_x0000_s2641" style="position:absolute;left:0;text-align:left;margin-left:95.85pt;margin-top:6.95pt;width:459.45pt;height:10.6pt;z-index:-251615744;mso-position-horizontal-relative:page" coordorigin="1917,139" coordsize="9189,212">
            <v:shape id="_x0000_s2642"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db.transBegin()</w:t>
      </w:r>
    </w:p>
    <w:p w:rsidR="0020037C" w:rsidRDefault="0020037C">
      <w:pPr>
        <w:spacing w:before="1" w:line="100" w:lineRule="exact"/>
        <w:rPr>
          <w:sz w:val="10"/>
          <w:szCs w:val="10"/>
        </w:rPr>
      </w:pPr>
    </w:p>
    <w:p w:rsidR="0020037C" w:rsidRDefault="004474D3">
      <w:pPr>
        <w:pStyle w:val="Heading3"/>
        <w:ind w:left="113"/>
      </w:pPr>
      <w:bookmarkStart w:id="437" w:name="db.transCommit()"/>
      <w:bookmarkStart w:id="438" w:name="_bookmark168"/>
      <w:bookmarkEnd w:id="437"/>
      <w:bookmarkEnd w:id="438"/>
      <w:r>
        <w:rPr>
          <w:w w:val="95"/>
        </w:rPr>
        <w:t>db.transCommit()</w:t>
      </w:r>
    </w:p>
    <w:p w:rsidR="0020037C" w:rsidRDefault="0020037C">
      <w:pPr>
        <w:spacing w:before="9" w:line="190" w:lineRule="exact"/>
        <w:rPr>
          <w:sz w:val="19"/>
          <w:szCs w:val="19"/>
        </w:rPr>
      </w:pPr>
    </w:p>
    <w:p w:rsidR="0020037C" w:rsidRDefault="004474D3">
      <w:pPr>
        <w:pStyle w:val="BodyText"/>
        <w:spacing w:line="251" w:lineRule="auto"/>
        <w:ind w:left="613" w:right="463"/>
      </w:pPr>
      <w:r>
        <w:t>db.transCommit()</w:t>
      </w:r>
      <w:r>
        <w:rPr>
          <w:w w:val="95"/>
        </w:rPr>
        <w:t xml:space="preserve"> </w:t>
      </w:r>
      <w:r>
        <w:t>事务提交。在开启事务之后，如果单个逻辑工作单元执行的操作无异常，执行事务提交命令，那么数据库的</w:t>
      </w:r>
    </w:p>
    <w:p w:rsidR="0020037C" w:rsidRDefault="004474D3">
      <w:pPr>
        <w:pStyle w:val="BodyText"/>
        <w:spacing w:line="227" w:lineRule="exact"/>
        <w:ind w:left="613"/>
        <w:rPr>
          <w:lang w:eastAsia="zh-CN"/>
        </w:rPr>
      </w:pPr>
      <w:r>
        <w:rPr>
          <w:lang w:eastAsia="zh-CN"/>
        </w:rPr>
        <w:t>数据将被更新。</w:t>
      </w:r>
    </w:p>
    <w:p w:rsidR="0020037C" w:rsidRDefault="0020037C">
      <w:pPr>
        <w:spacing w:before="6" w:line="190" w:lineRule="exact"/>
        <w:rPr>
          <w:sz w:val="19"/>
          <w:szCs w:val="19"/>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事务提交命令：</w:t>
      </w:r>
    </w:p>
    <w:p w:rsidR="0020037C" w:rsidRDefault="00B0609F">
      <w:pPr>
        <w:pStyle w:val="BodyText"/>
        <w:spacing w:before="50"/>
        <w:ind w:left="897"/>
        <w:rPr>
          <w:rFonts w:ascii="仿宋" w:eastAsia="仿宋" w:hAnsi="仿宋" w:cs="仿宋"/>
        </w:rPr>
      </w:pPr>
      <w:r w:rsidRPr="00B0609F">
        <w:pict>
          <v:group id="_x0000_s2639" style="position:absolute;left:0;text-align:left;margin-left:95.85pt;margin-top:6.95pt;width:459.45pt;height:10.6pt;z-index:-251614720;mso-position-horizontal-relative:page" coordorigin="1917,139" coordsize="9189,212">
            <v:shape id="_x0000_s2640"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db.transCommit()</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pPr>
      <w:bookmarkStart w:id="439" w:name="db.transRollback()"/>
      <w:bookmarkStart w:id="440" w:name="_bookmark169"/>
      <w:bookmarkEnd w:id="439"/>
      <w:bookmarkEnd w:id="440"/>
      <w:r>
        <w:rPr>
          <w:w w:val="95"/>
        </w:rPr>
        <w:t>db.transRollback()</w:t>
      </w:r>
    </w:p>
    <w:p w:rsidR="0020037C" w:rsidRDefault="0020037C">
      <w:pPr>
        <w:spacing w:before="9" w:line="190" w:lineRule="exact"/>
        <w:rPr>
          <w:sz w:val="19"/>
          <w:szCs w:val="19"/>
        </w:rPr>
      </w:pPr>
    </w:p>
    <w:p w:rsidR="0020037C" w:rsidRDefault="004474D3">
      <w:pPr>
        <w:pStyle w:val="BodyText"/>
        <w:spacing w:line="251" w:lineRule="auto"/>
      </w:pPr>
      <w:r>
        <w:t>db.transRollback()</w:t>
      </w:r>
      <w:r>
        <w:rPr>
          <w:w w:val="95"/>
        </w:rPr>
        <w:t xml:space="preserve"> </w:t>
      </w:r>
      <w:r>
        <w:t>事务回滚。在开启事务之后，如果单个逻辑工作单元执行的操作出现异常，执行事务回滚命令，那么数据库</w:t>
      </w:r>
    </w:p>
    <w:p w:rsidR="0020037C" w:rsidRDefault="004474D3">
      <w:pPr>
        <w:pStyle w:val="BodyText"/>
        <w:spacing w:line="227" w:lineRule="exact"/>
      </w:pPr>
      <w:r>
        <w:t>回到原来状态。</w:t>
      </w:r>
    </w:p>
    <w:p w:rsidR="0020037C" w:rsidRDefault="0020037C">
      <w:pPr>
        <w:spacing w:before="6" w:line="190" w:lineRule="exact"/>
        <w:rPr>
          <w:sz w:val="19"/>
          <w:szCs w:val="19"/>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事务回滚命令：</w:t>
      </w:r>
    </w:p>
    <w:p w:rsidR="0020037C" w:rsidRDefault="00B0609F">
      <w:pPr>
        <w:pStyle w:val="BodyText"/>
        <w:spacing w:before="50"/>
        <w:ind w:left="1217"/>
        <w:rPr>
          <w:rFonts w:ascii="仿宋" w:eastAsia="仿宋" w:hAnsi="仿宋" w:cs="仿宋"/>
        </w:rPr>
      </w:pPr>
      <w:r w:rsidRPr="00B0609F">
        <w:pict>
          <v:group id="_x0000_s2637" style="position:absolute;left:0;text-align:left;margin-left:95.85pt;margin-top:6.95pt;width:459.45pt;height:10.6pt;z-index:-251613696;mso-position-horizontal-relative:page" coordorigin="1917,139" coordsize="9189,212">
            <v:shape id="_x0000_s263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db.transRollback()</w:t>
      </w:r>
    </w:p>
    <w:p w:rsidR="0020037C" w:rsidRDefault="0020037C">
      <w:pPr>
        <w:spacing w:before="1" w:line="100" w:lineRule="exact"/>
        <w:rPr>
          <w:sz w:val="10"/>
          <w:szCs w:val="10"/>
        </w:rPr>
      </w:pPr>
    </w:p>
    <w:p w:rsidR="0008578B" w:rsidRDefault="00453ED8">
      <w:pPr>
        <w:pStyle w:val="Heading3"/>
        <w:ind w:leftChars="180" w:left="396"/>
        <w:rPr>
          <w:rFonts w:eastAsiaTheme="minorEastAsia"/>
          <w:lang w:eastAsia="zh-CN"/>
        </w:rPr>
      </w:pPr>
      <w:bookmarkStart w:id="441" w:name="db.collectionspace.createCL()"/>
      <w:bookmarkStart w:id="442" w:name="_bookmark170"/>
      <w:bookmarkEnd w:id="441"/>
      <w:bookmarkEnd w:id="442"/>
      <w:r>
        <w:rPr>
          <w:w w:val="95"/>
        </w:rPr>
        <w:t>db.createProcedures()</w:t>
      </w:r>
    </w:p>
    <w:p w:rsidR="0008578B" w:rsidRDefault="0008578B">
      <w:pPr>
        <w:spacing w:before="9" w:line="190" w:lineRule="exact"/>
        <w:ind w:leftChars="100" w:left="220"/>
        <w:rPr>
          <w:sz w:val="19"/>
          <w:szCs w:val="19"/>
        </w:rPr>
      </w:pPr>
    </w:p>
    <w:p w:rsidR="0008578B" w:rsidRDefault="00453ED8">
      <w:pPr>
        <w:pStyle w:val="BodyText"/>
        <w:spacing w:line="251" w:lineRule="auto"/>
        <w:ind w:leftChars="379" w:left="834" w:rightChars="1739" w:right="3826"/>
      </w:pPr>
      <w:r>
        <w:rPr>
          <w:w w:val="95"/>
        </w:rPr>
        <w:t>db.createProcedures(&lt;code&gt;)</w:t>
      </w:r>
      <w:r>
        <w:rPr>
          <w:w w:val="93"/>
        </w:rPr>
        <w:t xml:space="preserve"> </w:t>
      </w:r>
      <w:r>
        <w:rPr>
          <w:w w:val="95"/>
        </w:rPr>
        <w:t>在数据库对象中创建</w:t>
      </w:r>
      <w:r>
        <w:rPr>
          <w:rFonts w:eastAsiaTheme="minorEastAsia" w:hint="eastAsia"/>
          <w:w w:val="95"/>
          <w:lang w:eastAsia="zh-CN"/>
        </w:rPr>
        <w:t>存储过程</w:t>
      </w:r>
      <w:r>
        <w:rPr>
          <w:w w:val="95"/>
        </w:rPr>
        <w:t>。</w:t>
      </w:r>
    </w:p>
    <w:p w:rsidR="0008578B" w:rsidRDefault="0008578B">
      <w:pPr>
        <w:spacing w:before="4" w:line="180" w:lineRule="exact"/>
        <w:ind w:leftChars="100" w:left="220"/>
        <w:rPr>
          <w:sz w:val="18"/>
          <w:szCs w:val="18"/>
        </w:rPr>
      </w:pPr>
    </w:p>
    <w:p w:rsidR="0008578B" w:rsidRDefault="00453ED8">
      <w:pPr>
        <w:pStyle w:val="BodyText"/>
        <w:ind w:leftChars="379" w:left="834"/>
      </w:pPr>
      <w:r>
        <w:t>参数描述</w:t>
      </w:r>
    </w:p>
    <w:p w:rsidR="0008578B" w:rsidRDefault="0008578B">
      <w:pPr>
        <w:spacing w:before="7" w:line="20" w:lineRule="exact"/>
        <w:ind w:leftChars="100" w:left="220"/>
        <w:rPr>
          <w:sz w:val="4"/>
          <w:szCs w:val="4"/>
        </w:rPr>
      </w:pPr>
    </w:p>
    <w:tbl>
      <w:tblPr>
        <w:tblW w:w="0" w:type="auto"/>
        <w:tblInd w:w="823" w:type="dxa"/>
        <w:tblLayout w:type="fixed"/>
        <w:tblCellMar>
          <w:left w:w="0" w:type="dxa"/>
          <w:right w:w="0" w:type="dxa"/>
        </w:tblCellMar>
        <w:tblLook w:val="01E0"/>
      </w:tblPr>
      <w:tblGrid>
        <w:gridCol w:w="1444"/>
        <w:gridCol w:w="3292"/>
        <w:gridCol w:w="2363"/>
        <w:gridCol w:w="2373"/>
      </w:tblGrid>
      <w:tr w:rsidR="00453ED8" w:rsidTr="00453ED8">
        <w:trPr>
          <w:trHeight w:hRule="exact" w:val="305"/>
        </w:trPr>
        <w:tc>
          <w:tcPr>
            <w:tcW w:w="1444" w:type="dxa"/>
            <w:tcBorders>
              <w:top w:val="single" w:sz="8" w:space="0" w:color="000000"/>
              <w:left w:val="single" w:sz="8" w:space="0" w:color="000000"/>
              <w:bottom w:val="single" w:sz="8" w:space="0" w:color="000000"/>
              <w:right w:val="nil"/>
            </w:tcBorders>
          </w:tcPr>
          <w:p w:rsidR="00453ED8" w:rsidRDefault="00453ED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453ED8" w:rsidRDefault="00453ED8" w:rsidP="00072619">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453ED8" w:rsidTr="00453ED8">
        <w:trPr>
          <w:trHeight w:hRule="exact" w:val="535"/>
        </w:trPr>
        <w:tc>
          <w:tcPr>
            <w:tcW w:w="1444" w:type="dxa"/>
            <w:tcBorders>
              <w:top w:val="single" w:sz="8" w:space="0" w:color="000000"/>
              <w:left w:val="single" w:sz="8" w:space="0" w:color="000000"/>
              <w:bottom w:val="single" w:sz="8" w:space="0" w:color="000000"/>
              <w:right w:val="nil"/>
            </w:tcBorders>
          </w:tcPr>
          <w:p w:rsidR="00453ED8" w:rsidRDefault="00453ED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code</w:t>
            </w:r>
          </w:p>
        </w:tc>
        <w:tc>
          <w:tcPr>
            <w:tcW w:w="3292" w:type="dxa"/>
            <w:tcBorders>
              <w:top w:val="nil"/>
              <w:left w:val="nil"/>
              <w:bottom w:val="nil"/>
              <w:right w:val="single" w:sz="8" w:space="0" w:color="000000"/>
            </w:tcBorders>
          </w:tcPr>
          <w:p w:rsidR="00453ED8" w:rsidRDefault="00453ED8" w:rsidP="00072619">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自定义函数</w:t>
            </w:r>
          </w:p>
        </w:tc>
        <w:tc>
          <w:tcPr>
            <w:tcW w:w="236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标准函数定义，不是字符串类型，在</w:t>
            </w:r>
          </w:p>
          <w:p w:rsidR="00453ED8" w:rsidRDefault="00453ED8" w:rsidP="00072619">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输入参数时不能使用引号。</w:t>
            </w:r>
          </w:p>
        </w:tc>
        <w:tc>
          <w:tcPr>
            <w:tcW w:w="237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08578B" w:rsidRDefault="0008578B">
      <w:pPr>
        <w:spacing w:before="3" w:line="200" w:lineRule="exact"/>
        <w:ind w:leftChars="100" w:left="220"/>
        <w:rPr>
          <w:sz w:val="20"/>
          <w:szCs w:val="20"/>
        </w:rPr>
      </w:pPr>
    </w:p>
    <w:p w:rsidR="0008578B" w:rsidRDefault="00453ED8">
      <w:pPr>
        <w:pStyle w:val="BodyText"/>
        <w:spacing w:line="310" w:lineRule="exact"/>
        <w:ind w:leftChars="379" w:left="834"/>
      </w:pPr>
      <w:r>
        <w:t>格式</w:t>
      </w:r>
    </w:p>
    <w:p w:rsidR="0008578B" w:rsidRDefault="00453ED8">
      <w:pPr>
        <w:pStyle w:val="BodyText"/>
        <w:spacing w:before="16"/>
        <w:ind w:leftChars="379" w:left="834"/>
      </w:pPr>
      <w:r>
        <w:t>createProcedures()方法的定义格式包含code参数，参数值为标准函数定义。</w:t>
      </w:r>
    </w:p>
    <w:p w:rsidR="0008578B" w:rsidRDefault="00B0609F">
      <w:pPr>
        <w:pStyle w:val="BodyText"/>
        <w:spacing w:before="48"/>
        <w:ind w:leftChars="379" w:left="834"/>
        <w:rPr>
          <w:rFonts w:ascii="仿宋" w:eastAsia="仿宋" w:hAnsi="仿宋" w:cs="仿宋"/>
        </w:rPr>
      </w:pPr>
      <w:r w:rsidRPr="00B0609F">
        <w:pict>
          <v:group id="_x0000_s3730" style="position:absolute;left:0;text-align:left;margin-left:81.7pt;margin-top:6.85pt;width:473.6pt;height:10.6pt;z-index:-251309568;mso-position-horizontal-relative:page" coordorigin="1634,137" coordsize="9472,212">
            <v:shape id="_x0000_s3731" style="position:absolute;left:1634;top:137;width:9472;height:212" coordorigin="1634,137" coordsize="9472,212" path="m1634,137r9472,l11106,349r-9472,l1634,137xe" fillcolor="#efefef" stroked="f">
              <v:path arrowok="t"/>
            </v:shape>
            <w10:wrap anchorx="page"/>
          </v:group>
        </w:pict>
      </w:r>
      <w:r w:rsidR="00453ED8">
        <w:rPr>
          <w:rFonts w:ascii="仿宋" w:eastAsia="仿宋" w:hAnsi="仿宋" w:cs="仿宋"/>
        </w:rPr>
        <w:t>createProcedures(&lt;code&gt;)</w:t>
      </w:r>
    </w:p>
    <w:p w:rsidR="0008578B" w:rsidRDefault="00453ED8">
      <w:pPr>
        <w:pStyle w:val="BodyText"/>
        <w:spacing w:before="45"/>
        <w:ind w:leftChars="379" w:left="834"/>
      </w:pPr>
      <w:r>
        <w:t>说明：</w:t>
      </w:r>
    </w:p>
    <w:p w:rsidR="0008578B" w:rsidRDefault="0008578B">
      <w:pPr>
        <w:spacing w:before="1" w:line="120" w:lineRule="exact"/>
        <w:ind w:leftChars="100" w:left="220"/>
        <w:rPr>
          <w:sz w:val="12"/>
          <w:szCs w:val="12"/>
        </w:rPr>
      </w:pPr>
    </w:p>
    <w:p w:rsidR="0008578B" w:rsidRDefault="00453ED8">
      <w:pPr>
        <w:pStyle w:val="BodyText"/>
        <w:numPr>
          <w:ilvl w:val="1"/>
          <w:numId w:val="26"/>
        </w:numPr>
        <w:tabs>
          <w:tab w:val="left" w:pos="897"/>
        </w:tabs>
        <w:spacing w:line="169" w:lineRule="auto"/>
        <w:ind w:leftChars="379" w:left="1118" w:rightChars="457" w:right="1005"/>
      </w:pPr>
      <w:r>
        <w:rPr>
          <w:w w:val="95"/>
          <w:position w:val="1"/>
        </w:rPr>
        <w:t xml:space="preserve">推荐直接使用存储过程中已初始化全局的 </w:t>
      </w:r>
      <w:r>
        <w:rPr>
          <w:spacing w:val="1"/>
          <w:w w:val="95"/>
          <w:position w:val="1"/>
        </w:rPr>
        <w:t xml:space="preserve"> </w:t>
      </w:r>
      <w:r>
        <w:rPr>
          <w:w w:val="95"/>
          <w:position w:val="1"/>
        </w:rPr>
        <w:t xml:space="preserve">db </w:t>
      </w:r>
      <w:r>
        <w:rPr>
          <w:spacing w:val="1"/>
          <w:w w:val="95"/>
          <w:position w:val="1"/>
        </w:rPr>
        <w:t xml:space="preserve"> </w:t>
      </w:r>
      <w:r>
        <w:rPr>
          <w:w w:val="95"/>
          <w:position w:val="1"/>
        </w:rPr>
        <w:t xml:space="preserve">，如： </w:t>
      </w:r>
      <w:r>
        <w:rPr>
          <w:spacing w:val="2"/>
          <w:w w:val="95"/>
          <w:position w:val="1"/>
        </w:rPr>
        <w:t xml:space="preserve"> </w:t>
      </w:r>
      <w:r>
        <w:rPr>
          <w:w w:val="95"/>
          <w:position w:val="1"/>
        </w:rPr>
        <w:t xml:space="preserve">db.createProcedures( </w:t>
      </w:r>
      <w:r>
        <w:rPr>
          <w:spacing w:val="1"/>
          <w:w w:val="95"/>
          <w:position w:val="1"/>
        </w:rPr>
        <w:t xml:space="preserve"> </w:t>
      </w:r>
      <w:r>
        <w:rPr>
          <w:w w:val="95"/>
          <w:position w:val="1"/>
        </w:rPr>
        <w:t xml:space="preserve">function </w:t>
      </w:r>
      <w:r>
        <w:rPr>
          <w:spacing w:val="2"/>
          <w:w w:val="95"/>
          <w:position w:val="1"/>
        </w:rPr>
        <w:t xml:space="preserve"> </w:t>
      </w:r>
      <w:r>
        <w:rPr>
          <w:w w:val="95"/>
          <w:position w:val="1"/>
        </w:rPr>
        <w:t xml:space="preserve">getAll(){return </w:t>
      </w:r>
      <w:r>
        <w:rPr>
          <w:w w:val="95"/>
        </w:rPr>
        <w:t>db.foo.bar.find();}</w:t>
      </w:r>
      <w:r>
        <w:rPr>
          <w:spacing w:val="45"/>
          <w:w w:val="95"/>
        </w:rPr>
        <w:t xml:space="preserve"> </w:t>
      </w:r>
      <w:r>
        <w:rPr>
          <w:w w:val="95"/>
        </w:rPr>
        <w:t>)</w:t>
      </w:r>
      <w:r>
        <w:rPr>
          <w:spacing w:val="46"/>
          <w:w w:val="95"/>
        </w:rPr>
        <w:t xml:space="preserve"> </w:t>
      </w:r>
      <w:r>
        <w:rPr>
          <w:w w:val="95"/>
        </w:rPr>
        <w:t>。但如果需要鉴权，则全局</w:t>
      </w:r>
      <w:r>
        <w:rPr>
          <w:spacing w:val="45"/>
          <w:w w:val="95"/>
        </w:rPr>
        <w:t xml:space="preserve"> </w:t>
      </w:r>
      <w:r>
        <w:rPr>
          <w:w w:val="95"/>
        </w:rPr>
        <w:t>db</w:t>
      </w:r>
      <w:r>
        <w:rPr>
          <w:spacing w:val="46"/>
          <w:w w:val="95"/>
        </w:rPr>
        <w:t xml:space="preserve"> </w:t>
      </w:r>
      <w:r>
        <w:rPr>
          <w:w w:val="95"/>
        </w:rPr>
        <w:t>失效。需要自己初始化</w:t>
      </w:r>
      <w:r>
        <w:rPr>
          <w:spacing w:val="45"/>
          <w:w w:val="95"/>
        </w:rPr>
        <w:t xml:space="preserve"> </w:t>
      </w:r>
      <w:r>
        <w:rPr>
          <w:w w:val="95"/>
        </w:rPr>
        <w:t>db</w:t>
      </w:r>
      <w:r>
        <w:rPr>
          <w:spacing w:val="46"/>
          <w:w w:val="95"/>
        </w:rPr>
        <w:t xml:space="preserve"> </w:t>
      </w:r>
      <w:r>
        <w:rPr>
          <w:w w:val="95"/>
        </w:rPr>
        <w:t>。</w:t>
      </w:r>
    </w:p>
    <w:p w:rsidR="0008578B" w:rsidRDefault="00453ED8">
      <w:pPr>
        <w:pStyle w:val="BodyText"/>
        <w:tabs>
          <w:tab w:val="left" w:pos="897"/>
        </w:tabs>
        <w:spacing w:before="26" w:line="169" w:lineRule="auto"/>
        <w:ind w:leftChars="379" w:left="1118" w:rightChars="268" w:right="590" w:hanging="284"/>
      </w:pPr>
      <w:r>
        <w:rPr>
          <w:rFonts w:ascii="Times New Roman" w:eastAsia="Times New Roman" w:hAnsi="Times New Roman" w:cs="Times New Roman"/>
        </w:rPr>
        <w:t>•</w:t>
      </w:r>
      <w:r>
        <w:rPr>
          <w:rFonts w:ascii="Times New Roman" w:eastAsia="Times New Roman" w:hAnsi="Times New Roman" w:cs="Times New Roman"/>
        </w:rPr>
        <w:tab/>
      </w:r>
      <w:r>
        <w:rPr>
          <w:position w:val="1"/>
        </w:rPr>
        <w:t>自己初始化</w:t>
      </w:r>
      <w:r>
        <w:rPr>
          <w:spacing w:val="-27"/>
          <w:position w:val="1"/>
        </w:rPr>
        <w:t xml:space="preserve"> </w:t>
      </w:r>
      <w:r>
        <w:rPr>
          <w:position w:val="1"/>
        </w:rPr>
        <w:t>db</w:t>
      </w:r>
      <w:r>
        <w:rPr>
          <w:spacing w:val="-27"/>
          <w:position w:val="1"/>
        </w:rPr>
        <w:t xml:space="preserve"> </w:t>
      </w:r>
      <w:r>
        <w:rPr>
          <w:position w:val="1"/>
        </w:rPr>
        <w:t>的形式为</w:t>
      </w:r>
      <w:r>
        <w:rPr>
          <w:spacing w:val="-26"/>
          <w:position w:val="1"/>
        </w:rPr>
        <w:t xml:space="preserve"> </w:t>
      </w:r>
      <w:r>
        <w:rPr>
          <w:position w:val="1"/>
        </w:rPr>
        <w:t>var</w:t>
      </w:r>
      <w:r>
        <w:rPr>
          <w:spacing w:val="-27"/>
          <w:position w:val="1"/>
        </w:rPr>
        <w:t xml:space="preserve"> </w:t>
      </w:r>
      <w:r>
        <w:rPr>
          <w:position w:val="1"/>
        </w:rPr>
        <w:t>db=new</w:t>
      </w:r>
      <w:r>
        <w:rPr>
          <w:spacing w:val="-27"/>
          <w:position w:val="1"/>
        </w:rPr>
        <w:t xml:space="preserve"> </w:t>
      </w:r>
      <w:r>
        <w:rPr>
          <w:position w:val="1"/>
        </w:rPr>
        <w:t>Sdb()</w:t>
      </w:r>
      <w:r>
        <w:rPr>
          <w:spacing w:val="-26"/>
          <w:position w:val="1"/>
        </w:rPr>
        <w:t xml:space="preserve"> </w:t>
      </w:r>
      <w:r>
        <w:rPr>
          <w:position w:val="1"/>
        </w:rPr>
        <w:t>。如果需要加入用户名和密码，为</w:t>
      </w:r>
      <w:r>
        <w:rPr>
          <w:spacing w:val="-27"/>
          <w:position w:val="1"/>
        </w:rPr>
        <w:t xml:space="preserve"> </w:t>
      </w:r>
      <w:r>
        <w:rPr>
          <w:position w:val="1"/>
        </w:rPr>
        <w:t>var</w:t>
      </w:r>
      <w:r>
        <w:rPr>
          <w:spacing w:val="-27"/>
          <w:position w:val="1"/>
        </w:rPr>
        <w:t xml:space="preserve"> </w:t>
      </w:r>
      <w:r>
        <w:rPr>
          <w:position w:val="1"/>
        </w:rPr>
        <w:t>db=new</w:t>
      </w:r>
      <w:r>
        <w:rPr>
          <w:w w:val="90"/>
          <w:position w:val="1"/>
        </w:rPr>
        <w:t xml:space="preserve"> </w:t>
      </w:r>
      <w:r>
        <w:t>Sdb('usrname',</w:t>
      </w:r>
      <w:r>
        <w:rPr>
          <w:spacing w:val="-22"/>
        </w:rPr>
        <w:t xml:space="preserve"> </w:t>
      </w:r>
      <w:r>
        <w:t>'passwd')</w:t>
      </w:r>
      <w:r>
        <w:rPr>
          <w:spacing w:val="-22"/>
        </w:rPr>
        <w:t xml:space="preserve"> </w:t>
      </w:r>
      <w:r>
        <w:t>。</w:t>
      </w:r>
      <w:r>
        <w:rPr>
          <w:spacing w:val="-22"/>
        </w:rPr>
        <w:t xml:space="preserve"> </w:t>
      </w:r>
      <w:r>
        <w:t>这里需要注意的时，存储过程只能运行在已连接上的</w:t>
      </w:r>
      <w:r>
        <w:rPr>
          <w:spacing w:val="-22"/>
        </w:rPr>
        <w:t xml:space="preserve"> </w:t>
      </w:r>
      <w:r>
        <w:t>db</w:t>
      </w:r>
      <w:r>
        <w:rPr>
          <w:spacing w:val="-21"/>
        </w:rPr>
        <w:t xml:space="preserve"> </w:t>
      </w:r>
      <w:r>
        <w:t>，不提供远程连接</w:t>
      </w:r>
    </w:p>
    <w:p w:rsidR="00453ED8" w:rsidRDefault="00453ED8" w:rsidP="00453ED8">
      <w:pPr>
        <w:spacing w:line="169" w:lineRule="auto"/>
        <w:ind w:leftChars="100" w:left="220"/>
        <w:sectPr w:rsidR="00453ED8">
          <w:pgSz w:w="12240" w:h="15840"/>
          <w:pgMar w:top="900" w:right="680" w:bottom="280" w:left="1020" w:header="713" w:footer="0" w:gutter="0"/>
          <w:cols w:space="720"/>
        </w:sectPr>
      </w:pPr>
    </w:p>
    <w:p w:rsidR="0008578B" w:rsidRDefault="0008578B">
      <w:pPr>
        <w:spacing w:before="4" w:line="130" w:lineRule="exact"/>
        <w:ind w:leftChars="100" w:left="220"/>
        <w:rPr>
          <w:sz w:val="13"/>
          <w:szCs w:val="13"/>
        </w:rPr>
      </w:pPr>
    </w:p>
    <w:p w:rsidR="0008578B" w:rsidRDefault="00453ED8">
      <w:pPr>
        <w:pStyle w:val="BodyText"/>
        <w:spacing w:before="55" w:line="167" w:lineRule="auto"/>
        <w:ind w:leftChars="653" w:left="1437"/>
      </w:pPr>
      <w:r>
        <w:rPr>
          <w:w w:val="95"/>
        </w:rPr>
        <w:t>其他</w:t>
      </w:r>
      <w:r>
        <w:rPr>
          <w:spacing w:val="26"/>
          <w:w w:val="95"/>
        </w:rPr>
        <w:t xml:space="preserve"> </w:t>
      </w:r>
      <w:r>
        <w:rPr>
          <w:w w:val="95"/>
        </w:rPr>
        <w:t>db</w:t>
      </w:r>
      <w:r>
        <w:rPr>
          <w:spacing w:val="26"/>
          <w:w w:val="95"/>
        </w:rPr>
        <w:t xml:space="preserve"> </w:t>
      </w:r>
      <w:r>
        <w:rPr>
          <w:w w:val="95"/>
        </w:rPr>
        <w:t>的方法。在不需要鉴权的情况下，即使如</w:t>
      </w:r>
      <w:r>
        <w:rPr>
          <w:spacing w:val="26"/>
          <w:w w:val="95"/>
        </w:rPr>
        <w:t xml:space="preserve"> </w:t>
      </w:r>
      <w:r>
        <w:rPr>
          <w:w w:val="95"/>
        </w:rPr>
        <w:t>var</w:t>
      </w:r>
      <w:r>
        <w:rPr>
          <w:spacing w:val="26"/>
          <w:w w:val="95"/>
        </w:rPr>
        <w:t xml:space="preserve"> </w:t>
      </w:r>
      <w:r>
        <w:rPr>
          <w:w w:val="95"/>
        </w:rPr>
        <w:t>db</w:t>
      </w:r>
      <w:r>
        <w:rPr>
          <w:spacing w:val="26"/>
          <w:w w:val="95"/>
        </w:rPr>
        <w:t xml:space="preserve"> </w:t>
      </w:r>
      <w:r>
        <w:rPr>
          <w:w w:val="95"/>
        </w:rPr>
        <w:t>=</w:t>
      </w:r>
      <w:r>
        <w:rPr>
          <w:spacing w:val="26"/>
          <w:w w:val="95"/>
        </w:rPr>
        <w:t xml:space="preserve"> </w:t>
      </w:r>
      <w:r>
        <w:rPr>
          <w:w w:val="95"/>
        </w:rPr>
        <w:t>new</w:t>
      </w:r>
      <w:r>
        <w:rPr>
          <w:spacing w:val="26"/>
          <w:w w:val="95"/>
        </w:rPr>
        <w:t xml:space="preserve"> </w:t>
      </w:r>
      <w:r>
        <w:rPr>
          <w:w w:val="95"/>
        </w:rPr>
        <w:t>Sdb('hostname',</w:t>
      </w:r>
      <w:r>
        <w:rPr>
          <w:spacing w:val="26"/>
          <w:w w:val="95"/>
        </w:rPr>
        <w:t xml:space="preserve"> </w:t>
      </w:r>
      <w:r>
        <w:rPr>
          <w:w w:val="95"/>
        </w:rPr>
        <w:t>'servicename')</w:t>
      </w:r>
      <w:r>
        <w:rPr>
          <w:spacing w:val="27"/>
          <w:w w:val="95"/>
        </w:rPr>
        <w:t xml:space="preserve"> </w:t>
      </w:r>
      <w:r>
        <w:rPr>
          <w:w w:val="95"/>
        </w:rPr>
        <w:t>语句正</w:t>
      </w:r>
      <w:r>
        <w:t xml:space="preserve"> </w:t>
      </w:r>
      <w:r>
        <w:rPr>
          <w:w w:val="95"/>
        </w:rPr>
        <w:t>常执行。得到的</w:t>
      </w:r>
      <w:r>
        <w:rPr>
          <w:spacing w:val="42"/>
          <w:w w:val="95"/>
        </w:rPr>
        <w:t xml:space="preserve"> </w:t>
      </w:r>
      <w:r>
        <w:rPr>
          <w:w w:val="95"/>
        </w:rPr>
        <w:t>db</w:t>
      </w:r>
      <w:r>
        <w:rPr>
          <w:spacing w:val="43"/>
          <w:w w:val="95"/>
        </w:rPr>
        <w:t xml:space="preserve"> </w:t>
      </w:r>
      <w:r>
        <w:rPr>
          <w:w w:val="95"/>
        </w:rPr>
        <w:t>仍然是本地</w:t>
      </w:r>
      <w:r>
        <w:rPr>
          <w:spacing w:val="43"/>
          <w:w w:val="95"/>
        </w:rPr>
        <w:t xml:space="preserve"> </w:t>
      </w:r>
      <w:r>
        <w:rPr>
          <w:w w:val="95"/>
        </w:rPr>
        <w:t>db。</w:t>
      </w:r>
    </w:p>
    <w:p w:rsidR="0008578B" w:rsidRDefault="00453ED8">
      <w:pPr>
        <w:pStyle w:val="BodyText"/>
        <w:tabs>
          <w:tab w:val="left" w:pos="1217"/>
        </w:tabs>
        <w:spacing w:line="283" w:lineRule="exact"/>
        <w:ind w:leftChars="524" w:left="11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db</w:t>
      </w:r>
      <w:r>
        <w:rPr>
          <w:spacing w:val="-17"/>
          <w:position w:val="1"/>
          <w:lang w:eastAsia="zh-CN"/>
        </w:rPr>
        <w:t xml:space="preserve"> </w:t>
      </w:r>
      <w:r>
        <w:rPr>
          <w:position w:val="1"/>
          <w:lang w:eastAsia="zh-CN"/>
        </w:rPr>
        <w:t>角色必须为</w:t>
      </w:r>
      <w:r>
        <w:rPr>
          <w:spacing w:val="-16"/>
          <w:position w:val="1"/>
          <w:lang w:eastAsia="zh-CN"/>
        </w:rPr>
        <w:t xml:space="preserve"> </w:t>
      </w:r>
      <w:r>
        <w:rPr>
          <w:position w:val="1"/>
          <w:lang w:eastAsia="zh-CN"/>
        </w:rPr>
        <w:t>协调节点。</w:t>
      </w:r>
      <w:r>
        <w:rPr>
          <w:spacing w:val="-16"/>
          <w:position w:val="1"/>
          <w:lang w:eastAsia="zh-CN"/>
        </w:rPr>
        <w:t xml:space="preserve"> </w:t>
      </w:r>
      <w:r>
        <w:rPr>
          <w:position w:val="1"/>
          <w:lang w:eastAsia="zh-CN"/>
        </w:rPr>
        <w:t>standalone</w:t>
      </w:r>
      <w:r>
        <w:rPr>
          <w:spacing w:val="-16"/>
          <w:position w:val="1"/>
          <w:lang w:eastAsia="zh-CN"/>
        </w:rPr>
        <w:t xml:space="preserve"> </w:t>
      </w:r>
      <w:r>
        <w:rPr>
          <w:position w:val="1"/>
          <w:lang w:eastAsia="zh-CN"/>
        </w:rPr>
        <w:t>模式不提供存储过程功能。</w:t>
      </w:r>
    </w:p>
    <w:p w:rsidR="0008578B" w:rsidRDefault="0008578B">
      <w:pPr>
        <w:spacing w:before="1" w:line="220" w:lineRule="exact"/>
        <w:ind w:leftChars="100" w:left="220"/>
        <w:rPr>
          <w:lang w:eastAsia="zh-CN"/>
        </w:rPr>
      </w:pPr>
    </w:p>
    <w:p w:rsidR="0008578B" w:rsidRDefault="00453ED8">
      <w:pPr>
        <w:pStyle w:val="BodyText"/>
        <w:ind w:leftChars="524" w:left="1153"/>
        <w:rPr>
          <w:lang w:eastAsia="zh-CN"/>
        </w:rPr>
      </w:pPr>
      <w:r>
        <w:rPr>
          <w:lang w:eastAsia="zh-CN"/>
        </w:rPr>
        <w:t>函数定义</w:t>
      </w:r>
    </w:p>
    <w:p w:rsidR="0008578B" w:rsidRDefault="00453ED8">
      <w:pPr>
        <w:pStyle w:val="BodyText"/>
        <w:tabs>
          <w:tab w:val="left" w:pos="1217"/>
        </w:tabs>
        <w:spacing w:before="31"/>
        <w:ind w:leftChars="524" w:left="11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函数定义</w:t>
      </w:r>
    </w:p>
    <w:p w:rsidR="0008578B" w:rsidRDefault="00453ED8">
      <w:pPr>
        <w:pStyle w:val="BodyText"/>
        <w:spacing w:before="18"/>
        <w:ind w:leftChars="653" w:left="1437"/>
      </w:pPr>
      <w:r>
        <w:rPr>
          <w:lang w:eastAsia="zh-CN"/>
        </w:rPr>
        <w:t>1.</w:t>
      </w:r>
      <w:r>
        <w:rPr>
          <w:spacing w:val="-23"/>
          <w:lang w:eastAsia="zh-CN"/>
        </w:rPr>
        <w:t xml:space="preserve"> </w:t>
      </w:r>
      <w:r>
        <w:rPr>
          <w:lang w:eastAsia="zh-CN"/>
        </w:rPr>
        <w:t>函数必须包含函数名。</w:t>
      </w:r>
      <w:r>
        <w:t>不能使用如:</w:t>
      </w:r>
      <w:r>
        <w:rPr>
          <w:spacing w:val="-22"/>
        </w:rPr>
        <w:t xml:space="preserve"> </w:t>
      </w:r>
      <w:r>
        <w:t>function(x,y){return</w:t>
      </w:r>
      <w:r>
        <w:rPr>
          <w:spacing w:val="-22"/>
        </w:rPr>
        <w:t xml:space="preserve"> </w:t>
      </w:r>
      <w:r>
        <w:t>x+y;}</w:t>
      </w:r>
    </w:p>
    <w:p w:rsidR="0008578B" w:rsidRDefault="00453ED8">
      <w:pPr>
        <w:pStyle w:val="BodyText"/>
        <w:spacing w:before="16"/>
        <w:ind w:leftChars="653" w:left="1437"/>
        <w:rPr>
          <w:lang w:eastAsia="zh-CN"/>
        </w:rPr>
      </w:pPr>
      <w:r>
        <w:rPr>
          <w:lang w:eastAsia="zh-CN"/>
        </w:rPr>
        <w:t>2.</w:t>
      </w:r>
      <w:r>
        <w:rPr>
          <w:spacing w:val="3"/>
          <w:lang w:eastAsia="zh-CN"/>
        </w:rPr>
        <w:t xml:space="preserve"> </w:t>
      </w:r>
      <w:r>
        <w:rPr>
          <w:lang w:eastAsia="zh-CN"/>
        </w:rPr>
        <w:t>在函数定义时可以调用其他函数甚至是不存在的函数。但需要保证运行时所有函数已存在。</w:t>
      </w:r>
    </w:p>
    <w:p w:rsidR="0008578B" w:rsidRDefault="00453ED8">
      <w:pPr>
        <w:pStyle w:val="BodyText"/>
        <w:spacing w:before="16"/>
        <w:ind w:leftChars="653" w:left="1437"/>
        <w:rPr>
          <w:lang w:eastAsia="zh-CN"/>
        </w:rPr>
      </w:pPr>
      <w:r>
        <w:rPr>
          <w:lang w:eastAsia="zh-CN"/>
        </w:rPr>
        <w:t>3.</w:t>
      </w:r>
      <w:r>
        <w:rPr>
          <w:spacing w:val="3"/>
          <w:lang w:eastAsia="zh-CN"/>
        </w:rPr>
        <w:t xml:space="preserve"> </w:t>
      </w:r>
      <w:r>
        <w:rPr>
          <w:lang w:eastAsia="zh-CN"/>
        </w:rPr>
        <w:t>函数名全局唯一。不提供重载。</w:t>
      </w:r>
    </w:p>
    <w:p w:rsidR="0008578B" w:rsidRDefault="00453ED8">
      <w:pPr>
        <w:pStyle w:val="BodyText"/>
        <w:spacing w:before="16"/>
        <w:ind w:leftChars="653" w:left="1437"/>
        <w:rPr>
          <w:lang w:eastAsia="zh-CN"/>
        </w:rPr>
      </w:pPr>
      <w:r>
        <w:rPr>
          <w:lang w:eastAsia="zh-CN"/>
        </w:rPr>
        <w:t>4.</w:t>
      </w:r>
      <w:r>
        <w:rPr>
          <w:spacing w:val="3"/>
          <w:lang w:eastAsia="zh-CN"/>
        </w:rPr>
        <w:t xml:space="preserve"> </w:t>
      </w:r>
      <w:r>
        <w:rPr>
          <w:lang w:eastAsia="zh-CN"/>
        </w:rPr>
        <w:t>每个函数均在全系统可用。随意删除一个存储过程可能导致他人运行失败</w:t>
      </w:r>
    </w:p>
    <w:p w:rsidR="0008578B" w:rsidRDefault="00453ED8">
      <w:pPr>
        <w:pStyle w:val="BodyText"/>
        <w:tabs>
          <w:tab w:val="left" w:pos="1217"/>
        </w:tabs>
        <w:spacing w:line="268" w:lineRule="exact"/>
        <w:ind w:leftChars="524" w:left="11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函数参数</w:t>
      </w:r>
    </w:p>
    <w:p w:rsidR="0008578B" w:rsidRDefault="00453ED8">
      <w:pPr>
        <w:pStyle w:val="BodyText"/>
        <w:spacing w:before="18"/>
        <w:ind w:leftChars="653" w:left="1437"/>
        <w:rPr>
          <w:lang w:eastAsia="zh-CN"/>
        </w:rPr>
      </w:pPr>
      <w:r>
        <w:rPr>
          <w:w w:val="95"/>
          <w:lang w:eastAsia="zh-CN"/>
        </w:rPr>
        <w:t>native</w:t>
      </w:r>
      <w:r>
        <w:rPr>
          <w:spacing w:val="-8"/>
          <w:w w:val="95"/>
          <w:lang w:eastAsia="zh-CN"/>
        </w:rPr>
        <w:t xml:space="preserve"> </w:t>
      </w:r>
      <w:r>
        <w:rPr>
          <w:w w:val="95"/>
          <w:lang w:eastAsia="zh-CN"/>
        </w:rPr>
        <w:t>type</w:t>
      </w:r>
      <w:r>
        <w:rPr>
          <w:spacing w:val="-8"/>
          <w:w w:val="95"/>
          <w:lang w:eastAsia="zh-CN"/>
        </w:rPr>
        <w:t xml:space="preserve"> </w:t>
      </w:r>
      <w:r>
        <w:rPr>
          <w:w w:val="95"/>
          <w:lang w:eastAsia="zh-CN"/>
        </w:rPr>
        <w:t>of</w:t>
      </w:r>
      <w:r>
        <w:rPr>
          <w:spacing w:val="-8"/>
          <w:w w:val="95"/>
          <w:lang w:eastAsia="zh-CN"/>
        </w:rPr>
        <w:t xml:space="preserve"> </w:t>
      </w:r>
      <w:r>
        <w:rPr>
          <w:w w:val="95"/>
          <w:lang w:eastAsia="zh-CN"/>
        </w:rPr>
        <w:t>JS</w:t>
      </w:r>
    </w:p>
    <w:p w:rsidR="0008578B" w:rsidRDefault="00453ED8">
      <w:pPr>
        <w:pStyle w:val="BodyText"/>
        <w:tabs>
          <w:tab w:val="left" w:pos="1217"/>
        </w:tabs>
        <w:spacing w:line="268" w:lineRule="exact"/>
        <w:ind w:leftChars="524" w:left="11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函数输出</w:t>
      </w:r>
    </w:p>
    <w:p w:rsidR="0008578B" w:rsidRDefault="0008578B">
      <w:pPr>
        <w:spacing w:before="6" w:line="100" w:lineRule="exact"/>
        <w:ind w:leftChars="100" w:left="220"/>
        <w:rPr>
          <w:sz w:val="10"/>
          <w:szCs w:val="10"/>
          <w:lang w:eastAsia="zh-CN"/>
        </w:rPr>
      </w:pPr>
    </w:p>
    <w:p w:rsidR="0008578B" w:rsidRDefault="00453ED8">
      <w:pPr>
        <w:pStyle w:val="BodyText"/>
        <w:spacing w:line="167" w:lineRule="auto"/>
        <w:ind w:leftChars="653" w:left="1437"/>
        <w:rPr>
          <w:lang w:eastAsia="zh-CN"/>
        </w:rPr>
      </w:pPr>
      <w:r>
        <w:rPr>
          <w:lang w:eastAsia="zh-CN"/>
        </w:rPr>
        <w:t>函数中所有标准输出，标准错误会被屏蔽。同时不建议在函数定义或执行时加入输出语句。大量的输出 可能会导致存储过程运行失败</w:t>
      </w:r>
    </w:p>
    <w:p w:rsidR="0008578B" w:rsidRDefault="00453ED8">
      <w:pPr>
        <w:pStyle w:val="BodyText"/>
        <w:tabs>
          <w:tab w:val="left" w:pos="1217"/>
        </w:tabs>
        <w:spacing w:line="283" w:lineRule="exact"/>
        <w:ind w:leftChars="524" w:left="11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函数返回值</w:t>
      </w:r>
    </w:p>
    <w:p w:rsidR="0008578B" w:rsidRDefault="00453ED8">
      <w:pPr>
        <w:pStyle w:val="BodyText"/>
        <w:spacing w:before="18" w:line="376" w:lineRule="auto"/>
        <w:ind w:leftChars="524" w:left="1153" w:rightChars="739" w:right="1626" w:firstLine="283"/>
      </w:pPr>
      <w:r>
        <w:rPr>
          <w:w w:val="95"/>
          <w:lang w:eastAsia="zh-CN"/>
        </w:rPr>
        <w:t>函数返回值可以是除db以外任意类型数据。</w:t>
      </w:r>
      <w:r>
        <w:rPr>
          <w:w w:val="95"/>
        </w:rPr>
        <w:t xml:space="preserve">如: </w:t>
      </w:r>
      <w:r>
        <w:rPr>
          <w:spacing w:val="31"/>
          <w:w w:val="95"/>
        </w:rPr>
        <w:t xml:space="preserve"> </w:t>
      </w:r>
      <w:r>
        <w:rPr>
          <w:w w:val="95"/>
        </w:rPr>
        <w:t xml:space="preserve">function </w:t>
      </w:r>
      <w:r>
        <w:rPr>
          <w:spacing w:val="32"/>
          <w:w w:val="95"/>
        </w:rPr>
        <w:t xml:space="preserve"> </w:t>
      </w:r>
      <w:r>
        <w:rPr>
          <w:w w:val="95"/>
        </w:rPr>
        <w:t xml:space="preserve">getCL(){return </w:t>
      </w:r>
      <w:r>
        <w:rPr>
          <w:spacing w:val="32"/>
          <w:w w:val="95"/>
        </w:rPr>
        <w:t xml:space="preserve"> </w:t>
      </w:r>
      <w:r>
        <w:rPr>
          <w:w w:val="95"/>
        </w:rPr>
        <w:t>db.foo.bar;}</w:t>
      </w:r>
      <w:r>
        <w:rPr>
          <w:w w:val="98"/>
        </w:rPr>
        <w:t xml:space="preserve"> </w:t>
      </w:r>
      <w:r>
        <w:t>示例</w:t>
      </w:r>
    </w:p>
    <w:p w:rsidR="0008578B" w:rsidRDefault="00453ED8">
      <w:pPr>
        <w:pStyle w:val="BodyText"/>
        <w:numPr>
          <w:ilvl w:val="2"/>
          <w:numId w:val="26"/>
        </w:numPr>
        <w:tabs>
          <w:tab w:val="left" w:pos="1217"/>
        </w:tabs>
        <w:spacing w:line="226" w:lineRule="exact"/>
        <w:ind w:leftChars="524" w:left="1437"/>
      </w:pPr>
      <w:r>
        <w:rPr>
          <w:position w:val="1"/>
        </w:rPr>
        <w:t>创建sum函数</w:t>
      </w:r>
    </w:p>
    <w:p w:rsidR="0008578B" w:rsidRDefault="00B0609F">
      <w:pPr>
        <w:pStyle w:val="BodyText"/>
        <w:spacing w:before="10"/>
        <w:ind w:leftChars="653" w:left="1437"/>
        <w:rPr>
          <w:rFonts w:ascii="仿宋" w:eastAsia="仿宋" w:hAnsi="仿宋" w:cs="仿宋"/>
        </w:rPr>
      </w:pPr>
      <w:r w:rsidRPr="00B0609F">
        <w:pict>
          <v:group id="_x0000_s3732" style="position:absolute;left:0;text-align:left;margin-left:95.85pt;margin-top:4.95pt;width:459.45pt;height:10.6pt;z-index:-251308544;mso-position-horizontal-relative:page" coordorigin="1917,99" coordsize="9189,212">
            <v:shape id="_x0000_s3733" style="position:absolute;left:1917;top:99;width:9189;height:212" coordorigin="1917,99" coordsize="9189,212" path="m1917,99r9189,l11106,311r-9189,l1917,99xe" fillcolor="#efefef" stroked="f">
              <v:path arrowok="t"/>
            </v:shape>
            <w10:wrap anchorx="page"/>
          </v:group>
        </w:pict>
      </w:r>
      <w:r w:rsidR="00453ED8">
        <w:rPr>
          <w:rFonts w:ascii="仿宋" w:eastAsia="仿宋" w:hAnsi="仿宋" w:cs="仿宋"/>
        </w:rPr>
        <w:t>db.createProcedures(function sum(x,y){return x+y;})</w:t>
      </w:r>
    </w:p>
    <w:p w:rsidR="0008578B" w:rsidRDefault="00453ED8">
      <w:pPr>
        <w:pStyle w:val="BodyText"/>
        <w:spacing w:before="45"/>
        <w:ind w:leftChars="653" w:left="1437"/>
      </w:pPr>
      <w:r>
        <w:t>创建之后可以使用</w:t>
      </w:r>
      <w:hyperlink w:anchor="_bookmark210" w:history="1">
        <w:r>
          <w:rPr>
            <w:color w:val="0000FF"/>
          </w:rPr>
          <w:t>db.listProcedures()</w:t>
        </w:r>
      </w:hyperlink>
      <w:r>
        <w:rPr>
          <w:color w:val="000000"/>
        </w:rPr>
        <w:t>查看函数信息。</w:t>
      </w:r>
    </w:p>
    <w:p w:rsidR="0008578B" w:rsidRDefault="0008578B">
      <w:pPr>
        <w:spacing w:before="2" w:line="110" w:lineRule="exact"/>
        <w:ind w:leftChars="100" w:left="220"/>
        <w:rPr>
          <w:sz w:val="11"/>
          <w:szCs w:val="11"/>
        </w:rPr>
      </w:pPr>
    </w:p>
    <w:p w:rsidR="0008578B" w:rsidRDefault="00453ED8">
      <w:pPr>
        <w:pStyle w:val="Heading3"/>
        <w:ind w:leftChars="100" w:left="220" w:rightChars="3234" w:right="7115"/>
        <w:jc w:val="center"/>
      </w:pPr>
      <w:r>
        <w:rPr>
          <w:w w:val="95"/>
        </w:rPr>
        <w:t>db.removeProcedures()</w:t>
      </w:r>
    </w:p>
    <w:p w:rsidR="0008578B" w:rsidRDefault="0008578B">
      <w:pPr>
        <w:spacing w:before="9" w:line="190" w:lineRule="exact"/>
        <w:ind w:leftChars="100" w:left="220"/>
        <w:rPr>
          <w:sz w:val="19"/>
          <w:szCs w:val="19"/>
        </w:rPr>
      </w:pPr>
    </w:p>
    <w:p w:rsidR="0008578B" w:rsidRDefault="00453ED8">
      <w:pPr>
        <w:pStyle w:val="BodyText"/>
        <w:spacing w:line="251" w:lineRule="auto"/>
        <w:ind w:leftChars="524" w:left="1153" w:rightChars="1887" w:right="4151"/>
      </w:pPr>
      <w:r>
        <w:rPr>
          <w:w w:val="90"/>
        </w:rPr>
        <w:t xml:space="preserve">db.removeProcedures(&lt;function   </w:t>
      </w:r>
      <w:r>
        <w:rPr>
          <w:spacing w:val="2"/>
          <w:w w:val="90"/>
        </w:rPr>
        <w:t xml:space="preserve"> </w:t>
      </w:r>
      <w:r>
        <w:rPr>
          <w:w w:val="90"/>
        </w:rPr>
        <w:t>name&gt;)</w:t>
      </w:r>
      <w:r>
        <w:rPr>
          <w:w w:val="91"/>
        </w:rPr>
        <w:t xml:space="preserve"> </w:t>
      </w:r>
      <w:r>
        <w:rPr>
          <w:w w:val="95"/>
        </w:rPr>
        <w:t>删除指定的函数名，函数名必须存在，否则出现异常信息。</w:t>
      </w:r>
    </w:p>
    <w:p w:rsidR="0008578B" w:rsidRDefault="0008578B">
      <w:pPr>
        <w:spacing w:before="4" w:line="180" w:lineRule="exact"/>
        <w:ind w:leftChars="100" w:left="220"/>
        <w:rPr>
          <w:sz w:val="18"/>
          <w:szCs w:val="18"/>
        </w:rPr>
      </w:pPr>
    </w:p>
    <w:p w:rsidR="0008578B" w:rsidRDefault="00453ED8">
      <w:pPr>
        <w:pStyle w:val="BodyText"/>
        <w:ind w:leftChars="524" w:left="1153"/>
      </w:pPr>
      <w:r>
        <w:t>参数描述</w:t>
      </w:r>
    </w:p>
    <w:p w:rsidR="0008578B" w:rsidRDefault="0008578B">
      <w:pPr>
        <w:spacing w:before="7" w:line="20" w:lineRule="exact"/>
        <w:ind w:leftChars="100" w:left="220"/>
        <w:rPr>
          <w:sz w:val="4"/>
          <w:szCs w:val="4"/>
        </w:rPr>
      </w:pPr>
    </w:p>
    <w:tbl>
      <w:tblPr>
        <w:tblW w:w="9472" w:type="dxa"/>
        <w:tblInd w:w="1143" w:type="dxa"/>
        <w:tblLayout w:type="fixed"/>
        <w:tblCellMar>
          <w:left w:w="0" w:type="dxa"/>
          <w:right w:w="0" w:type="dxa"/>
        </w:tblCellMar>
        <w:tblLook w:val="01E0"/>
      </w:tblPr>
      <w:tblGrid>
        <w:gridCol w:w="1692"/>
        <w:gridCol w:w="3044"/>
        <w:gridCol w:w="2363"/>
        <w:gridCol w:w="2373"/>
      </w:tblGrid>
      <w:tr w:rsidR="00453ED8" w:rsidTr="00453ED8">
        <w:trPr>
          <w:trHeight w:hRule="exact" w:val="305"/>
        </w:trPr>
        <w:tc>
          <w:tcPr>
            <w:tcW w:w="1692" w:type="dxa"/>
            <w:tcBorders>
              <w:top w:val="single" w:sz="8" w:space="0" w:color="000000"/>
              <w:left w:val="single" w:sz="8" w:space="0" w:color="000000"/>
              <w:bottom w:val="single" w:sz="8" w:space="0" w:color="000000"/>
              <w:right w:val="nil"/>
            </w:tcBorders>
          </w:tcPr>
          <w:p w:rsidR="00453ED8" w:rsidRDefault="00453ED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044" w:type="dxa"/>
            <w:tcBorders>
              <w:top w:val="single" w:sz="8" w:space="0" w:color="000000"/>
              <w:left w:val="nil"/>
              <w:bottom w:val="single" w:sz="8" w:space="0" w:color="000000"/>
              <w:right w:val="single" w:sz="8" w:space="0" w:color="000000"/>
            </w:tcBorders>
          </w:tcPr>
          <w:p w:rsidR="00453ED8" w:rsidRDefault="00453ED8" w:rsidP="00072619">
            <w:pPr>
              <w:pStyle w:val="TableParagraph"/>
              <w:spacing w:line="212" w:lineRule="exact"/>
              <w:ind w:left="72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453ED8" w:rsidTr="00453ED8">
        <w:trPr>
          <w:trHeight w:hRule="exact" w:val="295"/>
        </w:trPr>
        <w:tc>
          <w:tcPr>
            <w:tcW w:w="1692" w:type="dxa"/>
            <w:tcBorders>
              <w:top w:val="single" w:sz="8" w:space="0" w:color="000000"/>
              <w:left w:val="single" w:sz="8" w:space="0" w:color="000000"/>
              <w:bottom w:val="single" w:sz="8" w:space="0" w:color="000000"/>
              <w:right w:val="nil"/>
            </w:tcBorders>
          </w:tcPr>
          <w:p w:rsidR="00453ED8" w:rsidRDefault="00453ED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function</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name</w:t>
            </w:r>
          </w:p>
        </w:tc>
        <w:tc>
          <w:tcPr>
            <w:tcW w:w="3044" w:type="dxa"/>
            <w:tcBorders>
              <w:top w:val="single" w:sz="8" w:space="0" w:color="000000"/>
              <w:left w:val="nil"/>
              <w:bottom w:val="single" w:sz="8" w:space="0" w:color="000000"/>
              <w:right w:val="single" w:sz="8" w:space="0" w:color="000000"/>
            </w:tcBorders>
          </w:tcPr>
          <w:p w:rsidR="00453ED8" w:rsidRDefault="00453ED8" w:rsidP="00072619">
            <w:pPr>
              <w:pStyle w:val="TableParagraph"/>
              <w:spacing w:line="207" w:lineRule="exact"/>
              <w:ind w:left="72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236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函数名</w:t>
            </w:r>
          </w:p>
        </w:tc>
        <w:tc>
          <w:tcPr>
            <w:tcW w:w="237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08578B" w:rsidRDefault="00453ED8">
      <w:pPr>
        <w:pStyle w:val="BodyText"/>
        <w:spacing w:before="77" w:line="167" w:lineRule="auto"/>
        <w:ind w:leftChars="524" w:left="1153"/>
      </w:pPr>
      <w:r>
        <w:rPr>
          <w:w w:val="95"/>
        </w:rPr>
        <w:t xml:space="preserve">removeProcedures()方法的定义，只有一个字符串类型的参数名function       </w:t>
      </w:r>
      <w:r>
        <w:rPr>
          <w:spacing w:val="5"/>
          <w:w w:val="95"/>
        </w:rPr>
        <w:t xml:space="preserve"> </w:t>
      </w:r>
      <w:r>
        <w:rPr>
          <w:w w:val="95"/>
        </w:rPr>
        <w:t>name，它的值必须已存在，否则</w:t>
      </w:r>
      <w:r>
        <w:t xml:space="preserve"> 异常。</w:t>
      </w:r>
    </w:p>
    <w:p w:rsidR="0008578B" w:rsidRDefault="0008578B">
      <w:pPr>
        <w:spacing w:before="11" w:line="200" w:lineRule="exact"/>
        <w:ind w:leftChars="100" w:left="220"/>
        <w:rPr>
          <w:sz w:val="20"/>
          <w:szCs w:val="20"/>
        </w:rPr>
      </w:pPr>
    </w:p>
    <w:p w:rsidR="0008578B" w:rsidRDefault="00453ED8">
      <w:pPr>
        <w:pStyle w:val="BodyText"/>
        <w:ind w:leftChars="524" w:left="1153"/>
      </w:pPr>
      <w:r>
        <w:t>示例</w:t>
      </w:r>
    </w:p>
    <w:p w:rsidR="0008578B" w:rsidRDefault="00453ED8">
      <w:pPr>
        <w:pStyle w:val="BodyText"/>
        <w:numPr>
          <w:ilvl w:val="2"/>
          <w:numId w:val="26"/>
        </w:numPr>
        <w:tabs>
          <w:tab w:val="left" w:pos="1217"/>
        </w:tabs>
        <w:spacing w:before="31"/>
        <w:ind w:leftChars="524" w:left="1437"/>
      </w:pPr>
      <w:r>
        <w:rPr>
          <w:position w:val="1"/>
        </w:rPr>
        <w:t>删除sum函数</w:t>
      </w:r>
    </w:p>
    <w:p w:rsidR="0008578B" w:rsidRDefault="00B0609F">
      <w:pPr>
        <w:pStyle w:val="BodyText"/>
        <w:spacing w:before="10"/>
        <w:ind w:leftChars="653" w:left="1437"/>
        <w:rPr>
          <w:rFonts w:ascii="仿宋" w:eastAsia="仿宋" w:hAnsi="仿宋" w:cs="仿宋"/>
        </w:rPr>
      </w:pPr>
      <w:r w:rsidRPr="00B0609F">
        <w:pict>
          <v:group id="_x0000_s3734" style="position:absolute;left:0;text-align:left;margin-left:95.85pt;margin-top:4.95pt;width:459.45pt;height:10.6pt;z-index:-251307520;mso-position-horizontal-relative:page" coordorigin="1917,99" coordsize="9189,212">
            <v:shape id="_x0000_s3735" style="position:absolute;left:1917;top:99;width:9189;height:212" coordorigin="1917,99" coordsize="9189,212" path="m1917,99r9189,l11106,311r-9189,l1917,99xe" fillcolor="#efefef" stroked="f">
              <v:path arrowok="t"/>
            </v:shape>
            <w10:wrap anchorx="page"/>
          </v:group>
        </w:pict>
      </w:r>
      <w:r w:rsidR="00453ED8">
        <w:rPr>
          <w:rFonts w:ascii="仿宋" w:eastAsia="仿宋" w:hAnsi="仿宋" w:cs="仿宋"/>
        </w:rPr>
        <w:t>db.removeProcedures("sum")</w:t>
      </w:r>
    </w:p>
    <w:p w:rsidR="0008578B" w:rsidRDefault="00453ED8">
      <w:pPr>
        <w:pStyle w:val="BodyText"/>
        <w:spacing w:before="45"/>
        <w:ind w:leftChars="653" w:left="1437"/>
      </w:pPr>
      <w:r>
        <w:rPr>
          <w:w w:val="95"/>
          <w:lang w:eastAsia="zh-CN"/>
        </w:rPr>
        <w:t>必须保证待删除函数的函数名和定义时的一致。</w:t>
      </w:r>
      <w:r>
        <w:rPr>
          <w:w w:val="95"/>
        </w:rPr>
        <w:t xml:space="preserve">诸如db.removeProcedures('sum        </w:t>
      </w:r>
      <w:r>
        <w:rPr>
          <w:spacing w:val="20"/>
          <w:w w:val="95"/>
        </w:rPr>
        <w:t xml:space="preserve"> </w:t>
      </w:r>
      <w:r>
        <w:rPr>
          <w:w w:val="95"/>
        </w:rPr>
        <w:t>')的调用将返回失败。</w:t>
      </w:r>
    </w:p>
    <w:p w:rsidR="0008578B" w:rsidRDefault="0008578B">
      <w:pPr>
        <w:spacing w:before="2" w:line="110" w:lineRule="exact"/>
        <w:ind w:leftChars="100" w:left="220"/>
        <w:rPr>
          <w:sz w:val="11"/>
          <w:szCs w:val="11"/>
        </w:rPr>
      </w:pPr>
    </w:p>
    <w:p w:rsidR="0008578B" w:rsidRDefault="00453ED8">
      <w:pPr>
        <w:pStyle w:val="Heading3"/>
        <w:ind w:leftChars="297" w:left="653"/>
      </w:pPr>
      <w:r>
        <w:rPr>
          <w:w w:val="95"/>
        </w:rPr>
        <w:t>db.listProcedures()</w:t>
      </w:r>
    </w:p>
    <w:p w:rsidR="0008578B" w:rsidRDefault="0008578B">
      <w:pPr>
        <w:spacing w:before="9" w:line="190" w:lineRule="exact"/>
        <w:ind w:leftChars="100" w:left="220"/>
        <w:rPr>
          <w:sz w:val="19"/>
          <w:szCs w:val="19"/>
        </w:rPr>
      </w:pPr>
    </w:p>
    <w:p w:rsidR="0008578B" w:rsidRDefault="00453ED8">
      <w:pPr>
        <w:pStyle w:val="BodyText"/>
        <w:spacing w:line="251" w:lineRule="auto"/>
        <w:ind w:leftChars="524" w:left="1153" w:rightChars="2943" w:right="6475"/>
      </w:pPr>
      <w:r>
        <w:rPr>
          <w:w w:val="95"/>
        </w:rPr>
        <w:t xml:space="preserve">db.listProcedures([condition]) </w:t>
      </w:r>
      <w:r>
        <w:t>枚举所有的存储过程函数。</w:t>
      </w:r>
    </w:p>
    <w:p w:rsidR="00453ED8" w:rsidRDefault="00453ED8" w:rsidP="00453ED8">
      <w:pPr>
        <w:spacing w:line="251" w:lineRule="auto"/>
        <w:ind w:leftChars="100" w:left="220"/>
        <w:sectPr w:rsidR="00453ED8">
          <w:pgSz w:w="12240" w:h="15840"/>
          <w:pgMar w:top="900" w:right="1020" w:bottom="280" w:left="700" w:header="713" w:footer="0" w:gutter="0"/>
          <w:cols w:space="720"/>
        </w:sectPr>
      </w:pPr>
    </w:p>
    <w:p w:rsidR="0008578B" w:rsidRDefault="0008578B">
      <w:pPr>
        <w:spacing w:before="4" w:line="130" w:lineRule="exact"/>
        <w:ind w:leftChars="100" w:left="220"/>
        <w:rPr>
          <w:sz w:val="13"/>
          <w:szCs w:val="13"/>
        </w:rPr>
      </w:pPr>
    </w:p>
    <w:p w:rsidR="0008578B" w:rsidRDefault="00453ED8">
      <w:pPr>
        <w:pStyle w:val="BodyText"/>
        <w:spacing w:line="310" w:lineRule="exact"/>
        <w:ind w:leftChars="379" w:left="834"/>
      </w:pPr>
      <w:r>
        <w:t>参数描述</w:t>
      </w:r>
    </w:p>
    <w:p w:rsidR="0008578B" w:rsidRDefault="0008578B">
      <w:pPr>
        <w:spacing w:before="7" w:line="20" w:lineRule="exact"/>
        <w:ind w:leftChars="100" w:left="220"/>
        <w:rPr>
          <w:sz w:val="4"/>
          <w:szCs w:val="4"/>
        </w:rPr>
      </w:pPr>
    </w:p>
    <w:tbl>
      <w:tblPr>
        <w:tblW w:w="0" w:type="auto"/>
        <w:tblInd w:w="823" w:type="dxa"/>
        <w:tblLayout w:type="fixed"/>
        <w:tblCellMar>
          <w:left w:w="0" w:type="dxa"/>
          <w:right w:w="0" w:type="dxa"/>
        </w:tblCellMar>
        <w:tblLook w:val="01E0"/>
      </w:tblPr>
      <w:tblGrid>
        <w:gridCol w:w="1531"/>
        <w:gridCol w:w="3206"/>
        <w:gridCol w:w="2363"/>
        <w:gridCol w:w="2373"/>
      </w:tblGrid>
      <w:tr w:rsidR="00453ED8" w:rsidTr="00453ED8">
        <w:trPr>
          <w:trHeight w:hRule="exact" w:val="305"/>
        </w:trPr>
        <w:tc>
          <w:tcPr>
            <w:tcW w:w="1531" w:type="dxa"/>
            <w:tcBorders>
              <w:top w:val="single" w:sz="8" w:space="0" w:color="000000"/>
              <w:left w:val="single" w:sz="8" w:space="0" w:color="000000"/>
              <w:bottom w:val="single" w:sz="8" w:space="0" w:color="000000"/>
              <w:right w:val="nil"/>
            </w:tcBorders>
          </w:tcPr>
          <w:p w:rsidR="00453ED8" w:rsidRDefault="00453ED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06" w:type="dxa"/>
            <w:tcBorders>
              <w:top w:val="nil"/>
              <w:left w:val="nil"/>
              <w:bottom w:val="nil"/>
              <w:right w:val="single" w:sz="8" w:space="0" w:color="000000"/>
            </w:tcBorders>
          </w:tcPr>
          <w:p w:rsidR="00453ED8" w:rsidRDefault="00453ED8" w:rsidP="00072619">
            <w:pPr>
              <w:pStyle w:val="TableParagraph"/>
              <w:spacing w:line="222" w:lineRule="exact"/>
              <w:ind w:left="88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453ED8" w:rsidTr="00453ED8">
        <w:trPr>
          <w:trHeight w:hRule="exact" w:val="535"/>
        </w:trPr>
        <w:tc>
          <w:tcPr>
            <w:tcW w:w="1531" w:type="dxa"/>
            <w:tcBorders>
              <w:top w:val="single" w:sz="8" w:space="0" w:color="000000"/>
              <w:left w:val="single" w:sz="8" w:space="0" w:color="000000"/>
              <w:bottom w:val="single" w:sz="8" w:space="0" w:color="000000"/>
              <w:right w:val="nil"/>
            </w:tcBorders>
          </w:tcPr>
          <w:p w:rsidR="00453ED8" w:rsidRDefault="00453ED8" w:rsidP="00072619">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condition</w:t>
            </w:r>
          </w:p>
        </w:tc>
        <w:tc>
          <w:tcPr>
            <w:tcW w:w="3206" w:type="dxa"/>
            <w:tcBorders>
              <w:top w:val="nil"/>
              <w:left w:val="nil"/>
              <w:bottom w:val="nil"/>
              <w:right w:val="single" w:sz="8" w:space="0" w:color="000000"/>
            </w:tcBorders>
          </w:tcPr>
          <w:p w:rsidR="00453ED8" w:rsidRDefault="00453ED8" w:rsidP="00072619">
            <w:pPr>
              <w:pStyle w:val="TableParagraph"/>
              <w:spacing w:line="217" w:lineRule="exact"/>
              <w:ind w:left="887"/>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json</w:t>
            </w:r>
          </w:p>
        </w:tc>
        <w:tc>
          <w:tcPr>
            <w:tcW w:w="236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条件,为空时，枚举所有的函数，不</w:t>
            </w:r>
          </w:p>
          <w:p w:rsidR="00453ED8" w:rsidRDefault="00453ED8" w:rsidP="00072619">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为空时，枚举符合条件函数。</w:t>
            </w:r>
          </w:p>
        </w:tc>
        <w:tc>
          <w:tcPr>
            <w:tcW w:w="2373" w:type="dxa"/>
            <w:tcBorders>
              <w:top w:val="single" w:sz="8" w:space="0" w:color="000000"/>
              <w:left w:val="single" w:sz="8" w:space="0" w:color="000000"/>
              <w:bottom w:val="single" w:sz="8" w:space="0" w:color="000000"/>
              <w:right w:val="single" w:sz="8" w:space="0" w:color="000000"/>
            </w:tcBorders>
          </w:tcPr>
          <w:p w:rsidR="00453ED8" w:rsidRDefault="00453ED8" w:rsidP="00072619">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08578B" w:rsidRDefault="00453ED8">
      <w:pPr>
        <w:pStyle w:val="BodyText"/>
        <w:spacing w:before="77" w:line="167" w:lineRule="auto"/>
        <w:ind w:leftChars="379" w:left="834"/>
      </w:pPr>
      <w:r>
        <w:rPr>
          <w:w w:val="95"/>
        </w:rPr>
        <w:t>listProcedures()方法的定义，只有一个json对象类型的参数名condition，输入值时返回符合指定值的函</w:t>
      </w:r>
      <w:r>
        <w:t xml:space="preserve"> 数，否则的话返回所有的函数。</w:t>
      </w:r>
    </w:p>
    <w:p w:rsidR="0008578B" w:rsidRDefault="0008578B">
      <w:pPr>
        <w:spacing w:before="11" w:line="200" w:lineRule="exact"/>
        <w:ind w:leftChars="100" w:left="220"/>
        <w:rPr>
          <w:sz w:val="20"/>
          <w:szCs w:val="20"/>
        </w:rPr>
      </w:pPr>
    </w:p>
    <w:p w:rsidR="0008578B" w:rsidRDefault="00453ED8">
      <w:pPr>
        <w:pStyle w:val="BodyText"/>
        <w:ind w:leftChars="379" w:left="834"/>
      </w:pPr>
      <w:r>
        <w:t>示例</w:t>
      </w:r>
    </w:p>
    <w:p w:rsidR="0008578B" w:rsidRDefault="00453ED8">
      <w:pPr>
        <w:pStyle w:val="BodyText"/>
        <w:tabs>
          <w:tab w:val="left" w:pos="897"/>
        </w:tabs>
        <w:spacing w:before="31"/>
        <w:ind w:leftChars="379" w:left="834"/>
      </w:pPr>
      <w:r>
        <w:rPr>
          <w:rFonts w:ascii="Times New Roman" w:eastAsia="Times New Roman" w:hAnsi="Times New Roman" w:cs="Times New Roman"/>
        </w:rPr>
        <w:t>•</w:t>
      </w:r>
      <w:r>
        <w:rPr>
          <w:rFonts w:ascii="Times New Roman" w:eastAsia="Times New Roman" w:hAnsi="Times New Roman" w:cs="Times New Roman"/>
        </w:rPr>
        <w:tab/>
      </w:r>
      <w:r>
        <w:rPr>
          <w:position w:val="1"/>
        </w:rPr>
        <w:t>返回所有的函数信息</w:t>
      </w:r>
    </w:p>
    <w:p w:rsidR="0008578B" w:rsidRDefault="00B0609F">
      <w:pPr>
        <w:pStyle w:val="BodyText"/>
        <w:spacing w:before="10"/>
        <w:ind w:leftChars="508" w:left="1118"/>
        <w:rPr>
          <w:rFonts w:ascii="仿宋" w:eastAsia="仿宋" w:hAnsi="仿宋" w:cs="仿宋"/>
        </w:rPr>
      </w:pPr>
      <w:r w:rsidRPr="00B0609F">
        <w:pict>
          <v:group id="_x0000_s3736" style="position:absolute;left:0;text-align:left;margin-left:95.85pt;margin-top:4.95pt;width:459.45pt;height:106pt;z-index:-251306496;mso-position-horizontal-relative:page" coordorigin="1917,99" coordsize="9189,2120">
            <v:shape id="_x0000_s3737" style="position:absolute;left:1917;top:99;width:9189;height:2120" coordorigin="1917,99" coordsize="9189,2120" path="m1917,99r9189,l11106,2219r-9189,l1917,99xe" fillcolor="#efefef" stroked="f">
              <v:path arrowok="t"/>
            </v:shape>
            <w10:wrap anchorx="page"/>
          </v:group>
        </w:pict>
      </w:r>
      <w:r w:rsidR="00453ED8">
        <w:rPr>
          <w:rFonts w:ascii="仿宋" w:eastAsia="仿宋" w:hAnsi="仿宋" w:cs="仿宋"/>
        </w:rPr>
        <w:t>&gt;db.listProcedures()</w:t>
      </w:r>
    </w:p>
    <w:p w:rsidR="0008578B" w:rsidRDefault="00453ED8">
      <w:pPr>
        <w:pStyle w:val="BodyText"/>
        <w:spacing w:line="212" w:lineRule="exact"/>
        <w:ind w:leftChars="508" w:left="1118"/>
        <w:rPr>
          <w:rFonts w:ascii="仿宋" w:eastAsia="仿宋" w:hAnsi="仿宋" w:cs="仿宋"/>
        </w:rPr>
      </w:pPr>
      <w:r>
        <w:rPr>
          <w:rFonts w:ascii="仿宋" w:eastAsia="仿宋" w:hAnsi="仿宋" w:cs="仿宋"/>
        </w:rPr>
        <w:t>{ "_id" : { "$oid" : "52480389f5ce8d5817c4c353" }, "name" : "sum", "func" : "function</w:t>
      </w:r>
    </w:p>
    <w:p w:rsidR="0008578B" w:rsidRDefault="00453ED8">
      <w:pPr>
        <w:pStyle w:val="BodyText"/>
        <w:spacing w:line="212" w:lineRule="exact"/>
        <w:ind w:leftChars="553" w:left="1217"/>
        <w:rPr>
          <w:rFonts w:ascii="仿宋" w:eastAsia="仿宋" w:hAnsi="仿宋" w:cs="仿宋"/>
        </w:rPr>
      </w:pPr>
      <w:r>
        <w:rPr>
          <w:rFonts w:ascii="仿宋" w:eastAsia="仿宋" w:hAnsi="仿宋" w:cs="仿宋"/>
        </w:rPr>
        <w:t>sum(x, y) {</w:t>
      </w:r>
    </w:p>
    <w:p w:rsidR="0008578B" w:rsidRDefault="00453ED8">
      <w:pPr>
        <w:pStyle w:val="BodyText"/>
        <w:spacing w:line="212" w:lineRule="exact"/>
        <w:ind w:leftChars="499" w:left="1098" w:rightChars="3419" w:right="7522"/>
        <w:jc w:val="center"/>
        <w:rPr>
          <w:rFonts w:ascii="仿宋" w:eastAsia="仿宋" w:hAnsi="仿宋" w:cs="仿宋"/>
        </w:rPr>
      </w:pPr>
      <w:r>
        <w:rPr>
          <w:rFonts w:ascii="仿宋" w:eastAsia="仿宋" w:hAnsi="仿宋" w:cs="仿宋"/>
        </w:rPr>
        <w:t>return x + y;</w:t>
      </w:r>
    </w:p>
    <w:p w:rsidR="0008578B" w:rsidRDefault="00453ED8">
      <w:pPr>
        <w:pStyle w:val="BodyText"/>
        <w:spacing w:line="212" w:lineRule="exact"/>
        <w:ind w:leftChars="508" w:left="1118"/>
        <w:rPr>
          <w:rFonts w:ascii="仿宋" w:eastAsia="仿宋" w:hAnsi="仿宋" w:cs="仿宋"/>
        </w:rPr>
      </w:pPr>
      <w:r>
        <w:rPr>
          <w:rFonts w:ascii="仿宋" w:eastAsia="仿宋" w:hAnsi="仿宋" w:cs="仿宋"/>
        </w:rPr>
        <w:t>}", "funcType" : 0 }</w:t>
      </w:r>
    </w:p>
    <w:p w:rsidR="0008578B" w:rsidRDefault="00453ED8">
      <w:pPr>
        <w:pStyle w:val="BodyText"/>
        <w:spacing w:line="212" w:lineRule="exact"/>
        <w:ind w:leftChars="508" w:left="1118"/>
        <w:rPr>
          <w:rFonts w:ascii="仿宋" w:eastAsia="仿宋" w:hAnsi="仿宋" w:cs="仿宋"/>
        </w:rPr>
      </w:pPr>
      <w:r>
        <w:rPr>
          <w:rFonts w:ascii="仿宋" w:eastAsia="仿宋" w:hAnsi="仿宋" w:cs="仿宋"/>
        </w:rPr>
        <w:t>{ "_id" : { "$oid" : "52480d3ef5ce8d5817c4c354" }, "name" : "getAll", "func" : "function</w:t>
      </w:r>
    </w:p>
    <w:p w:rsidR="0008578B" w:rsidRDefault="00453ED8">
      <w:pPr>
        <w:pStyle w:val="BodyText"/>
        <w:spacing w:line="212" w:lineRule="exact"/>
        <w:ind w:leftChars="553" w:left="1217"/>
        <w:rPr>
          <w:rFonts w:ascii="仿宋" w:eastAsia="仿宋" w:hAnsi="仿宋" w:cs="仿宋"/>
        </w:rPr>
      </w:pPr>
      <w:r>
        <w:rPr>
          <w:rFonts w:ascii="仿宋" w:eastAsia="仿宋" w:hAnsi="仿宋" w:cs="仿宋"/>
        </w:rPr>
        <w:t>getAll() {</w:t>
      </w:r>
    </w:p>
    <w:p w:rsidR="0008578B" w:rsidRDefault="00453ED8">
      <w:pPr>
        <w:pStyle w:val="BodyText"/>
        <w:spacing w:line="212" w:lineRule="exact"/>
        <w:ind w:leftChars="690" w:left="1518"/>
        <w:rPr>
          <w:rFonts w:ascii="仿宋" w:eastAsia="仿宋" w:hAnsi="仿宋" w:cs="仿宋"/>
        </w:rPr>
      </w:pPr>
      <w:r>
        <w:rPr>
          <w:rFonts w:ascii="仿宋" w:eastAsia="仿宋" w:hAnsi="仿宋" w:cs="仿宋"/>
        </w:rPr>
        <w:t>return db.foo.bar.find();</w:t>
      </w:r>
    </w:p>
    <w:p w:rsidR="0008578B" w:rsidRDefault="00453ED8">
      <w:pPr>
        <w:pStyle w:val="BodyText"/>
        <w:spacing w:line="212" w:lineRule="exact"/>
        <w:ind w:leftChars="508" w:left="1118"/>
        <w:rPr>
          <w:rFonts w:ascii="仿宋" w:eastAsia="仿宋" w:hAnsi="仿宋" w:cs="仿宋"/>
        </w:rPr>
      </w:pPr>
      <w:r>
        <w:rPr>
          <w:rFonts w:ascii="仿宋" w:eastAsia="仿宋" w:hAnsi="仿宋" w:cs="仿宋"/>
        </w:rPr>
        <w:t>}", "funcType" : 0 }</w:t>
      </w:r>
    </w:p>
    <w:p w:rsidR="0008578B" w:rsidRDefault="00453ED8">
      <w:pPr>
        <w:pStyle w:val="BodyText"/>
        <w:spacing w:line="212" w:lineRule="exact"/>
        <w:ind w:leftChars="508" w:left="1118"/>
        <w:rPr>
          <w:rFonts w:ascii="仿宋" w:eastAsia="仿宋" w:hAnsi="仿宋" w:cs="仿宋"/>
        </w:rPr>
      </w:pPr>
      <w:r>
        <w:rPr>
          <w:rFonts w:ascii="仿宋" w:eastAsia="仿宋" w:hAnsi="仿宋" w:cs="仿宋"/>
        </w:rPr>
        <w:t>...</w:t>
      </w:r>
    </w:p>
    <w:p w:rsidR="0008578B" w:rsidRDefault="00453ED8">
      <w:pPr>
        <w:pStyle w:val="BodyText"/>
        <w:tabs>
          <w:tab w:val="left" w:pos="897"/>
        </w:tabs>
        <w:spacing w:line="257" w:lineRule="exact"/>
        <w:ind w:leftChars="379" w:left="834"/>
      </w:pPr>
      <w:r>
        <w:rPr>
          <w:rFonts w:ascii="Times New Roman" w:eastAsia="Times New Roman" w:hAnsi="Times New Roman" w:cs="Times New Roman"/>
        </w:rPr>
        <w:t>•</w:t>
      </w:r>
      <w:r>
        <w:rPr>
          <w:rFonts w:ascii="Times New Roman" w:eastAsia="Times New Roman" w:hAnsi="Times New Roman" w:cs="Times New Roman"/>
        </w:rPr>
        <w:tab/>
      </w:r>
      <w:r>
        <w:rPr>
          <w:position w:val="1"/>
        </w:rPr>
        <w:t>指定返回函数名为sum的记录</w:t>
      </w:r>
    </w:p>
    <w:p w:rsidR="0008578B" w:rsidRDefault="00B0609F">
      <w:pPr>
        <w:pStyle w:val="BodyText"/>
        <w:spacing w:before="10"/>
        <w:ind w:leftChars="508" w:left="1118"/>
        <w:rPr>
          <w:rFonts w:ascii="仿宋" w:eastAsia="仿宋" w:hAnsi="仿宋" w:cs="仿宋"/>
        </w:rPr>
      </w:pPr>
      <w:r w:rsidRPr="00B0609F">
        <w:pict>
          <v:group id="_x0000_s3738" style="position:absolute;left:0;text-align:left;margin-left:95.85pt;margin-top:4.95pt;width:459.45pt;height:53pt;z-index:-251305472;mso-position-horizontal-relative:page" coordorigin="1917,99" coordsize="9189,1060">
            <v:shape id="_x0000_s3739" style="position:absolute;left:1917;top:99;width:9189;height:1060" coordorigin="1917,99" coordsize="9189,1060" path="m1917,99r9189,l11106,1159r-9189,l1917,99xe" fillcolor="#efefef" stroked="f">
              <v:path arrowok="t"/>
            </v:shape>
            <w10:wrap anchorx="page"/>
          </v:group>
        </w:pict>
      </w:r>
      <w:r w:rsidR="00453ED8">
        <w:rPr>
          <w:rFonts w:ascii="仿宋" w:eastAsia="仿宋" w:hAnsi="仿宋" w:cs="仿宋"/>
        </w:rPr>
        <w:t>&gt;db.listProcedures({name:"sum"})</w:t>
      </w:r>
    </w:p>
    <w:p w:rsidR="0008578B" w:rsidRDefault="00453ED8">
      <w:pPr>
        <w:pStyle w:val="BodyText"/>
        <w:spacing w:line="212" w:lineRule="exact"/>
        <w:ind w:leftChars="508" w:left="1118"/>
        <w:rPr>
          <w:rFonts w:ascii="仿宋" w:eastAsia="仿宋" w:hAnsi="仿宋" w:cs="仿宋"/>
        </w:rPr>
      </w:pPr>
      <w:r>
        <w:rPr>
          <w:rFonts w:ascii="仿宋" w:eastAsia="仿宋" w:hAnsi="仿宋" w:cs="仿宋"/>
        </w:rPr>
        <w:t>{ "_id" : { "$oid" : "52480389f5ce8d5817c4c353" }, "name" : "sum", "func" : "function</w:t>
      </w:r>
    </w:p>
    <w:p w:rsidR="0008578B" w:rsidRDefault="00453ED8">
      <w:pPr>
        <w:pStyle w:val="BodyText"/>
        <w:spacing w:line="212" w:lineRule="exact"/>
        <w:ind w:leftChars="553" w:left="1217"/>
        <w:rPr>
          <w:rFonts w:ascii="仿宋" w:eastAsia="仿宋" w:hAnsi="仿宋" w:cs="仿宋"/>
        </w:rPr>
      </w:pPr>
      <w:r>
        <w:rPr>
          <w:rFonts w:ascii="仿宋" w:eastAsia="仿宋" w:hAnsi="仿宋" w:cs="仿宋"/>
        </w:rPr>
        <w:t>sum(x, y) {</w:t>
      </w:r>
    </w:p>
    <w:p w:rsidR="0008578B" w:rsidRDefault="00453ED8">
      <w:pPr>
        <w:pStyle w:val="BodyText"/>
        <w:spacing w:line="212" w:lineRule="exact"/>
        <w:ind w:leftChars="499" w:left="1098" w:rightChars="3419" w:right="7522"/>
        <w:jc w:val="center"/>
        <w:rPr>
          <w:rFonts w:ascii="仿宋" w:eastAsia="仿宋" w:hAnsi="仿宋" w:cs="仿宋"/>
        </w:rPr>
      </w:pPr>
      <w:r>
        <w:rPr>
          <w:rFonts w:ascii="仿宋" w:eastAsia="仿宋" w:hAnsi="仿宋" w:cs="仿宋"/>
        </w:rPr>
        <w:t>return x + y;</w:t>
      </w:r>
    </w:p>
    <w:p w:rsidR="0008578B" w:rsidRDefault="00453ED8">
      <w:pPr>
        <w:pStyle w:val="BodyText"/>
        <w:spacing w:line="212" w:lineRule="exact"/>
        <w:ind w:leftChars="508" w:left="1118"/>
        <w:rPr>
          <w:rFonts w:ascii="仿宋" w:eastAsia="仿宋" w:hAnsi="仿宋" w:cs="仿宋"/>
        </w:rPr>
      </w:pPr>
      <w:r>
        <w:rPr>
          <w:rFonts w:ascii="仿宋" w:eastAsia="仿宋" w:hAnsi="仿宋" w:cs="仿宋"/>
        </w:rPr>
        <w:t>}", "funcType" : 0 }</w:t>
      </w:r>
    </w:p>
    <w:p w:rsidR="0008578B" w:rsidRDefault="0008578B">
      <w:pPr>
        <w:spacing w:before="1" w:line="100" w:lineRule="exact"/>
        <w:ind w:leftChars="100" w:left="220"/>
        <w:rPr>
          <w:sz w:val="10"/>
          <w:szCs w:val="10"/>
        </w:rPr>
      </w:pPr>
    </w:p>
    <w:p w:rsidR="0008578B" w:rsidRDefault="00453ED8">
      <w:pPr>
        <w:pStyle w:val="Heading3"/>
        <w:ind w:leftChars="151" w:left="332"/>
      </w:pPr>
      <w:r>
        <w:rPr>
          <w:w w:val="95"/>
        </w:rPr>
        <w:t>db.eval()</w:t>
      </w:r>
    </w:p>
    <w:p w:rsidR="0008578B" w:rsidRDefault="0008578B">
      <w:pPr>
        <w:spacing w:before="9" w:line="190" w:lineRule="exact"/>
        <w:ind w:leftChars="100" w:left="220"/>
        <w:rPr>
          <w:sz w:val="19"/>
          <w:szCs w:val="19"/>
        </w:rPr>
      </w:pPr>
    </w:p>
    <w:p w:rsidR="0008578B" w:rsidRDefault="00453ED8">
      <w:pPr>
        <w:pStyle w:val="BodyText"/>
        <w:ind w:leftChars="379" w:left="834"/>
      </w:pPr>
      <w:r>
        <w:rPr>
          <w:w w:val="90"/>
        </w:rPr>
        <w:t>db.eval(&lt;code&gt;)</w:t>
      </w:r>
    </w:p>
    <w:p w:rsidR="0008578B" w:rsidRDefault="00B0609F">
      <w:pPr>
        <w:pStyle w:val="BodyText"/>
        <w:spacing w:before="16" w:line="376" w:lineRule="auto"/>
        <w:ind w:leftChars="379" w:left="834" w:rightChars="1013" w:right="2229"/>
        <w:rPr>
          <w:lang w:eastAsia="zh-CN"/>
        </w:rPr>
      </w:pPr>
      <w:r>
        <w:pict>
          <v:shape id="_x0000_s3741" type="#_x0000_t202" style="position:absolute;left:0;text-align:left;margin-left:81.2pt;margin-top:46.35pt;width:475.1pt;height:43pt;z-index:-251303424;mso-position-horizontal-relative:page" filled="f" stroked="f">
            <v:textbox inset="0,0,0,0">
              <w:txbxContent>
                <w:tbl>
                  <w:tblPr>
                    <w:tblW w:w="0" w:type="auto"/>
                    <w:tblLayout w:type="fixed"/>
                    <w:tblCellMar>
                      <w:left w:w="0" w:type="dxa"/>
                      <w:right w:w="0" w:type="dxa"/>
                    </w:tblCellMar>
                    <w:tblLook w:val="01E0"/>
                  </w:tblPr>
                  <w:tblGrid>
                    <w:gridCol w:w="1444"/>
                    <w:gridCol w:w="3292"/>
                    <w:gridCol w:w="2363"/>
                    <w:gridCol w:w="2373"/>
                  </w:tblGrid>
                  <w:tr w:rsidR="005807CE">
                    <w:trPr>
                      <w:trHeight w:hRule="exact" w:val="305"/>
                    </w:trPr>
                    <w:tc>
                      <w:tcPr>
                        <w:tcW w:w="1444"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5807CE" w:rsidRDefault="005807CE">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5807CE">
                    <w:trPr>
                      <w:trHeight w:hRule="exact" w:val="535"/>
                    </w:trPr>
                    <w:tc>
                      <w:tcPr>
                        <w:tcW w:w="1444" w:type="dxa"/>
                        <w:tcBorders>
                          <w:top w:val="single" w:sz="8" w:space="0" w:color="000000"/>
                          <w:left w:val="single" w:sz="8" w:space="0" w:color="000000"/>
                          <w:bottom w:val="single" w:sz="8" w:space="0" w:color="000000"/>
                          <w:right w:val="nil"/>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code</w:t>
                        </w:r>
                      </w:p>
                    </w:tc>
                    <w:tc>
                      <w:tcPr>
                        <w:tcW w:w="3292" w:type="dxa"/>
                        <w:tcBorders>
                          <w:top w:val="nil"/>
                          <w:left w:val="nil"/>
                          <w:bottom w:val="nil"/>
                          <w:right w:val="single" w:sz="8" w:space="0" w:color="000000"/>
                        </w:tcBorders>
                      </w:tcPr>
                      <w:p w:rsidR="005807CE" w:rsidRDefault="005807CE">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JavaScript语句或者创建好的存储过</w:t>
                        </w:r>
                      </w:p>
                      <w:p w:rsidR="005807CE" w:rsidRDefault="005807CE">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程函数。</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5807CE" w:rsidRDefault="005807CE" w:rsidP="00453ED8"/>
              </w:txbxContent>
            </v:textbox>
            <w10:wrap anchorx="page"/>
          </v:shape>
        </w:pict>
      </w:r>
      <w:r w:rsidR="00453ED8">
        <w:rPr>
          <w:w w:val="95"/>
          <w:lang w:eastAsia="zh-CN"/>
        </w:rPr>
        <w:t xml:space="preserve">根据需要填入javaScript      </w:t>
      </w:r>
      <w:r w:rsidR="00453ED8">
        <w:rPr>
          <w:spacing w:val="19"/>
          <w:w w:val="95"/>
          <w:lang w:eastAsia="zh-CN"/>
        </w:rPr>
        <w:t xml:space="preserve"> </w:t>
      </w:r>
      <w:r w:rsidR="00453ED8">
        <w:rPr>
          <w:w w:val="95"/>
          <w:lang w:eastAsia="zh-CN"/>
        </w:rPr>
        <w:t>语句。同时可以在语句中调用已经创建好的存储过程。</w:t>
      </w:r>
      <w:r w:rsidR="00453ED8">
        <w:rPr>
          <w:lang w:eastAsia="zh-CN"/>
        </w:rPr>
        <w:t xml:space="preserve"> 参数描述</w:t>
      </w:r>
    </w:p>
    <w:p w:rsidR="0008578B" w:rsidRDefault="0008578B">
      <w:pPr>
        <w:spacing w:before="8" w:line="150" w:lineRule="exact"/>
        <w:ind w:leftChars="100" w:left="220"/>
        <w:rPr>
          <w:sz w:val="15"/>
          <w:szCs w:val="15"/>
          <w:lang w:eastAsia="zh-CN"/>
        </w:rPr>
      </w:pPr>
    </w:p>
    <w:p w:rsidR="0008578B" w:rsidRDefault="0008578B">
      <w:pPr>
        <w:spacing w:line="200" w:lineRule="exact"/>
        <w:ind w:leftChars="100" w:left="220"/>
        <w:rPr>
          <w:sz w:val="20"/>
          <w:szCs w:val="20"/>
          <w:lang w:eastAsia="zh-CN"/>
        </w:rPr>
      </w:pPr>
    </w:p>
    <w:p w:rsidR="0008578B" w:rsidRDefault="0008578B">
      <w:pPr>
        <w:spacing w:line="200" w:lineRule="exact"/>
        <w:ind w:leftChars="100" w:left="220"/>
        <w:rPr>
          <w:sz w:val="20"/>
          <w:szCs w:val="20"/>
          <w:lang w:eastAsia="zh-CN"/>
        </w:rPr>
      </w:pPr>
    </w:p>
    <w:p w:rsidR="0008578B" w:rsidRDefault="0008578B">
      <w:pPr>
        <w:spacing w:line="200" w:lineRule="exact"/>
        <w:ind w:leftChars="100" w:left="220"/>
        <w:rPr>
          <w:sz w:val="20"/>
          <w:szCs w:val="20"/>
          <w:lang w:eastAsia="zh-CN"/>
        </w:rPr>
      </w:pPr>
    </w:p>
    <w:p w:rsidR="0008578B" w:rsidRDefault="00453ED8">
      <w:pPr>
        <w:pStyle w:val="BodyText"/>
        <w:spacing w:line="310" w:lineRule="exact"/>
        <w:ind w:leftChars="379" w:left="834" w:rightChars="4239" w:right="9326"/>
        <w:jc w:val="both"/>
        <w:rPr>
          <w:lang w:eastAsia="zh-CN"/>
        </w:rPr>
      </w:pPr>
      <w:r>
        <w:rPr>
          <w:lang w:eastAsia="zh-CN"/>
        </w:rPr>
        <w:t>说明：</w:t>
      </w:r>
    </w:p>
    <w:p w:rsidR="0008578B" w:rsidRDefault="0008578B">
      <w:pPr>
        <w:spacing w:before="5" w:line="100" w:lineRule="exact"/>
        <w:ind w:leftChars="100" w:left="220"/>
        <w:rPr>
          <w:sz w:val="10"/>
          <w:szCs w:val="10"/>
          <w:lang w:eastAsia="zh-CN"/>
        </w:rPr>
      </w:pPr>
    </w:p>
    <w:p w:rsidR="0008578B" w:rsidRDefault="00453ED8">
      <w:pPr>
        <w:pStyle w:val="BodyText"/>
        <w:spacing w:line="167" w:lineRule="auto"/>
        <w:ind w:leftChars="379" w:left="834" w:rightChars="195" w:right="429"/>
      </w:pPr>
      <w:r>
        <w:rPr>
          <w:lang w:eastAsia="zh-CN"/>
        </w:rPr>
        <w:t>1.</w:t>
      </w:r>
      <w:r>
        <w:rPr>
          <w:spacing w:val="-17"/>
          <w:lang w:eastAsia="zh-CN"/>
        </w:rPr>
        <w:t xml:space="preserve"> </w:t>
      </w:r>
      <w:r>
        <w:rPr>
          <w:lang w:eastAsia="zh-CN"/>
        </w:rPr>
        <w:t>执行成功则按照语句返回结果。可以将返回值直接赋值给另一个变量。</w:t>
      </w:r>
      <w:r>
        <w:t>如:</w:t>
      </w:r>
      <w:r>
        <w:rPr>
          <w:spacing w:val="-17"/>
        </w:rPr>
        <w:t xml:space="preserve"> </w:t>
      </w:r>
      <w:r>
        <w:t>var</w:t>
      </w:r>
      <w:r>
        <w:rPr>
          <w:spacing w:val="-16"/>
        </w:rPr>
        <w:t xml:space="preserve"> </w:t>
      </w:r>
      <w:r>
        <w:t>a</w:t>
      </w:r>
      <w:r>
        <w:rPr>
          <w:spacing w:val="-17"/>
        </w:rPr>
        <w:t xml:space="preserve"> </w:t>
      </w:r>
      <w:r>
        <w:t>=</w:t>
      </w:r>
      <w:r>
        <w:rPr>
          <w:spacing w:val="-17"/>
        </w:rPr>
        <w:t xml:space="preserve"> </w:t>
      </w:r>
      <w:r>
        <w:t>db.eval('</w:t>
      </w:r>
      <w:r>
        <w:rPr>
          <w:spacing w:val="-16"/>
        </w:rPr>
        <w:t xml:space="preserve"> </w:t>
      </w:r>
      <w:r>
        <w:t>db.foo.bar');</w:t>
      </w:r>
      <w:r>
        <w:rPr>
          <w:w w:val="97"/>
        </w:rPr>
        <w:t xml:space="preserve"> </w:t>
      </w:r>
      <w:r>
        <w:t>a.find();</w:t>
      </w:r>
    </w:p>
    <w:p w:rsidR="0008578B" w:rsidRDefault="0008578B">
      <w:pPr>
        <w:spacing w:before="10" w:line="110" w:lineRule="exact"/>
        <w:ind w:leftChars="100" w:left="220"/>
        <w:rPr>
          <w:sz w:val="11"/>
          <w:szCs w:val="11"/>
        </w:rPr>
      </w:pPr>
    </w:p>
    <w:p w:rsidR="0008578B" w:rsidRDefault="00453ED8">
      <w:pPr>
        <w:pStyle w:val="BodyText"/>
        <w:spacing w:line="167" w:lineRule="auto"/>
        <w:ind w:leftChars="379" w:left="834" w:rightChars="210" w:right="462"/>
      </w:pPr>
      <w:r>
        <w:rPr>
          <w:lang w:eastAsia="zh-CN"/>
        </w:rPr>
        <w:t>2.执行失败会返回错误码及错误信息。</w:t>
      </w:r>
      <w:r>
        <w:t>如:</w:t>
      </w:r>
      <w:r>
        <w:rPr>
          <w:spacing w:val="-19"/>
        </w:rPr>
        <w:t xml:space="preserve"> </w:t>
      </w:r>
      <w:r>
        <w:t>{</w:t>
      </w:r>
      <w:r>
        <w:rPr>
          <w:spacing w:val="-19"/>
        </w:rPr>
        <w:t xml:space="preserve"> </w:t>
      </w:r>
      <w:r>
        <w:t>"errmsg":</w:t>
      </w:r>
      <w:r>
        <w:rPr>
          <w:spacing w:val="-19"/>
        </w:rPr>
        <w:t xml:space="preserve"> </w:t>
      </w:r>
      <w:r>
        <w:t>"(nofile):1</w:t>
      </w:r>
      <w:r>
        <w:rPr>
          <w:spacing w:val="-18"/>
        </w:rPr>
        <w:t xml:space="preserve"> </w:t>
      </w:r>
      <w:r>
        <w:t>ReferenceError:</w:t>
      </w:r>
      <w:r>
        <w:rPr>
          <w:spacing w:val="-19"/>
        </w:rPr>
        <w:t xml:space="preserve"> </w:t>
      </w:r>
      <w:r>
        <w:t>sum</w:t>
      </w:r>
      <w:r>
        <w:rPr>
          <w:spacing w:val="-19"/>
        </w:rPr>
        <w:t xml:space="preserve"> </w:t>
      </w:r>
      <w:r>
        <w:t>is</w:t>
      </w:r>
      <w:r>
        <w:rPr>
          <w:spacing w:val="-18"/>
        </w:rPr>
        <w:t xml:space="preserve"> </w:t>
      </w:r>
      <w:r>
        <w:t>not</w:t>
      </w:r>
      <w:r>
        <w:rPr>
          <w:spacing w:val="-19"/>
        </w:rPr>
        <w:t xml:space="preserve"> </w:t>
      </w:r>
      <w:r>
        <w:t>defined",</w:t>
      </w:r>
      <w:r>
        <w:rPr>
          <w:w w:val="95"/>
        </w:rPr>
        <w:t xml:space="preserve"> "retCode":</w:t>
      </w:r>
      <w:r>
        <w:rPr>
          <w:spacing w:val="-2"/>
          <w:w w:val="95"/>
        </w:rPr>
        <w:t xml:space="preserve"> </w:t>
      </w:r>
      <w:r>
        <w:rPr>
          <w:w w:val="95"/>
        </w:rPr>
        <w:t>-152</w:t>
      </w:r>
      <w:r>
        <w:rPr>
          <w:spacing w:val="-2"/>
          <w:w w:val="95"/>
        </w:rPr>
        <w:t xml:space="preserve"> </w:t>
      </w:r>
      <w:r>
        <w:rPr>
          <w:w w:val="95"/>
        </w:rPr>
        <w:t>}</w:t>
      </w:r>
    </w:p>
    <w:p w:rsidR="0008578B" w:rsidRDefault="00453ED8">
      <w:pPr>
        <w:pStyle w:val="BodyText"/>
        <w:spacing w:before="31"/>
        <w:ind w:leftChars="379" w:left="834" w:rightChars="686" w:right="1509"/>
        <w:jc w:val="both"/>
        <w:rPr>
          <w:lang w:eastAsia="zh-CN"/>
        </w:rPr>
      </w:pPr>
      <w:r>
        <w:rPr>
          <w:lang w:eastAsia="zh-CN"/>
        </w:rPr>
        <w:t>3.</w:t>
      </w:r>
      <w:r>
        <w:rPr>
          <w:spacing w:val="3"/>
          <w:lang w:eastAsia="zh-CN"/>
        </w:rPr>
        <w:t xml:space="preserve"> </w:t>
      </w:r>
      <w:r>
        <w:rPr>
          <w:lang w:eastAsia="zh-CN"/>
        </w:rPr>
        <w:t>在函数执行结束前操作不会返回。中途退出则终止整个执行，但已经执行的代码不会被回滚。</w:t>
      </w:r>
    </w:p>
    <w:p w:rsidR="0008578B" w:rsidRDefault="00453ED8">
      <w:pPr>
        <w:pStyle w:val="BodyText"/>
        <w:spacing w:before="16" w:line="251" w:lineRule="auto"/>
        <w:ind w:leftChars="379" w:left="834" w:rightChars="1514" w:right="3331"/>
        <w:jc w:val="both"/>
      </w:pPr>
      <w:r>
        <w:rPr>
          <w:lang w:eastAsia="zh-CN"/>
        </w:rPr>
        <w:t>4.</w:t>
      </w:r>
      <w:r>
        <w:rPr>
          <w:spacing w:val="-29"/>
          <w:lang w:eastAsia="zh-CN"/>
        </w:rPr>
        <w:t xml:space="preserve"> </w:t>
      </w:r>
      <w:r>
        <w:rPr>
          <w:lang w:eastAsia="zh-CN"/>
        </w:rPr>
        <w:t xml:space="preserve">自定义返回值的长度有一定限制，参考sequoiadb插入记录的最大长度。 </w:t>
      </w:r>
      <w:r>
        <w:t>5.支持定义临时函数:</w:t>
      </w:r>
      <w:r>
        <w:rPr>
          <w:spacing w:val="-23"/>
        </w:rPr>
        <w:t xml:space="preserve"> </w:t>
      </w:r>
      <w:r>
        <w:t>如:</w:t>
      </w:r>
      <w:r>
        <w:rPr>
          <w:spacing w:val="-22"/>
        </w:rPr>
        <w:t xml:space="preserve"> </w:t>
      </w:r>
      <w:r>
        <w:t>db.eval('</w:t>
      </w:r>
      <w:r>
        <w:rPr>
          <w:spacing w:val="-22"/>
        </w:rPr>
        <w:t xml:space="preserve"> </w:t>
      </w:r>
      <w:r>
        <w:t>function</w:t>
      </w:r>
      <w:r>
        <w:rPr>
          <w:spacing w:val="-22"/>
        </w:rPr>
        <w:t xml:space="preserve"> </w:t>
      </w:r>
      <w:r>
        <w:t>sum(x,y){return</w:t>
      </w:r>
      <w:r>
        <w:rPr>
          <w:spacing w:val="-22"/>
        </w:rPr>
        <w:t xml:space="preserve"> </w:t>
      </w:r>
      <w:r>
        <w:t>x+y;}</w:t>
      </w:r>
      <w:r>
        <w:rPr>
          <w:spacing w:val="-22"/>
        </w:rPr>
        <w:t xml:space="preserve"> </w:t>
      </w:r>
      <w:r>
        <w:t>sum(1,2)')</w:t>
      </w:r>
      <w:r>
        <w:rPr>
          <w:w w:val="96"/>
        </w:rPr>
        <w:t xml:space="preserve"> </w:t>
      </w:r>
      <w:r>
        <w:t>6.全局db使用方式与</w:t>
      </w:r>
      <w:hyperlink w:anchor="_bookmark208" w:history="1">
        <w:r>
          <w:rPr>
            <w:color w:val="0000FF"/>
          </w:rPr>
          <w:t>createProcedures</w:t>
        </w:r>
      </w:hyperlink>
      <w:r>
        <w:rPr>
          <w:color w:val="000000"/>
        </w:rPr>
        <w:t>相同。</w:t>
      </w:r>
    </w:p>
    <w:p w:rsidR="0008578B" w:rsidRDefault="0019320C">
      <w:pPr>
        <w:pStyle w:val="BodyText"/>
        <w:spacing w:before="3"/>
        <w:ind w:leftChars="670" w:left="1474"/>
      </w:pPr>
      <w:r>
        <w:rPr>
          <w:noProof/>
          <w:lang w:eastAsia="zh-CN"/>
        </w:rPr>
        <w:drawing>
          <wp:anchor distT="0" distB="0" distL="114300" distR="114300" simplePos="0" relativeHeight="252012032" behindDoc="1" locked="0" layoutInCell="1" allowOverlap="1">
            <wp:simplePos x="0" y="0"/>
            <wp:positionH relativeFrom="page">
              <wp:posOffset>1037590</wp:posOffset>
            </wp:positionH>
            <wp:positionV relativeFrom="paragraph">
              <wp:posOffset>91440</wp:posOffset>
            </wp:positionV>
            <wp:extent cx="304800" cy="304800"/>
            <wp:effectExtent l="19050" t="0" r="0" b="0"/>
            <wp:wrapNone/>
            <wp:docPr id="1692" name="Picture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pic:cNvPicPr>
                      <a:picLocks noChangeAspect="1" noChangeArrowheads="1"/>
                    </pic:cNvPicPr>
                  </pic:nvPicPr>
                  <pic:blipFill>
                    <a:blip r:embed="rId37"/>
                    <a:srcRect/>
                    <a:stretch>
                      <a:fillRect/>
                    </a:stretch>
                  </pic:blipFill>
                  <pic:spPr bwMode="auto">
                    <a:xfrm>
                      <a:off x="0" y="0"/>
                      <a:ext cx="304800" cy="304800"/>
                    </a:xfrm>
                    <a:prstGeom prst="rect">
                      <a:avLst/>
                    </a:prstGeom>
                    <a:noFill/>
                  </pic:spPr>
                </pic:pic>
              </a:graphicData>
            </a:graphic>
          </wp:anchor>
        </w:drawing>
      </w:r>
      <w:r w:rsidR="00453ED8">
        <w:t xml:space="preserve">注: </w:t>
      </w:r>
      <w:r w:rsidR="00453ED8">
        <w:rPr>
          <w:spacing w:val="8"/>
        </w:rPr>
        <w:t xml:space="preserve"> </w:t>
      </w:r>
      <w:r w:rsidR="00453ED8">
        <w:t>虽然语句中的所有输出都会被屏蔽，</w:t>
      </w:r>
      <w:r w:rsidR="00453ED8">
        <w:rPr>
          <w:spacing w:val="5"/>
        </w:rPr>
        <w:t xml:space="preserve"> </w:t>
      </w:r>
      <w:r w:rsidR="00453ED8">
        <w:t>但还是建议不要加入任何打印语句。</w:t>
      </w:r>
    </w:p>
    <w:p w:rsidR="00453ED8" w:rsidRDefault="00453ED8" w:rsidP="00453ED8">
      <w:pPr>
        <w:ind w:leftChars="100" w:left="220"/>
        <w:sectPr w:rsidR="00453ED8">
          <w:pgSz w:w="12240" w:h="15840"/>
          <w:pgMar w:top="900" w:right="680" w:bottom="280" w:left="1020" w:header="713" w:footer="0" w:gutter="0"/>
          <w:cols w:space="720"/>
        </w:sectPr>
      </w:pPr>
    </w:p>
    <w:p w:rsidR="0008578B" w:rsidRDefault="0008578B">
      <w:pPr>
        <w:spacing w:before="4" w:line="130" w:lineRule="exact"/>
        <w:ind w:leftChars="100" w:left="220"/>
        <w:rPr>
          <w:sz w:val="13"/>
          <w:szCs w:val="13"/>
        </w:rPr>
      </w:pPr>
    </w:p>
    <w:p w:rsidR="0008578B" w:rsidRDefault="00453ED8">
      <w:pPr>
        <w:pStyle w:val="BodyText"/>
        <w:spacing w:line="310" w:lineRule="exact"/>
        <w:ind w:leftChars="524" w:left="1153"/>
        <w:rPr>
          <w:lang w:eastAsia="zh-CN"/>
        </w:rPr>
      </w:pPr>
      <w:r>
        <w:rPr>
          <w:lang w:eastAsia="zh-CN"/>
        </w:rPr>
        <w:t>示例</w:t>
      </w:r>
    </w:p>
    <w:p w:rsidR="0008578B" w:rsidRDefault="00453ED8">
      <w:pPr>
        <w:pStyle w:val="BodyText"/>
        <w:tabs>
          <w:tab w:val="left" w:pos="1217"/>
        </w:tabs>
        <w:spacing w:before="31"/>
        <w:ind w:leftChars="524" w:left="11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在eval()方法中调用存储过程函数sum</w:t>
      </w:r>
    </w:p>
    <w:p w:rsidR="0008578B" w:rsidRDefault="00B0609F">
      <w:pPr>
        <w:pStyle w:val="BodyText"/>
        <w:spacing w:before="10"/>
        <w:ind w:leftChars="653" w:left="1437"/>
        <w:rPr>
          <w:rFonts w:ascii="仿宋" w:eastAsia="仿宋" w:hAnsi="仿宋" w:cs="仿宋"/>
        </w:rPr>
      </w:pPr>
      <w:r w:rsidRPr="00B0609F">
        <w:pict>
          <v:group id="_x0000_s3742" style="position:absolute;left:0;text-align:left;margin-left:95.85pt;margin-top:4.95pt;width:459.45pt;height:106pt;z-index:-251302400;mso-position-horizontal-relative:page" coordorigin="1917,99" coordsize="9189,2120">
            <v:shape id="_x0000_s3743" style="position:absolute;left:1917;top:99;width:9189;height:2120" coordorigin="1917,99" coordsize="9189,2120" path="m1917,99r9189,l11106,2219r-9189,l1917,99xe" fillcolor="#efefef" stroked="f">
              <v:path arrowok="t"/>
            </v:shape>
            <w10:wrap anchorx="page"/>
          </v:group>
        </w:pict>
      </w:r>
      <w:r w:rsidR="00453ED8">
        <w:rPr>
          <w:rFonts w:ascii="仿宋" w:eastAsia="仿宋" w:hAnsi="仿宋" w:cs="仿宋"/>
        </w:rPr>
        <w:t>//初始时sum()方法不存在，返回异常信息</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&gt; var a = db.eval('sum(1,2)');</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 "errmsg": "(nofile):1 ReferenceError: getCL is not defined</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 "retCode": -152 }</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(nofile):0 uncaught exception: -152</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//初始化sum()</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&gt;db.createProcedures(function sum(x,y){return x+y;})</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//调用sum()</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&gt;db.eval('sum(1,2)')</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3</w:t>
      </w:r>
    </w:p>
    <w:p w:rsidR="0008578B" w:rsidRDefault="00453ED8">
      <w:pPr>
        <w:pStyle w:val="BodyText"/>
        <w:numPr>
          <w:ilvl w:val="0"/>
          <w:numId w:val="1"/>
        </w:numPr>
        <w:tabs>
          <w:tab w:val="left" w:pos="1217"/>
        </w:tabs>
        <w:spacing w:line="257" w:lineRule="exact"/>
        <w:ind w:leftChars="524" w:left="1437"/>
      </w:pPr>
      <w:r>
        <w:rPr>
          <w:position w:val="1"/>
        </w:rPr>
        <w:t>在eval()方法中填写javaScript语句</w:t>
      </w:r>
    </w:p>
    <w:p w:rsidR="0008578B" w:rsidRDefault="00B0609F">
      <w:pPr>
        <w:pStyle w:val="BodyText"/>
        <w:spacing w:before="10"/>
        <w:ind w:leftChars="653" w:left="1437"/>
        <w:rPr>
          <w:rFonts w:ascii="仿宋" w:eastAsia="仿宋" w:hAnsi="仿宋" w:cs="仿宋"/>
        </w:rPr>
      </w:pPr>
      <w:r w:rsidRPr="00B0609F">
        <w:pict>
          <v:group id="_x0000_s3744" style="position:absolute;left:0;text-align:left;margin-left:95.85pt;margin-top:4.95pt;width:459.45pt;height:148.4pt;z-index:-251301376;mso-position-horizontal-relative:page" coordorigin="1917,99" coordsize="9189,2968">
            <v:shape id="_x0000_s3745" style="position:absolute;left:1917;top:99;width:9189;height:2968" coordorigin="1917,99" coordsize="9189,2968" path="m1917,99r9189,l11106,3067r-9189,l1917,99xe" fillcolor="#efefef" stroked="f">
              <v:path arrowok="t"/>
            </v:shape>
            <w10:wrap anchorx="page"/>
          </v:group>
        </w:pict>
      </w:r>
      <w:r w:rsidR="00453ED8">
        <w:rPr>
          <w:rFonts w:ascii="仿宋" w:eastAsia="仿宋" w:hAnsi="仿宋" w:cs="仿宋"/>
        </w:rPr>
        <w:t>&gt;var rc = db.eval("db.foo.bar")</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&gt;rc.find()</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w:t>
      </w:r>
    </w:p>
    <w:p w:rsidR="0008578B" w:rsidRDefault="00453ED8">
      <w:pPr>
        <w:pStyle w:val="BodyText"/>
        <w:spacing w:line="212" w:lineRule="exact"/>
        <w:ind w:leftChars="744" w:left="1637"/>
        <w:rPr>
          <w:rFonts w:ascii="仿宋" w:eastAsia="仿宋" w:hAnsi="仿宋" w:cs="仿宋"/>
        </w:rPr>
      </w:pPr>
      <w:r>
        <w:rPr>
          <w:rFonts w:ascii="仿宋" w:eastAsia="仿宋" w:hAnsi="仿宋" w:cs="仿宋"/>
        </w:rPr>
        <w:t>"_id": {</w:t>
      </w:r>
    </w:p>
    <w:p w:rsidR="0008578B" w:rsidRDefault="00453ED8">
      <w:pPr>
        <w:pStyle w:val="BodyText"/>
        <w:spacing w:line="212" w:lineRule="exact"/>
        <w:ind w:leftChars="835" w:left="1837"/>
        <w:rPr>
          <w:rFonts w:ascii="仿宋" w:eastAsia="仿宋" w:hAnsi="仿宋" w:cs="仿宋"/>
        </w:rPr>
      </w:pPr>
      <w:r>
        <w:rPr>
          <w:rFonts w:ascii="仿宋" w:eastAsia="仿宋" w:hAnsi="仿宋" w:cs="仿宋"/>
        </w:rPr>
        <w:t>"$oid": "5248d3867159ae144a000000"</w:t>
      </w:r>
    </w:p>
    <w:p w:rsidR="0008578B" w:rsidRDefault="00453ED8">
      <w:pPr>
        <w:pStyle w:val="BodyText"/>
        <w:spacing w:line="212" w:lineRule="exact"/>
        <w:ind w:leftChars="744" w:left="1637"/>
        <w:rPr>
          <w:rFonts w:ascii="仿宋" w:eastAsia="仿宋" w:hAnsi="仿宋" w:cs="仿宋"/>
        </w:rPr>
      </w:pPr>
      <w:r>
        <w:rPr>
          <w:rFonts w:ascii="仿宋" w:eastAsia="仿宋" w:hAnsi="仿宋" w:cs="仿宋"/>
        </w:rPr>
        <w:t>},</w:t>
      </w:r>
    </w:p>
    <w:p w:rsidR="0008578B" w:rsidRDefault="00453ED8">
      <w:pPr>
        <w:pStyle w:val="BodyText"/>
        <w:spacing w:line="212" w:lineRule="exact"/>
        <w:ind w:leftChars="744" w:left="1637"/>
        <w:rPr>
          <w:rFonts w:ascii="仿宋" w:eastAsia="仿宋" w:hAnsi="仿宋" w:cs="仿宋"/>
        </w:rPr>
      </w:pPr>
      <w:r>
        <w:rPr>
          <w:rFonts w:ascii="仿宋" w:eastAsia="仿宋" w:hAnsi="仿宋" w:cs="仿宋"/>
        </w:rPr>
        <w:t>"a": 1</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w:t>
      </w:r>
    </w:p>
    <w:p w:rsidR="0008578B" w:rsidRDefault="00453ED8">
      <w:pPr>
        <w:pStyle w:val="BodyText"/>
        <w:spacing w:line="212" w:lineRule="exact"/>
        <w:ind w:leftChars="744" w:left="1637"/>
        <w:rPr>
          <w:rFonts w:ascii="仿宋" w:eastAsia="仿宋" w:hAnsi="仿宋" w:cs="仿宋"/>
        </w:rPr>
      </w:pPr>
      <w:r>
        <w:rPr>
          <w:rFonts w:ascii="仿宋" w:eastAsia="仿宋" w:hAnsi="仿宋" w:cs="仿宋"/>
        </w:rPr>
        <w:t>"_id": {</w:t>
      </w:r>
    </w:p>
    <w:p w:rsidR="0008578B" w:rsidRDefault="00453ED8">
      <w:pPr>
        <w:pStyle w:val="BodyText"/>
        <w:spacing w:line="212" w:lineRule="exact"/>
        <w:ind w:leftChars="835" w:left="1837"/>
        <w:rPr>
          <w:rFonts w:ascii="仿宋" w:eastAsia="仿宋" w:hAnsi="仿宋" w:cs="仿宋"/>
        </w:rPr>
      </w:pPr>
      <w:r>
        <w:rPr>
          <w:rFonts w:ascii="仿宋" w:eastAsia="仿宋" w:hAnsi="仿宋" w:cs="仿宋"/>
        </w:rPr>
        <w:t>"$oid": "5248d3897159ae144a000001"</w:t>
      </w:r>
    </w:p>
    <w:p w:rsidR="0008578B" w:rsidRDefault="00453ED8">
      <w:pPr>
        <w:pStyle w:val="BodyText"/>
        <w:spacing w:line="212" w:lineRule="exact"/>
        <w:ind w:leftChars="744" w:left="1637"/>
        <w:rPr>
          <w:rFonts w:ascii="仿宋" w:eastAsia="仿宋" w:hAnsi="仿宋" w:cs="仿宋"/>
        </w:rPr>
      </w:pPr>
      <w:r>
        <w:rPr>
          <w:rFonts w:ascii="仿宋" w:eastAsia="仿宋" w:hAnsi="仿宋" w:cs="仿宋"/>
        </w:rPr>
        <w:t>},</w:t>
      </w:r>
    </w:p>
    <w:p w:rsidR="0008578B" w:rsidRDefault="00453ED8">
      <w:pPr>
        <w:pStyle w:val="BodyText"/>
        <w:spacing w:line="212" w:lineRule="exact"/>
        <w:ind w:leftChars="744" w:left="1637"/>
        <w:rPr>
          <w:rFonts w:ascii="仿宋" w:eastAsia="仿宋" w:hAnsi="仿宋" w:cs="仿宋"/>
        </w:rPr>
      </w:pPr>
      <w:r>
        <w:rPr>
          <w:rFonts w:ascii="仿宋" w:eastAsia="仿宋" w:hAnsi="仿宋" w:cs="仿宋"/>
        </w:rPr>
        <w:t>"a": 2</w:t>
      </w:r>
    </w:p>
    <w:p w:rsidR="0008578B" w:rsidRDefault="00453ED8">
      <w:pPr>
        <w:pStyle w:val="BodyText"/>
        <w:spacing w:line="212" w:lineRule="exact"/>
        <w:ind w:leftChars="653" w:left="1437"/>
        <w:rPr>
          <w:rFonts w:ascii="仿宋" w:eastAsia="仿宋" w:hAnsi="仿宋" w:cs="仿宋"/>
        </w:rPr>
      </w:pPr>
      <w:r>
        <w:rPr>
          <w:rFonts w:ascii="仿宋" w:eastAsia="仿宋" w:hAnsi="仿宋" w:cs="仿宋"/>
        </w:rPr>
        <w:t>}...</w:t>
      </w:r>
    </w:p>
    <w:p w:rsidR="0008578B" w:rsidRDefault="0008578B">
      <w:pPr>
        <w:spacing w:line="200" w:lineRule="exact"/>
        <w:ind w:leftChars="100" w:left="220"/>
        <w:rPr>
          <w:sz w:val="20"/>
          <w:szCs w:val="20"/>
        </w:rPr>
      </w:pPr>
    </w:p>
    <w:p w:rsidR="0008578B" w:rsidRDefault="0008578B">
      <w:pPr>
        <w:ind w:leftChars="100" w:left="220"/>
      </w:pPr>
    </w:p>
    <w:p w:rsidR="0020037C" w:rsidRDefault="004474D3">
      <w:pPr>
        <w:pStyle w:val="Heading3"/>
      </w:pPr>
      <w:r>
        <w:rPr>
          <w:w w:val="95"/>
        </w:rPr>
        <w:t>db.collectionspace.createCL()</w:t>
      </w:r>
    </w:p>
    <w:p w:rsidR="0020037C" w:rsidRDefault="0020037C">
      <w:pPr>
        <w:spacing w:before="9" w:line="190" w:lineRule="exact"/>
        <w:rPr>
          <w:sz w:val="19"/>
          <w:szCs w:val="19"/>
        </w:rPr>
      </w:pPr>
    </w:p>
    <w:p w:rsidR="0020037C" w:rsidRDefault="004474D3">
      <w:pPr>
        <w:pStyle w:val="BodyText"/>
      </w:pPr>
      <w:r>
        <w:rPr>
          <w:w w:val="95"/>
        </w:rPr>
        <w:t>db.collectionspace.createCL(&lt;name&gt;,[options])</w:t>
      </w:r>
    </w:p>
    <w:p w:rsidR="0020037C" w:rsidRDefault="0020037C">
      <w:pPr>
        <w:spacing w:before="5" w:line="100" w:lineRule="exact"/>
        <w:rPr>
          <w:sz w:val="10"/>
          <w:szCs w:val="10"/>
        </w:rPr>
      </w:pPr>
    </w:p>
    <w:p w:rsidR="0020037C" w:rsidRDefault="004474D3">
      <w:pPr>
        <w:pStyle w:val="BodyText"/>
        <w:spacing w:line="167" w:lineRule="auto"/>
        <w:rPr>
          <w:lang w:eastAsia="zh-CN"/>
        </w:rPr>
      </w:pPr>
      <w:r>
        <w:rPr>
          <w:w w:val="95"/>
          <w:lang w:eastAsia="zh-CN"/>
        </w:rPr>
        <w:t xml:space="preserve">在指定集合空间下创建集合（Collection）。        </w:t>
      </w:r>
      <w:r>
        <w:rPr>
          <w:spacing w:val="24"/>
          <w:w w:val="95"/>
          <w:lang w:eastAsia="zh-CN"/>
        </w:rPr>
        <w:t xml:space="preserve"> </w:t>
      </w:r>
      <w:r>
        <w:rPr>
          <w:w w:val="95"/>
          <w:lang w:eastAsia="zh-CN"/>
        </w:rPr>
        <w:t>集合是数据库中存放文档记录的逻辑对象。任何一条文档记录</w:t>
      </w:r>
      <w:r>
        <w:rPr>
          <w:lang w:eastAsia="zh-CN"/>
        </w:rPr>
        <w:t xml:space="preserve"> 必须属于一个且仅一个集合。</w:t>
      </w:r>
    </w:p>
    <w:p w:rsidR="0020037C" w:rsidRDefault="0020037C">
      <w:pPr>
        <w:spacing w:before="11" w:line="200" w:lineRule="exact"/>
        <w:rPr>
          <w:sz w:val="20"/>
          <w:szCs w:val="20"/>
          <w:lang w:eastAsia="zh-CN"/>
        </w:rPr>
      </w:pPr>
    </w:p>
    <w:p w:rsidR="0020037C" w:rsidRDefault="004474D3">
      <w:pPr>
        <w:pStyle w:val="BodyText"/>
      </w:pPr>
      <w:r>
        <w:t>参数描述</w:t>
      </w:r>
    </w:p>
    <w:p w:rsidR="0020037C" w:rsidRDefault="0020037C">
      <w:pPr>
        <w:spacing w:before="7" w:line="180" w:lineRule="exact"/>
        <w:rPr>
          <w:sz w:val="18"/>
          <w:szCs w:val="18"/>
        </w:rPr>
      </w:pPr>
    </w:p>
    <w:tbl>
      <w:tblPr>
        <w:tblW w:w="0" w:type="auto"/>
        <w:tblInd w:w="923" w:type="dxa"/>
        <w:tblLayout w:type="fixed"/>
        <w:tblCellMar>
          <w:left w:w="0" w:type="dxa"/>
          <w:right w:w="0" w:type="dxa"/>
        </w:tblCellMar>
        <w:tblLook w:val="01E0"/>
      </w:tblPr>
      <w:tblGrid>
        <w:gridCol w:w="1471"/>
        <w:gridCol w:w="3266"/>
        <w:gridCol w:w="2363"/>
        <w:gridCol w:w="2373"/>
      </w:tblGrid>
      <w:tr w:rsidR="0020037C">
        <w:trPr>
          <w:trHeight w:hRule="exact" w:val="305"/>
        </w:trPr>
        <w:tc>
          <w:tcPr>
            <w:tcW w:w="1471"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66" w:type="dxa"/>
            <w:tcBorders>
              <w:top w:val="nil"/>
              <w:left w:val="nil"/>
              <w:bottom w:val="nil"/>
              <w:right w:val="single" w:sz="8" w:space="0" w:color="000000"/>
            </w:tcBorders>
          </w:tcPr>
          <w:p w:rsidR="0020037C" w:rsidRDefault="004474D3">
            <w:pPr>
              <w:pStyle w:val="TableParagraph"/>
              <w:spacing w:line="222" w:lineRule="exact"/>
              <w:ind w:left="94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0"/>
        </w:trPr>
        <w:tc>
          <w:tcPr>
            <w:tcW w:w="147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66" w:type="dxa"/>
            <w:tcBorders>
              <w:top w:val="nil"/>
              <w:left w:val="nil"/>
              <w:bottom w:val="nil"/>
              <w:right w:val="single" w:sz="8" w:space="0" w:color="000000"/>
            </w:tcBorders>
          </w:tcPr>
          <w:p w:rsidR="0020037C" w:rsidRDefault="004474D3">
            <w:pPr>
              <w:pStyle w:val="TableParagraph"/>
              <w:spacing w:line="217" w:lineRule="exact"/>
              <w:ind w:left="947"/>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集合名，在同一个集合空间中，集合</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名必须唯一</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1015"/>
        </w:trPr>
        <w:tc>
          <w:tcPr>
            <w:tcW w:w="1471"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options</w:t>
            </w:r>
          </w:p>
        </w:tc>
        <w:tc>
          <w:tcPr>
            <w:tcW w:w="3266" w:type="dxa"/>
            <w:tcBorders>
              <w:top w:val="nil"/>
              <w:left w:val="nil"/>
              <w:bottom w:val="nil"/>
              <w:right w:val="single" w:sz="8" w:space="0" w:color="000000"/>
            </w:tcBorders>
          </w:tcPr>
          <w:p w:rsidR="0020037C" w:rsidRDefault="004474D3">
            <w:pPr>
              <w:pStyle w:val="TableParagraph"/>
              <w:spacing w:line="217" w:lineRule="exact"/>
              <w:ind w:left="94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选项</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ight="150"/>
              <w:jc w:val="both"/>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在创建集合时，可以通过options参</w:t>
            </w:r>
          </w:p>
          <w:p w:rsidR="0020037C" w:rsidRDefault="004474D3">
            <w:pPr>
              <w:pStyle w:val="TableParagraph"/>
              <w:spacing w:before="12" w:line="240" w:lineRule="exact"/>
              <w:ind w:left="40" w:right="63"/>
              <w:jc w:val="both"/>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数设置集合的其他属性，如指定集合 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键、是否以压缩的形式插入数 据等。</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ind w:right="43"/>
      </w:pPr>
      <w:r>
        <w:rPr>
          <w:w w:val="95"/>
        </w:rPr>
        <w:t xml:space="preserve">createCL()方法的定义格式包含name和options两个参数。  </w:t>
      </w:r>
      <w:r>
        <w:rPr>
          <w:spacing w:val="8"/>
          <w:w w:val="95"/>
        </w:rPr>
        <w:t xml:space="preserve"> </w:t>
      </w:r>
      <w:r>
        <w:rPr>
          <w:w w:val="95"/>
        </w:rPr>
        <w:t xml:space="preserve">name  </w:t>
      </w:r>
      <w:r>
        <w:rPr>
          <w:spacing w:val="8"/>
          <w:w w:val="95"/>
        </w:rPr>
        <w:t xml:space="preserve"> </w:t>
      </w:r>
      <w:r>
        <w:rPr>
          <w:w w:val="95"/>
        </w:rPr>
        <w:t xml:space="preserve">的值为字符串类型，  </w:t>
      </w:r>
      <w:r>
        <w:rPr>
          <w:spacing w:val="8"/>
          <w:w w:val="95"/>
        </w:rPr>
        <w:t xml:space="preserve"> </w:t>
      </w:r>
      <w:r>
        <w:rPr>
          <w:w w:val="95"/>
        </w:rPr>
        <w:t>必须有值。options是</w:t>
      </w:r>
      <w:r>
        <w:t xml:space="preserve"> 设置集合其他属性参数，目前通过options可设置集合的属性有：</w:t>
      </w:r>
    </w:p>
    <w:p w:rsidR="0020037C" w:rsidRDefault="0020037C">
      <w:pPr>
        <w:spacing w:before="2" w:line="140" w:lineRule="exact"/>
        <w:rPr>
          <w:sz w:val="14"/>
          <w:szCs w:val="14"/>
        </w:rPr>
      </w:pPr>
    </w:p>
    <w:tbl>
      <w:tblPr>
        <w:tblW w:w="0" w:type="auto"/>
        <w:tblInd w:w="923" w:type="dxa"/>
        <w:tblLayout w:type="fixed"/>
        <w:tblCellMar>
          <w:left w:w="0" w:type="dxa"/>
          <w:right w:w="0" w:type="dxa"/>
        </w:tblCellMar>
        <w:tblLook w:val="01E0"/>
      </w:tblPr>
      <w:tblGrid>
        <w:gridCol w:w="2057"/>
        <w:gridCol w:w="4258"/>
        <w:gridCol w:w="3157"/>
      </w:tblGrid>
      <w:tr w:rsidR="0020037C">
        <w:trPr>
          <w:trHeight w:hRule="exact" w:val="305"/>
        </w:trPr>
        <w:tc>
          <w:tcPr>
            <w:tcW w:w="2057"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属性名</w:t>
            </w:r>
          </w:p>
        </w:tc>
        <w:tc>
          <w:tcPr>
            <w:tcW w:w="4258" w:type="dxa"/>
            <w:tcBorders>
              <w:top w:val="nil"/>
              <w:left w:val="nil"/>
              <w:bottom w:val="nil"/>
              <w:right w:val="single" w:sz="8" w:space="0" w:color="000000"/>
            </w:tcBorders>
          </w:tcPr>
          <w:p w:rsidR="0020037C" w:rsidRDefault="004474D3">
            <w:pPr>
              <w:pStyle w:val="TableParagraph"/>
              <w:spacing w:line="222" w:lineRule="exact"/>
              <w:ind w:left="11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格式</w:t>
            </w:r>
          </w:p>
        </w:tc>
      </w:tr>
      <w:tr w:rsidR="0020037C">
        <w:trPr>
          <w:trHeight w:hRule="exact" w:val="540"/>
        </w:trPr>
        <w:tc>
          <w:tcPr>
            <w:tcW w:w="205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ShardingKey</w:t>
            </w:r>
          </w:p>
        </w:tc>
        <w:tc>
          <w:tcPr>
            <w:tcW w:w="4258" w:type="dxa"/>
            <w:tcBorders>
              <w:top w:val="nil"/>
              <w:left w:val="nil"/>
              <w:bottom w:val="nil"/>
              <w:right w:val="single" w:sz="8" w:space="0" w:color="000000"/>
            </w:tcBorders>
          </w:tcPr>
          <w:p w:rsidR="0020037C" w:rsidRDefault="00423ADE">
            <w:pPr>
              <w:pStyle w:val="TableParagraph"/>
              <w:spacing w:line="217" w:lineRule="exact"/>
              <w:ind w:left="11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键</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 xml:space="preserve">{ShardingKey:{&lt;字段1&gt;:&lt;1|-1&gt;  </w:t>
            </w:r>
            <w:r>
              <w:rPr>
                <w:rFonts w:ascii="Microsoft JhengHei" w:eastAsia="Microsoft JhengHei" w:hAnsi="Microsoft JhengHei" w:cs="Microsoft JhengHei"/>
                <w:spacing w:val="23"/>
                <w:w w:val="90"/>
                <w:sz w:val="14"/>
                <w:szCs w:val="14"/>
              </w:rPr>
              <w:t xml:space="preserve"> </w:t>
            </w:r>
            <w:r>
              <w:rPr>
                <w:rFonts w:ascii="Microsoft JhengHei" w:eastAsia="Microsoft JhengHei" w:hAnsi="Microsoft JhengHei" w:cs="Microsoft JhengHei"/>
                <w:w w:val="90"/>
                <w:sz w:val="14"/>
                <w:szCs w:val="14"/>
              </w:rPr>
              <w:t>[,&lt;字</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段2&gt;:&lt;1|-1&gt;,</w:t>
            </w:r>
            <w:r>
              <w:rPr>
                <w:rFonts w:ascii="Microsoft JhengHei" w:eastAsia="Microsoft JhengHei" w:hAnsi="Microsoft JhengHei" w:cs="Microsoft JhengHei"/>
                <w:spacing w:val="23"/>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300"/>
        </w:trPr>
        <w:tc>
          <w:tcPr>
            <w:tcW w:w="2057"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ShardingType</w:t>
            </w:r>
          </w:p>
        </w:tc>
        <w:tc>
          <w:tcPr>
            <w:tcW w:w="4258" w:type="dxa"/>
            <w:tcBorders>
              <w:top w:val="nil"/>
              <w:left w:val="nil"/>
              <w:bottom w:val="nil"/>
              <w:right w:val="single" w:sz="8" w:space="0" w:color="000000"/>
            </w:tcBorders>
          </w:tcPr>
          <w:p w:rsidR="0020037C" w:rsidRDefault="00423ADE" w:rsidP="00E85F64">
            <w:pPr>
              <w:pStyle w:val="TableParagraph"/>
              <w:spacing w:line="217" w:lineRule="exact"/>
              <w:ind w:left="11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方式，默认为</w:t>
            </w:r>
            <w:r w:rsidR="00E85F64">
              <w:rPr>
                <w:rFonts w:ascii="Microsoft JhengHei" w:hAnsi="Microsoft JhengHei" w:cs="Microsoft JhengHei" w:hint="eastAsia"/>
                <w:sz w:val="14"/>
                <w:szCs w:val="14"/>
                <w:lang w:eastAsia="zh-CN"/>
              </w:rPr>
              <w:t>range</w:t>
            </w:r>
            <w:r>
              <w:rPr>
                <w:rFonts w:ascii="Microsoft JhengHei" w:eastAsia="Microsoft JhengHei" w:hAnsi="Microsoft JhengHei" w:cs="Microsoft JhengHei"/>
                <w:sz w:val="14"/>
                <w:szCs w:val="14"/>
                <w:lang w:eastAsia="zh-CN"/>
              </w:rPr>
              <w:t>分区</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rsidP="00E85F64">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{ShardingType:"hash"|</w:t>
            </w:r>
            <w:r w:rsidR="00E85F64">
              <w:rPr>
                <w:rFonts w:ascii="Microsoft JhengHei" w:hAnsi="Microsoft JhengHei" w:cs="Microsoft JhengHei"/>
                <w:w w:val="95"/>
                <w:sz w:val="14"/>
                <w:szCs w:val="14"/>
                <w:lang w:eastAsia="zh-CN"/>
              </w:rPr>
              <w:t>”</w:t>
            </w:r>
            <w:r w:rsidR="00E85F64">
              <w:rPr>
                <w:rFonts w:ascii="Microsoft JhengHei" w:hAnsi="Microsoft JhengHei" w:cs="Microsoft JhengHei" w:hint="eastAsia"/>
                <w:w w:val="95"/>
                <w:sz w:val="14"/>
                <w:szCs w:val="14"/>
                <w:lang w:eastAsia="zh-CN"/>
              </w:rPr>
              <w:t>range</w:t>
            </w:r>
            <w:r w:rsidR="00E85F64">
              <w:rPr>
                <w:rFonts w:ascii="Microsoft JhengHei" w:hAnsi="Microsoft JhengHei" w:cs="Microsoft JhengHei"/>
                <w:w w:val="95"/>
                <w:sz w:val="14"/>
                <w:szCs w:val="14"/>
                <w:lang w:eastAsia="zh-CN"/>
              </w:rPr>
              <w:t>”</w:t>
            </w:r>
            <w:r w:rsidR="00E85F64">
              <w:rPr>
                <w:rFonts w:ascii="Microsoft JhengHei" w:hAnsi="Microsoft JhengHei" w:cs="Microsoft JhengHei" w:hint="eastAsia"/>
                <w:w w:val="95"/>
                <w:sz w:val="14"/>
                <w:szCs w:val="14"/>
                <w:lang w:eastAsia="zh-CN"/>
              </w:rPr>
              <w:t>（小写）</w:t>
            </w:r>
            <w:r>
              <w:rPr>
                <w:rFonts w:ascii="Microsoft JhengHei" w:eastAsia="Microsoft JhengHei" w:hAnsi="Microsoft JhengHei" w:cs="Microsoft JhengHei"/>
                <w:w w:val="95"/>
                <w:sz w:val="14"/>
                <w:szCs w:val="14"/>
              </w:rPr>
              <w:t>}</w:t>
            </w:r>
          </w:p>
        </w:tc>
      </w:tr>
      <w:tr w:rsidR="0020037C">
        <w:trPr>
          <w:trHeight w:hRule="exact" w:val="260"/>
        </w:trPr>
        <w:tc>
          <w:tcPr>
            <w:tcW w:w="2057" w:type="dxa"/>
            <w:tcBorders>
              <w:top w:val="single" w:sz="8" w:space="0" w:color="000000"/>
              <w:left w:val="single" w:sz="8" w:space="0" w:color="000000"/>
              <w:bottom w:val="nil"/>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Partition</w:t>
            </w:r>
          </w:p>
        </w:tc>
        <w:tc>
          <w:tcPr>
            <w:tcW w:w="4258" w:type="dxa"/>
            <w:tcBorders>
              <w:top w:val="nil"/>
              <w:left w:val="nil"/>
              <w:bottom w:val="nil"/>
              <w:right w:val="single" w:sz="8" w:space="0" w:color="000000"/>
            </w:tcBorders>
          </w:tcPr>
          <w:p w:rsidR="0020037C" w:rsidRDefault="00423ADE">
            <w:pPr>
              <w:pStyle w:val="TableParagraph"/>
              <w:spacing w:line="217" w:lineRule="exact"/>
              <w:ind w:left="11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数，Hash</w:t>
            </w: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时填写，代表了hash</w:t>
            </w: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的个</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{Partition:&lt;</w:t>
            </w:r>
            <w:r w:rsidR="00423ADE">
              <w:rPr>
                <w:rFonts w:ascii="Microsoft JhengHei" w:eastAsia="Microsoft JhengHei" w:hAnsi="Microsoft JhengHei" w:cs="Microsoft JhengHei"/>
                <w:w w:val="95"/>
                <w:sz w:val="14"/>
                <w:szCs w:val="14"/>
              </w:rPr>
              <w:t>分区</w:t>
            </w:r>
            <w:r>
              <w:rPr>
                <w:rFonts w:ascii="Microsoft JhengHei" w:eastAsia="Microsoft JhengHei" w:hAnsi="Microsoft JhengHei" w:cs="Microsoft JhengHei"/>
                <w:w w:val="95"/>
                <w:sz w:val="14"/>
                <w:szCs w:val="14"/>
              </w:rPr>
              <w:t>数&gt;]}</w:t>
            </w:r>
          </w:p>
        </w:tc>
      </w:tr>
      <w:tr w:rsidR="0020037C">
        <w:trPr>
          <w:trHeight w:hRule="exact" w:val="270"/>
        </w:trPr>
        <w:tc>
          <w:tcPr>
            <w:tcW w:w="2057" w:type="dxa"/>
            <w:tcBorders>
              <w:top w:val="nil"/>
              <w:left w:val="single" w:sz="8" w:space="0" w:color="000000"/>
              <w:bottom w:val="nil"/>
              <w:right w:val="nil"/>
            </w:tcBorders>
          </w:tcPr>
          <w:p w:rsidR="0020037C" w:rsidRDefault="0020037C"/>
        </w:tc>
        <w:tc>
          <w:tcPr>
            <w:tcW w:w="4258" w:type="dxa"/>
            <w:tcBorders>
              <w:top w:val="nil"/>
              <w:left w:val="nil"/>
              <w:bottom w:val="nil"/>
              <w:right w:val="single" w:sz="8" w:space="0" w:color="000000"/>
            </w:tcBorders>
          </w:tcPr>
          <w:p w:rsidR="0020037C" w:rsidRDefault="004474D3">
            <w:pPr>
              <w:pStyle w:val="TableParagraph"/>
              <w:spacing w:line="197" w:lineRule="exact"/>
              <w:ind w:left="11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数。其值必须是2的幂。范围在[2^3, </w:t>
            </w:r>
            <w:r>
              <w:rPr>
                <w:rFonts w:ascii="Microsoft JhengHei" w:eastAsia="Microsoft JhengHei" w:hAnsi="Microsoft JhengHei" w:cs="Microsoft JhengHei"/>
                <w:spacing w:val="11"/>
                <w:w w:val="95"/>
                <w:sz w:val="14"/>
                <w:szCs w:val="14"/>
                <w:lang w:eastAsia="zh-CN"/>
              </w:rPr>
              <w:t xml:space="preserve"> </w:t>
            </w:r>
            <w:r>
              <w:rPr>
                <w:rFonts w:ascii="Microsoft JhengHei" w:eastAsia="Microsoft JhengHei" w:hAnsi="Microsoft JhengHei" w:cs="Microsoft JhengHei"/>
                <w:w w:val="95"/>
                <w:sz w:val="14"/>
                <w:szCs w:val="14"/>
                <w:lang w:eastAsia="zh-CN"/>
              </w:rPr>
              <w:t>2^20]</w:t>
            </w:r>
          </w:p>
        </w:tc>
        <w:tc>
          <w:tcPr>
            <w:tcW w:w="3157" w:type="dxa"/>
            <w:tcBorders>
              <w:top w:val="nil"/>
              <w:left w:val="single" w:sz="8" w:space="0" w:color="000000"/>
              <w:bottom w:val="nil"/>
              <w:right w:val="single" w:sz="8" w:space="0" w:color="000000"/>
            </w:tcBorders>
          </w:tcPr>
          <w:p w:rsidR="0020037C" w:rsidRDefault="0020037C">
            <w:pPr>
              <w:rPr>
                <w:lang w:eastAsia="zh-CN"/>
              </w:rPr>
            </w:pPr>
          </w:p>
        </w:tc>
      </w:tr>
      <w:tr w:rsidR="0020037C">
        <w:trPr>
          <w:trHeight w:hRule="exact" w:val="300"/>
        </w:trPr>
        <w:tc>
          <w:tcPr>
            <w:tcW w:w="2057" w:type="dxa"/>
            <w:tcBorders>
              <w:top w:val="nil"/>
              <w:left w:val="single" w:sz="8" w:space="0" w:color="000000"/>
              <w:bottom w:val="single" w:sz="8" w:space="0" w:color="000000"/>
              <w:right w:val="nil"/>
            </w:tcBorders>
          </w:tcPr>
          <w:p w:rsidR="0020037C" w:rsidRDefault="004474D3">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ReplSize</w:t>
            </w:r>
          </w:p>
        </w:tc>
        <w:tc>
          <w:tcPr>
            <w:tcW w:w="4258" w:type="dxa"/>
            <w:tcBorders>
              <w:top w:val="nil"/>
              <w:left w:val="nil"/>
              <w:bottom w:val="nil"/>
              <w:right w:val="single" w:sz="8" w:space="0" w:color="000000"/>
            </w:tcBorders>
          </w:tcPr>
          <w:p w:rsidR="0020037C" w:rsidRDefault="004474D3">
            <w:pPr>
              <w:pStyle w:val="TableParagraph"/>
              <w:spacing w:line="227" w:lineRule="exact"/>
              <w:ind w:left="11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副本数，默认情况下，副本写入个数为1</w:t>
            </w:r>
          </w:p>
        </w:tc>
        <w:tc>
          <w:tcPr>
            <w:tcW w:w="3157" w:type="dxa"/>
            <w:tcBorders>
              <w:top w:val="nil"/>
              <w:left w:val="single" w:sz="8" w:space="0" w:color="000000"/>
              <w:bottom w:val="single" w:sz="8" w:space="0" w:color="000000"/>
              <w:right w:val="single" w:sz="8" w:space="0" w:color="000000"/>
            </w:tcBorders>
          </w:tcPr>
          <w:p w:rsidR="0020037C" w:rsidRDefault="004474D3">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 xml:space="preserve">{ReplSize:&lt;int </w:t>
            </w:r>
            <w:r>
              <w:rPr>
                <w:rFonts w:ascii="Microsoft JhengHei" w:eastAsia="Microsoft JhengHei" w:hAnsi="Microsoft JhengHei" w:cs="Microsoft JhengHei"/>
                <w:spacing w:val="13"/>
                <w:w w:val="90"/>
                <w:sz w:val="14"/>
                <w:szCs w:val="14"/>
              </w:rPr>
              <w:t xml:space="preserve"> </w:t>
            </w:r>
            <w:r>
              <w:rPr>
                <w:rFonts w:ascii="Microsoft JhengHei" w:eastAsia="Microsoft JhengHei" w:hAnsi="Microsoft JhengHei" w:cs="Microsoft JhengHei"/>
                <w:w w:val="90"/>
                <w:sz w:val="14"/>
                <w:szCs w:val="14"/>
              </w:rPr>
              <w:t>num&gt;}</w:t>
            </w:r>
          </w:p>
        </w:tc>
      </w:tr>
      <w:tr w:rsidR="0020037C">
        <w:trPr>
          <w:trHeight w:hRule="exact" w:val="305"/>
        </w:trPr>
        <w:tc>
          <w:tcPr>
            <w:tcW w:w="2057"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Compressed</w:t>
            </w:r>
          </w:p>
        </w:tc>
        <w:tc>
          <w:tcPr>
            <w:tcW w:w="4258" w:type="dxa"/>
            <w:tcBorders>
              <w:top w:val="nil"/>
              <w:left w:val="nil"/>
              <w:bottom w:val="nil"/>
              <w:right w:val="single" w:sz="8" w:space="0" w:color="000000"/>
            </w:tcBorders>
          </w:tcPr>
          <w:p w:rsidR="0020037C" w:rsidRDefault="004474D3">
            <w:pPr>
              <w:pStyle w:val="TableParagraph"/>
              <w:spacing w:line="227" w:lineRule="exact"/>
              <w:ind w:left="11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数据压缩</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{Compressed:true|false}</w:t>
            </w:r>
          </w:p>
        </w:tc>
      </w:tr>
    </w:tbl>
    <w:p w:rsidR="0020037C" w:rsidRDefault="004474D3">
      <w:pPr>
        <w:pStyle w:val="BodyText"/>
        <w:spacing w:line="333" w:lineRule="exact"/>
      </w:pPr>
      <w:r>
        <w:t>创建集合的格式为：</w:t>
      </w:r>
    </w:p>
    <w:p w:rsidR="0020037C" w:rsidRDefault="00B0609F">
      <w:pPr>
        <w:pStyle w:val="BodyText"/>
        <w:spacing w:before="8"/>
        <w:rPr>
          <w:rFonts w:ascii="仿宋" w:eastAsia="仿宋" w:hAnsi="仿宋" w:cs="仿宋"/>
        </w:rPr>
      </w:pPr>
      <w:r w:rsidRPr="00B0609F">
        <w:pict>
          <v:group id="_x0000_s2635" style="position:absolute;left:0;text-align:left;margin-left:81.7pt;margin-top:4.85pt;width:473.6pt;height:10.6pt;z-index:-251612672;mso-position-horizontal-relative:page" coordorigin="1634,97" coordsize="9472,212">
            <v:shape id="_x0000_s2636"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{"name":"&lt;集合名&gt;",[options]}</w:t>
      </w:r>
    </w:p>
    <w:p w:rsidR="0020037C" w:rsidRDefault="00DD1987">
      <w:pPr>
        <w:pStyle w:val="BodyText"/>
        <w:spacing w:before="45" w:line="567" w:lineRule="exact"/>
      </w:pPr>
      <w:r>
        <w:lastRenderedPageBreak/>
        <w:pict>
          <v:shape id="_x0000_i1097"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ShardingKey是一个JSON对象，JSON对象中每一个字段对应</w:t>
      </w:r>
      <w:r w:rsidR="00423ADE">
        <w:rPr>
          <w:w w:val="95"/>
          <w:position w:val="1"/>
          <w:lang w:eastAsia="zh-CN"/>
        </w:rPr>
        <w:t>分区</w:t>
      </w:r>
      <w:r>
        <w:rPr>
          <w:w w:val="95"/>
          <w:position w:val="1"/>
          <w:lang w:eastAsia="zh-CN"/>
        </w:rPr>
        <w:t>键的字段，其值为1或者-1，代表</w:t>
      </w:r>
    </w:p>
    <w:p w:rsidR="0020037C" w:rsidRDefault="004474D3">
      <w:pPr>
        <w:pStyle w:val="BodyText"/>
        <w:spacing w:line="242" w:lineRule="exact"/>
        <w:ind w:left="1857"/>
        <w:rPr>
          <w:lang w:eastAsia="zh-CN"/>
        </w:rPr>
      </w:pPr>
      <w:r>
        <w:rPr>
          <w:lang w:eastAsia="zh-CN"/>
        </w:rPr>
        <w:t>正向或逆向排序。需要</w:t>
      </w:r>
      <w:r w:rsidR="00423ADE">
        <w:rPr>
          <w:lang w:eastAsia="zh-CN"/>
        </w:rPr>
        <w:t>分区</w:t>
      </w:r>
      <w:r>
        <w:rPr>
          <w:lang w:eastAsia="zh-CN"/>
        </w:rPr>
        <w:t>，必须指定ShardingKey。</w:t>
      </w:r>
    </w:p>
    <w:p w:rsidR="0020037C" w:rsidRDefault="004474D3">
      <w:pPr>
        <w:pStyle w:val="BodyText"/>
        <w:tabs>
          <w:tab w:val="left" w:pos="1857"/>
        </w:tabs>
        <w:spacing w:before="12" w:line="168" w:lineRule="auto"/>
        <w:ind w:left="1857" w:right="15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ReplSize是一个json对象，它的值是int类型，设置写入数据节点的个数，默认为1，当ReplSize等</w:t>
      </w:r>
      <w:r>
        <w:rPr>
          <w:position w:val="1"/>
          <w:lang w:eastAsia="zh-CN"/>
        </w:rPr>
        <w:t xml:space="preserve"> </w:t>
      </w:r>
      <w:r>
        <w:rPr>
          <w:w w:val="95"/>
          <w:lang w:eastAsia="zh-CN"/>
        </w:rPr>
        <w:t>于0时，副本写入个数会根据当前数据组中节点数变化而变化；手动指定副本写入个数时，不能超</w:t>
      </w:r>
      <w:r>
        <w:rPr>
          <w:lang w:eastAsia="zh-CN"/>
        </w:rPr>
        <w:t xml:space="preserve"> 出当前组内节点个数。</w:t>
      </w:r>
    </w:p>
    <w:p w:rsidR="0020037C" w:rsidRDefault="0020037C">
      <w:pPr>
        <w:spacing w:line="168" w:lineRule="auto"/>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tabs>
          <w:tab w:val="left" w:pos="1537"/>
        </w:tabs>
        <w:spacing w:before="51" w:line="169" w:lineRule="auto"/>
        <w:ind w:left="1537" w:right="579" w:hanging="284"/>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Compressed也是一个JSON对象，它的值为boolean类型，为“true”时，表示集合中的数据压缩存</w:t>
      </w:r>
      <w:r>
        <w:rPr>
          <w:position w:val="1"/>
        </w:rPr>
        <w:t xml:space="preserve"> </w:t>
      </w:r>
      <w:r>
        <w:rPr>
          <w:w w:val="95"/>
        </w:rPr>
        <w:t>储，“false”时表示正常存储数据。</w:t>
      </w:r>
    </w:p>
    <w:p w:rsidR="0020037C" w:rsidRDefault="004474D3">
      <w:pPr>
        <w:pStyle w:val="BodyText"/>
        <w:tabs>
          <w:tab w:val="left" w:pos="1537"/>
        </w:tabs>
        <w:spacing w:line="28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当options内设置了多个参数时，用逗号（,）隔开。</w:t>
      </w:r>
    </w:p>
    <w:p w:rsidR="0020037C" w:rsidRDefault="004474D3">
      <w:pPr>
        <w:pStyle w:val="BodyText"/>
        <w:tabs>
          <w:tab w:val="left" w:pos="1537"/>
        </w:tabs>
        <w:spacing w:before="36" w:line="169" w:lineRule="auto"/>
        <w:ind w:left="1537" w:right="82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name       </w:t>
      </w:r>
      <w:r>
        <w:rPr>
          <w:spacing w:val="36"/>
          <w:w w:val="95"/>
          <w:position w:val="1"/>
          <w:lang w:eastAsia="zh-CN"/>
        </w:rPr>
        <w:t xml:space="preserve"> </w:t>
      </w:r>
      <w:r>
        <w:rPr>
          <w:w w:val="95"/>
          <w:position w:val="1"/>
          <w:lang w:eastAsia="zh-CN"/>
        </w:rPr>
        <w:t>的值不能是空串、含点（.）或者美元符号（$），并且长度不能超过127B，否则操作失</w:t>
      </w:r>
      <w:r>
        <w:rPr>
          <w:position w:val="1"/>
          <w:lang w:eastAsia="zh-CN"/>
        </w:rPr>
        <w:t xml:space="preserve"> </w:t>
      </w:r>
      <w:r>
        <w:rPr>
          <w:lang w:eastAsia="zh-CN"/>
        </w:rPr>
        <w:t>败。</w:t>
      </w:r>
    </w:p>
    <w:p w:rsidR="0020037C" w:rsidRDefault="0020037C">
      <w:pPr>
        <w:spacing w:before="11" w:line="200" w:lineRule="exact"/>
        <w:rPr>
          <w:sz w:val="20"/>
          <w:szCs w:val="20"/>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在集合空间foo下创建集合bar，不指定</w:t>
      </w:r>
      <w:r w:rsidR="00423ADE">
        <w:rPr>
          <w:position w:val="1"/>
          <w:lang w:eastAsia="zh-CN"/>
        </w:rPr>
        <w:t>分区</w:t>
      </w:r>
      <w:r>
        <w:rPr>
          <w:position w:val="1"/>
          <w:lang w:eastAsia="zh-CN"/>
        </w:rPr>
        <w:t>键。</w:t>
      </w:r>
    </w:p>
    <w:p w:rsidR="0020037C" w:rsidRDefault="00B0609F">
      <w:pPr>
        <w:pStyle w:val="BodyText"/>
        <w:spacing w:before="10"/>
        <w:ind w:left="897"/>
        <w:rPr>
          <w:rFonts w:ascii="仿宋" w:eastAsia="仿宋" w:hAnsi="仿宋" w:cs="仿宋"/>
        </w:rPr>
      </w:pPr>
      <w:r w:rsidRPr="00B0609F">
        <w:pict>
          <v:group id="_x0000_s2632" style="position:absolute;left:0;text-align:left;margin-left:95.85pt;margin-top:4.95pt;width:459.45pt;height:10.6pt;z-index:-251611648;mso-position-horizontal-relative:page" coordorigin="1917,99" coordsize="9189,212">
            <v:shape id="_x0000_s2633"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db.foo.createCL("bar")</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在集合空间foo下创建集合bar，指定字段age为</w:t>
      </w:r>
      <w:r w:rsidR="00423ADE">
        <w:rPr>
          <w:position w:val="1"/>
          <w:lang w:eastAsia="zh-CN"/>
        </w:rPr>
        <w:t>分区</w:t>
      </w:r>
      <w:r>
        <w:rPr>
          <w:position w:val="1"/>
          <w:lang w:eastAsia="zh-CN"/>
        </w:rPr>
        <w:t>键，升序排序</w:t>
      </w:r>
    </w:p>
    <w:p w:rsidR="0020037C" w:rsidRDefault="00B0609F">
      <w:pPr>
        <w:pStyle w:val="BodyText"/>
        <w:spacing w:before="10"/>
        <w:ind w:left="897"/>
        <w:rPr>
          <w:rFonts w:ascii="仿宋" w:eastAsia="仿宋" w:hAnsi="仿宋" w:cs="仿宋"/>
        </w:rPr>
      </w:pPr>
      <w:r w:rsidRPr="00B0609F">
        <w:pict>
          <v:group id="_x0000_s2630" style="position:absolute;left:0;text-align:left;margin-left:95.85pt;margin-top:4.95pt;width:459.45pt;height:21.2pt;z-index:-251610624;mso-position-horizontal-relative:page" coordorigin="1917,99" coordsize="9189,424">
            <v:shape id="_x0000_s2631"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db.foo.createCL("bar",{ShardingKey:</w:t>
      </w:r>
    </w:p>
    <w:p w:rsidR="0020037C" w:rsidRDefault="004474D3">
      <w:pPr>
        <w:pStyle w:val="BodyText"/>
        <w:spacing w:line="212" w:lineRule="exact"/>
        <w:ind w:left="897"/>
        <w:rPr>
          <w:rFonts w:ascii="仿宋" w:eastAsia="仿宋" w:hAnsi="仿宋" w:cs="仿宋"/>
        </w:rPr>
      </w:pPr>
      <w:r>
        <w:rPr>
          <w:rFonts w:ascii="仿宋" w:eastAsia="仿宋" w:hAnsi="仿宋" w:cs="仿宋"/>
        </w:rPr>
        <w:t>{"age":1},ShardingType:"Hash",Partition:2^10,ReplSize:1,Compressed:true})</w:t>
      </w:r>
    </w:p>
    <w:p w:rsidR="0020037C" w:rsidRDefault="0020037C">
      <w:pPr>
        <w:spacing w:before="1" w:line="100" w:lineRule="exact"/>
        <w:rPr>
          <w:sz w:val="10"/>
          <w:szCs w:val="10"/>
        </w:rPr>
      </w:pPr>
    </w:p>
    <w:p w:rsidR="0020037C" w:rsidRDefault="004474D3">
      <w:pPr>
        <w:pStyle w:val="Heading3"/>
        <w:ind w:left="113"/>
      </w:pPr>
      <w:bookmarkStart w:id="443" w:name="db.collectionspace.dropCL()"/>
      <w:bookmarkStart w:id="444" w:name="_bookmark171"/>
      <w:bookmarkEnd w:id="443"/>
      <w:bookmarkEnd w:id="444"/>
      <w:r>
        <w:rPr>
          <w:w w:val="95"/>
        </w:rPr>
        <w:t>db.collectionspace.dropCL()</w:t>
      </w:r>
    </w:p>
    <w:p w:rsidR="0020037C" w:rsidRDefault="0020037C">
      <w:pPr>
        <w:spacing w:before="9" w:line="190" w:lineRule="exact"/>
        <w:rPr>
          <w:sz w:val="19"/>
          <w:szCs w:val="19"/>
        </w:rPr>
      </w:pPr>
    </w:p>
    <w:p w:rsidR="0020037C" w:rsidRDefault="004474D3">
      <w:pPr>
        <w:pStyle w:val="BodyText"/>
        <w:spacing w:line="251" w:lineRule="auto"/>
        <w:ind w:left="613" w:right="5908"/>
      </w:pPr>
      <w:r>
        <w:rPr>
          <w:w w:val="90"/>
        </w:rPr>
        <w:t>db.collectionspace.dropCL(&lt;name&gt;)</w:t>
      </w:r>
      <w:r>
        <w:rPr>
          <w:w w:val="93"/>
        </w:rPr>
        <w:t xml:space="preserve"> </w:t>
      </w:r>
      <w:r>
        <w:rPr>
          <w:w w:val="95"/>
        </w:rPr>
        <w:t>删除指定集合空间下指定的集合。</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3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集合名，</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在同一个集合空间中，集</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合名必须唯一</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4474D3">
      <w:pPr>
        <w:pStyle w:val="BodyText"/>
        <w:spacing w:before="16"/>
        <w:ind w:left="613"/>
      </w:pPr>
      <w:r>
        <w:t>dropCL()</w:t>
      </w:r>
      <w:r>
        <w:rPr>
          <w:spacing w:val="-17"/>
        </w:rPr>
        <w:t xml:space="preserve"> </w:t>
      </w:r>
      <w:r>
        <w:t>方法的定义格式必须指定</w:t>
      </w:r>
      <w:r>
        <w:rPr>
          <w:spacing w:val="-16"/>
        </w:rPr>
        <w:t xml:space="preserve"> </w:t>
      </w:r>
      <w:r>
        <w:t>name</w:t>
      </w:r>
      <w:r>
        <w:rPr>
          <w:spacing w:val="-16"/>
        </w:rPr>
        <w:t xml:space="preserve"> </w:t>
      </w:r>
      <w:r>
        <w:t>参数，并且</w:t>
      </w:r>
      <w:r>
        <w:rPr>
          <w:spacing w:val="-17"/>
        </w:rPr>
        <w:t xml:space="preserve"> </w:t>
      </w:r>
      <w:r>
        <w:t>name</w:t>
      </w:r>
      <w:r>
        <w:rPr>
          <w:spacing w:val="-16"/>
        </w:rPr>
        <w:t xml:space="preserve"> </w:t>
      </w:r>
      <w:r>
        <w:t>的值在集合空间中存在，否则操作异常。</w:t>
      </w:r>
    </w:p>
    <w:p w:rsidR="0020037C" w:rsidRDefault="00B0609F">
      <w:pPr>
        <w:pStyle w:val="BodyText"/>
        <w:spacing w:before="48"/>
        <w:ind w:left="613"/>
        <w:rPr>
          <w:rFonts w:ascii="仿宋" w:eastAsia="仿宋" w:hAnsi="仿宋" w:cs="仿宋"/>
        </w:rPr>
      </w:pPr>
      <w:r w:rsidRPr="00B0609F">
        <w:pict>
          <v:group id="_x0000_s2628" style="position:absolute;left:0;text-align:left;margin-left:81.7pt;margin-top:6.85pt;width:473.6pt;height:10.6pt;z-index:-251609600;mso-position-horizontal-relative:page" coordorigin="1634,137" coordsize="9472,212">
            <v:shape id="_x0000_s2629"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{"name":"&lt;集合名&gt;"}</w:t>
      </w:r>
    </w:p>
    <w:p w:rsidR="0020037C" w:rsidRDefault="00DD1987">
      <w:pPr>
        <w:pStyle w:val="BodyText"/>
        <w:spacing w:before="45" w:line="567" w:lineRule="exact"/>
        <w:ind w:left="613"/>
      </w:pPr>
      <w:r>
        <w:pict>
          <v:shape id="_x0000_i1098"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name       </w:t>
      </w:r>
      <w:r>
        <w:rPr>
          <w:spacing w:val="36"/>
          <w:w w:val="95"/>
          <w:position w:val="1"/>
          <w:lang w:eastAsia="zh-CN"/>
        </w:rPr>
        <w:t xml:space="preserve"> </w:t>
      </w:r>
      <w:r>
        <w:rPr>
          <w:w w:val="95"/>
          <w:position w:val="1"/>
          <w:lang w:eastAsia="zh-CN"/>
        </w:rPr>
        <w:t>的值不能是空串、含点（.）或者美元符号（$），并且长度不能超过127B，否则操作失</w:t>
      </w:r>
    </w:p>
    <w:p w:rsidR="0020037C" w:rsidRDefault="004474D3">
      <w:pPr>
        <w:pStyle w:val="BodyText"/>
        <w:spacing w:line="242" w:lineRule="exact"/>
        <w:ind w:left="1537"/>
        <w:rPr>
          <w:lang w:eastAsia="zh-CN"/>
        </w:rPr>
      </w:pPr>
      <w:r>
        <w:rPr>
          <w:lang w:eastAsia="zh-CN"/>
        </w:rPr>
        <w:t>败。</w:t>
      </w:r>
    </w:p>
    <w:p w:rsidR="0020037C" w:rsidRDefault="004474D3">
      <w:pPr>
        <w:pStyle w:val="BodyText"/>
        <w:tabs>
          <w:tab w:val="left" w:pos="1537"/>
        </w:tabs>
        <w:spacing w:line="268"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集合名必须在集合空间中存在，否则操作异常</w:t>
      </w:r>
    </w:p>
    <w:p w:rsidR="0020037C" w:rsidRDefault="0020037C">
      <w:pPr>
        <w:spacing w:before="1" w:line="220" w:lineRule="exact"/>
        <w:rPr>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删除集合空间foo下的集合bar。</w:t>
      </w:r>
      <w:r>
        <w:rPr>
          <w:position w:val="1"/>
        </w:rPr>
        <w:t>假定集合存在</w:t>
      </w:r>
    </w:p>
    <w:p w:rsidR="0020037C" w:rsidRDefault="00B0609F">
      <w:pPr>
        <w:pStyle w:val="BodyText"/>
        <w:spacing w:before="50"/>
        <w:ind w:left="897"/>
        <w:rPr>
          <w:rFonts w:ascii="仿宋" w:eastAsia="仿宋" w:hAnsi="仿宋" w:cs="仿宋"/>
        </w:rPr>
      </w:pPr>
      <w:r w:rsidRPr="00B0609F">
        <w:pict>
          <v:group id="_x0000_s2625" style="position:absolute;left:0;text-align:left;margin-left:95.85pt;margin-top:6.95pt;width:459.45pt;height:10.6pt;z-index:-251608576;mso-position-horizontal-relative:page" coordorigin="1917,139" coordsize="9189,212">
            <v:shape id="_x0000_s2626"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db.foo.dropCL("bar")</w:t>
      </w:r>
    </w:p>
    <w:p w:rsidR="0020037C" w:rsidRDefault="0020037C">
      <w:pPr>
        <w:spacing w:before="1" w:line="100" w:lineRule="exact"/>
        <w:rPr>
          <w:sz w:val="10"/>
          <w:szCs w:val="10"/>
        </w:rPr>
      </w:pPr>
    </w:p>
    <w:p w:rsidR="0020037C" w:rsidRDefault="004474D3">
      <w:pPr>
        <w:pStyle w:val="Heading3"/>
        <w:ind w:left="0" w:right="7509"/>
        <w:jc w:val="center"/>
      </w:pPr>
      <w:bookmarkStart w:id="445" w:name="db.collectionspace.getCL()"/>
      <w:bookmarkStart w:id="446" w:name="_bookmark172"/>
      <w:bookmarkEnd w:id="445"/>
      <w:bookmarkEnd w:id="446"/>
      <w:r>
        <w:rPr>
          <w:w w:val="95"/>
        </w:rPr>
        <w:t>db.collectionspace.getCL()</w:t>
      </w:r>
    </w:p>
    <w:p w:rsidR="0020037C" w:rsidRDefault="0020037C">
      <w:pPr>
        <w:spacing w:before="9" w:line="190" w:lineRule="exact"/>
        <w:rPr>
          <w:sz w:val="19"/>
          <w:szCs w:val="19"/>
        </w:rPr>
      </w:pPr>
    </w:p>
    <w:p w:rsidR="0020037C" w:rsidRDefault="004474D3">
      <w:pPr>
        <w:pStyle w:val="BodyText"/>
        <w:spacing w:line="251" w:lineRule="auto"/>
        <w:ind w:left="613" w:right="6247"/>
      </w:pPr>
      <w:r>
        <w:rPr>
          <w:w w:val="90"/>
        </w:rPr>
        <w:t>db.collectionspace.getCL(&lt;name&gt;)</w:t>
      </w:r>
      <w:r>
        <w:rPr>
          <w:w w:val="92"/>
        </w:rPr>
        <w:t xml:space="preserve"> </w:t>
      </w:r>
      <w:r>
        <w:rPr>
          <w:w w:val="95"/>
        </w:rPr>
        <w:t>返回指定集合空间下集合的引用。</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3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集合名，</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在同一个集合空间中，集</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合名必须唯一</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line="207" w:lineRule="exact"/>
        <w:rPr>
          <w:rFonts w:ascii="Microsoft JhengHei" w:eastAsia="Microsoft JhengHei" w:hAnsi="Microsoft JhengHei" w:cs="Microsoft JhengHei"/>
          <w:sz w:val="14"/>
          <w:szCs w:val="14"/>
        </w:rPr>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pPr>
      <w:r>
        <w:t>格式</w:t>
      </w:r>
    </w:p>
    <w:p w:rsidR="0020037C" w:rsidRDefault="004474D3">
      <w:pPr>
        <w:pStyle w:val="BodyText"/>
        <w:spacing w:before="16"/>
      </w:pPr>
      <w:r>
        <w:t>getCL()</w:t>
      </w:r>
      <w:r>
        <w:rPr>
          <w:spacing w:val="-19"/>
        </w:rPr>
        <w:t xml:space="preserve"> </w:t>
      </w:r>
      <w:r>
        <w:t>方法的定义格式必须指定</w:t>
      </w:r>
      <w:r>
        <w:rPr>
          <w:spacing w:val="-19"/>
        </w:rPr>
        <w:t xml:space="preserve"> </w:t>
      </w:r>
      <w:r>
        <w:t>name</w:t>
      </w:r>
      <w:r>
        <w:rPr>
          <w:spacing w:val="-18"/>
        </w:rPr>
        <w:t xml:space="preserve"> </w:t>
      </w:r>
      <w:r>
        <w:t>参数，并且</w:t>
      </w:r>
      <w:r>
        <w:rPr>
          <w:spacing w:val="-19"/>
        </w:rPr>
        <w:t xml:space="preserve"> </w:t>
      </w:r>
      <w:r>
        <w:t>name</w:t>
      </w:r>
      <w:r>
        <w:rPr>
          <w:spacing w:val="-19"/>
        </w:rPr>
        <w:t xml:space="preserve"> </w:t>
      </w:r>
      <w:r>
        <w:t>的值在集合空间中存在，否则操作异常。</w:t>
      </w:r>
    </w:p>
    <w:p w:rsidR="0020037C" w:rsidRDefault="00B0609F">
      <w:pPr>
        <w:pStyle w:val="BodyText"/>
        <w:spacing w:before="48"/>
        <w:rPr>
          <w:rFonts w:ascii="仿宋" w:eastAsia="仿宋" w:hAnsi="仿宋" w:cs="仿宋"/>
        </w:rPr>
      </w:pPr>
      <w:r w:rsidRPr="00B0609F">
        <w:pict>
          <v:group id="_x0000_s2623" style="position:absolute;left:0;text-align:left;margin-left:81.7pt;margin-top:6.85pt;width:473.6pt;height:10.6pt;z-index:-251607552;mso-position-horizontal-relative:page" coordorigin="1634,137" coordsize="9472,212">
            <v:shape id="_x0000_s2624"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{"name":"&lt;集合名&gt;"}</w:t>
      </w:r>
    </w:p>
    <w:p w:rsidR="0020037C" w:rsidRDefault="00DD1987">
      <w:pPr>
        <w:pStyle w:val="BodyText"/>
        <w:spacing w:before="45" w:line="567" w:lineRule="exact"/>
      </w:pPr>
      <w:r>
        <w:pict>
          <v:shape id="_x0000_i1099"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 xml:space="preserve">name       </w:t>
      </w:r>
      <w:r>
        <w:rPr>
          <w:spacing w:val="36"/>
          <w:w w:val="95"/>
          <w:position w:val="1"/>
          <w:lang w:eastAsia="zh-CN"/>
        </w:rPr>
        <w:t xml:space="preserve"> </w:t>
      </w:r>
      <w:r>
        <w:rPr>
          <w:w w:val="95"/>
          <w:position w:val="1"/>
          <w:lang w:eastAsia="zh-CN"/>
        </w:rPr>
        <w:t>的值不能是空串、含点（.）或者美元符号（$），并且长度不能超过127B，否则操作失</w:t>
      </w:r>
    </w:p>
    <w:p w:rsidR="0020037C" w:rsidRDefault="004474D3">
      <w:pPr>
        <w:pStyle w:val="BodyText"/>
        <w:spacing w:line="242" w:lineRule="exact"/>
        <w:ind w:left="1857"/>
        <w:rPr>
          <w:lang w:eastAsia="zh-CN"/>
        </w:rPr>
      </w:pPr>
      <w:r>
        <w:rPr>
          <w:lang w:eastAsia="zh-CN"/>
        </w:rPr>
        <w:t>败。</w:t>
      </w:r>
    </w:p>
    <w:p w:rsidR="0020037C" w:rsidRDefault="004474D3">
      <w:pPr>
        <w:pStyle w:val="BodyText"/>
        <w:tabs>
          <w:tab w:val="left" w:pos="1857"/>
        </w:tabs>
        <w:spacing w:line="268"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集合名必须在集合空间中存在，否则操作异常。</w:t>
      </w:r>
    </w:p>
    <w:p w:rsidR="0020037C" w:rsidRDefault="0020037C">
      <w:pPr>
        <w:spacing w:before="1" w:line="220" w:lineRule="exact"/>
        <w:rPr>
          <w:lang w:eastAsia="zh-CN"/>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返回集合空间foo下集合bar的引用。假定集合存在。</w:t>
      </w:r>
    </w:p>
    <w:p w:rsidR="0020037C" w:rsidRDefault="00B0609F">
      <w:pPr>
        <w:pStyle w:val="BodyText"/>
        <w:spacing w:before="10"/>
        <w:ind w:left="1217"/>
        <w:rPr>
          <w:rFonts w:ascii="仿宋" w:eastAsia="仿宋" w:hAnsi="仿宋" w:cs="仿宋"/>
        </w:rPr>
      </w:pPr>
      <w:r w:rsidRPr="00B0609F">
        <w:pict>
          <v:group id="_x0000_s2620" style="position:absolute;left:0;text-align:left;margin-left:95.85pt;margin-top:4.95pt;width:459.45pt;height:10.6pt;z-index:-251606528;mso-position-horizontal-relative:page" coordorigin="1917,99" coordsize="9189,212">
            <v:shape id="_x0000_s2621"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db.foo.getCL("bar")</w:t>
      </w:r>
    </w:p>
    <w:p w:rsidR="0020037C" w:rsidRDefault="0020037C">
      <w:pPr>
        <w:spacing w:before="1" w:line="100" w:lineRule="exact"/>
        <w:rPr>
          <w:sz w:val="10"/>
          <w:szCs w:val="10"/>
        </w:rPr>
      </w:pPr>
    </w:p>
    <w:p w:rsidR="0020037C" w:rsidRDefault="004474D3">
      <w:pPr>
        <w:pStyle w:val="Heading3"/>
      </w:pPr>
      <w:bookmarkStart w:id="447" w:name="db.collectionspace.collection.insert()"/>
      <w:bookmarkStart w:id="448" w:name="_bookmark173"/>
      <w:bookmarkEnd w:id="447"/>
      <w:bookmarkEnd w:id="448"/>
      <w:r>
        <w:rPr>
          <w:w w:val="95"/>
        </w:rPr>
        <w:t>db.collectionspace.collection.insert()</w:t>
      </w:r>
    </w:p>
    <w:p w:rsidR="0020037C" w:rsidRDefault="0020037C">
      <w:pPr>
        <w:spacing w:before="9" w:line="190" w:lineRule="exact"/>
        <w:rPr>
          <w:sz w:val="19"/>
          <w:szCs w:val="19"/>
        </w:rPr>
      </w:pPr>
    </w:p>
    <w:p w:rsidR="0020037C" w:rsidRDefault="004474D3">
      <w:pPr>
        <w:pStyle w:val="BodyText"/>
        <w:spacing w:line="251" w:lineRule="auto"/>
        <w:ind w:right="741"/>
        <w:rPr>
          <w:lang w:eastAsia="zh-CN"/>
        </w:rPr>
      </w:pPr>
      <w:r>
        <w:rPr>
          <w:w w:val="95"/>
        </w:rPr>
        <w:t>db.collectionspace.collection.insert(&lt;doc|docs&gt;,[flag]) 向指定集合中插入记录。</w:t>
      </w:r>
      <w:r>
        <w:rPr>
          <w:w w:val="95"/>
          <w:lang w:eastAsia="zh-CN"/>
        </w:rPr>
        <w:t>如果集合空间或集合不存在，首先需要手动创建一个集合空</w:t>
      </w:r>
    </w:p>
    <w:p w:rsidR="0020037C" w:rsidRDefault="004474D3">
      <w:pPr>
        <w:pStyle w:val="BodyText"/>
        <w:spacing w:line="227" w:lineRule="exact"/>
      </w:pPr>
      <w:r>
        <w:rPr>
          <w:w w:val="95"/>
        </w:rPr>
        <w:t>间，如db.createCS("foo")，再在该集合空间下手动创建集合，如db.foo.createCL("bar")。然后在集合中插入</w:t>
      </w:r>
    </w:p>
    <w:p w:rsidR="0020037C" w:rsidRDefault="004474D3">
      <w:pPr>
        <w:pStyle w:val="BodyText"/>
        <w:spacing w:line="240" w:lineRule="exact"/>
      </w:pPr>
      <w:r>
        <w:t>记录。</w:t>
      </w:r>
    </w:p>
    <w:p w:rsidR="0020037C" w:rsidRDefault="0020037C">
      <w:pPr>
        <w:spacing w:before="6" w:line="190" w:lineRule="exact"/>
        <w:rPr>
          <w:sz w:val="19"/>
          <w:szCs w:val="19"/>
        </w:rPr>
      </w:pPr>
    </w:p>
    <w:p w:rsidR="0020037C" w:rsidRDefault="004474D3">
      <w:pPr>
        <w:pStyle w:val="BodyText"/>
      </w:pPr>
      <w:r>
        <w:t>参数描述</w:t>
      </w:r>
    </w:p>
    <w:p w:rsidR="0020037C" w:rsidRDefault="0020037C">
      <w:pPr>
        <w:spacing w:before="7" w:line="180" w:lineRule="exact"/>
        <w:rPr>
          <w:sz w:val="18"/>
          <w:szCs w:val="18"/>
        </w:rPr>
      </w:pPr>
    </w:p>
    <w:tbl>
      <w:tblPr>
        <w:tblW w:w="0" w:type="auto"/>
        <w:tblInd w:w="923" w:type="dxa"/>
        <w:tblLayout w:type="fixed"/>
        <w:tblCellMar>
          <w:left w:w="0" w:type="dxa"/>
          <w:right w:w="0" w:type="dxa"/>
        </w:tblCellMar>
        <w:tblLook w:val="01E0"/>
      </w:tblPr>
      <w:tblGrid>
        <w:gridCol w:w="1532"/>
        <w:gridCol w:w="3204"/>
        <w:gridCol w:w="2363"/>
        <w:gridCol w:w="2373"/>
      </w:tblGrid>
      <w:tr w:rsidR="0020037C">
        <w:trPr>
          <w:trHeight w:hRule="exact" w:val="305"/>
        </w:trPr>
        <w:tc>
          <w:tcPr>
            <w:tcW w:w="1532"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04" w:type="dxa"/>
            <w:tcBorders>
              <w:top w:val="nil"/>
              <w:left w:val="nil"/>
              <w:bottom w:val="nil"/>
              <w:right w:val="single" w:sz="8" w:space="0" w:color="000000"/>
            </w:tcBorders>
          </w:tcPr>
          <w:p w:rsidR="0020037C" w:rsidRDefault="004474D3">
            <w:pPr>
              <w:pStyle w:val="TableParagraph"/>
              <w:spacing w:line="222" w:lineRule="exact"/>
              <w:ind w:left="88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0"/>
        </w:trPr>
        <w:tc>
          <w:tcPr>
            <w:tcW w:w="15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doc|docs</w:t>
            </w:r>
          </w:p>
        </w:tc>
        <w:tc>
          <w:tcPr>
            <w:tcW w:w="3204" w:type="dxa"/>
            <w:tcBorders>
              <w:top w:val="nil"/>
              <w:left w:val="nil"/>
              <w:bottom w:val="nil"/>
              <w:right w:val="single" w:sz="8" w:space="0" w:color="000000"/>
            </w:tcBorders>
          </w:tcPr>
          <w:p w:rsidR="0020037C" w:rsidRDefault="004474D3">
            <w:pPr>
              <w:pStyle w:val="TableParagraph"/>
              <w:spacing w:line="217" w:lineRule="exact"/>
              <w:ind w:left="88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文档记录。doc为一条记录，docs为</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多条记录。</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1015"/>
        </w:trPr>
        <w:tc>
          <w:tcPr>
            <w:tcW w:w="1532"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flag</w:t>
            </w:r>
          </w:p>
        </w:tc>
        <w:tc>
          <w:tcPr>
            <w:tcW w:w="3204" w:type="dxa"/>
            <w:tcBorders>
              <w:top w:val="nil"/>
              <w:left w:val="nil"/>
              <w:bottom w:val="nil"/>
              <w:right w:val="single" w:sz="8" w:space="0" w:color="000000"/>
            </w:tcBorders>
          </w:tcPr>
          <w:p w:rsidR="0020037C" w:rsidRDefault="004474D3">
            <w:pPr>
              <w:pStyle w:val="TableParagraph"/>
              <w:spacing w:line="217" w:lineRule="exact"/>
              <w:ind w:left="886"/>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lang w:eastAsia="zh-CN"/>
              </w:rPr>
              <w:t>是否显示记录的_id值。</w:t>
            </w:r>
            <w:r>
              <w:rPr>
                <w:rFonts w:ascii="Microsoft JhengHei" w:eastAsia="Microsoft JhengHei" w:hAnsi="Microsoft JhengHei" w:cs="Microsoft JhengHei"/>
                <w:sz w:val="14"/>
                <w:szCs w:val="14"/>
              </w:rPr>
              <w:t>它的值为</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 xml:space="preserve">SDB_INSERT_CONTONDUP  </w:t>
            </w:r>
            <w:r>
              <w:rPr>
                <w:rFonts w:ascii="Microsoft JhengHei" w:eastAsia="Microsoft JhengHei" w:hAnsi="Microsoft JhengHei" w:cs="Microsoft JhengHei"/>
                <w:spacing w:val="5"/>
                <w:w w:val="90"/>
                <w:sz w:val="14"/>
                <w:szCs w:val="14"/>
              </w:rPr>
              <w:t xml:space="preserve"> </w:t>
            </w:r>
            <w:r>
              <w:rPr>
                <w:rFonts w:ascii="Microsoft JhengHei" w:eastAsia="Microsoft JhengHei" w:hAnsi="Microsoft JhengHei" w:cs="Microsoft JhengHei"/>
                <w:w w:val="90"/>
                <w:sz w:val="14"/>
                <w:szCs w:val="14"/>
              </w:rPr>
              <w:t>或者</w:t>
            </w:r>
          </w:p>
          <w:p w:rsidR="0020037C" w:rsidRDefault="004474D3">
            <w:pPr>
              <w:pStyle w:val="TableParagraph"/>
              <w:spacing w:before="12" w:line="240" w:lineRule="exact"/>
              <w:ind w:left="40" w:right="6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SDB_INSERT_RETURN_ID。只有在插</w:t>
            </w:r>
            <w:r>
              <w:rPr>
                <w:rFonts w:ascii="Microsoft JhengHei" w:eastAsia="Microsoft JhengHei" w:hAnsi="Microsoft JhengHei" w:cs="Microsoft JhengHei"/>
                <w:sz w:val="14"/>
                <w:szCs w:val="14"/>
              </w:rPr>
              <w:t xml:space="preserve"> 入单条记录的时候有效。</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ind w:right="43"/>
      </w:pPr>
      <w:r>
        <w:rPr>
          <w:w w:val="95"/>
        </w:rPr>
        <w:t>insert()</w:t>
      </w:r>
      <w:r>
        <w:rPr>
          <w:spacing w:val="28"/>
          <w:w w:val="95"/>
        </w:rPr>
        <w:t xml:space="preserve"> </w:t>
      </w:r>
      <w:r>
        <w:rPr>
          <w:w w:val="95"/>
        </w:rPr>
        <w:t>方法的定义格式包含</w:t>
      </w:r>
      <w:r>
        <w:rPr>
          <w:spacing w:val="29"/>
          <w:w w:val="95"/>
        </w:rPr>
        <w:t xml:space="preserve"> </w:t>
      </w:r>
      <w:r>
        <w:rPr>
          <w:w w:val="95"/>
        </w:rPr>
        <w:t>doc|docs</w:t>
      </w:r>
      <w:r>
        <w:rPr>
          <w:spacing w:val="28"/>
          <w:w w:val="95"/>
        </w:rPr>
        <w:t xml:space="preserve"> </w:t>
      </w:r>
      <w:r>
        <w:rPr>
          <w:w w:val="95"/>
        </w:rPr>
        <w:t>和</w:t>
      </w:r>
      <w:r>
        <w:rPr>
          <w:spacing w:val="29"/>
          <w:w w:val="95"/>
        </w:rPr>
        <w:t xml:space="preserve"> </w:t>
      </w:r>
      <w:r>
        <w:rPr>
          <w:w w:val="95"/>
        </w:rPr>
        <w:t>flag</w:t>
      </w:r>
      <w:r>
        <w:rPr>
          <w:spacing w:val="28"/>
          <w:w w:val="95"/>
        </w:rPr>
        <w:t xml:space="preserve"> </w:t>
      </w:r>
      <w:r>
        <w:rPr>
          <w:w w:val="95"/>
        </w:rPr>
        <w:t>两个字段</w:t>
      </w:r>
      <w:r>
        <w:rPr>
          <w:spacing w:val="29"/>
          <w:w w:val="95"/>
        </w:rPr>
        <w:t xml:space="preserve"> </w:t>
      </w:r>
      <w:r>
        <w:rPr>
          <w:w w:val="95"/>
        </w:rPr>
        <w:t>,</w:t>
      </w:r>
      <w:r>
        <w:rPr>
          <w:spacing w:val="28"/>
          <w:w w:val="95"/>
        </w:rPr>
        <w:t xml:space="preserve"> </w:t>
      </w:r>
      <w:r>
        <w:rPr>
          <w:w w:val="95"/>
        </w:rPr>
        <w:t>doc|docs</w:t>
      </w:r>
      <w:r>
        <w:rPr>
          <w:spacing w:val="29"/>
          <w:w w:val="95"/>
        </w:rPr>
        <w:t xml:space="preserve"> </w:t>
      </w:r>
      <w:r>
        <w:rPr>
          <w:w w:val="95"/>
        </w:rPr>
        <w:t>是一个</w:t>
      </w:r>
      <w:r>
        <w:rPr>
          <w:spacing w:val="28"/>
          <w:w w:val="95"/>
        </w:rPr>
        <w:t xml:space="preserve"> </w:t>
      </w:r>
      <w:r>
        <w:rPr>
          <w:w w:val="95"/>
        </w:rPr>
        <w:t>JSON</w:t>
      </w:r>
      <w:r>
        <w:rPr>
          <w:spacing w:val="29"/>
          <w:w w:val="95"/>
        </w:rPr>
        <w:t xml:space="preserve"> </w:t>
      </w:r>
      <w:r>
        <w:rPr>
          <w:w w:val="95"/>
        </w:rPr>
        <w:t>对象</w:t>
      </w:r>
      <w:r>
        <w:rPr>
          <w:spacing w:val="28"/>
          <w:w w:val="95"/>
        </w:rPr>
        <w:t xml:space="preserve"> </w:t>
      </w:r>
      <w:r>
        <w:rPr>
          <w:w w:val="95"/>
        </w:rPr>
        <w:t>，flag为int类</w:t>
      </w:r>
      <w:r>
        <w:t xml:space="preserve"> </w:t>
      </w:r>
      <w:r>
        <w:rPr>
          <w:w w:val="95"/>
        </w:rPr>
        <w:t>型，在插入单条记录时，如果设置flag参数的值为“SDB_INSERT_RETURN_ID”，会返回记录的_id值，设置</w:t>
      </w:r>
      <w:r>
        <w:t xml:space="preserve"> </w:t>
      </w:r>
      <w:r>
        <w:rPr>
          <w:w w:val="95"/>
        </w:rPr>
        <w:t>为“SDB_INSERT_CONTONDUP”，不返回；默认不返回。</w:t>
      </w:r>
    </w:p>
    <w:p w:rsidR="0020037C" w:rsidRDefault="004474D3">
      <w:pPr>
        <w:pStyle w:val="BodyText"/>
        <w:spacing w:before="31"/>
      </w:pPr>
      <w:r>
        <w:rPr>
          <w:w w:val="95"/>
        </w:rPr>
        <w:t>doc：</w:t>
      </w:r>
    </w:p>
    <w:p w:rsidR="0020037C" w:rsidRDefault="00B0609F">
      <w:pPr>
        <w:pStyle w:val="BodyText"/>
        <w:spacing w:before="8"/>
        <w:rPr>
          <w:rFonts w:ascii="仿宋" w:eastAsia="仿宋" w:hAnsi="仿宋" w:cs="仿宋"/>
        </w:rPr>
      </w:pPr>
      <w:r w:rsidRPr="00B0609F">
        <w:pict>
          <v:group id="_x0000_s2618" style="position:absolute;left:0;text-align:left;margin-left:81.7pt;margin-top:4.85pt;width:473.6pt;height:10.6pt;z-index:-251605504;mso-position-horizontal-relative:page" coordorigin="1634,97" coordsize="9472,212">
            <v:shape id="_x0000_s2619"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{"&lt; 字段名 1&gt;":"&lt; 值 &gt;","&lt; 字段名 2&gt;":"&lt; 值 &gt;",…}</w:t>
      </w:r>
    </w:p>
    <w:p w:rsidR="0020037C" w:rsidRDefault="004474D3">
      <w:pPr>
        <w:pStyle w:val="BodyText"/>
        <w:spacing w:before="45"/>
      </w:pPr>
      <w:r>
        <w:rPr>
          <w:w w:val="95"/>
        </w:rPr>
        <w:t>docs：</w:t>
      </w:r>
    </w:p>
    <w:p w:rsidR="0020037C" w:rsidRDefault="00B0609F">
      <w:pPr>
        <w:pStyle w:val="BodyText"/>
        <w:spacing w:before="8"/>
        <w:rPr>
          <w:rFonts w:ascii="仿宋" w:eastAsia="仿宋" w:hAnsi="仿宋" w:cs="仿宋"/>
        </w:rPr>
      </w:pPr>
      <w:r w:rsidRPr="00B0609F">
        <w:pict>
          <v:group id="_x0000_s2616" style="position:absolute;left:0;text-align:left;margin-left:81.7pt;margin-top:4.85pt;width:473.6pt;height:42.4pt;z-index:-251604480;mso-position-horizontal-relative:page" coordorigin="1634,97" coordsize="9472,848">
            <v:shape id="_x0000_s2617" style="position:absolute;left:1634;top:97;width:9472;height:848" coordorigin="1634,97" coordsize="9472,848" path="m1634,97r9472,l11106,945r-9472,l1634,97xe" fillcolor="#efefef" stroked="f">
              <v:path arrowok="t"/>
            </v:shape>
            <w10:wrap anchorx="page"/>
          </v:group>
        </w:pict>
      </w:r>
      <w:r w:rsidR="004474D3">
        <w:rPr>
          <w:rFonts w:ascii="仿宋" w:eastAsia="仿宋" w:hAnsi="仿宋" w:cs="仿宋"/>
        </w:rPr>
        <w:t>{ [</w:t>
      </w:r>
    </w:p>
    <w:p w:rsidR="0020037C" w:rsidRDefault="004474D3">
      <w:pPr>
        <w:pStyle w:val="BodyText"/>
        <w:spacing w:line="212" w:lineRule="exact"/>
        <w:ind w:left="1133"/>
        <w:rPr>
          <w:rFonts w:ascii="仿宋" w:eastAsia="仿宋" w:hAnsi="仿宋" w:cs="仿宋"/>
        </w:rPr>
      </w:pPr>
      <w:r>
        <w:rPr>
          <w:rFonts w:ascii="仿宋" w:eastAsia="仿宋" w:hAnsi="仿宋" w:cs="仿宋"/>
        </w:rPr>
        <w:t>{"&lt; 字段名 1&gt;":"&lt; 值 &gt;","&lt; 字段名 2&gt;":"&lt; 值 &gt;",…},</w:t>
      </w:r>
    </w:p>
    <w:p w:rsidR="0020037C" w:rsidRDefault="004474D3">
      <w:pPr>
        <w:pStyle w:val="BodyText"/>
        <w:spacing w:line="212" w:lineRule="exact"/>
        <w:ind w:left="1133"/>
        <w:rPr>
          <w:rFonts w:ascii="仿宋" w:eastAsia="仿宋" w:hAnsi="仿宋" w:cs="仿宋"/>
          <w:lang w:eastAsia="zh-CN"/>
        </w:rPr>
      </w:pPr>
      <w:r>
        <w:rPr>
          <w:rFonts w:ascii="仿宋" w:eastAsia="仿宋" w:hAnsi="仿宋" w:cs="仿宋"/>
          <w:lang w:eastAsia="zh-CN"/>
        </w:rPr>
        <w:t>{"&lt; 字段名 1&gt;":"&lt; 值 &gt;","&lt; 字段名 2&gt;":"&lt; 值 &gt;",…},...</w:t>
      </w:r>
    </w:p>
    <w:p w:rsidR="0020037C" w:rsidRDefault="004474D3">
      <w:pPr>
        <w:pStyle w:val="BodyText"/>
        <w:spacing w:line="212" w:lineRule="exact"/>
        <w:ind w:left="414" w:right="8566"/>
        <w:jc w:val="center"/>
        <w:rPr>
          <w:rFonts w:ascii="仿宋" w:eastAsia="仿宋" w:hAnsi="仿宋" w:cs="仿宋"/>
          <w:lang w:eastAsia="zh-CN"/>
        </w:rPr>
      </w:pPr>
      <w:r>
        <w:rPr>
          <w:rFonts w:ascii="仿宋" w:eastAsia="仿宋" w:hAnsi="仿宋" w:cs="仿宋"/>
          <w:lang w:eastAsia="zh-CN"/>
        </w:rPr>
        <w:t>] }</w:t>
      </w:r>
    </w:p>
    <w:p w:rsidR="0020037C" w:rsidRDefault="00DD1987">
      <w:pPr>
        <w:pStyle w:val="BodyText"/>
        <w:spacing w:before="45" w:line="567" w:lineRule="exact"/>
        <w:rPr>
          <w:lang w:eastAsia="zh-CN"/>
        </w:rPr>
      </w:pPr>
      <w:r>
        <w:pict>
          <v:shape id="_x0000_i1100"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如果插入的记录不指定_id字段时，sequoiadb会自动为记录添加一个_id字段来标识记录的唯一</w:t>
      </w:r>
    </w:p>
    <w:p w:rsidR="0020037C" w:rsidRDefault="004474D3">
      <w:pPr>
        <w:pStyle w:val="BodyText"/>
        <w:spacing w:line="242" w:lineRule="exact"/>
        <w:ind w:left="1857"/>
        <w:rPr>
          <w:lang w:eastAsia="zh-CN"/>
        </w:rPr>
      </w:pPr>
      <w:r>
        <w:rPr>
          <w:lang w:eastAsia="zh-CN"/>
        </w:rPr>
        <w:t>性。</w:t>
      </w:r>
    </w:p>
    <w:p w:rsidR="0020037C" w:rsidRDefault="0020037C">
      <w:pPr>
        <w:spacing w:before="10" w:line="220" w:lineRule="exact"/>
        <w:rPr>
          <w:lang w:eastAsia="zh-CN"/>
        </w:rPr>
      </w:pPr>
    </w:p>
    <w:p w:rsidR="0020037C" w:rsidRDefault="004474D3">
      <w:pPr>
        <w:pStyle w:val="BodyText"/>
        <w:spacing w:line="310" w:lineRule="exac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不指定_id字段，插入一条记录。</w:t>
      </w:r>
    </w:p>
    <w:p w:rsidR="0020037C" w:rsidRDefault="00B0609F">
      <w:pPr>
        <w:pStyle w:val="BodyText"/>
        <w:spacing w:before="10"/>
        <w:ind w:left="1217"/>
        <w:rPr>
          <w:rFonts w:ascii="仿宋" w:eastAsia="仿宋" w:hAnsi="仿宋" w:cs="仿宋"/>
        </w:rPr>
      </w:pPr>
      <w:r w:rsidRPr="00B0609F">
        <w:pict>
          <v:group id="_x0000_s2613" style="position:absolute;left:0;text-align:left;margin-left:95.85pt;margin-top:4.95pt;width:459.45pt;height:10.6pt;z-index:-251603456;mso-position-horizontal-relative:page" coordorigin="1917,99" coordsize="9189,212">
            <v:shape id="_x0000_s2614"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db.foo.bar.insert({name:"Tom",age:20})</w:t>
      </w:r>
    </w:p>
    <w:p w:rsidR="0020037C" w:rsidRDefault="0020037C">
      <w:pPr>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ind w:left="897" w:right="227"/>
        <w:rPr>
          <w:lang w:eastAsia="zh-CN"/>
        </w:rPr>
      </w:pPr>
      <w:r>
        <w:rPr>
          <w:w w:val="95"/>
          <w:lang w:eastAsia="zh-CN"/>
        </w:rPr>
        <w:t>此操作是向集合bar中插入一条新的记录，name字段的值为“Tom”，age字段的值为20，_id字段被唯一创</w:t>
      </w:r>
      <w:r>
        <w:rPr>
          <w:lang w:eastAsia="zh-CN"/>
        </w:rPr>
        <w:t xml:space="preserve"> 建：</w:t>
      </w:r>
    </w:p>
    <w:p w:rsidR="0020037C" w:rsidRDefault="00B0609F">
      <w:pPr>
        <w:pStyle w:val="BodyText"/>
        <w:spacing w:before="23"/>
        <w:ind w:left="897"/>
        <w:rPr>
          <w:rFonts w:ascii="仿宋" w:eastAsia="仿宋" w:hAnsi="仿宋" w:cs="仿宋"/>
        </w:rPr>
      </w:pPr>
      <w:r w:rsidRPr="00B0609F">
        <w:pict>
          <v:group id="_x0000_s2611" style="position:absolute;left:0;text-align:left;margin-left:95.85pt;margin-top:5.6pt;width:459.45pt;height:10.6pt;z-index:-251602432;mso-position-horizontal-relative:page" coordorigin="1917,112" coordsize="9189,212">
            <v:shape id="_x0000_s2612"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rPr>
        <w:t>{ "_id": { "$oid": "515152ba49af395200000000" }, "name": "Tom", "age": 20 }</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插入一条带有_id字段的记录。</w:t>
      </w:r>
    </w:p>
    <w:p w:rsidR="0020037C" w:rsidRDefault="00B0609F">
      <w:pPr>
        <w:pStyle w:val="BodyText"/>
        <w:spacing w:before="10"/>
        <w:ind w:left="897"/>
        <w:rPr>
          <w:rFonts w:ascii="仿宋" w:eastAsia="仿宋" w:hAnsi="仿宋" w:cs="仿宋"/>
        </w:rPr>
      </w:pPr>
      <w:r w:rsidRPr="00B0609F">
        <w:pict>
          <v:group id="_x0000_s2609" style="position:absolute;left:0;text-align:left;margin-left:95.85pt;margin-top:4.95pt;width:459.45pt;height:10.6pt;z-index:-251601408;mso-position-horizontal-relative:page" coordorigin="1917,99" coordsize="9189,212">
            <v:shape id="_x0000_s2610"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db.foo.bar.insert({_id:10,age:20})</w:t>
      </w:r>
    </w:p>
    <w:p w:rsidR="0020037C" w:rsidRDefault="004474D3">
      <w:pPr>
        <w:pStyle w:val="BodyText"/>
        <w:spacing w:before="45"/>
        <w:ind w:left="897"/>
        <w:rPr>
          <w:lang w:eastAsia="zh-CN"/>
        </w:rPr>
      </w:pPr>
      <w:r>
        <w:rPr>
          <w:lang w:eastAsia="zh-CN"/>
        </w:rPr>
        <w:t>此操作是向集合bar中插入一条新的记录，_id字段的值为10，age字段的值为20：</w:t>
      </w:r>
    </w:p>
    <w:p w:rsidR="0020037C" w:rsidRDefault="00B0609F">
      <w:pPr>
        <w:pStyle w:val="BodyText"/>
        <w:spacing w:before="8"/>
        <w:ind w:left="897"/>
        <w:rPr>
          <w:rFonts w:ascii="仿宋" w:eastAsia="仿宋" w:hAnsi="仿宋" w:cs="仿宋"/>
        </w:rPr>
      </w:pPr>
      <w:r w:rsidRPr="00B0609F">
        <w:pict>
          <v:group id="_x0000_s2607" style="position:absolute;left:0;text-align:left;margin-left:95.85pt;margin-top:4.85pt;width:459.45pt;height:10.6pt;z-index:-251600384;mso-position-horizontal-relative:page" coordorigin="1917,97" coordsize="9189,212">
            <v:shape id="_x0000_s2608"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 "_id": 10, "age": 20 }</w:t>
      </w:r>
    </w:p>
    <w:p w:rsidR="0020037C" w:rsidRDefault="004474D3">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插入多条记录。</w:t>
      </w:r>
    </w:p>
    <w:p w:rsidR="0020037C" w:rsidRDefault="00B0609F">
      <w:pPr>
        <w:pStyle w:val="BodyText"/>
        <w:spacing w:before="10" w:line="264" w:lineRule="auto"/>
        <w:ind w:left="897" w:right="463"/>
      </w:pPr>
      <w:r>
        <w:pict>
          <v:group id="_x0000_s2605" style="position:absolute;left:0;text-align:left;margin-left:95.85pt;margin-top:4.95pt;width:459.45pt;height:10.6pt;z-index:-251599360;mso-position-horizontal-relative:page" coordorigin="1917,99" coordsize="9189,212">
            <v:shape id="_x0000_s2606"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 xml:space="preserve">db.foo.bar.insert([{_id:20,name:”Mike”,age:15},{name:”John”,age:25,phone:123}]) </w:t>
      </w:r>
      <w:r w:rsidR="004474D3">
        <w:t>此操作将会在集合bar中插入两条记录： 1)其中一条记录_id字段的值为20，name字段的值为“Mike”，age字段的值为15。</w:t>
      </w:r>
    </w:p>
    <w:p w:rsidR="0020037C" w:rsidRDefault="004474D3">
      <w:pPr>
        <w:pStyle w:val="BodyText"/>
        <w:spacing w:before="78" w:line="167" w:lineRule="auto"/>
        <w:ind w:left="897"/>
        <w:rPr>
          <w:lang w:eastAsia="zh-CN"/>
        </w:rPr>
      </w:pPr>
      <w:r>
        <w:rPr>
          <w:w w:val="95"/>
          <w:lang w:eastAsia="zh-CN"/>
        </w:rPr>
        <w:t>2)一条记录系统自动为_id字段生成唯一值，name字段的值为“John”，age字段的值为25，phone字段的</w:t>
      </w:r>
      <w:r>
        <w:rPr>
          <w:lang w:eastAsia="zh-CN"/>
        </w:rPr>
        <w:t xml:space="preserve"> </w:t>
      </w:r>
      <w:r>
        <w:rPr>
          <w:w w:val="95"/>
          <w:lang w:eastAsia="zh-CN"/>
        </w:rPr>
        <w:t>值为123。</w:t>
      </w:r>
    </w:p>
    <w:p w:rsidR="0020037C" w:rsidRDefault="00B0609F">
      <w:pPr>
        <w:pStyle w:val="BodyText"/>
        <w:spacing w:before="23"/>
        <w:ind w:left="877" w:right="8522"/>
        <w:jc w:val="center"/>
        <w:rPr>
          <w:rFonts w:ascii="仿宋" w:eastAsia="仿宋" w:hAnsi="仿宋" w:cs="仿宋"/>
        </w:rPr>
      </w:pPr>
      <w:r w:rsidRPr="00B0609F">
        <w:pict>
          <v:group id="_x0000_s2603" style="position:absolute;left:0;text-align:left;margin-left:95.85pt;margin-top:5.6pt;width:459.45pt;height:53pt;z-index:-251598336;mso-position-horizontal-relative:page" coordorigin="1917,112" coordsize="9189,1060">
            <v:shape id="_x0000_s2604" style="position:absolute;left:1917;top:112;width:9189;height:1060" coordorigin="1917,112" coordsize="9189,1060" path="m1917,112r9189,l11106,1172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"_id": 20,</w:t>
      </w:r>
    </w:p>
    <w:p w:rsidR="0020037C" w:rsidRDefault="004474D3">
      <w:pPr>
        <w:pStyle w:val="BodyText"/>
        <w:spacing w:line="212" w:lineRule="exact"/>
        <w:ind w:left="1697"/>
        <w:rPr>
          <w:rFonts w:ascii="仿宋" w:eastAsia="仿宋" w:hAnsi="仿宋" w:cs="仿宋"/>
        </w:rPr>
      </w:pPr>
      <w:r>
        <w:rPr>
          <w:rFonts w:ascii="仿宋" w:eastAsia="仿宋" w:hAnsi="仿宋" w:cs="仿宋"/>
        </w:rPr>
        <w:t>"name": "Mike",</w:t>
      </w:r>
    </w:p>
    <w:p w:rsidR="0020037C" w:rsidRDefault="004474D3">
      <w:pPr>
        <w:pStyle w:val="BodyText"/>
        <w:spacing w:line="212" w:lineRule="exact"/>
        <w:ind w:left="1697"/>
        <w:rPr>
          <w:rFonts w:ascii="仿宋" w:eastAsia="仿宋" w:hAnsi="仿宋" w:cs="仿宋"/>
        </w:rPr>
      </w:pPr>
      <w:r>
        <w:rPr>
          <w:rFonts w:ascii="仿宋" w:eastAsia="仿宋" w:hAnsi="仿宋" w:cs="仿宋"/>
        </w:rPr>
        <w:t>"age": 15</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B0609F">
      <w:pPr>
        <w:pStyle w:val="BodyText"/>
        <w:spacing w:before="77"/>
        <w:ind w:left="1397"/>
        <w:rPr>
          <w:rFonts w:ascii="仿宋" w:eastAsia="仿宋" w:hAnsi="仿宋" w:cs="仿宋"/>
        </w:rPr>
      </w:pPr>
      <w:r w:rsidRPr="00B0609F">
        <w:pict>
          <v:group id="_x0000_s2601" style="position:absolute;left:0;text-align:left;margin-left:95.85pt;margin-top:8.3pt;width:459.45pt;height:63.6pt;z-index:-251597312;mso-position-horizontal-relative:page" coordorigin="1917,166" coordsize="9189,1272">
            <v:shape id="_x0000_s2602" style="position:absolute;left:1917;top:166;width:9189;height:1272" coordorigin="1917,166" coordsize="9189,1272" path="m1917,166r9189,l11106,1438r-9189,l1917,166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697"/>
        <w:rPr>
          <w:rFonts w:ascii="仿宋" w:eastAsia="仿宋" w:hAnsi="仿宋" w:cs="仿宋"/>
        </w:rPr>
      </w:pPr>
      <w:r>
        <w:rPr>
          <w:rFonts w:ascii="仿宋" w:eastAsia="仿宋" w:hAnsi="仿宋" w:cs="仿宋"/>
        </w:rPr>
        <w:t>"_id": { "$oid": "5151557a49af395200000001" },</w:t>
      </w:r>
    </w:p>
    <w:p w:rsidR="0020037C" w:rsidRDefault="004474D3">
      <w:pPr>
        <w:pStyle w:val="BodyText"/>
        <w:spacing w:line="212" w:lineRule="exact"/>
        <w:ind w:left="1697"/>
        <w:rPr>
          <w:rFonts w:ascii="仿宋" w:eastAsia="仿宋" w:hAnsi="仿宋" w:cs="仿宋"/>
        </w:rPr>
      </w:pPr>
      <w:r>
        <w:rPr>
          <w:rFonts w:ascii="仿宋" w:eastAsia="仿宋" w:hAnsi="仿宋" w:cs="仿宋"/>
        </w:rPr>
        <w:t>"name": "John",</w:t>
      </w:r>
    </w:p>
    <w:p w:rsidR="0020037C" w:rsidRDefault="004474D3">
      <w:pPr>
        <w:pStyle w:val="BodyText"/>
        <w:spacing w:line="212" w:lineRule="exact"/>
        <w:ind w:left="1697"/>
        <w:rPr>
          <w:rFonts w:ascii="仿宋" w:eastAsia="仿宋" w:hAnsi="仿宋" w:cs="仿宋"/>
        </w:rPr>
      </w:pPr>
      <w:r>
        <w:rPr>
          <w:rFonts w:ascii="仿宋" w:eastAsia="仿宋" w:hAnsi="仿宋" w:cs="仿宋"/>
        </w:rPr>
        <w:t>"age": 25,</w:t>
      </w:r>
    </w:p>
    <w:p w:rsidR="0020037C" w:rsidRDefault="004474D3">
      <w:pPr>
        <w:pStyle w:val="BodyText"/>
        <w:spacing w:line="212" w:lineRule="exact"/>
        <w:ind w:left="1697"/>
        <w:rPr>
          <w:rFonts w:ascii="仿宋" w:eastAsia="仿宋" w:hAnsi="仿宋" w:cs="仿宋"/>
        </w:rPr>
      </w:pPr>
      <w:r>
        <w:rPr>
          <w:rFonts w:ascii="仿宋" w:eastAsia="仿宋" w:hAnsi="仿宋" w:cs="仿宋"/>
        </w:rPr>
        <w:t>"phone": 123</w:t>
      </w:r>
    </w:p>
    <w:p w:rsidR="0020037C" w:rsidRDefault="004474D3">
      <w:pPr>
        <w:pStyle w:val="BodyText"/>
        <w:spacing w:line="212" w:lineRule="exact"/>
        <w:ind w:left="1697"/>
        <w:rPr>
          <w:rFonts w:ascii="仿宋" w:eastAsia="仿宋" w:hAnsi="仿宋" w:cs="仿宋"/>
        </w:rPr>
      </w:pPr>
      <w:r>
        <w:rPr>
          <w:rFonts w:ascii="仿宋" w:eastAsia="仿宋" w:hAnsi="仿宋" w:cs="仿宋"/>
        </w:rPr>
        <w:t>}</w:t>
      </w:r>
    </w:p>
    <w:p w:rsidR="0020037C" w:rsidRDefault="0020037C">
      <w:pPr>
        <w:spacing w:before="1" w:line="160" w:lineRule="exact"/>
        <w:rPr>
          <w:sz w:val="16"/>
          <w:szCs w:val="16"/>
        </w:rPr>
      </w:pPr>
    </w:p>
    <w:p w:rsidR="0020037C" w:rsidRDefault="004474D3">
      <w:pPr>
        <w:pStyle w:val="Heading3"/>
        <w:spacing w:line="352" w:lineRule="exact"/>
        <w:ind w:left="113"/>
      </w:pPr>
      <w:bookmarkStart w:id="449" w:name="db.collectionspace.collection.count()"/>
      <w:bookmarkStart w:id="450" w:name="_bookmark174"/>
      <w:bookmarkEnd w:id="449"/>
      <w:bookmarkEnd w:id="450"/>
      <w:r>
        <w:rPr>
          <w:w w:val="95"/>
        </w:rPr>
        <w:t>db.collectionspace.collection.count()</w:t>
      </w:r>
    </w:p>
    <w:p w:rsidR="0020037C" w:rsidRDefault="0020037C">
      <w:pPr>
        <w:spacing w:before="9" w:line="190" w:lineRule="exact"/>
        <w:rPr>
          <w:sz w:val="19"/>
          <w:szCs w:val="19"/>
        </w:rPr>
      </w:pPr>
    </w:p>
    <w:p w:rsidR="0020037C" w:rsidRDefault="004474D3">
      <w:pPr>
        <w:pStyle w:val="BodyText"/>
        <w:spacing w:line="251" w:lineRule="auto"/>
        <w:ind w:left="613" w:right="4680"/>
      </w:pPr>
      <w:r>
        <w:rPr>
          <w:w w:val="95"/>
        </w:rPr>
        <w:t>db.collectionspace.collection.count([cond]) 统计指定集合空间下指定集合的记录总数。</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77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选择条件。为空时，统计集合下所有</w:t>
            </w:r>
          </w:p>
          <w:p w:rsidR="0020037C" w:rsidRDefault="004474D3">
            <w:pPr>
              <w:pStyle w:val="TableParagraph"/>
              <w:spacing w:before="12" w:line="240" w:lineRule="exact"/>
              <w:ind w:left="40" w:right="6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的记录总数；不为空时，统计符合条 件的记录总数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4474D3">
      <w:pPr>
        <w:pStyle w:val="BodyText"/>
        <w:spacing w:before="16"/>
        <w:ind w:left="613"/>
      </w:pPr>
      <w:r>
        <w:rPr>
          <w:w w:val="95"/>
        </w:rPr>
        <w:t>count()方法的定义格式包含cond字段，它是一个JSON对象。</w:t>
      </w:r>
    </w:p>
    <w:p w:rsidR="0020037C" w:rsidRDefault="00B0609F">
      <w:pPr>
        <w:pStyle w:val="BodyText"/>
        <w:spacing w:before="48"/>
        <w:ind w:left="613"/>
        <w:rPr>
          <w:rFonts w:ascii="仿宋" w:eastAsia="仿宋" w:hAnsi="仿宋" w:cs="仿宋"/>
        </w:rPr>
      </w:pPr>
      <w:r w:rsidRPr="00B0609F">
        <w:pict>
          <v:group id="_x0000_s2599" style="position:absolute;left:0;text-align:left;margin-left:81.7pt;margin-top:6.85pt;width:473.6pt;height:10.6pt;z-index:-251596288;mso-position-horizontal-relative:page" coordorigin="1634,137" coordsize="9472,212">
            <v:shape id="_x0000_s2600"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{[{"字段名1":{</w:t>
      </w:r>
      <w:hyperlink w:anchor="_bookmark212" w:history="1">
        <w:r w:rsidR="004474D3">
          <w:rPr>
            <w:rFonts w:ascii="仿宋" w:eastAsia="仿宋" w:hAnsi="仿宋" w:cs="仿宋"/>
            <w:color w:val="0000FF"/>
          </w:rPr>
          <w:t>"匹配符1"</w:t>
        </w:r>
      </w:hyperlink>
      <w:r w:rsidR="004474D3">
        <w:rPr>
          <w:rFonts w:ascii="仿宋" w:eastAsia="仿宋" w:hAnsi="仿宋" w:cs="仿宋"/>
          <w:color w:val="000000"/>
        </w:rPr>
        <w:t>:"值1"},"字段名2":{"匹配符2":"值2"},...}]}</w:t>
      </w:r>
    </w:p>
    <w:p w:rsidR="0020037C" w:rsidRDefault="0020037C">
      <w:pPr>
        <w:spacing w:before="5" w:line="180" w:lineRule="exact"/>
        <w:rPr>
          <w:sz w:val="18"/>
          <w:szCs w:val="18"/>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统计集合bar所有的记录数，即不指定参数cond</w:t>
      </w:r>
    </w:p>
    <w:p w:rsidR="0020037C" w:rsidRDefault="00B0609F">
      <w:pPr>
        <w:pStyle w:val="BodyText"/>
        <w:spacing w:before="10"/>
        <w:ind w:left="897"/>
        <w:rPr>
          <w:rFonts w:ascii="仿宋" w:eastAsia="仿宋" w:hAnsi="仿宋" w:cs="仿宋"/>
        </w:rPr>
      </w:pPr>
      <w:r w:rsidRPr="00B0609F">
        <w:pict>
          <v:group id="_x0000_s2597" style="position:absolute;left:0;text-align:left;margin-left:95.85pt;margin-top:4.95pt;width:459.45pt;height:10.6pt;z-index:-251595264;mso-position-horizontal-relative:page" coordorigin="1917,99" coordsize="9189,212">
            <v:shape id="_x0000_s2598"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db.foo.bar.count()</w:t>
      </w:r>
    </w:p>
    <w:p w:rsidR="0020037C" w:rsidRDefault="004474D3">
      <w:pPr>
        <w:pStyle w:val="BodyText"/>
        <w:tabs>
          <w:tab w:val="left" w:pos="897"/>
        </w:tabs>
        <w:spacing w:line="257" w:lineRule="exact"/>
        <w:ind w:left="613"/>
      </w:pPr>
      <w:r>
        <w:rPr>
          <w:rFonts w:ascii="Times New Roman" w:eastAsia="Times New Roman" w:hAnsi="Times New Roman" w:cs="Times New Roman"/>
          <w:w w:val="95"/>
        </w:rPr>
        <w:t>•</w:t>
      </w:r>
      <w:r>
        <w:rPr>
          <w:rFonts w:ascii="Times New Roman" w:eastAsia="Times New Roman" w:hAnsi="Times New Roman" w:cs="Times New Roman"/>
          <w:w w:val="95"/>
        </w:rPr>
        <w:tab/>
      </w:r>
      <w:r>
        <w:rPr>
          <w:w w:val="95"/>
          <w:position w:val="1"/>
        </w:rPr>
        <w:t>统计符合条件name字段的值为“Tom”且age字段的值大于25的记录数</w:t>
      </w:r>
    </w:p>
    <w:p w:rsidR="0020037C" w:rsidRDefault="00B0609F">
      <w:pPr>
        <w:pStyle w:val="BodyText"/>
        <w:spacing w:before="10"/>
        <w:ind w:left="897"/>
        <w:rPr>
          <w:rFonts w:ascii="仿宋" w:eastAsia="仿宋" w:hAnsi="仿宋" w:cs="仿宋"/>
        </w:rPr>
      </w:pPr>
      <w:r w:rsidRPr="00B0609F">
        <w:pict>
          <v:group id="_x0000_s2595" style="position:absolute;left:0;text-align:left;margin-left:95.85pt;margin-top:4.95pt;width:459.45pt;height:10.6pt;z-index:-251594240;mso-position-horizontal-relative:page" coordorigin="1917,99" coordsize="9189,212">
            <v:shape id="_x0000_s2596"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db.foo.bar.count({name:"Tom",age:{$gt:25}})</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ind w:left="0" w:right="5922"/>
        <w:jc w:val="center"/>
      </w:pPr>
      <w:bookmarkStart w:id="451" w:name="db.collectionspace.collection.find()"/>
      <w:bookmarkStart w:id="452" w:name="_bookmark175"/>
      <w:bookmarkEnd w:id="451"/>
      <w:bookmarkEnd w:id="452"/>
      <w:r>
        <w:rPr>
          <w:w w:val="95"/>
        </w:rPr>
        <w:t>db.collectionspace.collection.find()</w:t>
      </w:r>
    </w:p>
    <w:p w:rsidR="0020037C" w:rsidRDefault="0020037C">
      <w:pPr>
        <w:spacing w:before="9" w:line="190" w:lineRule="exact"/>
        <w:rPr>
          <w:sz w:val="19"/>
          <w:szCs w:val="19"/>
        </w:rPr>
      </w:pPr>
    </w:p>
    <w:p w:rsidR="0020037C" w:rsidRDefault="004474D3">
      <w:pPr>
        <w:pStyle w:val="BodyText"/>
        <w:spacing w:line="251" w:lineRule="auto"/>
        <w:ind w:right="43"/>
      </w:pPr>
      <w:r>
        <w:rPr>
          <w:w w:val="95"/>
        </w:rPr>
        <w:t>db.collectionspace.collection.find([cond],[sel]) 选择集合记录，对选择的记录返回一个游标(cursor)。在Sequoiadb中游标是一个指针，指向一个查询结果</w:t>
      </w:r>
    </w:p>
    <w:p w:rsidR="0020037C" w:rsidRDefault="004474D3">
      <w:pPr>
        <w:pStyle w:val="BodyText"/>
        <w:spacing w:line="227" w:lineRule="exact"/>
      </w:pPr>
      <w:r>
        <w:t>集，客户端可以遍历检索结果。</w:t>
      </w:r>
    </w:p>
    <w:p w:rsidR="0020037C" w:rsidRDefault="0020037C">
      <w:pPr>
        <w:spacing w:before="6" w:line="190" w:lineRule="exact"/>
        <w:rPr>
          <w:sz w:val="19"/>
          <w:szCs w:val="19"/>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选择条件。为空时，查询所有记</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录，不为空时，查询符合条件记录。</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r w:rsidR="0020037C">
        <w:trPr>
          <w:trHeight w:hRule="exact" w:val="78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控制返回字段名。为空时，返回记录</w:t>
            </w:r>
          </w:p>
          <w:p w:rsidR="0020037C" w:rsidRDefault="004474D3">
            <w:pPr>
              <w:pStyle w:val="TableParagraph"/>
              <w:spacing w:before="12" w:line="240" w:lineRule="exact"/>
              <w:ind w:left="40" w:right="6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的所有字段，如果指定的字段名不在 记录中，返回</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rPr>
          <w:lang w:eastAsia="zh-CN"/>
        </w:rPr>
      </w:pPr>
      <w:r>
        <w:rPr>
          <w:w w:val="95"/>
          <w:lang w:eastAsia="zh-CN"/>
        </w:rPr>
        <w:t>find()的定义格式包含cond和sel两个参数，都是JSON对象类型。cond控制符合条件的记录，sel控制返回记</w:t>
      </w:r>
      <w:r>
        <w:rPr>
          <w:lang w:eastAsia="zh-CN"/>
        </w:rPr>
        <w:t xml:space="preserve"> 录的字段名。</w:t>
      </w:r>
    </w:p>
    <w:p w:rsidR="0020037C" w:rsidRDefault="0020037C">
      <w:pPr>
        <w:spacing w:before="8" w:line="130" w:lineRule="exact"/>
        <w:rPr>
          <w:sz w:val="13"/>
          <w:szCs w:val="13"/>
          <w:lang w:eastAsia="zh-CN"/>
        </w:rPr>
      </w:pPr>
    </w:p>
    <w:p w:rsidR="0020037C" w:rsidRDefault="00B0609F">
      <w:pPr>
        <w:pStyle w:val="BodyText"/>
        <w:spacing w:line="172" w:lineRule="auto"/>
        <w:ind w:right="741"/>
        <w:rPr>
          <w:rFonts w:ascii="仿宋" w:eastAsia="仿宋" w:hAnsi="仿宋" w:cs="仿宋"/>
        </w:rPr>
      </w:pPr>
      <w:r w:rsidRPr="00B0609F">
        <w:pict>
          <v:group id="_x0000_s2593" style="position:absolute;left:0;text-align:left;margin-left:81.7pt;margin-top:.7pt;width:473.6pt;height:21.2pt;z-index:-251593216;mso-position-horizontal-relative:page" coordorigin="1634,14" coordsize="9472,424">
            <v:shape id="_x0000_s2594" style="position:absolute;left:1634;top:14;width:9472;height:424" coordorigin="1634,14" coordsize="9472,424" path="m1634,14r9472,l11106,438r-9472,l1634,14xe" fillcolor="#efefef" stroked="f">
              <v:path arrowok="t"/>
            </v:shape>
            <w10:wrap anchorx="page"/>
          </v:group>
        </w:pict>
      </w:r>
      <w:r w:rsidR="004474D3">
        <w:rPr>
          <w:rFonts w:ascii="仿宋" w:eastAsia="仿宋" w:hAnsi="仿宋" w:cs="仿宋"/>
        </w:rPr>
        <w:t>{[{"字段名1":{</w:t>
      </w:r>
      <w:hyperlink w:anchor="_bookmark212" w:history="1">
        <w:r w:rsidR="004474D3">
          <w:rPr>
            <w:rFonts w:ascii="仿宋" w:eastAsia="仿宋" w:hAnsi="仿宋" w:cs="仿宋"/>
            <w:color w:val="0000FF"/>
          </w:rPr>
          <w:t>"匹配符1"</w:t>
        </w:r>
      </w:hyperlink>
      <w:r w:rsidR="004474D3">
        <w:rPr>
          <w:rFonts w:ascii="仿宋" w:eastAsia="仿宋" w:hAnsi="仿宋" w:cs="仿宋"/>
          <w:color w:val="000000"/>
        </w:rPr>
        <w:t>:"值1","字段名2":{"匹配符2":"值2"},...}],[{"字段名1":"","字段 名2":"",..}]}</w:t>
      </w:r>
    </w:p>
    <w:p w:rsidR="0020037C" w:rsidRDefault="0020037C">
      <w:pPr>
        <w:spacing w:before="6" w:line="170" w:lineRule="exact"/>
        <w:rPr>
          <w:sz w:val="17"/>
          <w:szCs w:val="17"/>
        </w:rPr>
      </w:pPr>
    </w:p>
    <w:p w:rsidR="0020037C" w:rsidRDefault="00DD1987">
      <w:pPr>
        <w:pStyle w:val="BodyText"/>
        <w:spacing w:line="139" w:lineRule="auto"/>
        <w:ind w:left="1573" w:hanging="640"/>
        <w:rPr>
          <w:lang w:eastAsia="zh-CN"/>
        </w:rPr>
      </w:pPr>
      <w:r>
        <w:pict>
          <v:shape id="_x0000_i1101"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sel是一个json对象，字段的值一般设定为空。而如果指定值：{"字段名1":"值1","字段</w:t>
      </w:r>
    </w:p>
    <w:p w:rsidR="0020037C" w:rsidRDefault="004474D3">
      <w:pPr>
        <w:pStyle w:val="BodyText"/>
        <w:spacing w:before="6" w:line="167" w:lineRule="auto"/>
        <w:ind w:left="1573" w:right="43"/>
        <w:rPr>
          <w:lang w:eastAsia="zh-CN"/>
        </w:rPr>
      </w:pPr>
      <w:r>
        <w:rPr>
          <w:lang w:eastAsia="zh-CN"/>
        </w:rPr>
        <w:t>名2":"值2",...}，如果记录中存在所选字段，设定的值(值1，值2...)不生效；如果记录中不存在所选字 段，则按指定的值输出。</w:t>
      </w:r>
    </w:p>
    <w:p w:rsidR="0020037C" w:rsidRDefault="0020037C">
      <w:pPr>
        <w:spacing w:before="11" w:line="200" w:lineRule="exact"/>
        <w:rPr>
          <w:sz w:val="20"/>
          <w:szCs w:val="20"/>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查询所有记录，不指定cond</w:t>
      </w:r>
      <w:r>
        <w:rPr>
          <w:spacing w:val="-12"/>
          <w:position w:val="1"/>
          <w:lang w:eastAsia="zh-CN"/>
        </w:rPr>
        <w:t xml:space="preserve"> </w:t>
      </w:r>
      <w:r>
        <w:rPr>
          <w:position w:val="1"/>
          <w:lang w:eastAsia="zh-CN"/>
        </w:rPr>
        <w:t>和</w:t>
      </w:r>
      <w:r>
        <w:rPr>
          <w:spacing w:val="-12"/>
          <w:position w:val="1"/>
          <w:lang w:eastAsia="zh-CN"/>
        </w:rPr>
        <w:t xml:space="preserve"> </w:t>
      </w:r>
      <w:r>
        <w:rPr>
          <w:position w:val="1"/>
          <w:lang w:eastAsia="zh-CN"/>
        </w:rPr>
        <w:t>sel</w:t>
      </w:r>
      <w:r>
        <w:rPr>
          <w:spacing w:val="-11"/>
          <w:position w:val="1"/>
          <w:lang w:eastAsia="zh-CN"/>
        </w:rPr>
        <w:t xml:space="preserve"> </w:t>
      </w:r>
      <w:r>
        <w:rPr>
          <w:position w:val="1"/>
          <w:lang w:eastAsia="zh-CN"/>
        </w:rPr>
        <w:t>字段。</w:t>
      </w:r>
    </w:p>
    <w:p w:rsidR="0020037C" w:rsidRDefault="00B0609F">
      <w:pPr>
        <w:pStyle w:val="BodyText"/>
        <w:spacing w:before="10"/>
        <w:ind w:left="1217"/>
        <w:rPr>
          <w:rFonts w:ascii="仿宋" w:eastAsia="仿宋" w:hAnsi="仿宋" w:cs="仿宋"/>
          <w:lang w:eastAsia="zh-CN"/>
        </w:rPr>
      </w:pPr>
      <w:r w:rsidRPr="00B0609F">
        <w:pict>
          <v:group id="_x0000_s2590" style="position:absolute;left:0;text-align:left;margin-left:95.85pt;margin-top:4.95pt;width:459.45pt;height:10.6pt;z-index:-251592192;mso-position-horizontal-relative:page" coordorigin="1917,99" coordsize="9189,212">
            <v:shape id="_x0000_s2591"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lang w:eastAsia="zh-CN"/>
        </w:rPr>
        <w:t>db.foo.bar.find()</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查询匹配条件的记录，即设置cond参数的内容。</w:t>
      </w:r>
    </w:p>
    <w:p w:rsidR="0020037C" w:rsidRDefault="00B0609F">
      <w:pPr>
        <w:pStyle w:val="BodyText"/>
        <w:spacing w:before="10"/>
        <w:ind w:left="1217"/>
        <w:rPr>
          <w:rFonts w:ascii="仿宋" w:eastAsia="仿宋" w:hAnsi="仿宋" w:cs="仿宋"/>
        </w:rPr>
      </w:pPr>
      <w:r w:rsidRPr="00B0609F">
        <w:pict>
          <v:group id="_x0000_s2588" style="position:absolute;left:0;text-align:left;margin-left:95.85pt;margin-top:4.95pt;width:459.45pt;height:10.6pt;z-index:-251591168;mso-position-horizontal-relative:page" coordorigin="1917,99" coordsize="9189,212">
            <v:shape id="_x0000_s2589"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:25},name:"Tom"})</w:t>
      </w:r>
    </w:p>
    <w:p w:rsidR="0020037C" w:rsidRDefault="004474D3">
      <w:pPr>
        <w:pStyle w:val="BodyText"/>
        <w:spacing w:before="45"/>
        <w:ind w:left="1217"/>
        <w:rPr>
          <w:lang w:eastAsia="zh-CN"/>
        </w:rPr>
      </w:pPr>
      <w:r>
        <w:rPr>
          <w:lang w:eastAsia="zh-CN"/>
        </w:rPr>
        <w:t>此操作返回集合bar中符合条件age字段值大于25且name字段值为"Tom"的记录</w:t>
      </w:r>
    </w:p>
    <w:p w:rsidR="0020037C" w:rsidRDefault="004474D3">
      <w:pPr>
        <w:pStyle w:val="BodyText"/>
        <w:tabs>
          <w:tab w:val="left" w:pos="1217"/>
        </w:tabs>
        <w:spacing w:before="11" w:line="169" w:lineRule="auto"/>
        <w:ind w:left="1217" w:right="3674"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指定返回的字段名，即设置sel参数的内容。如有记 </w:t>
      </w:r>
      <w:r>
        <w:rPr>
          <w:w w:val="95"/>
          <w:lang w:eastAsia="zh-CN"/>
        </w:rPr>
        <w:t>录{age:25,type:"system"}和{age:20,name:"Tom",type:"normal"}</w:t>
      </w:r>
    </w:p>
    <w:p w:rsidR="0020037C" w:rsidRDefault="00B0609F">
      <w:pPr>
        <w:pStyle w:val="BodyText"/>
        <w:spacing w:before="23"/>
        <w:ind w:left="1217"/>
        <w:rPr>
          <w:rFonts w:ascii="仿宋" w:eastAsia="仿宋" w:hAnsi="仿宋" w:cs="仿宋"/>
          <w:lang w:eastAsia="zh-CN"/>
        </w:rPr>
      </w:pPr>
      <w:r w:rsidRPr="00B0609F">
        <w:pict>
          <v:group id="_x0000_s2586" style="position:absolute;left:0;text-align:left;margin-left:95.85pt;margin-top:5.6pt;width:459.45pt;height:10.6pt;z-index:-251590144;mso-position-horizontal-relative:page" coordorigin="1917,112" coordsize="9189,212">
            <v:shape id="_x0000_s2587"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lang w:eastAsia="zh-CN"/>
        </w:rPr>
        <w:t>db.foo.bar.find(null,{age:"",name:""})</w:t>
      </w:r>
    </w:p>
    <w:p w:rsidR="0020037C" w:rsidRDefault="0020037C">
      <w:pPr>
        <w:spacing w:before="4" w:line="130" w:lineRule="exact"/>
        <w:rPr>
          <w:sz w:val="13"/>
          <w:szCs w:val="13"/>
          <w:lang w:eastAsia="zh-CN"/>
        </w:rPr>
      </w:pPr>
    </w:p>
    <w:p w:rsidR="0020037C" w:rsidRDefault="004474D3">
      <w:pPr>
        <w:pStyle w:val="BodyText"/>
        <w:spacing w:line="167" w:lineRule="auto"/>
        <w:ind w:left="1217"/>
        <w:rPr>
          <w:lang w:eastAsia="zh-CN"/>
        </w:rPr>
      </w:pPr>
      <w:r>
        <w:rPr>
          <w:w w:val="95"/>
          <w:lang w:eastAsia="zh-CN"/>
        </w:rPr>
        <w:t>此操作返回记录的age字段和name字段，执行后返回：{age:25,name:""}，{age:20,name:"Tom"}。虽然</w:t>
      </w:r>
      <w:r>
        <w:rPr>
          <w:lang w:eastAsia="zh-CN"/>
        </w:rPr>
        <w:t xml:space="preserve"> 第一条记录没有name字段，还是会返回name:""。</w:t>
      </w:r>
    </w:p>
    <w:p w:rsidR="0020037C" w:rsidRDefault="0020037C">
      <w:pPr>
        <w:spacing w:before="7" w:line="120" w:lineRule="exact"/>
        <w:rPr>
          <w:sz w:val="12"/>
          <w:szCs w:val="12"/>
          <w:lang w:eastAsia="zh-CN"/>
        </w:rPr>
      </w:pPr>
    </w:p>
    <w:p w:rsidR="0020037C" w:rsidRDefault="004474D3">
      <w:pPr>
        <w:pStyle w:val="Heading3"/>
      </w:pPr>
      <w:bookmarkStart w:id="453" w:name="db.collectionspace.collection.aggregate("/>
      <w:bookmarkStart w:id="454" w:name="_bookmark176"/>
      <w:bookmarkEnd w:id="453"/>
      <w:bookmarkEnd w:id="454"/>
      <w:r>
        <w:rPr>
          <w:w w:val="95"/>
        </w:rPr>
        <w:t>db.collectionspace.collection.aggregate()</w:t>
      </w:r>
    </w:p>
    <w:p w:rsidR="0020037C" w:rsidRDefault="0020037C">
      <w:pPr>
        <w:spacing w:before="9" w:line="190" w:lineRule="exact"/>
        <w:rPr>
          <w:sz w:val="19"/>
          <w:szCs w:val="19"/>
        </w:rPr>
      </w:pPr>
    </w:p>
    <w:p w:rsidR="0020037C" w:rsidRDefault="004474D3">
      <w:pPr>
        <w:pStyle w:val="BodyText"/>
        <w:spacing w:line="251" w:lineRule="auto"/>
        <w:ind w:right="362"/>
      </w:pPr>
      <w:r>
        <w:rPr>
          <w:w w:val="90"/>
        </w:rPr>
        <w:t xml:space="preserve">db.collectionspace.collection.aggregate( </w:t>
      </w:r>
      <w:r>
        <w:rPr>
          <w:spacing w:val="44"/>
          <w:w w:val="90"/>
        </w:rPr>
        <w:t xml:space="preserve"> </w:t>
      </w:r>
      <w:r>
        <w:rPr>
          <w:w w:val="90"/>
        </w:rPr>
        <w:t xml:space="preserve">&lt;subOp&gt;... </w:t>
      </w:r>
      <w:r>
        <w:rPr>
          <w:spacing w:val="44"/>
          <w:w w:val="90"/>
        </w:rPr>
        <w:t xml:space="preserve"> </w:t>
      </w:r>
      <w:r>
        <w:rPr>
          <w:w w:val="90"/>
        </w:rPr>
        <w:t>)</w:t>
      </w:r>
      <w:r>
        <w:rPr>
          <w:w w:val="93"/>
        </w:rPr>
        <w:t xml:space="preserve"> </w:t>
      </w:r>
      <w:r>
        <w:rPr>
          <w:w w:val="95"/>
        </w:rPr>
        <w:t>aggregate()方法与</w:t>
      </w:r>
      <w:hyperlink w:anchor="_bookmark175" w:history="1">
        <w:r>
          <w:rPr>
            <w:color w:val="0000FF"/>
            <w:w w:val="95"/>
          </w:rPr>
          <w:t>find()</w:t>
        </w:r>
      </w:hyperlink>
      <w:r>
        <w:rPr>
          <w:color w:val="000000"/>
          <w:w w:val="95"/>
        </w:rPr>
        <w:t>方法功能比较接近，也是从sequoiadb的集合中检索文档记录，并返回游标。</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subOp</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subOp</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表示子操作，在</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aggregate()</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方法中可以填写</w:t>
            </w:r>
            <w:r>
              <w:rPr>
                <w:rFonts w:ascii="Microsoft JhengHei" w:eastAsia="Microsoft JhengHei" w:hAnsi="Microsoft JhengHei" w:cs="Microsoft JhengHei"/>
                <w:spacing w:val="-20"/>
                <w:sz w:val="14"/>
                <w:szCs w:val="14"/>
                <w:lang w:eastAsia="zh-CN"/>
              </w:rPr>
              <w:t xml:space="preserve"> </w:t>
            </w:r>
            <w:r>
              <w:rPr>
                <w:rFonts w:ascii="Microsoft JhengHei" w:eastAsia="Microsoft JhengHei" w:hAnsi="Microsoft JhengHei" w:cs="Microsoft JhengHei"/>
                <w:sz w:val="14"/>
                <w:szCs w:val="14"/>
                <w:lang w:eastAsia="zh-CN"/>
              </w:rPr>
              <w:t>1~N</w:t>
            </w:r>
            <w:r>
              <w:rPr>
                <w:rFonts w:ascii="Microsoft JhengHei" w:eastAsia="Microsoft JhengHei" w:hAnsi="Microsoft JhengHei" w:cs="Microsoft JhengHei"/>
                <w:spacing w:val="-20"/>
                <w:sz w:val="14"/>
                <w:szCs w:val="14"/>
                <w:lang w:eastAsia="zh-CN"/>
              </w:rPr>
              <w:t xml:space="preserve"> </w:t>
            </w:r>
            <w:r>
              <w:rPr>
                <w:rFonts w:ascii="Microsoft JhengHei" w:eastAsia="Microsoft JhengHei" w:hAnsi="Microsoft JhengHei" w:cs="Microsoft JhengHei"/>
                <w:sz w:val="14"/>
                <w:szCs w:val="14"/>
                <w:lang w:eastAsia="zh-CN"/>
              </w:rPr>
              <w:t>个子操作。</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265"/>
        </w:trPr>
        <w:tc>
          <w:tcPr>
            <w:tcW w:w="4736" w:type="dxa"/>
            <w:gridSpan w:val="2"/>
            <w:tcBorders>
              <w:top w:val="nil"/>
              <w:left w:val="single" w:sz="8" w:space="0" w:color="000000"/>
              <w:bottom w:val="nil"/>
              <w:right w:val="single" w:sz="8" w:space="0" w:color="000000"/>
            </w:tcBorders>
          </w:tcPr>
          <w:p w:rsidR="0020037C" w:rsidRDefault="0020037C"/>
        </w:tc>
        <w:tc>
          <w:tcPr>
            <w:tcW w:w="2363" w:type="dxa"/>
            <w:tcBorders>
              <w:top w:val="single" w:sz="8" w:space="0" w:color="000000"/>
              <w:left w:val="single" w:sz="8" w:space="0" w:color="000000"/>
              <w:bottom w:val="single" w:sz="8" w:space="0" w:color="000000"/>
              <w:right w:val="single" w:sz="8" w:space="0" w:color="000000"/>
            </w:tcBorders>
          </w:tcPr>
          <w:p w:rsidR="0020037C" w:rsidRDefault="0020037C"/>
        </w:tc>
        <w:tc>
          <w:tcPr>
            <w:tcW w:w="2373" w:type="dxa"/>
            <w:tcBorders>
              <w:top w:val="single" w:sz="8" w:space="0" w:color="000000"/>
              <w:left w:val="single" w:sz="8" w:space="0" w:color="000000"/>
              <w:bottom w:val="single" w:sz="8" w:space="0" w:color="000000"/>
              <w:right w:val="single" w:sz="8" w:space="0" w:color="000000"/>
            </w:tcBorders>
          </w:tcPr>
          <w:p w:rsidR="0020037C" w:rsidRDefault="0020037C"/>
        </w:tc>
      </w:tr>
    </w:tbl>
    <w:p w:rsidR="0020037C" w:rsidRDefault="0020037C">
      <w:pPr>
        <w:sectPr w:rsidR="0020037C">
          <w:pgSz w:w="12240" w:h="15840"/>
          <w:pgMar w:top="900" w:right="1020" w:bottom="280" w:left="700" w:header="713" w:footer="0" w:gutter="0"/>
          <w:cols w:space="720"/>
        </w:sectPr>
      </w:pPr>
    </w:p>
    <w:p w:rsidR="0020037C" w:rsidRDefault="0020037C">
      <w:pPr>
        <w:spacing w:before="5" w:line="110" w:lineRule="exact"/>
        <w:rPr>
          <w:sz w:val="11"/>
          <w:szCs w:val="11"/>
        </w:rPr>
      </w:pPr>
    </w:p>
    <w:p w:rsidR="0020037C" w:rsidRDefault="004474D3">
      <w:pPr>
        <w:pStyle w:val="BodyText"/>
        <w:spacing w:line="167" w:lineRule="auto"/>
        <w:ind w:left="113" w:right="369"/>
      </w:pPr>
      <w:r>
        <w:rPr>
          <w:w w:val="95"/>
          <w:lang w:eastAsia="zh-CN"/>
        </w:rPr>
        <w:t xml:space="preserve">aggregate()  </w:t>
      </w:r>
      <w:r>
        <w:rPr>
          <w:spacing w:val="40"/>
          <w:w w:val="95"/>
          <w:lang w:eastAsia="zh-CN"/>
        </w:rPr>
        <w:t xml:space="preserve"> </w:t>
      </w:r>
      <w:r>
        <w:rPr>
          <w:w w:val="95"/>
          <w:lang w:eastAsia="zh-CN"/>
        </w:rPr>
        <w:t xml:space="preserve">方法  </w:t>
      </w:r>
      <w:r>
        <w:rPr>
          <w:spacing w:val="40"/>
          <w:w w:val="95"/>
          <w:lang w:eastAsia="zh-CN"/>
        </w:rPr>
        <w:t xml:space="preserve"> </w:t>
      </w:r>
      <w:r>
        <w:rPr>
          <w:w w:val="95"/>
          <w:lang w:eastAsia="zh-CN"/>
        </w:rPr>
        <w:t>只有一个参数subOp，它表示1~N个子操作，每个子操作是一个json对象，子操作之间用逗</w:t>
      </w:r>
      <w:r>
        <w:rPr>
          <w:lang w:eastAsia="zh-CN"/>
        </w:rPr>
        <w:t xml:space="preserve"> 号隔开。</w:t>
      </w:r>
      <w:r>
        <w:t>聚集框架支持以下子操作参数：</w:t>
      </w:r>
    </w:p>
    <w:p w:rsidR="0020037C" w:rsidRDefault="0020037C">
      <w:pPr>
        <w:spacing w:before="2" w:line="40" w:lineRule="exact"/>
        <w:rPr>
          <w:sz w:val="4"/>
          <w:szCs w:val="4"/>
        </w:rPr>
      </w:pPr>
    </w:p>
    <w:tbl>
      <w:tblPr>
        <w:tblW w:w="0" w:type="auto"/>
        <w:tblInd w:w="103" w:type="dxa"/>
        <w:tblLayout w:type="fixed"/>
        <w:tblCellMar>
          <w:left w:w="0" w:type="dxa"/>
          <w:right w:w="0" w:type="dxa"/>
        </w:tblCellMar>
        <w:tblLook w:val="01E0"/>
      </w:tblPr>
      <w:tblGrid>
        <w:gridCol w:w="1888"/>
        <w:gridCol w:w="4427"/>
        <w:gridCol w:w="3157"/>
      </w:tblGrid>
      <w:tr w:rsidR="0020037C">
        <w:trPr>
          <w:trHeight w:hRule="exact" w:val="305"/>
        </w:trPr>
        <w:tc>
          <w:tcPr>
            <w:tcW w:w="188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4427" w:type="dxa"/>
            <w:tcBorders>
              <w:top w:val="nil"/>
              <w:left w:val="nil"/>
              <w:bottom w:val="nil"/>
              <w:right w:val="single" w:sz="8" w:space="0" w:color="000000"/>
            </w:tcBorders>
          </w:tcPr>
          <w:p w:rsidR="0020037C" w:rsidRDefault="004474D3">
            <w:pPr>
              <w:pStyle w:val="TableParagraph"/>
              <w:spacing w:line="222"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44" w:history="1">
              <w:r w:rsidR="004474D3">
                <w:rPr>
                  <w:rFonts w:ascii="Microsoft JhengHei" w:eastAsia="Microsoft JhengHei" w:hAnsi="Microsoft JhengHei" w:cs="Microsoft JhengHei"/>
                  <w:color w:val="0000FF"/>
                  <w:w w:val="95"/>
                  <w:sz w:val="14"/>
                  <w:szCs w:val="14"/>
                </w:rPr>
                <w:t>$project</w:t>
              </w:r>
            </w:hyperlink>
          </w:p>
        </w:tc>
        <w:tc>
          <w:tcPr>
            <w:tcW w:w="4427" w:type="dxa"/>
            <w:tcBorders>
              <w:top w:val="nil"/>
              <w:left w:val="nil"/>
              <w:bottom w:val="nil"/>
              <w:right w:val="single" w:sz="8" w:space="0" w:color="000000"/>
            </w:tcBorders>
          </w:tcPr>
          <w:p w:rsidR="0020037C" w:rsidRDefault="004474D3">
            <w:pPr>
              <w:pStyle w:val="TableParagraph"/>
              <w:spacing w:line="21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选择需要输出的字段名，"1"表示输出，"0"表示</w:t>
            </w:r>
          </w:p>
          <w:p w:rsidR="0020037C" w:rsidRDefault="004474D3">
            <w:pPr>
              <w:pStyle w:val="TableParagraph"/>
              <w:spacing w:line="240"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不输出，还可以实现字段的重命名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{$project:{field1:1,field:0,aliase:"$field3"}}</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45" w:history="1">
              <w:r w:rsidR="004474D3">
                <w:rPr>
                  <w:rFonts w:ascii="Microsoft JhengHei" w:eastAsia="Microsoft JhengHei" w:hAnsi="Microsoft JhengHei" w:cs="Microsoft JhengHei"/>
                  <w:color w:val="0000FF"/>
                  <w:w w:val="95"/>
                  <w:sz w:val="14"/>
                  <w:szCs w:val="14"/>
                </w:rPr>
                <w:t>$match</w:t>
              </w:r>
            </w:hyperlink>
          </w:p>
        </w:tc>
        <w:tc>
          <w:tcPr>
            <w:tcW w:w="4427" w:type="dxa"/>
            <w:tcBorders>
              <w:top w:val="nil"/>
              <w:left w:val="nil"/>
              <w:bottom w:val="nil"/>
              <w:right w:val="single" w:sz="8" w:space="0" w:color="000000"/>
            </w:tcBorders>
          </w:tcPr>
          <w:p w:rsidR="0020037C" w:rsidRDefault="004474D3">
            <w:pPr>
              <w:pStyle w:val="TableParagraph"/>
              <w:spacing w:line="21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实现从集合中选择匹配条件的记录，相当</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与SQL语句的where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{$match:{field:{$lte:value}}}</w:t>
            </w:r>
          </w:p>
        </w:tc>
      </w:tr>
      <w:tr w:rsidR="0020037C">
        <w:trPr>
          <w:trHeight w:hRule="exact" w:val="30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55" w:history="1">
              <w:r w:rsidR="004474D3">
                <w:rPr>
                  <w:rFonts w:ascii="Microsoft JhengHei" w:eastAsia="Microsoft JhengHei" w:hAnsi="Microsoft JhengHei" w:cs="Microsoft JhengHei"/>
                  <w:color w:val="0000FF"/>
                  <w:w w:val="95"/>
                  <w:sz w:val="14"/>
                  <w:szCs w:val="14"/>
                </w:rPr>
                <w:t>$limit</w:t>
              </w:r>
            </w:hyperlink>
          </w:p>
        </w:tc>
        <w:tc>
          <w:tcPr>
            <w:tcW w:w="4427" w:type="dxa"/>
            <w:tcBorders>
              <w:top w:val="nil"/>
              <w:left w:val="nil"/>
              <w:bottom w:val="nil"/>
              <w:right w:val="single" w:sz="8" w:space="0" w:color="000000"/>
            </w:tcBorders>
          </w:tcPr>
          <w:p w:rsidR="0020037C" w:rsidRDefault="004474D3">
            <w:pPr>
              <w:pStyle w:val="TableParagraph"/>
              <w:spacing w:line="217"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限制返回的记录条数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{$limit:10}</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57" w:history="1">
              <w:r w:rsidR="004474D3">
                <w:rPr>
                  <w:rFonts w:ascii="Microsoft JhengHei" w:eastAsia="Microsoft JhengHei" w:hAnsi="Microsoft JhengHei" w:cs="Microsoft JhengHei"/>
                  <w:color w:val="0000FF"/>
                  <w:w w:val="95"/>
                  <w:sz w:val="14"/>
                  <w:szCs w:val="14"/>
                </w:rPr>
                <w:t>$skip</w:t>
              </w:r>
            </w:hyperlink>
          </w:p>
        </w:tc>
        <w:tc>
          <w:tcPr>
            <w:tcW w:w="4427" w:type="dxa"/>
            <w:tcBorders>
              <w:top w:val="nil"/>
              <w:left w:val="nil"/>
              <w:bottom w:val="nil"/>
              <w:right w:val="single" w:sz="8" w:space="0" w:color="000000"/>
            </w:tcBorders>
          </w:tcPr>
          <w:p w:rsidR="0020037C" w:rsidRDefault="004474D3">
            <w:pPr>
              <w:pStyle w:val="TableParagraph"/>
              <w:spacing w:line="21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控制结果集的开始点，即跳过结果集中指定条数</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{$skip:5}</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46" w:history="1">
              <w:r w:rsidR="004474D3">
                <w:rPr>
                  <w:rFonts w:ascii="Microsoft JhengHei" w:eastAsia="Microsoft JhengHei" w:hAnsi="Microsoft JhengHei" w:cs="Microsoft JhengHei"/>
                  <w:color w:val="0000FF"/>
                  <w:w w:val="95"/>
                  <w:sz w:val="14"/>
                  <w:szCs w:val="14"/>
                </w:rPr>
                <w:t>$group</w:t>
              </w:r>
            </w:hyperlink>
          </w:p>
        </w:tc>
        <w:tc>
          <w:tcPr>
            <w:tcW w:w="4427" w:type="dxa"/>
            <w:tcBorders>
              <w:top w:val="nil"/>
              <w:left w:val="nil"/>
              <w:bottom w:val="nil"/>
              <w:right w:val="single" w:sz="8" w:space="0" w:color="000000"/>
            </w:tcBorders>
          </w:tcPr>
          <w:p w:rsidR="0020037C" w:rsidRDefault="004474D3">
            <w:pPr>
              <w:pStyle w:val="TableParagraph"/>
              <w:spacing w:line="21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实现对记录的分组，类似与SQL的group  </w:t>
            </w:r>
            <w:r>
              <w:rPr>
                <w:rFonts w:ascii="Microsoft JhengHei" w:eastAsia="Microsoft JhengHei" w:hAnsi="Microsoft JhengHei" w:cs="Microsoft JhengHei"/>
                <w:spacing w:val="11"/>
                <w:w w:val="95"/>
                <w:sz w:val="14"/>
                <w:szCs w:val="14"/>
                <w:lang w:eastAsia="zh-CN"/>
              </w:rPr>
              <w:t xml:space="preserve"> </w:t>
            </w:r>
            <w:r>
              <w:rPr>
                <w:rFonts w:ascii="Microsoft JhengHei" w:eastAsia="Microsoft JhengHei" w:hAnsi="Microsoft JhengHei" w:cs="Microsoft JhengHei"/>
                <w:w w:val="95"/>
                <w:sz w:val="14"/>
                <w:szCs w:val="14"/>
                <w:lang w:eastAsia="zh-CN"/>
              </w:rPr>
              <w:t>by语</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句，"_id"指定分组字段</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{$group:{_id:"$field"}}</w:t>
            </w:r>
          </w:p>
        </w:tc>
      </w:tr>
      <w:tr w:rsidR="0020037C">
        <w:trPr>
          <w:trHeight w:hRule="exact" w:val="535"/>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56" w:history="1">
              <w:r w:rsidR="004474D3">
                <w:rPr>
                  <w:rFonts w:ascii="Microsoft JhengHei" w:eastAsia="Microsoft JhengHei" w:hAnsi="Microsoft JhengHei" w:cs="Microsoft JhengHei"/>
                  <w:color w:val="0000FF"/>
                  <w:w w:val="95"/>
                  <w:sz w:val="14"/>
                  <w:szCs w:val="14"/>
                </w:rPr>
                <w:t>$sort</w:t>
              </w:r>
            </w:hyperlink>
          </w:p>
        </w:tc>
        <w:tc>
          <w:tcPr>
            <w:tcW w:w="4427" w:type="dxa"/>
            <w:tcBorders>
              <w:top w:val="nil"/>
              <w:left w:val="nil"/>
              <w:bottom w:val="nil"/>
              <w:right w:val="single" w:sz="8" w:space="0" w:color="000000"/>
            </w:tcBorders>
          </w:tcPr>
          <w:p w:rsidR="0020037C" w:rsidRDefault="004474D3">
            <w:pPr>
              <w:pStyle w:val="TableParagraph"/>
              <w:spacing w:line="21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实现对结果集的排序，"1"代表升序，"-1"代表降</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{$sort:{field1:1,field2:-1,...}}</w:t>
            </w:r>
          </w:p>
        </w:tc>
      </w:tr>
    </w:tbl>
    <w:p w:rsidR="0020037C" w:rsidRDefault="004474D3">
      <w:pPr>
        <w:pStyle w:val="BodyText"/>
        <w:spacing w:line="333" w:lineRule="exact"/>
        <w:ind w:left="113"/>
        <w:rPr>
          <w:lang w:eastAsia="zh-CN"/>
        </w:rPr>
      </w:pPr>
      <w:r>
        <w:rPr>
          <w:lang w:eastAsia="zh-CN"/>
        </w:rPr>
        <w:t>说明：aggregate()方法可以有任意多个字操作，但是注意各子操作的参数名的语法规则。</w:t>
      </w:r>
    </w:p>
    <w:p w:rsidR="0020037C" w:rsidRDefault="0020037C">
      <w:pPr>
        <w:spacing w:before="6" w:line="190" w:lineRule="exact"/>
        <w:rPr>
          <w:sz w:val="19"/>
          <w:szCs w:val="19"/>
          <w:lang w:eastAsia="zh-CN"/>
        </w:rPr>
      </w:pPr>
    </w:p>
    <w:p w:rsidR="0020037C" w:rsidRDefault="004474D3">
      <w:pPr>
        <w:pStyle w:val="BodyText"/>
        <w:spacing w:line="251" w:lineRule="auto"/>
        <w:ind w:left="113" w:right="6209"/>
      </w:pPr>
      <w:r>
        <w:t xml:space="preserve">示例 </w:t>
      </w:r>
      <w:r>
        <w:rPr>
          <w:w w:val="95"/>
        </w:rPr>
        <w:t>假设集合collection包含如下格式的记录</w:t>
      </w:r>
    </w:p>
    <w:p w:rsidR="0020037C" w:rsidRDefault="00B0609F">
      <w:pPr>
        <w:pStyle w:val="BodyText"/>
        <w:spacing w:line="290" w:lineRule="exact"/>
        <w:ind w:left="113"/>
        <w:rPr>
          <w:rFonts w:ascii="仿宋" w:eastAsia="仿宋" w:hAnsi="仿宋" w:cs="仿宋"/>
        </w:rPr>
      </w:pPr>
      <w:r w:rsidRPr="00B0609F">
        <w:pict>
          <v:group id="_x0000_s2584" style="position:absolute;left:0;text-align:left;margin-left:81.7pt;margin-top:4.2pt;width:473.6pt;height:127.2pt;z-index:-251589120;mso-position-horizontal-relative:page" coordorigin="1634,84" coordsize="9472,2544">
            <v:shape id="_x0000_s2585" style="position:absolute;left:1634;top:84;width:9472;height:2544" coordorigin="1634,84" coordsize="9472,2544" path="m1634,84r9472,l11106,2628r-9472,l1634,84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313"/>
        <w:rPr>
          <w:rFonts w:ascii="仿宋" w:eastAsia="仿宋" w:hAnsi="仿宋" w:cs="仿宋"/>
        </w:rPr>
      </w:pPr>
      <w:r>
        <w:rPr>
          <w:rFonts w:ascii="仿宋" w:eastAsia="仿宋" w:hAnsi="仿宋" w:cs="仿宋"/>
        </w:rPr>
        <w:t>no:1000,</w:t>
      </w:r>
    </w:p>
    <w:p w:rsidR="0020037C" w:rsidRDefault="004474D3">
      <w:pPr>
        <w:pStyle w:val="BodyText"/>
        <w:spacing w:line="212" w:lineRule="exact"/>
        <w:ind w:left="313"/>
        <w:rPr>
          <w:rFonts w:ascii="仿宋" w:eastAsia="仿宋" w:hAnsi="仿宋" w:cs="仿宋"/>
        </w:rPr>
      </w:pPr>
      <w:r>
        <w:rPr>
          <w:rFonts w:ascii="仿宋" w:eastAsia="仿宋" w:hAnsi="仿宋" w:cs="仿宋"/>
        </w:rPr>
        <w:t>score:80,</w:t>
      </w:r>
    </w:p>
    <w:p w:rsidR="0020037C" w:rsidRDefault="004474D3">
      <w:pPr>
        <w:pStyle w:val="BodyText"/>
        <w:spacing w:line="212" w:lineRule="exact"/>
        <w:ind w:left="313"/>
        <w:rPr>
          <w:rFonts w:ascii="仿宋" w:eastAsia="仿宋" w:hAnsi="仿宋" w:cs="仿宋"/>
        </w:rPr>
      </w:pPr>
      <w:r>
        <w:rPr>
          <w:rFonts w:ascii="仿宋" w:eastAsia="仿宋" w:hAnsi="仿宋" w:cs="仿宋"/>
        </w:rPr>
        <w:t>interest:["basketball","football"],</w:t>
      </w:r>
    </w:p>
    <w:p w:rsidR="0020037C" w:rsidRDefault="004474D3">
      <w:pPr>
        <w:pStyle w:val="BodyText"/>
        <w:spacing w:line="212" w:lineRule="exact"/>
        <w:ind w:left="313"/>
        <w:rPr>
          <w:rFonts w:ascii="仿宋" w:eastAsia="仿宋" w:hAnsi="仿宋" w:cs="仿宋"/>
        </w:rPr>
      </w:pPr>
      <w:r>
        <w:rPr>
          <w:rFonts w:ascii="仿宋" w:eastAsia="仿宋" w:hAnsi="仿宋" w:cs="仿宋"/>
        </w:rPr>
        <w:t>major:"计算机科学与技术",</w:t>
      </w:r>
    </w:p>
    <w:p w:rsidR="0020037C" w:rsidRDefault="004474D3">
      <w:pPr>
        <w:pStyle w:val="BodyText"/>
        <w:spacing w:line="212" w:lineRule="exact"/>
        <w:ind w:left="313"/>
        <w:rPr>
          <w:rFonts w:ascii="仿宋" w:eastAsia="仿宋" w:hAnsi="仿宋" w:cs="仿宋"/>
        </w:rPr>
      </w:pPr>
      <w:r>
        <w:rPr>
          <w:rFonts w:ascii="仿宋" w:eastAsia="仿宋" w:hAnsi="仿宋" w:cs="仿宋"/>
        </w:rPr>
        <w:t>dep:"计算机学院",</w:t>
      </w:r>
    </w:p>
    <w:p w:rsidR="0020037C" w:rsidRDefault="004474D3">
      <w:pPr>
        <w:pStyle w:val="BodyText"/>
        <w:spacing w:line="212" w:lineRule="exact"/>
        <w:ind w:left="313"/>
        <w:rPr>
          <w:rFonts w:ascii="仿宋" w:eastAsia="仿宋" w:hAnsi="仿宋" w:cs="仿宋"/>
        </w:rPr>
      </w:pPr>
      <w:r>
        <w:rPr>
          <w:rFonts w:ascii="仿宋" w:eastAsia="仿宋" w:hAnsi="仿宋" w:cs="仿宋"/>
        </w:rPr>
        <w:t>info:{</w:t>
      </w:r>
    </w:p>
    <w:p w:rsidR="0020037C" w:rsidRDefault="004474D3">
      <w:pPr>
        <w:pStyle w:val="BodyText"/>
        <w:spacing w:line="212" w:lineRule="exact"/>
        <w:ind w:left="913"/>
        <w:rPr>
          <w:rFonts w:ascii="仿宋" w:eastAsia="仿宋" w:hAnsi="仿宋" w:cs="仿宋"/>
        </w:rPr>
      </w:pPr>
      <w:r>
        <w:rPr>
          <w:rFonts w:ascii="仿宋" w:eastAsia="仿宋" w:hAnsi="仿宋" w:cs="仿宋"/>
        </w:rPr>
        <w:t>name:"Tom",</w:t>
      </w:r>
    </w:p>
    <w:p w:rsidR="0020037C" w:rsidRDefault="004474D3">
      <w:pPr>
        <w:pStyle w:val="BodyText"/>
        <w:spacing w:line="212" w:lineRule="exact"/>
        <w:ind w:left="913"/>
        <w:rPr>
          <w:rFonts w:ascii="仿宋" w:eastAsia="仿宋" w:hAnsi="仿宋" w:cs="仿宋"/>
        </w:rPr>
      </w:pPr>
      <w:r>
        <w:rPr>
          <w:rFonts w:ascii="仿宋" w:eastAsia="仿宋" w:hAnsi="仿宋" w:cs="仿宋"/>
        </w:rPr>
        <w:t>age:25,</w:t>
      </w:r>
    </w:p>
    <w:p w:rsidR="0020037C" w:rsidRDefault="004474D3">
      <w:pPr>
        <w:pStyle w:val="BodyText"/>
        <w:spacing w:line="212" w:lineRule="exact"/>
        <w:ind w:left="913"/>
        <w:rPr>
          <w:rFonts w:ascii="仿宋" w:eastAsia="仿宋" w:hAnsi="仿宋" w:cs="仿宋"/>
        </w:rPr>
      </w:pPr>
      <w:r>
        <w:rPr>
          <w:rFonts w:ascii="仿宋" w:eastAsia="仿宋" w:hAnsi="仿宋" w:cs="仿宋"/>
        </w:rPr>
        <w:t>sex:"男"</w:t>
      </w:r>
    </w:p>
    <w:p w:rsidR="0020037C" w:rsidRDefault="004474D3">
      <w:pPr>
        <w:pStyle w:val="BodyText"/>
        <w:spacing w:line="212" w:lineRule="exact"/>
        <w:ind w:left="913"/>
        <w:rPr>
          <w:rFonts w:ascii="仿宋" w:eastAsia="仿宋" w:hAnsi="仿宋" w:cs="仿宋"/>
        </w:rPr>
      </w:pPr>
      <w:r>
        <w:rPr>
          <w:rFonts w:ascii="仿宋" w:eastAsia="仿宋" w:hAnsi="仿宋" w:cs="仿宋"/>
        </w:rPr>
        <w:t>}</w:t>
      </w:r>
    </w:p>
    <w:p w:rsidR="0020037C" w:rsidRDefault="004474D3">
      <w:pPr>
        <w:pStyle w:val="BodyText"/>
        <w:spacing w:line="212" w:lineRule="exact"/>
        <w:ind w:left="113"/>
        <w:rPr>
          <w:rFonts w:ascii="仿宋" w:eastAsia="仿宋" w:hAnsi="仿宋" w:cs="仿宋"/>
        </w:rPr>
      </w:pPr>
      <w:r>
        <w:rPr>
          <w:rFonts w:ascii="仿宋" w:eastAsia="仿宋" w:hAnsi="仿宋" w:cs="仿宋"/>
        </w:rPr>
        <w:t>}</w:t>
      </w:r>
    </w:p>
    <w:p w:rsidR="0020037C" w:rsidRDefault="004474D3">
      <w:pPr>
        <w:pStyle w:val="BodyText"/>
        <w:tabs>
          <w:tab w:val="left" w:pos="397"/>
        </w:tabs>
        <w:spacing w:before="41"/>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按条件选择记录，并指定返回字段名</w:t>
      </w:r>
    </w:p>
    <w:p w:rsidR="0020037C" w:rsidRDefault="00B0609F">
      <w:pPr>
        <w:pStyle w:val="BodyText"/>
        <w:spacing w:before="10"/>
        <w:ind w:left="397"/>
        <w:rPr>
          <w:rFonts w:ascii="仿宋" w:eastAsia="仿宋" w:hAnsi="仿宋" w:cs="仿宋"/>
        </w:rPr>
      </w:pPr>
      <w:r w:rsidRPr="00B0609F">
        <w:pict>
          <v:group id="_x0000_s2582" style="position:absolute;left:0;text-align:left;margin-left:95.85pt;margin-top:4.95pt;width:459.45pt;height:31.8pt;z-index:-251588096;mso-position-horizontal-relative:page" coordorigin="1917,99" coordsize="9189,636">
            <v:shape id="_x0000_s2583" style="position:absolute;left:1917;top:99;width:9189;height:636" coordorigin="1917,99" coordsize="9189,636" path="m1917,99r9189,l11106,735r-9189,l1917,99xe" fillcolor="#efefef" stroked="f">
              <v:path arrowok="t"/>
            </v:shape>
            <w10:wrap anchorx="page"/>
          </v:group>
        </w:pict>
      </w:r>
      <w:r w:rsidR="004474D3">
        <w:rPr>
          <w:rFonts w:ascii="仿宋" w:eastAsia="仿宋" w:hAnsi="仿宋" w:cs="仿宋"/>
        </w:rPr>
        <w:t>db.collectionspace.collection.aggregate({</w:t>
      </w:r>
      <w:hyperlink w:anchor="_bookmark245" w:history="1">
        <w:r w:rsidR="004474D3">
          <w:rPr>
            <w:rFonts w:ascii="仿宋" w:eastAsia="仿宋" w:hAnsi="仿宋" w:cs="仿宋"/>
            <w:color w:val="0000FF"/>
          </w:rPr>
          <w:t>$match</w:t>
        </w:r>
      </w:hyperlink>
      <w:r w:rsidR="004474D3">
        <w:rPr>
          <w:rFonts w:ascii="仿宋" w:eastAsia="仿宋" w:hAnsi="仿宋" w:cs="仿宋"/>
          <w:color w:val="000000"/>
        </w:rPr>
        <w:t>:{$and:[{no:{$gt:1002}},{no:{$lt:1015}},</w:t>
      </w:r>
    </w:p>
    <w:p w:rsidR="0020037C" w:rsidRDefault="004474D3">
      <w:pPr>
        <w:pStyle w:val="BodyText"/>
        <w:spacing w:line="212" w:lineRule="exact"/>
        <w:ind w:left="397"/>
        <w:rPr>
          <w:rFonts w:ascii="仿宋" w:eastAsia="仿宋" w:hAnsi="仿宋" w:cs="仿宋"/>
        </w:rPr>
      </w:pPr>
      <w:r>
        <w:rPr>
          <w:rFonts w:ascii="仿宋" w:eastAsia="仿宋" w:hAnsi="仿宋" w:cs="仿宋"/>
        </w:rPr>
        <w:t>{dep:"计算机学院"}]}},</w:t>
      </w:r>
    </w:p>
    <w:p w:rsidR="0020037C" w:rsidRDefault="004474D3">
      <w:pPr>
        <w:pStyle w:val="BodyText"/>
        <w:spacing w:line="212" w:lineRule="exact"/>
        <w:ind w:left="397"/>
        <w:rPr>
          <w:rFonts w:ascii="仿宋" w:eastAsia="仿宋" w:hAnsi="仿宋" w:cs="仿宋"/>
        </w:rPr>
      </w:pPr>
      <w:r>
        <w:rPr>
          <w:rFonts w:ascii="仿宋" w:eastAsia="仿宋" w:hAnsi="仿宋" w:cs="仿宋"/>
        </w:rPr>
        <w:t>{</w:t>
      </w:r>
      <w:hyperlink w:anchor="_bookmark245" w:history="1">
        <w:r>
          <w:rPr>
            <w:rFonts w:ascii="仿宋" w:eastAsia="仿宋" w:hAnsi="仿宋" w:cs="仿宋"/>
            <w:color w:val="0000FF"/>
          </w:rPr>
          <w:t>$project</w:t>
        </w:r>
      </w:hyperlink>
      <w:r>
        <w:rPr>
          <w:rFonts w:ascii="仿宋" w:eastAsia="仿宋" w:hAnsi="仿宋" w:cs="仿宋"/>
          <w:color w:val="000000"/>
        </w:rPr>
        <w:t>:{no:1,"info.name":1,major:1}})</w:t>
      </w:r>
    </w:p>
    <w:p w:rsidR="0020037C" w:rsidRDefault="0020037C">
      <w:pPr>
        <w:spacing w:before="4" w:line="130" w:lineRule="exact"/>
        <w:rPr>
          <w:sz w:val="13"/>
          <w:szCs w:val="13"/>
        </w:rPr>
      </w:pPr>
    </w:p>
    <w:p w:rsidR="0020037C" w:rsidRDefault="004474D3">
      <w:pPr>
        <w:pStyle w:val="BodyText"/>
        <w:spacing w:line="167" w:lineRule="auto"/>
        <w:ind w:left="397" w:right="585"/>
      </w:pPr>
      <w:r>
        <w:rPr>
          <w:w w:val="95"/>
        </w:rPr>
        <w:t>此聚集操作操作首先使用</w:t>
      </w:r>
      <w:hyperlink w:anchor="_bookmark245" w:history="1">
        <w:r>
          <w:rPr>
            <w:color w:val="0000FF"/>
            <w:w w:val="95"/>
          </w:rPr>
          <w:t>$match</w:t>
        </w:r>
      </w:hyperlink>
      <w:r>
        <w:rPr>
          <w:color w:val="000000"/>
          <w:w w:val="95"/>
        </w:rPr>
        <w:t>选择匹配条件的记录，然后使用</w:t>
      </w:r>
      <w:hyperlink w:anchor="_bookmark245" w:history="1">
        <w:r>
          <w:rPr>
            <w:color w:val="0000FF"/>
            <w:w w:val="95"/>
          </w:rPr>
          <w:t>$project</w:t>
        </w:r>
      </w:hyperlink>
      <w:r>
        <w:rPr>
          <w:color w:val="000000"/>
          <w:w w:val="95"/>
        </w:rPr>
        <w:t>只返回指定的字段名。返回结</w:t>
      </w:r>
      <w:r>
        <w:rPr>
          <w:color w:val="000000"/>
        </w:rPr>
        <w:t xml:space="preserve"> 果集如下：</w:t>
      </w:r>
    </w:p>
    <w:p w:rsidR="0020037C" w:rsidRDefault="00B0609F">
      <w:pPr>
        <w:pStyle w:val="BodyText"/>
        <w:spacing w:before="23"/>
        <w:ind w:left="397"/>
        <w:rPr>
          <w:rFonts w:ascii="仿宋" w:eastAsia="仿宋" w:hAnsi="仿宋" w:cs="仿宋"/>
        </w:rPr>
      </w:pPr>
      <w:r w:rsidRPr="00B0609F">
        <w:pict>
          <v:group id="_x0000_s2580" style="position:absolute;left:0;text-align:left;margin-left:95.85pt;margin-top:5.6pt;width:459.45pt;height:159pt;z-index:-251587072;mso-position-horizontal-relative:page" coordorigin="1917,112" coordsize="9189,3180">
            <v:shape id="_x0000_s2581" style="position:absolute;left:1917;top:112;width:9189;height:3180" coordorigin="1917,112" coordsize="9189,3180" path="m1917,112r9189,l11106,3292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"no": 1003,</w:t>
      </w:r>
    </w:p>
    <w:p w:rsidR="0020037C" w:rsidRDefault="004474D3">
      <w:pPr>
        <w:pStyle w:val="BodyText"/>
        <w:spacing w:line="212" w:lineRule="exact"/>
        <w:ind w:left="597"/>
        <w:rPr>
          <w:rFonts w:ascii="仿宋" w:eastAsia="仿宋" w:hAnsi="仿宋" w:cs="仿宋"/>
        </w:rPr>
      </w:pPr>
      <w:r>
        <w:rPr>
          <w:rFonts w:ascii="仿宋" w:eastAsia="仿宋" w:hAnsi="仿宋" w:cs="仿宋"/>
        </w:rPr>
        <w:t>"info.name": "Sam",</w:t>
      </w:r>
    </w:p>
    <w:p w:rsidR="0020037C" w:rsidRDefault="004474D3">
      <w:pPr>
        <w:pStyle w:val="BodyText"/>
        <w:spacing w:line="212" w:lineRule="exact"/>
        <w:ind w:left="597"/>
        <w:rPr>
          <w:rFonts w:ascii="仿宋" w:eastAsia="仿宋" w:hAnsi="仿宋" w:cs="仿宋"/>
        </w:rPr>
      </w:pPr>
      <w:r>
        <w:rPr>
          <w:rFonts w:ascii="仿宋" w:eastAsia="仿宋" w:hAnsi="仿宋" w:cs="仿宋"/>
        </w:rPr>
        <w:t>"major": "计算机软件与理论"</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"no": 1004,</w:t>
      </w:r>
    </w:p>
    <w:p w:rsidR="0020037C" w:rsidRDefault="004474D3">
      <w:pPr>
        <w:pStyle w:val="BodyText"/>
        <w:spacing w:line="212" w:lineRule="exact"/>
        <w:ind w:left="597"/>
        <w:rPr>
          <w:rFonts w:ascii="仿宋" w:eastAsia="仿宋" w:hAnsi="仿宋" w:cs="仿宋"/>
        </w:rPr>
      </w:pPr>
      <w:r>
        <w:rPr>
          <w:rFonts w:ascii="仿宋" w:eastAsia="仿宋" w:hAnsi="仿宋" w:cs="仿宋"/>
        </w:rPr>
        <w:t>"info.name": "Coll",</w:t>
      </w:r>
    </w:p>
    <w:p w:rsidR="0020037C" w:rsidRDefault="004474D3">
      <w:pPr>
        <w:pStyle w:val="BodyText"/>
        <w:spacing w:line="212" w:lineRule="exact"/>
        <w:ind w:left="597"/>
        <w:rPr>
          <w:rFonts w:ascii="仿宋" w:eastAsia="仿宋" w:hAnsi="仿宋" w:cs="仿宋"/>
        </w:rPr>
      </w:pPr>
      <w:r>
        <w:rPr>
          <w:rFonts w:ascii="仿宋" w:eastAsia="仿宋" w:hAnsi="仿宋" w:cs="仿宋"/>
        </w:rPr>
        <w:t>"major": "计算机工程"</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"no": 1005,</w:t>
      </w:r>
    </w:p>
    <w:p w:rsidR="0020037C" w:rsidRDefault="004474D3">
      <w:pPr>
        <w:pStyle w:val="BodyText"/>
        <w:spacing w:line="212" w:lineRule="exact"/>
        <w:ind w:left="597"/>
        <w:rPr>
          <w:rFonts w:ascii="仿宋" w:eastAsia="仿宋" w:hAnsi="仿宋" w:cs="仿宋"/>
        </w:rPr>
      </w:pPr>
      <w:r>
        <w:rPr>
          <w:rFonts w:ascii="仿宋" w:eastAsia="仿宋" w:hAnsi="仿宋" w:cs="仿宋"/>
        </w:rPr>
        <w:t>"info.name": "Jim",</w:t>
      </w:r>
    </w:p>
    <w:p w:rsidR="0020037C" w:rsidRDefault="004474D3">
      <w:pPr>
        <w:pStyle w:val="BodyText"/>
        <w:spacing w:line="212" w:lineRule="exact"/>
        <w:ind w:left="597"/>
        <w:rPr>
          <w:rFonts w:ascii="仿宋" w:eastAsia="仿宋" w:hAnsi="仿宋" w:cs="仿宋"/>
        </w:rPr>
      </w:pPr>
      <w:r>
        <w:rPr>
          <w:rFonts w:ascii="仿宋" w:eastAsia="仿宋" w:hAnsi="仿宋" w:cs="仿宋"/>
        </w:rPr>
        <w:t>"major": "计算机工程"</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headerReference w:type="even" r:id="rId55"/>
          <w:headerReference w:type="default" r:id="rId56"/>
          <w:pgSz w:w="12240" w:h="15840"/>
          <w:pgMar w:top="1340" w:right="680" w:bottom="280" w:left="1520" w:header="713" w:footer="0" w:gutter="0"/>
          <w:pgNumType w:start="143"/>
          <w:cols w:space="720"/>
        </w:sectPr>
      </w:pPr>
    </w:p>
    <w:p w:rsidR="0020037C" w:rsidRDefault="0020037C">
      <w:pPr>
        <w:spacing w:before="4" w:line="130" w:lineRule="exact"/>
        <w:rPr>
          <w:sz w:val="13"/>
          <w:szCs w:val="13"/>
        </w:rPr>
      </w:pPr>
    </w:p>
    <w:p w:rsidR="0020037C" w:rsidRDefault="004474D3">
      <w:pPr>
        <w:pStyle w:val="BodyText"/>
        <w:tabs>
          <w:tab w:val="left" w:pos="283"/>
        </w:tabs>
        <w:spacing w:line="308" w:lineRule="exact"/>
        <w:ind w:left="0" w:right="5168"/>
        <w:jc w:val="center"/>
      </w:pPr>
      <w:r>
        <w:rPr>
          <w:rFonts w:ascii="Times New Roman" w:eastAsia="Times New Roman" w:hAnsi="Times New Roman" w:cs="Times New Roman"/>
        </w:rPr>
        <w:t>•</w:t>
      </w:r>
      <w:r>
        <w:rPr>
          <w:rFonts w:ascii="Times New Roman" w:eastAsia="Times New Roman" w:hAnsi="Times New Roman" w:cs="Times New Roman"/>
        </w:rPr>
        <w:tab/>
      </w:r>
      <w:r>
        <w:rPr>
          <w:position w:val="1"/>
        </w:rPr>
        <w:t>按条件选择记录，并对记录进行分组</w:t>
      </w:r>
    </w:p>
    <w:p w:rsidR="0020037C" w:rsidRDefault="00B0609F">
      <w:pPr>
        <w:pStyle w:val="BodyText"/>
        <w:spacing w:before="10"/>
        <w:ind w:left="1217"/>
        <w:rPr>
          <w:rFonts w:ascii="仿宋" w:eastAsia="仿宋" w:hAnsi="仿宋" w:cs="仿宋"/>
        </w:rPr>
      </w:pPr>
      <w:r w:rsidRPr="00B0609F">
        <w:pict>
          <v:group id="_x0000_s2578" style="position:absolute;left:0;text-align:left;margin-left:95.85pt;margin-top:4.95pt;width:459.45pt;height:31.8pt;z-index:-251586048;mso-position-horizontal-relative:page" coordorigin="1917,99" coordsize="9189,636">
            <v:shape id="_x0000_s2579" style="position:absolute;left:1917;top:99;width:9189;height:636" coordorigin="1917,99" coordsize="9189,636" path="m1917,99r9189,l11106,735r-9189,l1917,99xe" fillcolor="#efefef" stroked="f">
              <v:path arrowok="t"/>
            </v:shape>
            <w10:wrap anchorx="page"/>
          </v:group>
        </w:pict>
      </w:r>
      <w:r w:rsidR="004474D3">
        <w:rPr>
          <w:rFonts w:ascii="仿宋" w:eastAsia="仿宋" w:hAnsi="仿宋" w:cs="仿宋"/>
        </w:rPr>
        <w:t>db.collectionspace.collection.aggregate({</w:t>
      </w:r>
      <w:hyperlink w:anchor="_bookmark245" w:history="1">
        <w:r w:rsidR="004474D3">
          <w:rPr>
            <w:rFonts w:ascii="仿宋" w:eastAsia="仿宋" w:hAnsi="仿宋" w:cs="仿宋"/>
            <w:color w:val="0000FF"/>
          </w:rPr>
          <w:t>$match</w:t>
        </w:r>
      </w:hyperlink>
      <w:r w:rsidR="004474D3">
        <w:rPr>
          <w:rFonts w:ascii="仿宋" w:eastAsia="仿宋" w:hAnsi="仿宋" w:cs="仿宋"/>
          <w:color w:val="000000"/>
        </w:rPr>
        <w:t>:{dep:"计算机学院"}},{</w:t>
      </w:r>
      <w:hyperlink w:anchor="_bookmark246" w:history="1">
        <w:r w:rsidR="004474D3">
          <w:rPr>
            <w:rFonts w:ascii="仿宋" w:eastAsia="仿宋" w:hAnsi="仿宋" w:cs="仿宋"/>
            <w:color w:val="0000FF"/>
          </w:rPr>
          <w:t>$group</w:t>
        </w:r>
      </w:hyperlink>
      <w:r w:rsidR="004474D3">
        <w:rPr>
          <w:rFonts w:ascii="仿宋" w:eastAsia="仿宋" w:hAnsi="仿宋" w:cs="仿宋"/>
          <w:color w:val="000000"/>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{_id:"$major",Major:{</w:t>
      </w:r>
      <w:hyperlink w:anchor="_bookmark248" w:history="1">
        <w:r>
          <w:rPr>
            <w:rFonts w:ascii="仿宋" w:eastAsia="仿宋" w:hAnsi="仿宋" w:cs="仿宋"/>
            <w:color w:val="0000FF"/>
          </w:rPr>
          <w:t>$first</w:t>
        </w:r>
      </w:hyperlink>
      <w:r>
        <w:rPr>
          <w:rFonts w:ascii="仿宋" w:eastAsia="仿宋" w:hAnsi="仿宋" w:cs="仿宋"/>
          <w:color w:val="000000"/>
        </w:rPr>
        <w:t>:"$major"},</w:t>
      </w:r>
    </w:p>
    <w:p w:rsidR="0020037C" w:rsidRDefault="004474D3">
      <w:pPr>
        <w:pStyle w:val="BodyText"/>
        <w:spacing w:line="212" w:lineRule="exact"/>
        <w:ind w:left="1217"/>
        <w:rPr>
          <w:rFonts w:ascii="仿宋" w:eastAsia="仿宋" w:hAnsi="仿宋" w:cs="仿宋"/>
        </w:rPr>
      </w:pPr>
      <w:r>
        <w:rPr>
          <w:rFonts w:ascii="仿宋" w:eastAsia="仿宋" w:hAnsi="仿宋" w:cs="仿宋"/>
        </w:rPr>
        <w:t>avg_age:{</w:t>
      </w:r>
      <w:hyperlink w:anchor="_bookmark252" w:history="1">
        <w:r>
          <w:rPr>
            <w:rFonts w:ascii="仿宋" w:eastAsia="仿宋" w:hAnsi="仿宋" w:cs="仿宋"/>
            <w:color w:val="0000FF"/>
          </w:rPr>
          <w:t>$avg</w:t>
        </w:r>
      </w:hyperlink>
      <w:r>
        <w:rPr>
          <w:rFonts w:ascii="仿宋" w:eastAsia="仿宋" w:hAnsi="仿宋" w:cs="仿宋"/>
          <w:color w:val="000000"/>
        </w:rPr>
        <w:t>:"$info.age"}}})</w:t>
      </w:r>
    </w:p>
    <w:p w:rsidR="0020037C" w:rsidRDefault="0020037C">
      <w:pPr>
        <w:spacing w:before="4" w:line="130" w:lineRule="exact"/>
        <w:rPr>
          <w:sz w:val="13"/>
          <w:szCs w:val="13"/>
        </w:rPr>
      </w:pPr>
    </w:p>
    <w:p w:rsidR="0020037C" w:rsidRDefault="004474D3">
      <w:pPr>
        <w:pStyle w:val="BodyText"/>
        <w:spacing w:line="167" w:lineRule="auto"/>
        <w:ind w:left="1217" w:right="43"/>
        <w:rPr>
          <w:lang w:eastAsia="zh-CN"/>
        </w:rPr>
      </w:pPr>
      <w:r>
        <w:rPr>
          <w:w w:val="95"/>
          <w:lang w:eastAsia="zh-CN"/>
        </w:rPr>
        <w:t>此聚集操作首先使用</w:t>
      </w:r>
      <w:hyperlink w:anchor="_bookmark245" w:history="1">
        <w:r>
          <w:rPr>
            <w:color w:val="0000FF"/>
            <w:w w:val="95"/>
            <w:lang w:eastAsia="zh-CN"/>
          </w:rPr>
          <w:t>$match</w:t>
        </w:r>
      </w:hyperlink>
      <w:r>
        <w:rPr>
          <w:color w:val="000000"/>
          <w:w w:val="95"/>
          <w:lang w:eastAsia="zh-CN"/>
        </w:rPr>
        <w:t>选择匹配条件的记录，然后使用</w:t>
      </w:r>
      <w:hyperlink w:anchor="_bookmark246" w:history="1">
        <w:r>
          <w:rPr>
            <w:color w:val="0000FF"/>
            <w:w w:val="95"/>
            <w:lang w:eastAsia="zh-CN"/>
          </w:rPr>
          <w:t>$group</w:t>
        </w:r>
      </w:hyperlink>
      <w:r>
        <w:rPr>
          <w:color w:val="000000"/>
          <w:w w:val="95"/>
          <w:lang w:eastAsia="zh-CN"/>
        </w:rPr>
        <w:t>对记录按字段major进行分组，并使</w:t>
      </w:r>
      <w:r>
        <w:rPr>
          <w:color w:val="000000"/>
          <w:lang w:eastAsia="zh-CN"/>
        </w:rPr>
        <w:t xml:space="preserve"> 用</w:t>
      </w:r>
      <w:hyperlink w:anchor="_bookmark252" w:history="1">
        <w:r>
          <w:rPr>
            <w:color w:val="0000FF"/>
            <w:lang w:eastAsia="zh-CN"/>
          </w:rPr>
          <w:t>$avg</w:t>
        </w:r>
      </w:hyperlink>
      <w:r>
        <w:rPr>
          <w:color w:val="000000"/>
          <w:lang w:eastAsia="zh-CN"/>
        </w:rPr>
        <w:t>返回每个分组中嵌套对象age字段的平均值。</w:t>
      </w:r>
    </w:p>
    <w:p w:rsidR="0020037C" w:rsidRDefault="00B0609F">
      <w:pPr>
        <w:pStyle w:val="BodyText"/>
        <w:spacing w:before="23"/>
        <w:ind w:left="1217"/>
        <w:rPr>
          <w:rFonts w:ascii="仿宋" w:eastAsia="仿宋" w:hAnsi="仿宋" w:cs="仿宋"/>
        </w:rPr>
      </w:pPr>
      <w:r w:rsidRPr="00B0609F">
        <w:pict>
          <v:group id="_x0000_s2576" style="position:absolute;left:0;text-align:left;margin-left:95.85pt;margin-top:5.6pt;width:459.45pt;height:127.2pt;z-index:-251585024;mso-position-horizontal-relative:page" coordorigin="1917,112" coordsize="9189,2544">
            <v:shape id="_x0000_s2577" style="position:absolute;left:1917;top:112;width:9189;height:2544" coordorigin="1917,112" coordsize="9189,2544" path="m1917,112r9189,l11106,2656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"Major": "计算机工程",</w:t>
      </w:r>
    </w:p>
    <w:p w:rsidR="0020037C" w:rsidRDefault="004474D3">
      <w:pPr>
        <w:pStyle w:val="BodyText"/>
        <w:spacing w:line="212" w:lineRule="exact"/>
        <w:ind w:left="1417"/>
        <w:rPr>
          <w:rFonts w:ascii="仿宋" w:eastAsia="仿宋" w:hAnsi="仿宋" w:cs="仿宋"/>
        </w:rPr>
      </w:pPr>
      <w:r>
        <w:rPr>
          <w:rFonts w:ascii="仿宋" w:eastAsia="仿宋" w:hAnsi="仿宋" w:cs="仿宋"/>
        </w:rPr>
        <w:t>"avg_age": 25</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"Major": "计算机科学与技术",</w:t>
      </w:r>
    </w:p>
    <w:p w:rsidR="0020037C" w:rsidRDefault="004474D3">
      <w:pPr>
        <w:pStyle w:val="BodyText"/>
        <w:spacing w:line="212" w:lineRule="exact"/>
        <w:ind w:left="1417"/>
        <w:rPr>
          <w:rFonts w:ascii="仿宋" w:eastAsia="仿宋" w:hAnsi="仿宋" w:cs="仿宋"/>
        </w:rPr>
      </w:pPr>
      <w:r>
        <w:rPr>
          <w:rFonts w:ascii="仿宋" w:eastAsia="仿宋" w:hAnsi="仿宋" w:cs="仿宋"/>
        </w:rPr>
        <w:t>"avg_age": 22.5</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"Major": "计算机软件与理论",</w:t>
      </w:r>
    </w:p>
    <w:p w:rsidR="0020037C" w:rsidRDefault="004474D3">
      <w:pPr>
        <w:pStyle w:val="BodyText"/>
        <w:spacing w:line="212" w:lineRule="exact"/>
        <w:ind w:left="1417"/>
        <w:rPr>
          <w:rFonts w:ascii="仿宋" w:eastAsia="仿宋" w:hAnsi="仿宋" w:cs="仿宋"/>
        </w:rPr>
      </w:pPr>
      <w:r>
        <w:rPr>
          <w:rFonts w:ascii="仿宋" w:eastAsia="仿宋" w:hAnsi="仿宋" w:cs="仿宋"/>
        </w:rPr>
        <w:t>"avg_age": 26</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按条件选择记录，并对记录进行分组、排序、限制返回记录的起始位置和返回记录数</w:t>
      </w:r>
    </w:p>
    <w:p w:rsidR="0020037C" w:rsidRDefault="00B0609F">
      <w:pPr>
        <w:pStyle w:val="BodyText"/>
        <w:spacing w:before="10"/>
        <w:ind w:left="1217"/>
        <w:rPr>
          <w:rFonts w:ascii="仿宋" w:eastAsia="仿宋" w:hAnsi="仿宋" w:cs="仿宋"/>
        </w:rPr>
      </w:pPr>
      <w:r w:rsidRPr="00B0609F">
        <w:pict>
          <v:group id="_x0000_s2574" style="position:absolute;left:0;text-align:left;margin-left:95.85pt;margin-top:4.95pt;width:459.45pt;height:31.8pt;z-index:-251584000;mso-position-horizontal-relative:page" coordorigin="1917,99" coordsize="9189,636">
            <v:shape id="_x0000_s2575" style="position:absolute;left:1917;top:99;width:9189;height:636" coordorigin="1917,99" coordsize="9189,636" path="m1917,99r9189,l11106,735r-9189,l1917,99xe" fillcolor="#efefef" stroked="f">
              <v:path arrowok="t"/>
            </v:shape>
            <w10:wrap anchorx="page"/>
          </v:group>
        </w:pict>
      </w:r>
      <w:r w:rsidR="004474D3">
        <w:rPr>
          <w:rFonts w:ascii="仿宋" w:eastAsia="仿宋" w:hAnsi="仿宋" w:cs="仿宋"/>
        </w:rPr>
        <w:t>db.collectionspace.collection.aggregate({</w:t>
      </w:r>
      <w:hyperlink w:anchor="_bookmark245" w:history="1">
        <w:r w:rsidR="004474D3">
          <w:rPr>
            <w:rFonts w:ascii="仿宋" w:eastAsia="仿宋" w:hAnsi="仿宋" w:cs="仿宋"/>
            <w:color w:val="0000FF"/>
          </w:rPr>
          <w:t>$match</w:t>
        </w:r>
      </w:hyperlink>
      <w:r w:rsidR="004474D3">
        <w:rPr>
          <w:rFonts w:ascii="仿宋" w:eastAsia="仿宋" w:hAnsi="仿宋" w:cs="仿宋"/>
          <w:color w:val="000000"/>
        </w:rPr>
        <w:t>:{interest:{$exists:1}}},{</w:t>
      </w:r>
      <w:hyperlink w:anchor="_bookmark246" w:history="1">
        <w:r w:rsidR="004474D3">
          <w:rPr>
            <w:rFonts w:ascii="仿宋" w:eastAsia="仿宋" w:hAnsi="仿宋" w:cs="仿宋"/>
            <w:color w:val="0000FF"/>
          </w:rPr>
          <w:t>$group</w:t>
        </w:r>
      </w:hyperlink>
      <w:r w:rsidR="004474D3">
        <w:rPr>
          <w:rFonts w:ascii="仿宋" w:eastAsia="仿宋" w:hAnsi="仿宋" w:cs="仿宋"/>
          <w:color w:val="000000"/>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{_id:"$major",avg_age:{</w:t>
      </w:r>
      <w:hyperlink w:anchor="_bookmark252" w:history="1">
        <w:r>
          <w:rPr>
            <w:rFonts w:ascii="仿宋" w:eastAsia="仿宋" w:hAnsi="仿宋" w:cs="仿宋"/>
            <w:color w:val="0000FF"/>
          </w:rPr>
          <w:t>$avg</w:t>
        </w:r>
      </w:hyperlink>
      <w:r>
        <w:rPr>
          <w:rFonts w:ascii="仿宋" w:eastAsia="仿宋" w:hAnsi="仿宋" w:cs="仿宋"/>
          <w:color w:val="000000"/>
        </w:rPr>
        <w:t>:"$info.age"},</w:t>
      </w:r>
    </w:p>
    <w:p w:rsidR="0020037C" w:rsidRDefault="004474D3">
      <w:pPr>
        <w:pStyle w:val="BodyText"/>
        <w:spacing w:line="212" w:lineRule="exact"/>
        <w:ind w:left="1217"/>
        <w:rPr>
          <w:rFonts w:ascii="仿宋" w:eastAsia="仿宋" w:hAnsi="仿宋" w:cs="仿宋"/>
        </w:rPr>
      </w:pPr>
      <w:r>
        <w:rPr>
          <w:rFonts w:ascii="仿宋" w:eastAsia="仿宋" w:hAnsi="仿宋" w:cs="仿宋"/>
        </w:rPr>
        <w:t>major:{</w:t>
      </w:r>
      <w:hyperlink w:anchor="_bookmark248" w:history="1">
        <w:r>
          <w:rPr>
            <w:rFonts w:ascii="仿宋" w:eastAsia="仿宋" w:hAnsi="仿宋" w:cs="仿宋"/>
            <w:color w:val="0000FF"/>
          </w:rPr>
          <w:t>$first</w:t>
        </w:r>
      </w:hyperlink>
      <w:r>
        <w:rPr>
          <w:rFonts w:ascii="仿宋" w:eastAsia="仿宋" w:hAnsi="仿宋" w:cs="仿宋"/>
          <w:color w:val="000000"/>
        </w:rPr>
        <w:t>:"$major"}}},{</w:t>
      </w:r>
      <w:hyperlink w:anchor="_bookmark256" w:history="1">
        <w:r>
          <w:rPr>
            <w:rFonts w:ascii="仿宋" w:eastAsia="仿宋" w:hAnsi="仿宋" w:cs="仿宋"/>
            <w:color w:val="0000FF"/>
          </w:rPr>
          <w:t>$sort</w:t>
        </w:r>
      </w:hyperlink>
      <w:r>
        <w:rPr>
          <w:rFonts w:ascii="仿宋" w:eastAsia="仿宋" w:hAnsi="仿宋" w:cs="仿宋"/>
          <w:color w:val="000000"/>
        </w:rPr>
        <w:t>:{avg_age:-1,major:-1}},{</w:t>
      </w:r>
      <w:hyperlink w:anchor="_bookmark257" w:history="1">
        <w:r>
          <w:rPr>
            <w:rFonts w:ascii="仿宋" w:eastAsia="仿宋" w:hAnsi="仿宋" w:cs="仿宋"/>
            <w:color w:val="0000FF"/>
          </w:rPr>
          <w:t>$skip</w:t>
        </w:r>
      </w:hyperlink>
      <w:r>
        <w:rPr>
          <w:rFonts w:ascii="仿宋" w:eastAsia="仿宋" w:hAnsi="仿宋" w:cs="仿宋"/>
          <w:color w:val="000000"/>
        </w:rPr>
        <w:t>:2},{</w:t>
      </w:r>
      <w:hyperlink w:anchor="_bookmark255" w:history="1">
        <w:r>
          <w:rPr>
            <w:rFonts w:ascii="仿宋" w:eastAsia="仿宋" w:hAnsi="仿宋" w:cs="仿宋"/>
            <w:color w:val="0000FF"/>
          </w:rPr>
          <w:t>$limit</w:t>
        </w:r>
      </w:hyperlink>
      <w:r>
        <w:rPr>
          <w:rFonts w:ascii="仿宋" w:eastAsia="仿宋" w:hAnsi="仿宋" w:cs="仿宋"/>
          <w:color w:val="000000"/>
        </w:rPr>
        <w:t>:3})</w:t>
      </w:r>
    </w:p>
    <w:p w:rsidR="0020037C" w:rsidRDefault="0020037C">
      <w:pPr>
        <w:spacing w:before="4" w:line="130" w:lineRule="exact"/>
        <w:rPr>
          <w:sz w:val="13"/>
          <w:szCs w:val="13"/>
        </w:rPr>
      </w:pPr>
    </w:p>
    <w:p w:rsidR="0020037C" w:rsidRDefault="004474D3">
      <w:pPr>
        <w:pStyle w:val="BodyText"/>
        <w:spacing w:line="167" w:lineRule="auto"/>
        <w:ind w:left="1217"/>
      </w:pPr>
      <w:r>
        <w:t>此聚集操作首先按</w:t>
      </w:r>
      <w:hyperlink w:anchor="_bookmark245" w:history="1">
        <w:r>
          <w:rPr>
            <w:color w:val="0000FF"/>
          </w:rPr>
          <w:t>$match</w:t>
        </w:r>
      </w:hyperlink>
      <w:r>
        <w:rPr>
          <w:color w:val="000000"/>
        </w:rPr>
        <w:t>选择匹配条件的记录；然后使用</w:t>
      </w:r>
      <w:hyperlink w:anchor="_bookmark246" w:history="1">
        <w:r>
          <w:rPr>
            <w:color w:val="0000FF"/>
          </w:rPr>
          <w:t>$group</w:t>
        </w:r>
      </w:hyperlink>
      <w:r>
        <w:rPr>
          <w:color w:val="000000"/>
        </w:rPr>
        <w:t>按major进行分组，并使用</w:t>
      </w:r>
      <w:hyperlink w:anchor="_bookmark252" w:history="1">
        <w:r>
          <w:rPr>
            <w:color w:val="0000FF"/>
          </w:rPr>
          <w:t>$avg</w:t>
        </w:r>
      </w:hyperlink>
      <w:r>
        <w:rPr>
          <w:color w:val="000000"/>
        </w:rPr>
        <w:t xml:space="preserve">返 </w:t>
      </w:r>
      <w:r>
        <w:rPr>
          <w:color w:val="000000"/>
          <w:w w:val="95"/>
        </w:rPr>
        <w:t>回每个分组中嵌套对象age字段的平均值，输出字段名为avg_age；最后使用</w:t>
      </w:r>
      <w:hyperlink w:anchor="_bookmark256" w:history="1">
        <w:r>
          <w:rPr>
            <w:color w:val="0000FF"/>
            <w:w w:val="95"/>
          </w:rPr>
          <w:t>$sort</w:t>
        </w:r>
      </w:hyperlink>
      <w:r>
        <w:rPr>
          <w:color w:val="000000"/>
          <w:w w:val="95"/>
        </w:rPr>
        <w:t>按avg_age字段值(降</w:t>
      </w:r>
      <w:r>
        <w:rPr>
          <w:color w:val="000000"/>
        </w:rPr>
        <w:t xml:space="preserve"> </w:t>
      </w:r>
      <w:r>
        <w:rPr>
          <w:color w:val="000000"/>
          <w:w w:val="95"/>
        </w:rPr>
        <w:t>序)、major字段值(降序)对结果集进行排序，使用</w:t>
      </w:r>
      <w:hyperlink w:anchor="_bookmark257" w:history="1">
        <w:r>
          <w:rPr>
            <w:color w:val="0000FF"/>
            <w:w w:val="95"/>
          </w:rPr>
          <w:t>$skip</w:t>
        </w:r>
      </w:hyperlink>
      <w:r>
        <w:rPr>
          <w:color w:val="000000"/>
          <w:w w:val="95"/>
        </w:rPr>
        <w:t>确定返回记录的起始位置，使用</w:t>
      </w:r>
      <w:hyperlink w:anchor="_bookmark255" w:history="1">
        <w:r>
          <w:rPr>
            <w:color w:val="0000FF"/>
            <w:w w:val="95"/>
          </w:rPr>
          <w:t>$limit</w:t>
        </w:r>
      </w:hyperlink>
      <w:r>
        <w:rPr>
          <w:color w:val="000000"/>
          <w:w w:val="95"/>
        </w:rPr>
        <w:t>限制返回记</w:t>
      </w:r>
      <w:r>
        <w:rPr>
          <w:color w:val="000000"/>
        </w:rPr>
        <w:t xml:space="preserve"> 录的条数。</w:t>
      </w:r>
    </w:p>
    <w:p w:rsidR="0020037C" w:rsidRDefault="00B0609F">
      <w:pPr>
        <w:pStyle w:val="BodyText"/>
        <w:spacing w:before="23"/>
        <w:ind w:left="1217"/>
        <w:rPr>
          <w:rFonts w:ascii="仿宋" w:eastAsia="仿宋" w:hAnsi="仿宋" w:cs="仿宋"/>
        </w:rPr>
      </w:pPr>
      <w:r w:rsidRPr="00B0609F">
        <w:pict>
          <v:group id="_x0000_s2572" style="position:absolute;left:0;text-align:left;margin-left:95.85pt;margin-top:5.6pt;width:459.45pt;height:127.2pt;z-index:-251582976;mso-position-horizontal-relative:page" coordorigin="1917,112" coordsize="9189,2544">
            <v:shape id="_x0000_s2573" style="position:absolute;left:1917;top:112;width:9189;height:2544" coordorigin="1917,112" coordsize="9189,2544" path="m1917,112r9189,l11106,2656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"avg_age": 25,</w:t>
      </w:r>
    </w:p>
    <w:p w:rsidR="0020037C" w:rsidRDefault="004474D3">
      <w:pPr>
        <w:pStyle w:val="BodyText"/>
        <w:spacing w:line="212" w:lineRule="exact"/>
        <w:ind w:left="1417"/>
        <w:rPr>
          <w:rFonts w:ascii="仿宋" w:eastAsia="仿宋" w:hAnsi="仿宋" w:cs="仿宋"/>
        </w:rPr>
      </w:pPr>
      <w:r>
        <w:rPr>
          <w:rFonts w:ascii="仿宋" w:eastAsia="仿宋" w:hAnsi="仿宋" w:cs="仿宋"/>
        </w:rPr>
        <w:t>"major": "计算机科学与技术"</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"avg_age": 22,</w:t>
      </w:r>
    </w:p>
    <w:p w:rsidR="0020037C" w:rsidRDefault="004474D3">
      <w:pPr>
        <w:pStyle w:val="BodyText"/>
        <w:spacing w:line="212" w:lineRule="exact"/>
        <w:ind w:left="1417"/>
        <w:rPr>
          <w:rFonts w:ascii="仿宋" w:eastAsia="仿宋" w:hAnsi="仿宋" w:cs="仿宋"/>
        </w:rPr>
      </w:pPr>
      <w:r>
        <w:rPr>
          <w:rFonts w:ascii="仿宋" w:eastAsia="仿宋" w:hAnsi="仿宋" w:cs="仿宋"/>
        </w:rPr>
        <w:t>"major": "计算机软件与理论"</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"avg_age": 22,</w:t>
      </w:r>
    </w:p>
    <w:p w:rsidR="0020037C" w:rsidRDefault="004474D3">
      <w:pPr>
        <w:pStyle w:val="BodyText"/>
        <w:spacing w:line="212" w:lineRule="exact"/>
        <w:ind w:left="1417"/>
        <w:rPr>
          <w:rFonts w:ascii="仿宋" w:eastAsia="仿宋" w:hAnsi="仿宋" w:cs="仿宋"/>
        </w:rPr>
      </w:pPr>
      <w:r>
        <w:rPr>
          <w:rFonts w:ascii="仿宋" w:eastAsia="仿宋" w:hAnsi="仿宋" w:cs="仿宋"/>
        </w:rPr>
        <w:t>"major": "物理学"</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20037C">
      <w:pPr>
        <w:spacing w:before="1" w:line="160" w:lineRule="exact"/>
        <w:rPr>
          <w:sz w:val="16"/>
          <w:szCs w:val="16"/>
        </w:rPr>
      </w:pPr>
    </w:p>
    <w:p w:rsidR="0020037C" w:rsidRDefault="004474D3">
      <w:pPr>
        <w:pStyle w:val="Heading3"/>
        <w:spacing w:line="352" w:lineRule="exact"/>
      </w:pPr>
      <w:bookmarkStart w:id="455" w:name="db.collectionspace.collection.remove()"/>
      <w:bookmarkStart w:id="456" w:name="_bookmark177"/>
      <w:bookmarkEnd w:id="455"/>
      <w:bookmarkEnd w:id="456"/>
      <w:r>
        <w:rPr>
          <w:w w:val="95"/>
        </w:rPr>
        <w:t>db.collectionspace.collection.remove()</w:t>
      </w:r>
    </w:p>
    <w:p w:rsidR="0020037C" w:rsidRDefault="0020037C">
      <w:pPr>
        <w:spacing w:before="9" w:line="190" w:lineRule="exact"/>
        <w:rPr>
          <w:sz w:val="19"/>
          <w:szCs w:val="19"/>
        </w:rPr>
      </w:pPr>
    </w:p>
    <w:p w:rsidR="0020037C" w:rsidRDefault="004474D3">
      <w:pPr>
        <w:pStyle w:val="BodyText"/>
        <w:spacing w:line="251" w:lineRule="auto"/>
        <w:ind w:right="3640"/>
      </w:pPr>
      <w:r>
        <w:rPr>
          <w:w w:val="95"/>
        </w:rPr>
        <w:t>db.collectionspace.collection.remove([cond],[hint]) 删除集合中的记录</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78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选择条件。为空时，删除所有记</w:t>
            </w:r>
          </w:p>
          <w:p w:rsidR="0020037C" w:rsidRDefault="004474D3">
            <w:pPr>
              <w:pStyle w:val="TableParagraph"/>
              <w:spacing w:before="12" w:line="240" w:lineRule="exact"/>
              <w:ind w:left="40" w:right="20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录，不为空时，删除符合条件的记 录。</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hint</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指定访问计划。</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line="217"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5" w:line="110" w:lineRule="exact"/>
        <w:rPr>
          <w:sz w:val="11"/>
          <w:szCs w:val="11"/>
        </w:rPr>
      </w:pPr>
    </w:p>
    <w:p w:rsidR="0020037C" w:rsidRDefault="004474D3">
      <w:pPr>
        <w:pStyle w:val="BodyText"/>
        <w:spacing w:line="167" w:lineRule="auto"/>
        <w:ind w:left="613" w:right="690"/>
        <w:jc w:val="both"/>
        <w:rPr>
          <w:lang w:eastAsia="zh-CN"/>
        </w:rPr>
      </w:pPr>
      <w:r>
        <w:rPr>
          <w:w w:val="95"/>
          <w:lang w:eastAsia="zh-CN"/>
        </w:rPr>
        <w:t>cond参数是一个json的对象。当它的内容为空(例如{})时，删除集合下所有的记录。hint参数是一个包含一</w:t>
      </w:r>
      <w:r>
        <w:rPr>
          <w:lang w:eastAsia="zh-CN"/>
        </w:rPr>
        <w:t xml:space="preserve"> 个单一元素的json对象，该元素的字段名会被忽略，而其字段值则指定为需要访问索引的名称，当字段值 为null时，则遍历集合中所有的记录。</w:t>
      </w:r>
    </w:p>
    <w:p w:rsidR="0020037C" w:rsidRDefault="00B0609F">
      <w:pPr>
        <w:pStyle w:val="BodyText"/>
        <w:spacing w:before="63"/>
        <w:ind w:left="613" w:right="1426"/>
        <w:jc w:val="both"/>
        <w:rPr>
          <w:rFonts w:ascii="仿宋" w:eastAsia="仿宋" w:hAnsi="仿宋" w:cs="仿宋"/>
        </w:rPr>
      </w:pPr>
      <w:r w:rsidRPr="00B0609F">
        <w:pict>
          <v:group id="_x0000_s2570" style="position:absolute;left:0;text-align:left;margin-left:81.7pt;margin-top:7.6pt;width:473.6pt;height:10.6pt;z-index:-251581952;mso-position-horizontal-relative:page" coordorigin="1634,152" coordsize="9472,212">
            <v:shape id="_x0000_s2571" style="position:absolute;left:1634;top:152;width:9472;height:212" coordorigin="1634,152" coordsize="9472,212" path="m1634,152r9472,l11106,364r-9472,l1634,152xe" fillcolor="#efefef" stroked="f">
              <v:path arrowok="t"/>
            </v:shape>
            <w10:wrap anchorx="page"/>
          </v:group>
        </w:pict>
      </w:r>
      <w:r w:rsidR="004474D3">
        <w:rPr>
          <w:rFonts w:ascii="仿宋" w:eastAsia="仿宋" w:hAnsi="仿宋" w:cs="仿宋"/>
        </w:rPr>
        <w:t>{[{"字段名1":{</w:t>
      </w:r>
      <w:hyperlink w:anchor="_bookmark212" w:history="1">
        <w:r w:rsidR="004474D3">
          <w:rPr>
            <w:rFonts w:ascii="仿宋" w:eastAsia="仿宋" w:hAnsi="仿宋" w:cs="仿宋"/>
            <w:color w:val="0000FF"/>
          </w:rPr>
          <w:t>"匹配符1"</w:t>
        </w:r>
      </w:hyperlink>
      <w:r w:rsidR="004474D3">
        <w:rPr>
          <w:rFonts w:ascii="仿宋" w:eastAsia="仿宋" w:hAnsi="仿宋" w:cs="仿宋"/>
          <w:color w:val="000000"/>
        </w:rPr>
        <w:t>:"值1","字段名2":{"匹配符2":"值2"},...}],[{"":"索引名"|null}]}</w:t>
      </w:r>
    </w:p>
    <w:p w:rsidR="0020037C" w:rsidRDefault="0020037C">
      <w:pPr>
        <w:spacing w:before="5" w:line="180" w:lineRule="exact"/>
        <w:rPr>
          <w:sz w:val="18"/>
          <w:szCs w:val="18"/>
        </w:rPr>
      </w:pPr>
    </w:p>
    <w:p w:rsidR="0020037C" w:rsidRDefault="004474D3">
      <w:pPr>
        <w:pStyle w:val="BodyText"/>
        <w:ind w:left="613" w:right="9526"/>
        <w:jc w:val="both"/>
        <w:rPr>
          <w:lang w:eastAsia="zh-CN"/>
        </w:rPr>
      </w:pPr>
      <w:r>
        <w:rPr>
          <w:lang w:eastAsia="zh-CN"/>
        </w:rPr>
        <w:t>示例</w:t>
      </w:r>
    </w:p>
    <w:p w:rsidR="0020037C" w:rsidRDefault="004474D3">
      <w:pPr>
        <w:pStyle w:val="BodyText"/>
        <w:spacing w:before="31"/>
        <w:ind w:left="613" w:right="8042"/>
        <w:jc w:val="both"/>
        <w:rPr>
          <w:lang w:eastAsia="zh-CN"/>
        </w:rPr>
      </w:pPr>
      <w:r>
        <w:rPr>
          <w:rFonts w:ascii="Times New Roman" w:eastAsia="Times New Roman" w:hAnsi="Times New Roman" w:cs="Times New Roman"/>
          <w:lang w:eastAsia="zh-CN"/>
        </w:rPr>
        <w:t xml:space="preserve">•   </w:t>
      </w:r>
      <w:r>
        <w:rPr>
          <w:rFonts w:ascii="Times New Roman" w:eastAsia="Times New Roman" w:hAnsi="Times New Roman" w:cs="Times New Roman"/>
          <w:spacing w:val="13"/>
          <w:lang w:eastAsia="zh-CN"/>
        </w:rPr>
        <w:t xml:space="preserve"> </w:t>
      </w:r>
      <w:r>
        <w:rPr>
          <w:position w:val="1"/>
          <w:lang w:eastAsia="zh-CN"/>
        </w:rPr>
        <w:t>删除集合所有记录</w:t>
      </w:r>
    </w:p>
    <w:p w:rsidR="0020037C" w:rsidRDefault="00B0609F">
      <w:pPr>
        <w:pStyle w:val="BodyText"/>
        <w:spacing w:before="10"/>
        <w:ind w:left="897"/>
        <w:rPr>
          <w:rFonts w:ascii="仿宋" w:eastAsia="仿宋" w:hAnsi="仿宋" w:cs="仿宋"/>
          <w:lang w:eastAsia="zh-CN"/>
        </w:rPr>
      </w:pPr>
      <w:r w:rsidRPr="00B0609F">
        <w:pict>
          <v:group id="_x0000_s2568" style="position:absolute;left:0;text-align:left;margin-left:95.85pt;margin-top:4.95pt;width:459.45pt;height:10.6pt;z-index:-251580928;mso-position-horizontal-relative:page" coordorigin="1917,99" coordsize="9189,212">
            <v:shape id="_x0000_s2569"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lang w:eastAsia="zh-CN"/>
        </w:rPr>
        <w:t>db.foo.bar.remove()</w:t>
      </w:r>
    </w:p>
    <w:p w:rsidR="0020037C" w:rsidRDefault="004474D3">
      <w:pPr>
        <w:pStyle w:val="BodyText"/>
        <w:spacing w:line="257" w:lineRule="exact"/>
        <w:ind w:left="613" w:right="6399"/>
        <w:jc w:val="both"/>
        <w:rPr>
          <w:lang w:eastAsia="zh-CN"/>
        </w:rPr>
      </w:pPr>
      <w:r>
        <w:rPr>
          <w:rFonts w:ascii="Times New Roman" w:eastAsia="Times New Roman" w:hAnsi="Times New Roman" w:cs="Times New Roman"/>
          <w:lang w:eastAsia="zh-CN"/>
        </w:rPr>
        <w:t xml:space="preserve">•  </w:t>
      </w:r>
      <w:r>
        <w:rPr>
          <w:rFonts w:ascii="Times New Roman" w:eastAsia="Times New Roman" w:hAnsi="Times New Roman" w:cs="Times New Roman"/>
          <w:spacing w:val="29"/>
          <w:lang w:eastAsia="zh-CN"/>
        </w:rPr>
        <w:t xml:space="preserve"> </w:t>
      </w:r>
      <w:r>
        <w:rPr>
          <w:position w:val="1"/>
          <w:lang w:eastAsia="zh-CN"/>
        </w:rPr>
        <w:t>按访问计划删除匹配cond条件的记录</w:t>
      </w:r>
    </w:p>
    <w:p w:rsidR="0020037C" w:rsidRDefault="00B0609F">
      <w:pPr>
        <w:pStyle w:val="BodyText"/>
        <w:spacing w:before="10"/>
        <w:ind w:left="897"/>
        <w:rPr>
          <w:rFonts w:ascii="仿宋" w:eastAsia="仿宋" w:hAnsi="仿宋" w:cs="仿宋"/>
        </w:rPr>
      </w:pPr>
      <w:r w:rsidRPr="00B0609F">
        <w:pict>
          <v:group id="_x0000_s2566" style="position:absolute;left:0;text-align:left;margin-left:95.85pt;margin-top:4.95pt;width:459.45pt;height:10.6pt;z-index:-251579904;mso-position-horizontal-relative:page" coordorigin="1917,99" coordsize="9189,212">
            <v:shape id="_x0000_s2567"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db.foo.bar.remove({age:{</w:t>
      </w:r>
      <w:hyperlink w:anchor="_bookmark215" w:history="1">
        <w:r w:rsidR="004474D3">
          <w:rPr>
            <w:rFonts w:ascii="仿宋" w:eastAsia="仿宋" w:hAnsi="仿宋" w:cs="仿宋"/>
            <w:color w:val="0000FF"/>
          </w:rPr>
          <w:t>$gte</w:t>
        </w:r>
      </w:hyperlink>
      <w:r w:rsidR="004474D3">
        <w:rPr>
          <w:rFonts w:ascii="仿宋" w:eastAsia="仿宋" w:hAnsi="仿宋" w:cs="仿宋"/>
          <w:color w:val="000000"/>
        </w:rPr>
        <w:t>:20}},{"":"myIndex"})</w:t>
      </w:r>
    </w:p>
    <w:p w:rsidR="0020037C" w:rsidRDefault="0020037C">
      <w:pPr>
        <w:spacing w:before="4" w:line="130" w:lineRule="exact"/>
        <w:rPr>
          <w:sz w:val="13"/>
          <w:szCs w:val="13"/>
        </w:rPr>
      </w:pPr>
    </w:p>
    <w:p w:rsidR="0020037C" w:rsidRDefault="004474D3">
      <w:pPr>
        <w:pStyle w:val="BodyText"/>
        <w:spacing w:line="167" w:lineRule="auto"/>
        <w:ind w:left="897"/>
        <w:rPr>
          <w:lang w:eastAsia="zh-CN"/>
        </w:rPr>
      </w:pPr>
      <w:r>
        <w:rPr>
          <w:w w:val="95"/>
          <w:lang w:eastAsia="zh-CN"/>
        </w:rPr>
        <w:t>此操作按照索引名为“myIndex”遍历集合中的记录，在遍历得到的记录中删除符合条件age字段值大于等</w:t>
      </w:r>
      <w:r>
        <w:rPr>
          <w:lang w:eastAsia="zh-CN"/>
        </w:rPr>
        <w:t xml:space="preserve"> </w:t>
      </w:r>
      <w:r>
        <w:rPr>
          <w:w w:val="95"/>
          <w:lang w:eastAsia="zh-CN"/>
        </w:rPr>
        <w:t>于20的记录</w:t>
      </w:r>
    </w:p>
    <w:p w:rsidR="0020037C" w:rsidRDefault="0020037C">
      <w:pPr>
        <w:spacing w:before="7" w:line="120" w:lineRule="exact"/>
        <w:rPr>
          <w:sz w:val="12"/>
          <w:szCs w:val="12"/>
          <w:lang w:eastAsia="zh-CN"/>
        </w:rPr>
      </w:pPr>
    </w:p>
    <w:p w:rsidR="0020037C" w:rsidRDefault="004474D3">
      <w:pPr>
        <w:pStyle w:val="Heading3"/>
        <w:ind w:left="0" w:right="5720"/>
        <w:jc w:val="center"/>
      </w:pPr>
      <w:bookmarkStart w:id="457" w:name="db.collectionspace.collection.createInde"/>
      <w:bookmarkStart w:id="458" w:name="_bookmark178"/>
      <w:bookmarkEnd w:id="457"/>
      <w:bookmarkEnd w:id="458"/>
      <w:r>
        <w:rPr>
          <w:w w:val="95"/>
        </w:rPr>
        <w:t>db.collectionspace.collection.createIndex()</w:t>
      </w:r>
    </w:p>
    <w:p w:rsidR="0020037C" w:rsidRDefault="0020037C">
      <w:pPr>
        <w:spacing w:before="9" w:line="190" w:lineRule="exact"/>
        <w:rPr>
          <w:sz w:val="19"/>
          <w:szCs w:val="19"/>
        </w:rPr>
      </w:pPr>
    </w:p>
    <w:p w:rsidR="0020037C" w:rsidRDefault="004474D3">
      <w:pPr>
        <w:pStyle w:val="BodyText"/>
        <w:spacing w:line="251" w:lineRule="auto"/>
        <w:ind w:left="613" w:right="807"/>
      </w:pPr>
      <w:r>
        <w:rPr>
          <w:w w:val="90"/>
        </w:rPr>
        <w:t>db.collectionspace.collection.createIndex(&lt;name&gt;,&lt;indexDef&gt;,[isUnique])</w:t>
      </w:r>
      <w:r>
        <w:rPr>
          <w:w w:val="94"/>
        </w:rPr>
        <w:t xml:space="preserve"> </w:t>
      </w:r>
      <w:r>
        <w:rPr>
          <w:w w:val="95"/>
        </w:rPr>
        <w:t>为集合创建</w:t>
      </w:r>
      <w:hyperlink w:anchor="_bookmark10" w:history="1">
        <w:r>
          <w:rPr>
            <w:color w:val="0000FF"/>
            <w:w w:val="95"/>
          </w:rPr>
          <w:t>索引</w:t>
        </w:r>
      </w:hyperlink>
      <w:r>
        <w:rPr>
          <w:color w:val="000000"/>
          <w:w w:val="95"/>
        </w:rPr>
        <w:t>，提高查询速度。</w:t>
      </w:r>
    </w:p>
    <w:p w:rsidR="0020037C" w:rsidRDefault="0020037C">
      <w:pPr>
        <w:spacing w:before="4" w:line="180" w:lineRule="exact"/>
        <w:rPr>
          <w:sz w:val="18"/>
          <w:szCs w:val="18"/>
        </w:rPr>
      </w:pPr>
    </w:p>
    <w:p w:rsidR="0020037C" w:rsidRDefault="004474D3">
      <w:pPr>
        <w:pStyle w:val="BodyText"/>
        <w:ind w:left="613" w:right="9126"/>
        <w:jc w:val="both"/>
      </w:pPr>
      <w:r>
        <w:t>参数描述</w:t>
      </w:r>
    </w:p>
    <w:p w:rsidR="0020037C" w:rsidRDefault="0020037C">
      <w:pPr>
        <w:spacing w:before="7" w:line="180" w:lineRule="exact"/>
        <w:rPr>
          <w:sz w:val="18"/>
          <w:szCs w:val="18"/>
        </w:rPr>
      </w:pPr>
    </w:p>
    <w:tbl>
      <w:tblPr>
        <w:tblW w:w="0" w:type="auto"/>
        <w:tblInd w:w="603" w:type="dxa"/>
        <w:tblLayout w:type="fixed"/>
        <w:tblCellMar>
          <w:left w:w="0" w:type="dxa"/>
          <w:right w:w="0" w:type="dxa"/>
        </w:tblCellMar>
        <w:tblLook w:val="01E0"/>
      </w:tblPr>
      <w:tblGrid>
        <w:gridCol w:w="1515"/>
        <w:gridCol w:w="3221"/>
        <w:gridCol w:w="2363"/>
        <w:gridCol w:w="2373"/>
      </w:tblGrid>
      <w:tr w:rsidR="0020037C">
        <w:trPr>
          <w:trHeight w:hRule="exact" w:val="295"/>
        </w:trPr>
        <w:tc>
          <w:tcPr>
            <w:tcW w:w="151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21" w:type="dxa"/>
            <w:tcBorders>
              <w:top w:val="nil"/>
              <w:left w:val="nil"/>
              <w:bottom w:val="nil"/>
              <w:right w:val="single" w:sz="8" w:space="0" w:color="000000"/>
            </w:tcBorders>
          </w:tcPr>
          <w:p w:rsidR="0020037C" w:rsidRDefault="004474D3">
            <w:pPr>
              <w:pStyle w:val="TableParagraph"/>
              <w:spacing w:line="222" w:lineRule="exact"/>
              <w:ind w:left="9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0"/>
        </w:trPr>
        <w:tc>
          <w:tcPr>
            <w:tcW w:w="151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21" w:type="dxa"/>
            <w:tcBorders>
              <w:top w:val="nil"/>
              <w:left w:val="nil"/>
              <w:bottom w:val="nil"/>
              <w:right w:val="single" w:sz="8" w:space="0" w:color="000000"/>
            </w:tcBorders>
          </w:tcPr>
          <w:p w:rsidR="0020037C" w:rsidRDefault="004474D3">
            <w:pPr>
              <w:pStyle w:val="TableParagraph"/>
              <w:spacing w:line="227" w:lineRule="exact"/>
              <w:ind w:left="90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索引名，同一个集合中的索引名必须</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唯一。</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780"/>
        </w:trPr>
        <w:tc>
          <w:tcPr>
            <w:tcW w:w="151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indexDef</w:t>
            </w:r>
          </w:p>
        </w:tc>
        <w:tc>
          <w:tcPr>
            <w:tcW w:w="3221" w:type="dxa"/>
            <w:tcBorders>
              <w:top w:val="nil"/>
              <w:left w:val="nil"/>
              <w:bottom w:val="nil"/>
              <w:right w:val="single" w:sz="8" w:space="0" w:color="000000"/>
            </w:tcBorders>
          </w:tcPr>
          <w:p w:rsidR="0020037C" w:rsidRDefault="004474D3">
            <w:pPr>
              <w:pStyle w:val="TableParagraph"/>
              <w:spacing w:line="227" w:lineRule="exact"/>
              <w:ind w:left="9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索引键，包含一个或多个指定索引字</w:t>
            </w:r>
          </w:p>
          <w:p w:rsidR="0020037C" w:rsidRDefault="004474D3">
            <w:pPr>
              <w:pStyle w:val="TableParagraph"/>
              <w:spacing w:before="12" w:line="240" w:lineRule="exact"/>
              <w:ind w:left="40" w:right="81"/>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 xml:space="preserve">段与方向的对象。其中方向为1代表 </w:t>
            </w:r>
            <w:r>
              <w:rPr>
                <w:rFonts w:ascii="Microsoft JhengHei" w:eastAsia="Microsoft JhengHei" w:hAnsi="Microsoft JhengHei" w:cs="Microsoft JhengHei"/>
                <w:w w:val="95"/>
                <w:sz w:val="14"/>
                <w:szCs w:val="14"/>
                <w:lang w:eastAsia="zh-CN"/>
              </w:rPr>
              <w:t>从小到大排序，-1则为从大到小排序</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545"/>
        </w:trPr>
        <w:tc>
          <w:tcPr>
            <w:tcW w:w="1515"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isUnique</w:t>
            </w:r>
          </w:p>
        </w:tc>
        <w:tc>
          <w:tcPr>
            <w:tcW w:w="3221" w:type="dxa"/>
            <w:tcBorders>
              <w:top w:val="nil"/>
              <w:left w:val="nil"/>
              <w:bottom w:val="nil"/>
              <w:right w:val="single" w:sz="8" w:space="0" w:color="000000"/>
            </w:tcBorders>
          </w:tcPr>
          <w:p w:rsidR="0020037C" w:rsidRDefault="004474D3">
            <w:pPr>
              <w:pStyle w:val="TableParagraph"/>
              <w:spacing w:line="227" w:lineRule="exact"/>
              <w:ind w:left="90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Boolean</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索引是否唯一，默认false。设置</w:t>
            </w:r>
          </w:p>
          <w:p w:rsidR="0020037C" w:rsidRDefault="004474D3">
            <w:pPr>
              <w:pStyle w:val="TableParagraph"/>
              <w:spacing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为true时代表该索引为唯一索引。</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20037C">
      <w:pPr>
        <w:spacing w:before="5" w:line="100" w:lineRule="exact"/>
        <w:rPr>
          <w:sz w:val="10"/>
          <w:szCs w:val="10"/>
        </w:rPr>
      </w:pPr>
    </w:p>
    <w:p w:rsidR="0020037C" w:rsidRDefault="004474D3">
      <w:pPr>
        <w:pStyle w:val="BodyText"/>
        <w:spacing w:line="167" w:lineRule="auto"/>
        <w:ind w:left="613" w:right="463"/>
      </w:pPr>
      <w:r>
        <w:rPr>
          <w:w w:val="95"/>
        </w:rPr>
        <w:t xml:space="preserve">createIndex()方法定义包含name、indexDef、isUnique三个参数，      </w:t>
      </w:r>
      <w:r>
        <w:rPr>
          <w:spacing w:val="2"/>
          <w:w w:val="95"/>
        </w:rPr>
        <w:t xml:space="preserve"> </w:t>
      </w:r>
      <w:r>
        <w:rPr>
          <w:w w:val="95"/>
        </w:rPr>
        <w:t>其中name的值必须为字符串；</w:t>
      </w:r>
      <w:r>
        <w:t xml:space="preserve"> </w:t>
      </w:r>
      <w:r>
        <w:rPr>
          <w:w w:val="95"/>
        </w:rPr>
        <w:t xml:space="preserve">indexDef则为一个JSON对象，      </w:t>
      </w:r>
      <w:r>
        <w:rPr>
          <w:spacing w:val="38"/>
          <w:w w:val="95"/>
        </w:rPr>
        <w:t xml:space="preserve"> </w:t>
      </w:r>
      <w:r>
        <w:rPr>
          <w:w w:val="95"/>
        </w:rPr>
        <w:t>indexDef的对象必须包含至少一个字段，其中字段名为用户需要索引的字段</w:t>
      </w:r>
      <w:r>
        <w:t xml:space="preserve"> 名，其值为1或者-1。其中1代表升序，-1代表降序；isUnique为布尔类型，默认false。</w:t>
      </w:r>
    </w:p>
    <w:p w:rsidR="0020037C" w:rsidRDefault="0020037C">
      <w:pPr>
        <w:spacing w:before="8" w:line="130" w:lineRule="exact"/>
        <w:rPr>
          <w:sz w:val="13"/>
          <w:szCs w:val="13"/>
        </w:rPr>
      </w:pPr>
    </w:p>
    <w:p w:rsidR="0020037C" w:rsidRDefault="00B0609F">
      <w:pPr>
        <w:pStyle w:val="BodyText"/>
        <w:spacing w:line="172" w:lineRule="auto"/>
        <w:ind w:left="613" w:right="463"/>
        <w:rPr>
          <w:rFonts w:ascii="仿宋" w:eastAsia="仿宋" w:hAnsi="仿宋" w:cs="仿宋"/>
        </w:rPr>
      </w:pPr>
      <w:r w:rsidRPr="00B0609F">
        <w:pict>
          <v:group id="_x0000_s2564" style="position:absolute;left:0;text-align:left;margin-left:81.7pt;margin-top:.7pt;width:473.6pt;height:21.2pt;z-index:-251578880;mso-position-horizontal-relative:page" coordorigin="1634,14" coordsize="9472,424">
            <v:shape id="_x0000_s2565" style="position:absolute;left:1634;top:14;width:9472;height:424" coordorigin="1634,14" coordsize="9472,424" path="m1634,14r9472,l11106,438r-9472,l1634,14xe" fillcolor="#efefef" stroked="f">
              <v:path arrowok="t"/>
            </v:shape>
            <w10:wrap anchorx="page"/>
          </v:group>
        </w:pict>
      </w:r>
      <w:r w:rsidR="004474D3">
        <w:rPr>
          <w:rFonts w:ascii="仿宋" w:eastAsia="仿宋" w:hAnsi="仿宋" w:cs="仿宋"/>
        </w:rPr>
        <w:t>{"name":"&lt;索引名&gt;","indexDef":{"&lt;索引字段1&gt;":&lt;1|-1&gt; [,"&lt;索引字段2&gt;":&lt;1|-1&gt;...] }, ["isUnique":&lt;true|false&gt;]}</w:t>
      </w:r>
    </w:p>
    <w:p w:rsidR="0020037C" w:rsidRDefault="00DD1987">
      <w:pPr>
        <w:pStyle w:val="BodyText"/>
        <w:spacing w:before="53" w:line="567" w:lineRule="exact"/>
        <w:ind w:left="613"/>
        <w:rPr>
          <w:lang w:eastAsia="zh-CN"/>
        </w:rPr>
      </w:pPr>
      <w:r>
        <w:pict>
          <v:shape id="_x0000_i1102"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在唯一索引所指定的索引键字段上，集合中不可存在一条以上的记录完全重复</w:t>
      </w:r>
    </w:p>
    <w:p w:rsidR="0020037C" w:rsidRDefault="004474D3">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索引名不能是空串、含点（.）或者美元符号（$）。且长度不超过127B</w:t>
      </w:r>
    </w:p>
    <w:p w:rsidR="0020037C" w:rsidRDefault="0020037C">
      <w:pPr>
        <w:spacing w:before="1" w:line="220" w:lineRule="exact"/>
        <w:rPr>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在集合bar下为字段名age创建名为ageIndex的唯一索引，记录按age字段值的升序排序。</w:t>
      </w:r>
    </w:p>
    <w:p w:rsidR="0020037C" w:rsidRDefault="00B0609F">
      <w:pPr>
        <w:pStyle w:val="BodyText"/>
        <w:spacing w:before="10"/>
        <w:ind w:left="897"/>
        <w:rPr>
          <w:rFonts w:ascii="仿宋" w:eastAsia="仿宋" w:hAnsi="仿宋" w:cs="仿宋"/>
        </w:rPr>
      </w:pPr>
      <w:r w:rsidRPr="00B0609F">
        <w:pict>
          <v:group id="_x0000_s2561" style="position:absolute;left:0;text-align:left;margin-left:95.85pt;margin-top:4.95pt;width:459.45pt;height:10.6pt;z-index:-251577856;mso-position-horizontal-relative:page" coordorigin="1917,99" coordsize="9189,212">
            <v:shape id="_x0000_s2562"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db.foo.bar.createIndex("ageIndex",{age:1},true)</w:t>
      </w:r>
    </w:p>
    <w:p w:rsidR="0020037C" w:rsidRDefault="0020037C">
      <w:pPr>
        <w:rPr>
          <w:rFonts w:ascii="仿宋" w:eastAsia="仿宋" w:hAnsi="仿宋" w:cs="仿宋"/>
        </w:rPr>
        <w:sectPr w:rsidR="0020037C">
          <w:pgSz w:w="12240" w:h="15840"/>
          <w:pgMar w:top="1340" w:right="680" w:bottom="280" w:left="102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pPr>
      <w:bookmarkStart w:id="459" w:name="db.collectionspace.collection.dropIndex("/>
      <w:bookmarkStart w:id="460" w:name="_bookmark179"/>
      <w:bookmarkEnd w:id="459"/>
      <w:bookmarkEnd w:id="460"/>
      <w:r>
        <w:rPr>
          <w:w w:val="95"/>
        </w:rPr>
        <w:t>db.collectionspace.collection.dropIndex()</w:t>
      </w:r>
    </w:p>
    <w:p w:rsidR="0020037C" w:rsidRDefault="0020037C">
      <w:pPr>
        <w:spacing w:before="9" w:line="190" w:lineRule="exact"/>
        <w:rPr>
          <w:sz w:val="19"/>
          <w:szCs w:val="19"/>
        </w:rPr>
      </w:pPr>
    </w:p>
    <w:p w:rsidR="0020037C" w:rsidRDefault="004474D3">
      <w:pPr>
        <w:pStyle w:val="BodyText"/>
        <w:spacing w:line="251" w:lineRule="auto"/>
        <w:ind w:right="3305"/>
      </w:pPr>
      <w:r>
        <w:rPr>
          <w:w w:val="90"/>
        </w:rPr>
        <w:t>db.collectionspace.collection.dropIndex(&lt;name&gt;)</w:t>
      </w:r>
      <w:r>
        <w:rPr>
          <w:w w:val="94"/>
        </w:rPr>
        <w:t xml:space="preserve"> </w:t>
      </w:r>
      <w:r>
        <w:rPr>
          <w:w w:val="95"/>
        </w:rPr>
        <w:t>删除集合中指定的</w:t>
      </w:r>
      <w:hyperlink w:anchor="_bookmark10" w:history="1">
        <w:r>
          <w:rPr>
            <w:color w:val="0000FF"/>
            <w:w w:val="95"/>
          </w:rPr>
          <w:t>索引</w:t>
        </w:r>
      </w:hyperlink>
      <w:r>
        <w:rPr>
          <w:color w:val="000000"/>
          <w:w w:val="95"/>
        </w:rPr>
        <w:t>。</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180" w:lineRule="exact"/>
        <w:rPr>
          <w:sz w:val="18"/>
          <w:szCs w:val="18"/>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4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索引名，同一个集合中的索引名必须</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唯一。</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4474D3">
      <w:pPr>
        <w:pStyle w:val="BodyText"/>
        <w:spacing w:before="16"/>
      </w:pPr>
      <w:r>
        <w:t>dropIndex()方法的定义格式必须包含name字段。其中name的值必须为字符串。</w:t>
      </w:r>
    </w:p>
    <w:p w:rsidR="0020037C" w:rsidRDefault="00B0609F">
      <w:pPr>
        <w:pStyle w:val="BodyText"/>
        <w:spacing w:before="48"/>
        <w:rPr>
          <w:rFonts w:ascii="仿宋" w:eastAsia="仿宋" w:hAnsi="仿宋" w:cs="仿宋"/>
        </w:rPr>
      </w:pPr>
      <w:r w:rsidRPr="00B0609F">
        <w:pict>
          <v:group id="_x0000_s2559" style="position:absolute;left:0;text-align:left;margin-left:81.7pt;margin-top:6.85pt;width:473.6pt;height:10.6pt;z-index:-251576832;mso-position-horizontal-relative:page" coordorigin="1634,137" coordsize="9472,212">
            <v:shape id="_x0000_s2560"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{"name":"&lt;索引名&gt;"}</w:t>
      </w:r>
    </w:p>
    <w:p w:rsidR="0020037C" w:rsidRDefault="00DD1987">
      <w:pPr>
        <w:pStyle w:val="BodyText"/>
        <w:spacing w:before="45" w:line="567" w:lineRule="exact"/>
      </w:pPr>
      <w:r>
        <w:pict>
          <v:shape id="_x0000_i1103"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tabs>
          <w:tab w:val="left" w:pos="1857"/>
        </w:tabs>
        <w:spacing w:line="155"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做删除索引操作时，索引名必须在集合中存在。</w:t>
      </w:r>
    </w:p>
    <w:p w:rsidR="0020037C" w:rsidRDefault="004474D3">
      <w:pPr>
        <w:pStyle w:val="BodyText"/>
        <w:tabs>
          <w:tab w:val="left" w:pos="1857"/>
        </w:tabs>
        <w:spacing w:line="293" w:lineRule="exact"/>
        <w:ind w:left="157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索引名不能是空串、含点（.）或者美元符号（$），且长度不超过127B。</w:t>
      </w:r>
    </w:p>
    <w:p w:rsidR="0020037C" w:rsidRDefault="0020037C">
      <w:pPr>
        <w:spacing w:before="1" w:line="220" w:lineRule="exact"/>
        <w:rPr>
          <w:lang w:eastAsia="zh-CN"/>
        </w:rPr>
      </w:pPr>
    </w:p>
    <w:p w:rsidR="0020037C" w:rsidRDefault="004474D3">
      <w:pPr>
        <w:pStyle w:val="BodyText"/>
      </w:pPr>
      <w:r>
        <w:t>示例</w:t>
      </w:r>
    </w:p>
    <w:p w:rsidR="0020037C" w:rsidRDefault="004474D3">
      <w:pPr>
        <w:pStyle w:val="BodyText"/>
        <w:numPr>
          <w:ilvl w:val="1"/>
          <w:numId w:val="2"/>
        </w:numPr>
        <w:tabs>
          <w:tab w:val="left" w:pos="1217"/>
        </w:tabs>
        <w:spacing w:before="31"/>
        <w:ind w:left="1217"/>
      </w:pPr>
      <w:r>
        <w:rPr>
          <w:position w:val="1"/>
        </w:rPr>
        <w:t>删除集合bar下名为ageIndex的索引，假设ageIndex已存在。</w:t>
      </w:r>
    </w:p>
    <w:p w:rsidR="0020037C" w:rsidRDefault="00B0609F">
      <w:pPr>
        <w:pStyle w:val="BodyText"/>
        <w:spacing w:before="10"/>
        <w:ind w:left="1217"/>
        <w:rPr>
          <w:rFonts w:ascii="仿宋" w:eastAsia="仿宋" w:hAnsi="仿宋" w:cs="仿宋"/>
        </w:rPr>
      </w:pPr>
      <w:r w:rsidRPr="00B0609F">
        <w:pict>
          <v:group id="_x0000_s2556" style="position:absolute;left:0;text-align:left;margin-left:95.85pt;margin-top:4.95pt;width:459.45pt;height:10.6pt;z-index:-251575808;mso-position-horizontal-relative:page" coordorigin="1917,99" coordsize="9189,212">
            <v:shape id="_x0000_s2557"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db.foo.bar.dropIndex("ageIndex")</w:t>
      </w:r>
    </w:p>
    <w:p w:rsidR="0020037C" w:rsidRDefault="0020037C">
      <w:pPr>
        <w:spacing w:before="1" w:line="100" w:lineRule="exact"/>
        <w:rPr>
          <w:sz w:val="10"/>
          <w:szCs w:val="10"/>
        </w:rPr>
      </w:pPr>
    </w:p>
    <w:p w:rsidR="0020037C" w:rsidRDefault="0020037C">
      <w:pPr>
        <w:spacing w:before="1" w:line="160" w:lineRule="exact"/>
        <w:rPr>
          <w:sz w:val="16"/>
          <w:szCs w:val="16"/>
        </w:rPr>
      </w:pPr>
      <w:bookmarkStart w:id="461" w:name="db.snapshot()"/>
      <w:bookmarkStart w:id="462" w:name="_bookmark180"/>
      <w:bookmarkEnd w:id="461"/>
      <w:bookmarkEnd w:id="462"/>
    </w:p>
    <w:p w:rsidR="0020037C" w:rsidRDefault="004474D3">
      <w:pPr>
        <w:pStyle w:val="Heading3"/>
        <w:spacing w:line="352" w:lineRule="exact"/>
        <w:ind w:left="113"/>
      </w:pPr>
      <w:bookmarkStart w:id="463" w:name="db.collectionspace.collection.getIndex()"/>
      <w:bookmarkStart w:id="464" w:name="_bookmark181"/>
      <w:bookmarkEnd w:id="463"/>
      <w:bookmarkEnd w:id="464"/>
      <w:r>
        <w:rPr>
          <w:w w:val="95"/>
        </w:rPr>
        <w:t>db.collectionspace.collection.getIndex()</w:t>
      </w:r>
    </w:p>
    <w:p w:rsidR="0020037C" w:rsidRDefault="0020037C">
      <w:pPr>
        <w:spacing w:before="9" w:line="190" w:lineRule="exact"/>
        <w:rPr>
          <w:sz w:val="19"/>
          <w:szCs w:val="19"/>
        </w:rPr>
      </w:pPr>
    </w:p>
    <w:p w:rsidR="0020037C" w:rsidRDefault="004474D3">
      <w:pPr>
        <w:pStyle w:val="BodyText"/>
        <w:spacing w:line="251" w:lineRule="auto"/>
        <w:ind w:left="613" w:right="3964"/>
      </w:pPr>
      <w:r>
        <w:rPr>
          <w:w w:val="90"/>
        </w:rPr>
        <w:t>db.collectionspace.collection.getIndex(&lt;name&gt;)</w:t>
      </w:r>
      <w:r>
        <w:rPr>
          <w:w w:val="94"/>
        </w:rPr>
        <w:t xml:space="preserve"> </w:t>
      </w:r>
      <w:r>
        <w:rPr>
          <w:w w:val="95"/>
        </w:rPr>
        <w:t>返回指定索引的引用。</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53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name</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strsing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索引名，同一个集合中的索引名必须</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唯一。</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4474D3">
      <w:pPr>
        <w:pStyle w:val="BodyText"/>
        <w:spacing w:before="16"/>
        <w:ind w:left="613"/>
      </w:pPr>
      <w:r>
        <w:t>getIndex()方法的定义格式必须包含name字段。其中name的值必须为字符串。</w:t>
      </w:r>
    </w:p>
    <w:p w:rsidR="0020037C" w:rsidRDefault="00B0609F">
      <w:pPr>
        <w:pStyle w:val="BodyText"/>
        <w:spacing w:before="48"/>
        <w:ind w:left="613"/>
        <w:rPr>
          <w:rFonts w:ascii="仿宋" w:eastAsia="仿宋" w:hAnsi="仿宋" w:cs="仿宋"/>
        </w:rPr>
      </w:pPr>
      <w:r w:rsidRPr="00B0609F">
        <w:pict>
          <v:group id="_x0000_s2542" style="position:absolute;left:0;text-align:left;margin-left:81.7pt;margin-top:6.85pt;width:473.6pt;height:10.6pt;z-index:-251570688;mso-position-horizontal-relative:page" coordorigin="1634,137" coordsize="9472,212">
            <v:shape id="_x0000_s2543"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{"name":"&lt;索引名&gt;"}</w:t>
      </w:r>
    </w:p>
    <w:p w:rsidR="0020037C" w:rsidRDefault="00DD1987">
      <w:pPr>
        <w:pStyle w:val="BodyText"/>
        <w:spacing w:before="45" w:line="567" w:lineRule="exact"/>
        <w:ind w:left="613"/>
      </w:pPr>
      <w:r>
        <w:pict>
          <v:shape id="_x0000_i1104"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tabs>
          <w:tab w:val="left" w:pos="1537"/>
        </w:tabs>
        <w:spacing w:line="155"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在做返回索引引用操作时，索引名必须在集合中存在。</w:t>
      </w:r>
    </w:p>
    <w:p w:rsidR="0020037C" w:rsidRDefault="004474D3">
      <w:pPr>
        <w:pStyle w:val="BodyText"/>
        <w:tabs>
          <w:tab w:val="left" w:pos="1537"/>
        </w:tabs>
        <w:spacing w:line="293" w:lineRule="exact"/>
        <w:ind w:left="125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索引名不能是空串、含点（.）或者美元符号（$），且长度不超过127B。</w:t>
      </w:r>
    </w:p>
    <w:p w:rsidR="0020037C" w:rsidRDefault="0020037C">
      <w:pPr>
        <w:spacing w:line="293" w:lineRule="exact"/>
        <w:rPr>
          <w:lang w:eastAsia="zh-CN"/>
        </w:rPr>
        <w:sectPr w:rsidR="0020037C">
          <w:headerReference w:type="even" r:id="rId57"/>
          <w:headerReference w:type="default" r:id="rId58"/>
          <w:pgSz w:w="12240" w:h="15840"/>
          <w:pgMar w:top="900" w:right="680" w:bottom="280" w:left="1020" w:header="713" w:footer="0" w:gutter="0"/>
          <w:pgNumType w:start="147"/>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pPr>
      <w:r>
        <w:t>示例</w:t>
      </w:r>
    </w:p>
    <w:p w:rsidR="0020037C" w:rsidRDefault="004474D3">
      <w:pPr>
        <w:pStyle w:val="BodyText"/>
        <w:numPr>
          <w:ilvl w:val="1"/>
          <w:numId w:val="2"/>
        </w:numPr>
        <w:tabs>
          <w:tab w:val="left" w:pos="1217"/>
        </w:tabs>
        <w:spacing w:before="31"/>
        <w:ind w:left="1217"/>
      </w:pPr>
      <w:r>
        <w:rPr>
          <w:position w:val="1"/>
        </w:rPr>
        <w:t>返回集合bar下名为ageIndex索引的引用，假设ageIndex已存在。</w:t>
      </w:r>
    </w:p>
    <w:p w:rsidR="0020037C" w:rsidRDefault="00B0609F">
      <w:pPr>
        <w:pStyle w:val="BodyText"/>
        <w:spacing w:before="10"/>
        <w:ind w:left="1217"/>
        <w:rPr>
          <w:rFonts w:ascii="仿宋" w:eastAsia="仿宋" w:hAnsi="仿宋" w:cs="仿宋"/>
        </w:rPr>
      </w:pPr>
      <w:r w:rsidRPr="00B0609F">
        <w:pict>
          <v:group id="_x0000_s2539" style="position:absolute;left:0;text-align:left;margin-left:95.85pt;margin-top:4.95pt;width:459.45pt;height:10.6pt;z-index:-251569664;mso-position-horizontal-relative:page" coordorigin="1917,99" coordsize="9189,212">
            <v:shape id="_x0000_s2540"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db.foo.bar.getIndex("ageIndex")</w:t>
      </w:r>
    </w:p>
    <w:p w:rsidR="0020037C" w:rsidRDefault="0020037C">
      <w:pPr>
        <w:spacing w:before="1" w:line="100" w:lineRule="exact"/>
        <w:rPr>
          <w:sz w:val="10"/>
          <w:szCs w:val="10"/>
        </w:rPr>
      </w:pPr>
    </w:p>
    <w:p w:rsidR="0020037C" w:rsidRDefault="004474D3">
      <w:pPr>
        <w:pStyle w:val="Heading3"/>
      </w:pPr>
      <w:bookmarkStart w:id="465" w:name="db.collectionspace.collection.listIndexe"/>
      <w:bookmarkStart w:id="466" w:name="_bookmark182"/>
      <w:bookmarkEnd w:id="465"/>
      <w:bookmarkEnd w:id="466"/>
      <w:r>
        <w:rPr>
          <w:w w:val="95"/>
        </w:rPr>
        <w:t>db.collectionspace.collection.listIndexes()</w:t>
      </w:r>
    </w:p>
    <w:p w:rsidR="0020037C" w:rsidRDefault="0020037C">
      <w:pPr>
        <w:spacing w:before="9" w:line="190" w:lineRule="exact"/>
        <w:rPr>
          <w:sz w:val="19"/>
          <w:szCs w:val="19"/>
        </w:rPr>
      </w:pPr>
    </w:p>
    <w:p w:rsidR="0020037C" w:rsidRDefault="004474D3">
      <w:pPr>
        <w:pStyle w:val="BodyText"/>
        <w:spacing w:line="251" w:lineRule="auto"/>
        <w:ind w:right="741"/>
      </w:pPr>
      <w:r>
        <w:t>db.collectionspace.collection.listIndexes()</w:t>
      </w:r>
      <w:r>
        <w:rPr>
          <w:w w:val="96"/>
        </w:rPr>
        <w:t xml:space="preserve"> </w:t>
      </w:r>
      <w:r>
        <w:t>枚举</w:t>
      </w:r>
      <w:hyperlink w:anchor="_bookmark10" w:history="1">
        <w:r>
          <w:rPr>
            <w:color w:val="0000FF"/>
          </w:rPr>
          <w:t>索引</w:t>
        </w:r>
      </w:hyperlink>
      <w:r>
        <w:rPr>
          <w:color w:val="000000"/>
        </w:rPr>
        <w:t>，执行此方法会将指定集合下的索引信息全部显示出来。</w:t>
      </w:r>
    </w:p>
    <w:p w:rsidR="0020037C" w:rsidRDefault="0020037C">
      <w:pPr>
        <w:spacing w:before="4" w:line="180" w:lineRule="exact"/>
        <w:rPr>
          <w:sz w:val="18"/>
          <w:szCs w:val="18"/>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返回集合bar下的所有索引信息</w:t>
      </w:r>
    </w:p>
    <w:p w:rsidR="0020037C" w:rsidRDefault="00B0609F">
      <w:pPr>
        <w:pStyle w:val="BodyText"/>
        <w:spacing w:before="10"/>
        <w:ind w:left="1197" w:right="6882"/>
        <w:jc w:val="center"/>
        <w:rPr>
          <w:rFonts w:ascii="仿宋" w:eastAsia="仿宋" w:hAnsi="仿宋" w:cs="仿宋"/>
        </w:rPr>
      </w:pPr>
      <w:r w:rsidRPr="00B0609F">
        <w:pict>
          <v:group id="_x0000_s2537" style="position:absolute;left:0;text-align:left;margin-left:95.85pt;margin-top:4.95pt;width:459.45pt;height:10.6pt;z-index:-251568640;mso-position-horizontal-relative:page" coordorigin="1917,99" coordsize="9189,212">
            <v:shape id="_x0000_s2538"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db.foo.bar.listIndexes()</w:t>
      </w:r>
    </w:p>
    <w:p w:rsidR="0020037C" w:rsidRDefault="0020037C">
      <w:pPr>
        <w:spacing w:before="1" w:line="100" w:lineRule="exact"/>
        <w:rPr>
          <w:sz w:val="10"/>
          <w:szCs w:val="10"/>
        </w:rPr>
      </w:pPr>
    </w:p>
    <w:p w:rsidR="0020037C" w:rsidRDefault="004474D3">
      <w:pPr>
        <w:pStyle w:val="Heading3"/>
        <w:ind w:left="0" w:right="5585"/>
        <w:jc w:val="center"/>
      </w:pPr>
      <w:bookmarkStart w:id="467" w:name="db.collectionspace.collection.update()"/>
      <w:bookmarkStart w:id="468" w:name="_bookmark183"/>
      <w:bookmarkEnd w:id="467"/>
      <w:bookmarkEnd w:id="468"/>
      <w:r>
        <w:rPr>
          <w:w w:val="95"/>
        </w:rPr>
        <w:t>db.collectionspace.collection.update()</w:t>
      </w:r>
    </w:p>
    <w:p w:rsidR="0020037C" w:rsidRDefault="0020037C">
      <w:pPr>
        <w:spacing w:before="9" w:line="190" w:lineRule="exact"/>
        <w:rPr>
          <w:sz w:val="19"/>
          <w:szCs w:val="19"/>
        </w:rPr>
      </w:pPr>
    </w:p>
    <w:p w:rsidR="0020037C" w:rsidRDefault="004474D3">
      <w:pPr>
        <w:pStyle w:val="BodyText"/>
        <w:spacing w:line="251" w:lineRule="auto"/>
        <w:ind w:right="4151"/>
      </w:pPr>
      <w:r>
        <w:rPr>
          <w:w w:val="90"/>
        </w:rPr>
        <w:t>db.collectionspace.collection.update(&lt;rule&gt;,[cond],[hint])</w:t>
      </w:r>
      <w:r>
        <w:rPr>
          <w:w w:val="94"/>
        </w:rPr>
        <w:t xml:space="preserve"> </w:t>
      </w:r>
      <w:r>
        <w:rPr>
          <w:w w:val="95"/>
        </w:rPr>
        <w:t>更新集合记录。</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180" w:lineRule="exact"/>
        <w:rPr>
          <w:sz w:val="18"/>
          <w:szCs w:val="18"/>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rule</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更新规则。记录按rule的内容更新。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78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选择条件。为空时，更新所有记</w:t>
            </w:r>
          </w:p>
          <w:p w:rsidR="0020037C" w:rsidRDefault="004474D3">
            <w:pPr>
              <w:pStyle w:val="TableParagraph"/>
              <w:spacing w:before="12" w:line="240" w:lineRule="exact"/>
              <w:ind w:left="40" w:right="20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录，不为空时，更新符合条件的记 录。</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hint</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指定访问计划。</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ind w:right="241"/>
        <w:rPr>
          <w:lang w:eastAsia="zh-CN"/>
        </w:rPr>
      </w:pPr>
      <w:r>
        <w:rPr>
          <w:w w:val="95"/>
          <w:lang w:eastAsia="zh-CN"/>
        </w:rPr>
        <w:t>update()方法的定义必须包含rule字段，rule是一个json对象。cond和hint字段可选。hint参数是一个</w:t>
      </w:r>
      <w:r>
        <w:rPr>
          <w:lang w:eastAsia="zh-CN"/>
        </w:rPr>
        <w:t xml:space="preserve"> </w:t>
      </w:r>
      <w:r>
        <w:rPr>
          <w:w w:val="95"/>
          <w:lang w:eastAsia="zh-CN"/>
        </w:rPr>
        <w:t>包含一个单一字段的json对象，字段名会被忽略，而其字段值则指定为需要访问索引的名称，当字段值</w:t>
      </w:r>
      <w:r>
        <w:rPr>
          <w:lang w:eastAsia="zh-CN"/>
        </w:rPr>
        <w:t xml:space="preserve"> 为null时，则遍历集合中所有的记录，它的格式为{"":null}或者{"":"&lt;indexname&gt;"}</w:t>
      </w:r>
    </w:p>
    <w:p w:rsidR="0020037C" w:rsidRDefault="00B0609F">
      <w:pPr>
        <w:pStyle w:val="BodyText"/>
        <w:spacing w:before="63"/>
        <w:rPr>
          <w:rFonts w:ascii="仿宋" w:eastAsia="仿宋" w:hAnsi="仿宋" w:cs="仿宋"/>
        </w:rPr>
      </w:pPr>
      <w:r w:rsidRPr="00B0609F">
        <w:pict>
          <v:group id="_x0000_s2535" style="position:absolute;left:0;text-align:left;margin-left:81.7pt;margin-top:7.6pt;width:473.6pt;height:21.2pt;z-index:-251567616;mso-position-horizontal-relative:page" coordorigin="1634,152" coordsize="9472,424">
            <v:shape id="_x0000_s2536" style="position:absolute;left:1634;top:152;width:9472;height:424" coordorigin="1634,152" coordsize="9472,424" path="m1634,152r9472,l11106,576r-9472,l1634,152xe" fillcolor="#efefef" stroked="f">
              <v:path arrowok="t"/>
            </v:shape>
            <w10:wrap anchorx="page"/>
          </v:group>
        </w:pict>
      </w:r>
      <w:r w:rsidR="004474D3">
        <w:rPr>
          <w:rFonts w:ascii="仿宋" w:eastAsia="仿宋" w:hAnsi="仿宋" w:cs="仿宋"/>
        </w:rPr>
        <w:t>{&lt;{"</w:t>
      </w:r>
      <w:hyperlink w:anchor="_bookmark212" w:history="1">
        <w:r w:rsidR="004474D3">
          <w:rPr>
            <w:rFonts w:ascii="仿宋" w:eastAsia="仿宋" w:hAnsi="仿宋" w:cs="仿宋"/>
            <w:color w:val="0000FF"/>
          </w:rPr>
          <w:t>"更新符1"</w:t>
        </w:r>
      </w:hyperlink>
      <w:r w:rsidR="004474D3">
        <w:rPr>
          <w:rFonts w:ascii="仿宋" w:eastAsia="仿宋" w:hAnsi="仿宋" w:cs="仿宋"/>
          <w:color w:val="000000"/>
        </w:rPr>
        <w:t>":{字段名1:"值"},"更新符2":{"字段名2":"值2"},...}&gt;,[{"字段名1":{</w:t>
      </w:r>
      <w:hyperlink w:anchor="_bookmark212" w:history="1">
        <w:r w:rsidR="004474D3">
          <w:rPr>
            <w:rFonts w:ascii="仿宋" w:eastAsia="仿宋" w:hAnsi="仿宋" w:cs="仿宋"/>
            <w:color w:val="0000FF"/>
          </w:rPr>
          <w:t>"匹配</w:t>
        </w:r>
      </w:hyperlink>
    </w:p>
    <w:p w:rsidR="0020037C" w:rsidRDefault="00B0609F">
      <w:pPr>
        <w:pStyle w:val="BodyText"/>
        <w:spacing w:line="212" w:lineRule="exact"/>
        <w:rPr>
          <w:rFonts w:ascii="仿宋" w:eastAsia="仿宋" w:hAnsi="仿宋" w:cs="仿宋"/>
        </w:rPr>
      </w:pPr>
      <w:hyperlink w:anchor="_bookmark212" w:history="1">
        <w:r w:rsidR="004474D3">
          <w:rPr>
            <w:rFonts w:ascii="仿宋" w:eastAsia="仿宋" w:hAnsi="仿宋" w:cs="仿宋"/>
            <w:color w:val="0000FF"/>
          </w:rPr>
          <w:t>符1"</w:t>
        </w:r>
      </w:hyperlink>
      <w:r w:rsidR="004474D3">
        <w:rPr>
          <w:rFonts w:ascii="仿宋" w:eastAsia="仿宋" w:hAnsi="仿宋" w:cs="仿宋"/>
          <w:color w:val="000000"/>
        </w:rPr>
        <w:t>:"值1"},"字段名2":{"匹配符2":"值2"},...}],[{"":"索引名"|null}]}</w:t>
      </w:r>
    </w:p>
    <w:p w:rsidR="0020037C" w:rsidRDefault="0020037C">
      <w:pPr>
        <w:spacing w:before="5" w:line="180" w:lineRule="exact"/>
        <w:rPr>
          <w:sz w:val="18"/>
          <w:szCs w:val="18"/>
        </w:rPr>
      </w:pPr>
    </w:p>
    <w:p w:rsidR="00AD5421" w:rsidRDefault="00B74DDA">
      <w:pPr>
        <w:pStyle w:val="BodyText"/>
        <w:rPr>
          <w:rFonts w:eastAsiaTheme="minorEastAsia"/>
          <w:lang w:eastAsia="zh-CN"/>
        </w:rPr>
      </w:pPr>
      <w:r w:rsidRPr="00B74DDA">
        <w:rPr>
          <w:rFonts w:eastAsiaTheme="minorEastAsia"/>
          <w:b/>
          <w:lang w:eastAsia="zh-CN"/>
        </w:rPr>
        <w:t>Note</w:t>
      </w:r>
      <w:r w:rsidR="00AD5421">
        <w:rPr>
          <w:rFonts w:eastAsiaTheme="minorEastAsia" w:hint="eastAsia"/>
          <w:lang w:eastAsia="zh-CN"/>
        </w:rPr>
        <w:t>:  update</w:t>
      </w:r>
      <w:r w:rsidR="00AD5421">
        <w:rPr>
          <w:rFonts w:eastAsiaTheme="minorEastAsia" w:hint="eastAsia"/>
          <w:lang w:eastAsia="zh-CN"/>
        </w:rPr>
        <w:t>本版本暂不支持对表</w:t>
      </w:r>
      <w:r w:rsidR="00423ADE">
        <w:rPr>
          <w:rFonts w:eastAsiaTheme="minorEastAsia" w:hint="eastAsia"/>
          <w:lang w:eastAsia="zh-CN"/>
        </w:rPr>
        <w:t>分区</w:t>
      </w:r>
      <w:r w:rsidR="00AD5421">
        <w:rPr>
          <w:rFonts w:eastAsiaTheme="minorEastAsia" w:hint="eastAsia"/>
          <w:lang w:eastAsia="zh-CN"/>
        </w:rPr>
        <w:t>键</w:t>
      </w:r>
      <w:r w:rsidR="00AD5421">
        <w:rPr>
          <w:rFonts w:eastAsiaTheme="minorEastAsia" w:hint="eastAsia"/>
          <w:lang w:eastAsia="zh-CN"/>
        </w:rPr>
        <w:t>(ShardingKey)</w:t>
      </w:r>
      <w:r w:rsidR="00AD5421">
        <w:rPr>
          <w:rFonts w:eastAsiaTheme="minorEastAsia" w:hint="eastAsia"/>
          <w:lang w:eastAsia="zh-CN"/>
        </w:rPr>
        <w:t>字段更新</w:t>
      </w:r>
      <w:r w:rsidR="0064151B">
        <w:rPr>
          <w:rFonts w:eastAsiaTheme="minorEastAsia" w:hint="eastAsia"/>
          <w:lang w:eastAsia="zh-CN"/>
        </w:rPr>
        <w:t>，</w:t>
      </w:r>
      <w:r w:rsidR="00AD5421">
        <w:rPr>
          <w:rFonts w:eastAsiaTheme="minorEastAsia" w:hint="eastAsia"/>
          <w:lang w:eastAsia="zh-CN"/>
        </w:rPr>
        <w:t>如果包含对</w:t>
      </w:r>
      <w:r w:rsidR="00423ADE">
        <w:rPr>
          <w:rFonts w:eastAsiaTheme="minorEastAsia" w:hint="eastAsia"/>
          <w:lang w:eastAsia="zh-CN"/>
        </w:rPr>
        <w:t>分区</w:t>
      </w:r>
      <w:r w:rsidR="00AD5421">
        <w:rPr>
          <w:rFonts w:eastAsiaTheme="minorEastAsia" w:hint="eastAsia"/>
          <w:lang w:eastAsia="zh-CN"/>
        </w:rPr>
        <w:t>键的更新操作</w:t>
      </w:r>
      <w:r w:rsidR="00AD5421">
        <w:rPr>
          <w:rFonts w:eastAsiaTheme="minorEastAsia" w:hint="eastAsia"/>
          <w:lang w:eastAsia="zh-CN"/>
        </w:rPr>
        <w:t>,</w:t>
      </w:r>
      <w:r w:rsidR="00AD5421">
        <w:rPr>
          <w:rFonts w:eastAsiaTheme="minorEastAsia" w:hint="eastAsia"/>
          <w:lang w:eastAsia="zh-CN"/>
        </w:rPr>
        <w:t>将自动剔除掉对</w:t>
      </w:r>
      <w:r w:rsidR="00423ADE">
        <w:rPr>
          <w:rFonts w:eastAsiaTheme="minorEastAsia" w:hint="eastAsia"/>
          <w:lang w:eastAsia="zh-CN"/>
        </w:rPr>
        <w:t>分区</w:t>
      </w:r>
      <w:r w:rsidR="00AD5421">
        <w:rPr>
          <w:rFonts w:eastAsiaTheme="minorEastAsia" w:hint="eastAsia"/>
          <w:lang w:eastAsia="zh-CN"/>
        </w:rPr>
        <w:t>键的更新</w:t>
      </w:r>
      <w:r w:rsidR="00AD5421">
        <w:rPr>
          <w:rFonts w:eastAsiaTheme="minorEastAsia" w:hint="eastAsia"/>
          <w:lang w:eastAsia="zh-CN"/>
        </w:rPr>
        <w:t>,</w:t>
      </w:r>
      <w:r w:rsidR="00AD5421">
        <w:rPr>
          <w:rFonts w:eastAsiaTheme="minorEastAsia" w:hint="eastAsia"/>
          <w:lang w:eastAsia="zh-CN"/>
        </w:rPr>
        <w:t>但其他字段更新生效</w:t>
      </w:r>
      <w:r w:rsidR="00AD5421">
        <w:rPr>
          <w:rFonts w:eastAsiaTheme="minorEastAsia" w:hint="eastAsia"/>
          <w:lang w:eastAsia="zh-CN"/>
        </w:rPr>
        <w:t>,</w:t>
      </w:r>
      <w:r w:rsidR="00AD5421">
        <w:rPr>
          <w:rFonts w:eastAsiaTheme="minorEastAsia" w:hint="eastAsia"/>
          <w:lang w:eastAsia="zh-CN"/>
        </w:rPr>
        <w:t>且不会发生</w:t>
      </w:r>
      <w:r w:rsidR="0064151B">
        <w:rPr>
          <w:rFonts w:eastAsiaTheme="minorEastAsia" w:hint="eastAsia"/>
          <w:lang w:eastAsia="zh-CN"/>
        </w:rPr>
        <w:t>错误。</w:t>
      </w:r>
    </w:p>
    <w:p w:rsidR="0020037C" w:rsidRDefault="004474D3">
      <w:pPr>
        <w:pStyle w:val="BodyText"/>
        <w:rPr>
          <w:lang w:eastAsia="zh-CN"/>
        </w:rPr>
      </w:pPr>
      <w:r>
        <w:rPr>
          <w:lang w:eastAsia="zh-CN"/>
        </w:rPr>
        <w:t>示例</w:t>
      </w:r>
    </w:p>
    <w:p w:rsidR="0020037C" w:rsidRDefault="00B0609F">
      <w:pPr>
        <w:pStyle w:val="BodyText"/>
        <w:tabs>
          <w:tab w:val="left" w:pos="1217"/>
        </w:tabs>
        <w:spacing w:before="31" w:line="275" w:lineRule="auto"/>
        <w:ind w:left="1217" w:right="1348" w:hanging="284"/>
        <w:rPr>
          <w:lang w:eastAsia="zh-CN"/>
        </w:rPr>
      </w:pPr>
      <w:r>
        <w:pict>
          <v:group id="_x0000_s2533" style="position:absolute;left:0;text-align:left;margin-left:95.85pt;margin-top:25.8pt;width:459.45pt;height:10.6pt;z-index:-251566592;mso-position-horizontal-relative:page" coordorigin="1917,516" coordsize="9189,212">
            <v:shape id="_x0000_s2534" style="position:absolute;left:1917;top:516;width:9189;height:212" coordorigin="1917,516" coordsize="9189,212" path="m1917,516r9189,l11106,728r-9189,l1917,516xe" fillcolor="#efefef" stroked="f">
              <v:path arrowok="t"/>
            </v:shape>
            <w10:wrap anchorx="page"/>
          </v:group>
        </w:pict>
      </w:r>
      <w:r w:rsidR="004474D3">
        <w:rPr>
          <w:rFonts w:ascii="Times New Roman" w:eastAsia="Times New Roman" w:hAnsi="Times New Roman" w:cs="Times New Roman"/>
          <w:lang w:eastAsia="zh-CN"/>
        </w:rPr>
        <w:t>•</w:t>
      </w:r>
      <w:r w:rsidR="004474D3">
        <w:rPr>
          <w:rFonts w:ascii="Times New Roman" w:eastAsia="Times New Roman" w:hAnsi="Times New Roman" w:cs="Times New Roman"/>
          <w:lang w:eastAsia="zh-CN"/>
        </w:rPr>
        <w:tab/>
      </w:r>
      <w:r w:rsidR="004474D3">
        <w:rPr>
          <w:w w:val="95"/>
          <w:position w:val="1"/>
          <w:lang w:eastAsia="zh-CN"/>
        </w:rPr>
        <w:t>按指定的更新规则更新集合中所有记录，即设置rule参数，不设定cond和hint参数的内容。</w:t>
      </w:r>
      <w:r w:rsidR="004474D3">
        <w:rPr>
          <w:position w:val="1"/>
          <w:lang w:eastAsia="zh-CN"/>
        </w:rPr>
        <w:t xml:space="preserve"> </w:t>
      </w:r>
      <w:r w:rsidR="004474D3">
        <w:rPr>
          <w:rFonts w:ascii="仿宋" w:eastAsia="仿宋" w:hAnsi="仿宋" w:cs="仿宋"/>
          <w:lang w:eastAsia="zh-CN"/>
        </w:rPr>
        <w:t>db.foo.bar.update({</w:t>
      </w:r>
      <w:hyperlink w:anchor="_bookmark234" w:history="1">
        <w:r w:rsidR="004474D3">
          <w:rPr>
            <w:rFonts w:ascii="仿宋" w:eastAsia="仿宋" w:hAnsi="仿宋" w:cs="仿宋"/>
            <w:color w:val="0000FF"/>
            <w:lang w:eastAsia="zh-CN"/>
          </w:rPr>
          <w:t>$inc</w:t>
        </w:r>
      </w:hyperlink>
      <w:r w:rsidR="004474D3">
        <w:rPr>
          <w:rFonts w:ascii="仿宋" w:eastAsia="仿宋" w:hAnsi="仿宋" w:cs="仿宋"/>
          <w:color w:val="000000"/>
          <w:lang w:eastAsia="zh-CN"/>
        </w:rPr>
        <w:t xml:space="preserve">:{age:1}}) </w:t>
      </w:r>
      <w:r w:rsidR="004474D3">
        <w:rPr>
          <w:color w:val="000000"/>
          <w:lang w:eastAsia="zh-CN"/>
        </w:rPr>
        <w:t>此操作更新集合bar下的age字段，将age字段的值增加1。</w:t>
      </w:r>
    </w:p>
    <w:p w:rsidR="0020037C" w:rsidRDefault="004474D3">
      <w:pPr>
        <w:pStyle w:val="BodyText"/>
        <w:tabs>
          <w:tab w:val="left" w:pos="1217"/>
        </w:tabs>
        <w:spacing w:line="228"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选择符合匹配条件的记录，对这些记录按更新规则更新，即设定rule和cond参数。</w:t>
      </w:r>
    </w:p>
    <w:p w:rsidR="0020037C" w:rsidRDefault="00B0609F">
      <w:pPr>
        <w:pStyle w:val="BodyText"/>
        <w:spacing w:before="50"/>
        <w:ind w:left="1217"/>
        <w:rPr>
          <w:rFonts w:ascii="仿宋" w:eastAsia="仿宋" w:hAnsi="仿宋" w:cs="仿宋"/>
        </w:rPr>
      </w:pPr>
      <w:r w:rsidRPr="00B0609F">
        <w:pict>
          <v:group id="_x0000_s2531" style="position:absolute;left:0;text-align:left;margin-left:95.85pt;margin-top:6.95pt;width:459.45pt;height:10.6pt;z-index:-251565568;mso-position-horizontal-relative:page" coordorigin="1917,139" coordsize="9189,212">
            <v:shape id="_x0000_s2532"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db.foo.bar.update({</w:t>
      </w:r>
      <w:hyperlink w:anchor="_bookmark236" w:history="1">
        <w:r w:rsidR="004474D3">
          <w:rPr>
            <w:rFonts w:ascii="仿宋" w:eastAsia="仿宋" w:hAnsi="仿宋" w:cs="仿宋"/>
            <w:color w:val="0000FF"/>
          </w:rPr>
          <w:t>$unset</w:t>
        </w:r>
      </w:hyperlink>
      <w:r w:rsidR="004474D3">
        <w:rPr>
          <w:rFonts w:ascii="仿宋" w:eastAsia="仿宋" w:hAnsi="仿宋" w:cs="仿宋"/>
          <w:color w:val="000000"/>
        </w:rPr>
        <w:t>:{age:""}},{age:{</w:t>
      </w:r>
      <w:hyperlink w:anchor="_bookmark228" w:history="1">
        <w:r w:rsidR="004474D3">
          <w:rPr>
            <w:rFonts w:ascii="仿宋" w:eastAsia="仿宋" w:hAnsi="仿宋" w:cs="仿宋"/>
            <w:color w:val="0000FF"/>
          </w:rPr>
          <w:t>$exists</w:t>
        </w:r>
      </w:hyperlink>
      <w:r w:rsidR="004474D3">
        <w:rPr>
          <w:rFonts w:ascii="仿宋" w:eastAsia="仿宋" w:hAnsi="仿宋" w:cs="仿宋"/>
          <w:color w:val="000000"/>
        </w:rPr>
        <w:t>:1},name:{$exists:0}})</w:t>
      </w:r>
    </w:p>
    <w:p w:rsidR="0020037C" w:rsidRDefault="004474D3">
      <w:pPr>
        <w:pStyle w:val="BodyText"/>
        <w:spacing w:before="45"/>
        <w:ind w:left="1217"/>
        <w:rPr>
          <w:lang w:eastAsia="zh-CN"/>
        </w:rPr>
      </w:pPr>
      <w:r>
        <w:rPr>
          <w:lang w:eastAsia="zh-CN"/>
        </w:rPr>
        <w:t>此操作更新集合bar中存在age字段而不存在name字段的记录，将这些记录的age字段删除。</w:t>
      </w:r>
    </w:p>
    <w:p w:rsidR="0020037C" w:rsidRDefault="004474D3">
      <w:pPr>
        <w:pStyle w:val="BodyText"/>
        <w:tabs>
          <w:tab w:val="left" w:pos="1217"/>
        </w:tabs>
        <w:spacing w:line="268"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按访问计划更新记录，假设集合中存在指定的索引名。</w:t>
      </w:r>
    </w:p>
    <w:p w:rsidR="0020037C" w:rsidRDefault="00B0609F">
      <w:pPr>
        <w:pStyle w:val="BodyText"/>
        <w:spacing w:before="10"/>
        <w:ind w:left="1217"/>
        <w:rPr>
          <w:rFonts w:ascii="仿宋" w:eastAsia="仿宋" w:hAnsi="仿宋" w:cs="仿宋"/>
        </w:rPr>
      </w:pPr>
      <w:r w:rsidRPr="00B0609F">
        <w:pict>
          <v:group id="_x0000_s2529" style="position:absolute;left:0;text-align:left;margin-left:95.85pt;margin-top:4.95pt;width:459.45pt;height:10.6pt;z-index:-251564544;mso-position-horizontal-relative:page" coordorigin="1917,99" coordsize="9189,212">
            <v:shape id="_x0000_s2530"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db.foo.bar.update({</w:t>
      </w:r>
      <w:hyperlink w:anchor="_bookmark234" w:history="1">
        <w:r w:rsidR="004474D3">
          <w:rPr>
            <w:rFonts w:ascii="仿宋" w:eastAsia="仿宋" w:hAnsi="仿宋" w:cs="仿宋"/>
            <w:color w:val="0000FF"/>
          </w:rPr>
          <w:t>$inc</w:t>
        </w:r>
      </w:hyperlink>
      <w:r w:rsidR="004474D3">
        <w:rPr>
          <w:rFonts w:ascii="仿宋" w:eastAsia="仿宋" w:hAnsi="仿宋" w:cs="仿宋"/>
          <w:color w:val="000000"/>
        </w:rPr>
        <w:t>:{age:1}},{age:{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:20}},{"":"testIndex"})&gt;</w:t>
      </w:r>
    </w:p>
    <w:p w:rsidR="0020037C" w:rsidRDefault="004474D3">
      <w:pPr>
        <w:pStyle w:val="BodyText"/>
        <w:spacing w:before="45"/>
        <w:ind w:left="1217"/>
        <w:rPr>
          <w:lang w:eastAsia="zh-CN"/>
        </w:rPr>
      </w:pPr>
      <w:r>
        <w:rPr>
          <w:lang w:eastAsia="zh-CN"/>
        </w:rPr>
        <w:t>此操作使用索引名为testIndex访问集合bar中age字段值大于20的记录，将这些记录的age字段名加1。</w:t>
      </w:r>
    </w:p>
    <w:p w:rsidR="0020037C" w:rsidRDefault="0020037C">
      <w:pPr>
        <w:rPr>
          <w:lang w:eastAsia="zh-CN"/>
        </w:rPr>
        <w:sectPr w:rsidR="0020037C">
          <w:pgSz w:w="12240" w:h="15840"/>
          <w:pgMar w:top="900" w:right="1020" w:bottom="280" w:left="700" w:header="713" w:footer="0" w:gutter="0"/>
          <w:cols w:space="720"/>
        </w:sectPr>
      </w:pPr>
    </w:p>
    <w:p w:rsidR="0020037C" w:rsidRDefault="0020037C">
      <w:pPr>
        <w:spacing w:before="6" w:line="170" w:lineRule="exact"/>
        <w:rPr>
          <w:sz w:val="17"/>
          <w:szCs w:val="17"/>
          <w:lang w:eastAsia="zh-CN"/>
        </w:rPr>
      </w:pPr>
    </w:p>
    <w:p w:rsidR="0020037C" w:rsidRDefault="0020037C">
      <w:pPr>
        <w:spacing w:line="200" w:lineRule="exact"/>
        <w:rPr>
          <w:sz w:val="20"/>
          <w:szCs w:val="20"/>
          <w:lang w:eastAsia="zh-CN"/>
        </w:rPr>
      </w:pPr>
    </w:p>
    <w:p w:rsidR="0020037C" w:rsidRDefault="004474D3">
      <w:pPr>
        <w:pStyle w:val="Heading3"/>
        <w:spacing w:line="352" w:lineRule="exact"/>
        <w:ind w:left="113"/>
      </w:pPr>
      <w:bookmarkStart w:id="469" w:name="db.collectionspace.collection.upsert()"/>
      <w:bookmarkStart w:id="470" w:name="_bookmark184"/>
      <w:bookmarkEnd w:id="469"/>
      <w:bookmarkEnd w:id="470"/>
      <w:r>
        <w:rPr>
          <w:w w:val="95"/>
        </w:rPr>
        <w:t>db.collectionspace.collection.upsert()</w:t>
      </w:r>
    </w:p>
    <w:p w:rsidR="0020037C" w:rsidRDefault="0020037C">
      <w:pPr>
        <w:spacing w:before="9" w:line="190" w:lineRule="exact"/>
        <w:rPr>
          <w:sz w:val="19"/>
          <w:szCs w:val="19"/>
        </w:rPr>
      </w:pPr>
    </w:p>
    <w:p w:rsidR="0020037C" w:rsidRDefault="004474D3">
      <w:pPr>
        <w:pStyle w:val="BodyText"/>
        <w:spacing w:line="251" w:lineRule="auto"/>
        <w:ind w:left="613" w:right="807"/>
      </w:pPr>
      <w:r>
        <w:rPr>
          <w:w w:val="95"/>
        </w:rPr>
        <w:t>db.collectionspace.collection.upsert(&lt;rule&gt;,[cond],[hint])</w:t>
      </w:r>
      <w:r>
        <w:rPr>
          <w:w w:val="94"/>
        </w:rPr>
        <w:t xml:space="preserve"> </w:t>
      </w:r>
      <w:r>
        <w:rPr>
          <w:w w:val="95"/>
        </w:rPr>
        <w:t>更新集合记录。upsert方法跟update方法都是对记录进行更新，不同的是当使用cond参数在集合中匹配不到</w:t>
      </w:r>
    </w:p>
    <w:p w:rsidR="0020037C" w:rsidRDefault="004474D3">
      <w:pPr>
        <w:pStyle w:val="BodyText"/>
        <w:spacing w:line="227" w:lineRule="exact"/>
        <w:ind w:left="613"/>
        <w:rPr>
          <w:lang w:eastAsia="zh-CN"/>
        </w:rPr>
      </w:pPr>
      <w:r>
        <w:rPr>
          <w:lang w:eastAsia="zh-CN"/>
        </w:rPr>
        <w:t>记录时，update不做任何操作，而upsert方法会做一次插入操作。</w:t>
      </w:r>
    </w:p>
    <w:p w:rsidR="0020037C" w:rsidRDefault="0020037C">
      <w:pPr>
        <w:spacing w:before="6" w:line="190" w:lineRule="exact"/>
        <w:rPr>
          <w:sz w:val="19"/>
          <w:szCs w:val="19"/>
          <w:lang w:eastAsia="zh-CN"/>
        </w:rPr>
      </w:pPr>
    </w:p>
    <w:p w:rsidR="0020037C" w:rsidRDefault="004474D3">
      <w:pPr>
        <w:pStyle w:val="BodyText"/>
        <w:ind w:left="613"/>
      </w:pPr>
      <w:r>
        <w:t>参数描述</w:t>
      </w:r>
    </w:p>
    <w:p w:rsidR="0020037C" w:rsidRDefault="0020037C">
      <w:pPr>
        <w:spacing w:before="7" w:line="180" w:lineRule="exact"/>
        <w:rPr>
          <w:sz w:val="18"/>
          <w:szCs w:val="18"/>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rule</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更新规则。记录按rule的内容更新。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78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选择条件。为空时，更新所有记</w:t>
            </w:r>
          </w:p>
          <w:p w:rsidR="0020037C" w:rsidRDefault="004474D3">
            <w:pPr>
              <w:pStyle w:val="TableParagraph"/>
              <w:spacing w:before="12" w:line="240" w:lineRule="exact"/>
              <w:ind w:left="40" w:right="20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录，不为空时，更新符合条件的记 录。</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hint</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指定访问计划。</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20037C">
      <w:pPr>
        <w:spacing w:before="5" w:line="100" w:lineRule="exact"/>
        <w:rPr>
          <w:sz w:val="10"/>
          <w:szCs w:val="10"/>
        </w:rPr>
      </w:pPr>
    </w:p>
    <w:p w:rsidR="0020037C" w:rsidRDefault="004474D3">
      <w:pPr>
        <w:pStyle w:val="BodyText"/>
        <w:spacing w:line="167" w:lineRule="auto"/>
        <w:ind w:left="613" w:right="428"/>
        <w:rPr>
          <w:lang w:eastAsia="zh-CN"/>
        </w:rPr>
      </w:pPr>
      <w:r>
        <w:rPr>
          <w:w w:val="95"/>
          <w:lang w:eastAsia="zh-CN"/>
        </w:rPr>
        <w:t>upsert()方法的定义必须包含rule字段，rule是一个json对象。cond和hint字段可选。hint参数是一个包</w:t>
      </w:r>
      <w:r>
        <w:rPr>
          <w:lang w:eastAsia="zh-CN"/>
        </w:rPr>
        <w:t xml:space="preserve"> 含一个单一字段的json对象，字段名会被忽略，而其字段值则指定为需要访问索引的名称，当字段值 为null时，则遍历集合中所有的记录，它的格式为{"":null}或者{"":"&lt;indexname&gt;"}</w:t>
      </w:r>
    </w:p>
    <w:p w:rsidR="0020037C" w:rsidRDefault="00B0609F">
      <w:pPr>
        <w:pStyle w:val="BodyText"/>
        <w:spacing w:before="63"/>
        <w:ind w:left="613"/>
        <w:rPr>
          <w:rFonts w:ascii="仿宋" w:eastAsia="仿宋" w:hAnsi="仿宋" w:cs="仿宋"/>
        </w:rPr>
      </w:pPr>
      <w:r w:rsidRPr="00B0609F">
        <w:pict>
          <v:group id="_x0000_s2527" style="position:absolute;left:0;text-align:left;margin-left:81.7pt;margin-top:7.6pt;width:473.6pt;height:21.2pt;z-index:-251563520;mso-position-horizontal-relative:page" coordorigin="1634,152" coordsize="9472,424">
            <v:shape id="_x0000_s2528" style="position:absolute;left:1634;top:152;width:9472;height:424" coordorigin="1634,152" coordsize="9472,424" path="m1634,152r9472,l11106,576r-9472,l1634,152xe" fillcolor="#efefef" stroked="f">
              <v:path arrowok="t"/>
            </v:shape>
            <w10:wrap anchorx="page"/>
          </v:group>
        </w:pict>
      </w:r>
      <w:r w:rsidR="004474D3">
        <w:rPr>
          <w:rFonts w:ascii="仿宋" w:eastAsia="仿宋" w:hAnsi="仿宋" w:cs="仿宋"/>
        </w:rPr>
        <w:t>{&lt;{"</w:t>
      </w:r>
      <w:hyperlink w:anchor="_bookmark212" w:history="1">
        <w:r w:rsidR="004474D3">
          <w:rPr>
            <w:rFonts w:ascii="仿宋" w:eastAsia="仿宋" w:hAnsi="仿宋" w:cs="仿宋"/>
            <w:color w:val="0000FF"/>
          </w:rPr>
          <w:t>"更新符1"</w:t>
        </w:r>
      </w:hyperlink>
      <w:r w:rsidR="004474D3">
        <w:rPr>
          <w:rFonts w:ascii="仿宋" w:eastAsia="仿宋" w:hAnsi="仿宋" w:cs="仿宋"/>
          <w:color w:val="000000"/>
        </w:rPr>
        <w:t>":{"字段名1":"值"},"更新符2":{"字段名2":"值2"},...}&gt;,[{"字段名1":{</w:t>
      </w:r>
      <w:hyperlink w:anchor="_bookmark212" w:history="1">
        <w:r w:rsidR="004474D3">
          <w:rPr>
            <w:rFonts w:ascii="仿宋" w:eastAsia="仿宋" w:hAnsi="仿宋" w:cs="仿宋"/>
            <w:color w:val="0000FF"/>
          </w:rPr>
          <w:t>"匹配</w:t>
        </w:r>
      </w:hyperlink>
    </w:p>
    <w:p w:rsidR="0020037C" w:rsidRDefault="00B0609F">
      <w:pPr>
        <w:pStyle w:val="BodyText"/>
        <w:spacing w:line="212" w:lineRule="exact"/>
        <w:ind w:left="613"/>
        <w:rPr>
          <w:rFonts w:ascii="仿宋" w:eastAsia="仿宋" w:hAnsi="仿宋" w:cs="仿宋"/>
        </w:rPr>
      </w:pPr>
      <w:hyperlink w:anchor="_bookmark212" w:history="1">
        <w:r w:rsidR="004474D3">
          <w:rPr>
            <w:rFonts w:ascii="仿宋" w:eastAsia="仿宋" w:hAnsi="仿宋" w:cs="仿宋"/>
            <w:color w:val="0000FF"/>
          </w:rPr>
          <w:t>符1"</w:t>
        </w:r>
      </w:hyperlink>
      <w:r w:rsidR="004474D3">
        <w:rPr>
          <w:rFonts w:ascii="仿宋" w:eastAsia="仿宋" w:hAnsi="仿宋" w:cs="仿宋"/>
          <w:color w:val="000000"/>
        </w:rPr>
        <w:t>:"值1"},"字段名2":{"匹配符2":"值2"},...}],[{"":"索引名"|null}]}</w:t>
      </w:r>
    </w:p>
    <w:p w:rsidR="0020037C" w:rsidRDefault="0020037C">
      <w:pPr>
        <w:spacing w:before="5" w:line="180" w:lineRule="exact"/>
        <w:rPr>
          <w:sz w:val="18"/>
          <w:szCs w:val="18"/>
        </w:rPr>
      </w:pPr>
    </w:p>
    <w:p w:rsidR="00B74DDA" w:rsidRPr="00B74DDA" w:rsidRDefault="00B74DDA" w:rsidP="00B74DDA">
      <w:pPr>
        <w:pStyle w:val="BodyText"/>
        <w:spacing w:line="167" w:lineRule="auto"/>
        <w:ind w:left="613" w:right="428"/>
        <w:rPr>
          <w:w w:val="95"/>
          <w:lang w:eastAsia="zh-CN"/>
        </w:rPr>
      </w:pPr>
      <w:r w:rsidRPr="00B74DDA">
        <w:rPr>
          <w:b/>
          <w:w w:val="95"/>
          <w:lang w:eastAsia="zh-CN"/>
        </w:rPr>
        <w:t>Note</w:t>
      </w:r>
      <w:r w:rsidRPr="00B74DDA">
        <w:rPr>
          <w:w w:val="95"/>
          <w:lang w:eastAsia="zh-CN"/>
        </w:rPr>
        <w:t xml:space="preserve">:  </w:t>
      </w:r>
      <w:r w:rsidRPr="00B74DDA">
        <w:rPr>
          <w:rFonts w:hint="eastAsia"/>
          <w:w w:val="95"/>
          <w:lang w:eastAsia="zh-CN"/>
        </w:rPr>
        <w:t>update本版本暂不支持对表</w:t>
      </w:r>
      <w:r w:rsidR="00423ADE">
        <w:rPr>
          <w:rFonts w:hint="eastAsia"/>
          <w:w w:val="95"/>
          <w:lang w:eastAsia="zh-CN"/>
        </w:rPr>
        <w:t>分区</w:t>
      </w:r>
      <w:r w:rsidRPr="00B74DDA">
        <w:rPr>
          <w:rFonts w:hint="eastAsia"/>
          <w:w w:val="95"/>
          <w:lang w:eastAsia="zh-CN"/>
        </w:rPr>
        <w:t>键(ShardingKey)字段更新，如果包含对</w:t>
      </w:r>
      <w:r w:rsidR="00423ADE">
        <w:rPr>
          <w:rFonts w:hint="eastAsia"/>
          <w:w w:val="95"/>
          <w:lang w:eastAsia="zh-CN"/>
        </w:rPr>
        <w:t>分区</w:t>
      </w:r>
      <w:r w:rsidRPr="00B74DDA">
        <w:rPr>
          <w:rFonts w:hint="eastAsia"/>
          <w:w w:val="95"/>
          <w:lang w:eastAsia="zh-CN"/>
        </w:rPr>
        <w:t>键的更新操作,将自动剔除掉对</w:t>
      </w:r>
      <w:r w:rsidR="00423ADE">
        <w:rPr>
          <w:rFonts w:hint="eastAsia"/>
          <w:w w:val="95"/>
          <w:lang w:eastAsia="zh-CN"/>
        </w:rPr>
        <w:t>分区</w:t>
      </w:r>
      <w:r w:rsidRPr="00B74DDA">
        <w:rPr>
          <w:rFonts w:hint="eastAsia"/>
          <w:w w:val="95"/>
          <w:lang w:eastAsia="zh-CN"/>
        </w:rPr>
        <w:t>键的更新,但其他字段更新生效,且不会发生错误。</w:t>
      </w:r>
    </w:p>
    <w:p w:rsidR="0064151B" w:rsidRPr="0064151B" w:rsidRDefault="0064151B">
      <w:pPr>
        <w:pStyle w:val="BodyText"/>
        <w:spacing w:line="251" w:lineRule="auto"/>
        <w:ind w:left="613" w:right="7162"/>
        <w:rPr>
          <w:rFonts w:eastAsiaTheme="minorEastAsia"/>
          <w:lang w:eastAsia="zh-CN"/>
        </w:rPr>
      </w:pPr>
    </w:p>
    <w:p w:rsidR="0064151B" w:rsidRDefault="004474D3">
      <w:pPr>
        <w:pStyle w:val="BodyText"/>
        <w:spacing w:line="251" w:lineRule="auto"/>
        <w:ind w:left="613" w:right="7162"/>
        <w:rPr>
          <w:rFonts w:eastAsiaTheme="minorEastAsia"/>
          <w:lang w:eastAsia="zh-CN"/>
        </w:rPr>
      </w:pPr>
      <w:r>
        <w:rPr>
          <w:lang w:eastAsia="zh-CN"/>
        </w:rPr>
        <w:t xml:space="preserve">示例 </w:t>
      </w:r>
    </w:p>
    <w:p w:rsidR="0020037C" w:rsidRDefault="004474D3">
      <w:pPr>
        <w:pStyle w:val="BodyText"/>
        <w:spacing w:line="251" w:lineRule="auto"/>
        <w:ind w:left="613" w:right="7162"/>
        <w:rPr>
          <w:lang w:eastAsia="zh-CN"/>
        </w:rPr>
      </w:pPr>
      <w:r>
        <w:rPr>
          <w:w w:val="95"/>
          <w:lang w:eastAsia="zh-CN"/>
        </w:rPr>
        <w:t>假设集合bar中有两条记录：</w:t>
      </w:r>
    </w:p>
    <w:p w:rsidR="0020037C" w:rsidRDefault="00B0609F">
      <w:pPr>
        <w:pStyle w:val="BodyText"/>
        <w:spacing w:line="290" w:lineRule="exact"/>
        <w:ind w:left="613"/>
        <w:rPr>
          <w:rFonts w:ascii="仿宋" w:eastAsia="仿宋" w:hAnsi="仿宋" w:cs="仿宋"/>
        </w:rPr>
      </w:pPr>
      <w:r w:rsidRPr="00B0609F">
        <w:pict>
          <v:group id="_x0000_s2525" style="position:absolute;left:0;text-align:left;margin-left:81.7pt;margin-top:4.2pt;width:473.6pt;height:148.4pt;z-index:-251562496;mso-position-horizontal-relative:page" coordorigin="1634,84" coordsize="9472,2968">
            <v:shape id="_x0000_s2526" style="position:absolute;left:1634;top:84;width:9472;height:2968" coordorigin="1634,84" coordsize="9472,2968" path="m1634,84r9472,l11106,3052r-9472,l1634,84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013"/>
        <w:rPr>
          <w:rFonts w:ascii="仿宋" w:eastAsia="仿宋" w:hAnsi="仿宋" w:cs="仿宋"/>
        </w:rPr>
      </w:pPr>
      <w:r>
        <w:rPr>
          <w:rFonts w:ascii="仿宋" w:eastAsia="仿宋" w:hAnsi="仿宋" w:cs="仿宋"/>
        </w:rPr>
        <w:t>"_id": {</w:t>
      </w:r>
    </w:p>
    <w:p w:rsidR="0020037C" w:rsidRDefault="004474D3">
      <w:pPr>
        <w:pStyle w:val="BodyText"/>
        <w:spacing w:line="212" w:lineRule="exact"/>
        <w:ind w:left="1213"/>
        <w:rPr>
          <w:rFonts w:ascii="仿宋" w:eastAsia="仿宋" w:hAnsi="仿宋" w:cs="仿宋"/>
        </w:rPr>
      </w:pPr>
      <w:r>
        <w:rPr>
          <w:rFonts w:ascii="仿宋" w:eastAsia="仿宋" w:hAnsi="仿宋" w:cs="仿宋"/>
        </w:rPr>
        <w:t>"$oid": "516a76a1c9565daf06030000"</w:t>
      </w:r>
    </w:p>
    <w:p w:rsidR="0020037C" w:rsidRDefault="004474D3">
      <w:pPr>
        <w:pStyle w:val="BodyText"/>
        <w:spacing w:line="212" w:lineRule="exact"/>
        <w:ind w:left="1013"/>
        <w:rPr>
          <w:rFonts w:ascii="仿宋" w:eastAsia="仿宋" w:hAnsi="仿宋" w:cs="仿宋"/>
        </w:rPr>
      </w:pPr>
      <w:r>
        <w:rPr>
          <w:rFonts w:ascii="仿宋" w:eastAsia="仿宋" w:hAnsi="仿宋" w:cs="仿宋"/>
        </w:rPr>
        <w:t>},</w:t>
      </w:r>
    </w:p>
    <w:p w:rsidR="0020037C" w:rsidRDefault="004474D3">
      <w:pPr>
        <w:pStyle w:val="BodyText"/>
        <w:spacing w:line="212" w:lineRule="exact"/>
        <w:ind w:left="1013"/>
        <w:rPr>
          <w:rFonts w:ascii="仿宋" w:eastAsia="仿宋" w:hAnsi="仿宋" w:cs="仿宋"/>
        </w:rPr>
      </w:pPr>
      <w:r>
        <w:rPr>
          <w:rFonts w:ascii="仿宋" w:eastAsia="仿宋" w:hAnsi="仿宋" w:cs="仿宋"/>
        </w:rPr>
        <w:t>"age": 10,</w:t>
      </w:r>
    </w:p>
    <w:p w:rsidR="0020037C" w:rsidRDefault="004474D3">
      <w:pPr>
        <w:pStyle w:val="BodyText"/>
        <w:spacing w:line="212" w:lineRule="exact"/>
        <w:ind w:left="1013"/>
        <w:rPr>
          <w:rFonts w:ascii="仿宋" w:eastAsia="仿宋" w:hAnsi="仿宋" w:cs="仿宋"/>
        </w:rPr>
      </w:pPr>
      <w:r>
        <w:rPr>
          <w:rFonts w:ascii="仿宋" w:eastAsia="仿宋" w:hAnsi="仿宋" w:cs="仿宋"/>
        </w:rPr>
        <w:t>"name": "Tom"</w:t>
      </w:r>
    </w:p>
    <w:p w:rsidR="0020037C" w:rsidRDefault="004474D3">
      <w:pPr>
        <w:pStyle w:val="BodyText"/>
        <w:spacing w:line="212" w:lineRule="exact"/>
        <w:ind w:left="813"/>
        <w:rPr>
          <w:rFonts w:ascii="仿宋" w:eastAsia="仿宋" w:hAnsi="仿宋" w:cs="仿宋"/>
        </w:rPr>
      </w:pPr>
      <w:r>
        <w:rPr>
          <w:rFonts w:ascii="仿宋" w:eastAsia="仿宋" w:hAnsi="仿宋" w:cs="仿宋"/>
        </w:rPr>
        <w:t>}</w:t>
      </w:r>
    </w:p>
    <w:p w:rsidR="0020037C" w:rsidRDefault="004474D3">
      <w:pPr>
        <w:pStyle w:val="BodyText"/>
        <w:spacing w:line="212" w:lineRule="exact"/>
        <w:ind w:left="813"/>
        <w:rPr>
          <w:rFonts w:ascii="仿宋" w:eastAsia="仿宋" w:hAnsi="仿宋" w:cs="仿宋"/>
        </w:rPr>
      </w:pPr>
      <w:r>
        <w:rPr>
          <w:rFonts w:ascii="仿宋" w:eastAsia="仿宋" w:hAnsi="仿宋" w:cs="仿宋"/>
        </w:rPr>
        <w:t>{</w:t>
      </w:r>
    </w:p>
    <w:p w:rsidR="0020037C" w:rsidRDefault="004474D3">
      <w:pPr>
        <w:pStyle w:val="BodyText"/>
        <w:spacing w:line="212" w:lineRule="exact"/>
        <w:ind w:left="1013"/>
        <w:rPr>
          <w:rFonts w:ascii="仿宋" w:eastAsia="仿宋" w:hAnsi="仿宋" w:cs="仿宋"/>
        </w:rPr>
      </w:pPr>
      <w:r>
        <w:rPr>
          <w:rFonts w:ascii="仿宋" w:eastAsia="仿宋" w:hAnsi="仿宋" w:cs="仿宋"/>
        </w:rPr>
        <w:t>"_id": {</w:t>
      </w:r>
    </w:p>
    <w:p w:rsidR="0020037C" w:rsidRDefault="004474D3">
      <w:pPr>
        <w:pStyle w:val="BodyText"/>
        <w:spacing w:line="212" w:lineRule="exact"/>
        <w:ind w:left="1213"/>
        <w:rPr>
          <w:rFonts w:ascii="仿宋" w:eastAsia="仿宋" w:hAnsi="仿宋" w:cs="仿宋"/>
        </w:rPr>
      </w:pPr>
      <w:r>
        <w:rPr>
          <w:rFonts w:ascii="仿宋" w:eastAsia="仿宋" w:hAnsi="仿宋" w:cs="仿宋"/>
        </w:rPr>
        <w:t>"$oid": "516a76a1c9565daf06050000"</w:t>
      </w:r>
    </w:p>
    <w:p w:rsidR="0020037C" w:rsidRDefault="004474D3">
      <w:pPr>
        <w:pStyle w:val="BodyText"/>
        <w:spacing w:line="212" w:lineRule="exact"/>
        <w:ind w:left="1013"/>
        <w:rPr>
          <w:rFonts w:ascii="仿宋" w:eastAsia="仿宋" w:hAnsi="仿宋" w:cs="仿宋"/>
        </w:rPr>
      </w:pPr>
      <w:r>
        <w:rPr>
          <w:rFonts w:ascii="仿宋" w:eastAsia="仿宋" w:hAnsi="仿宋" w:cs="仿宋"/>
        </w:rPr>
        <w:t>},</w:t>
      </w:r>
    </w:p>
    <w:p w:rsidR="0020037C" w:rsidRDefault="004474D3">
      <w:pPr>
        <w:pStyle w:val="BodyText"/>
        <w:spacing w:line="212" w:lineRule="exact"/>
        <w:ind w:left="1013"/>
        <w:rPr>
          <w:rFonts w:ascii="仿宋" w:eastAsia="仿宋" w:hAnsi="仿宋" w:cs="仿宋"/>
        </w:rPr>
      </w:pPr>
      <w:r>
        <w:rPr>
          <w:rFonts w:ascii="仿宋" w:eastAsia="仿宋" w:hAnsi="仿宋" w:cs="仿宋"/>
        </w:rPr>
        <w:t>"a": 10,</w:t>
      </w:r>
    </w:p>
    <w:p w:rsidR="0020037C" w:rsidRDefault="004474D3">
      <w:pPr>
        <w:pStyle w:val="BodyText"/>
        <w:spacing w:line="212" w:lineRule="exact"/>
        <w:ind w:left="1013"/>
        <w:rPr>
          <w:rFonts w:ascii="仿宋" w:eastAsia="仿宋" w:hAnsi="仿宋" w:cs="仿宋"/>
        </w:rPr>
      </w:pPr>
      <w:r>
        <w:rPr>
          <w:rFonts w:ascii="仿宋" w:eastAsia="仿宋" w:hAnsi="仿宋" w:cs="仿宋"/>
        </w:rPr>
        <w:t>"age": 21</w:t>
      </w:r>
    </w:p>
    <w:p w:rsidR="0020037C" w:rsidRDefault="004474D3">
      <w:pPr>
        <w:pStyle w:val="BodyText"/>
        <w:spacing w:line="212" w:lineRule="exact"/>
        <w:ind w:left="813"/>
        <w:rPr>
          <w:rFonts w:ascii="仿宋" w:eastAsia="仿宋" w:hAnsi="仿宋" w:cs="仿宋"/>
          <w:lang w:eastAsia="zh-CN"/>
        </w:rPr>
      </w:pPr>
      <w:r>
        <w:rPr>
          <w:rFonts w:ascii="仿宋" w:eastAsia="仿宋" w:hAnsi="仿宋" w:cs="仿宋"/>
          <w:lang w:eastAsia="zh-CN"/>
        </w:rPr>
        <w:t>}</w:t>
      </w:r>
    </w:p>
    <w:p w:rsidR="0020037C" w:rsidRDefault="00B0609F">
      <w:pPr>
        <w:pStyle w:val="BodyText"/>
        <w:tabs>
          <w:tab w:val="left" w:pos="897"/>
        </w:tabs>
        <w:spacing w:before="41" w:line="275" w:lineRule="auto"/>
        <w:ind w:left="897" w:right="770" w:hanging="284"/>
      </w:pPr>
      <w:r>
        <w:pict>
          <v:group id="_x0000_s2523" style="position:absolute;left:0;text-align:left;margin-left:95.85pt;margin-top:26.3pt;width:459.45pt;height:10.6pt;z-index:-251561472;mso-position-horizontal-relative:page" coordorigin="1917,526" coordsize="9189,212">
            <v:shape id="_x0000_s2524" style="position:absolute;left:1917;top:526;width:9189;height:212" coordorigin="1917,526" coordsize="9189,212" path="m1917,526r9189,l11106,738r-9189,l1917,526xe" fillcolor="#efefef" stroked="f">
              <v:path arrowok="t"/>
            </v:shape>
            <w10:wrap anchorx="page"/>
          </v:group>
        </w:pict>
      </w:r>
      <w:r w:rsidR="004474D3">
        <w:rPr>
          <w:rFonts w:ascii="Times New Roman" w:eastAsia="Times New Roman" w:hAnsi="Times New Roman" w:cs="Times New Roman"/>
          <w:lang w:eastAsia="zh-CN"/>
        </w:rPr>
        <w:t>•</w:t>
      </w:r>
      <w:r w:rsidR="004474D3">
        <w:rPr>
          <w:rFonts w:ascii="Times New Roman" w:eastAsia="Times New Roman" w:hAnsi="Times New Roman" w:cs="Times New Roman"/>
          <w:lang w:eastAsia="zh-CN"/>
        </w:rPr>
        <w:tab/>
      </w:r>
      <w:r w:rsidR="004474D3">
        <w:rPr>
          <w:position w:val="1"/>
          <w:lang w:eastAsia="zh-CN"/>
        </w:rPr>
        <w:t xml:space="preserve">按指定的更新规则更新集合中所有记录，即设置rule参数，不设定cond和hint参数的内容。 </w:t>
      </w:r>
      <w:r w:rsidR="004474D3">
        <w:rPr>
          <w:rFonts w:ascii="仿宋" w:eastAsia="仿宋" w:hAnsi="仿宋" w:cs="仿宋"/>
        </w:rPr>
        <w:t>db.foo.bar.upsert({</w:t>
      </w:r>
      <w:hyperlink w:anchor="_bookmark234" w:history="1">
        <w:r w:rsidR="004474D3">
          <w:rPr>
            <w:rFonts w:ascii="仿宋" w:eastAsia="仿宋" w:hAnsi="仿宋" w:cs="仿宋"/>
            <w:color w:val="0000FF"/>
          </w:rPr>
          <w:t>$inc</w:t>
        </w:r>
      </w:hyperlink>
      <w:r w:rsidR="004474D3">
        <w:rPr>
          <w:rFonts w:ascii="仿宋" w:eastAsia="仿宋" w:hAnsi="仿宋" w:cs="仿宋"/>
          <w:color w:val="000000"/>
        </w:rPr>
        <w:t>:{age:1},</w:t>
      </w:r>
      <w:hyperlink w:anchor="_bookmark235" w:history="1">
        <w:r w:rsidR="004474D3">
          <w:rPr>
            <w:rFonts w:ascii="仿宋" w:eastAsia="仿宋" w:hAnsi="仿宋" w:cs="仿宋"/>
            <w:color w:val="0000FF"/>
          </w:rPr>
          <w:t>$set</w:t>
        </w:r>
      </w:hyperlink>
      <w:r w:rsidR="004474D3">
        <w:rPr>
          <w:rFonts w:ascii="仿宋" w:eastAsia="仿宋" w:hAnsi="仿宋" w:cs="仿宋"/>
          <w:color w:val="000000"/>
        </w:rPr>
        <w:t xml:space="preserve">:{name:"Mike"}}) </w:t>
      </w:r>
      <w:r w:rsidR="004474D3">
        <w:rPr>
          <w:color w:val="000000"/>
          <w:w w:val="95"/>
        </w:rPr>
        <w:t>此操作等效于使用update方法，更新集合bar中的所有记录，将记录的age字段值加1，name字段值更</w:t>
      </w:r>
    </w:p>
    <w:p w:rsidR="0020037C" w:rsidRDefault="004474D3">
      <w:pPr>
        <w:pStyle w:val="BodyText"/>
        <w:spacing w:line="200" w:lineRule="exact"/>
        <w:ind w:left="897"/>
        <w:rPr>
          <w:lang w:eastAsia="zh-CN"/>
        </w:rPr>
      </w:pPr>
      <w:r>
        <w:rPr>
          <w:lang w:eastAsia="zh-CN"/>
        </w:rPr>
        <w:t>改为"Mike"，对不存在name字段的记录，</w:t>
      </w:r>
      <w:hyperlink w:anchor="_bookmark235" w:history="1">
        <w:r>
          <w:rPr>
            <w:color w:val="0000FF"/>
            <w:lang w:eastAsia="zh-CN"/>
          </w:rPr>
          <w:t>$set</w:t>
        </w:r>
      </w:hyperlink>
      <w:r>
        <w:rPr>
          <w:color w:val="000000"/>
          <w:lang w:eastAsia="zh-CN"/>
        </w:rPr>
        <w:t>操作符会将name字段和其设定的值插入到记录中，使</w:t>
      </w:r>
    </w:p>
    <w:p w:rsidR="0020037C" w:rsidRDefault="004474D3">
      <w:pPr>
        <w:pStyle w:val="BodyText"/>
        <w:spacing w:line="240" w:lineRule="exact"/>
        <w:ind w:left="897"/>
      </w:pPr>
      <w:r>
        <w:t>用find方法返回：</w:t>
      </w:r>
    </w:p>
    <w:p w:rsidR="0020037C" w:rsidRDefault="00B0609F">
      <w:pPr>
        <w:pStyle w:val="BodyText"/>
        <w:spacing w:before="8"/>
        <w:ind w:left="997"/>
        <w:rPr>
          <w:rFonts w:ascii="仿宋" w:eastAsia="仿宋" w:hAnsi="仿宋" w:cs="仿宋"/>
        </w:rPr>
      </w:pPr>
      <w:r w:rsidRPr="00B0609F">
        <w:pict>
          <v:group id="_x0000_s2521" style="position:absolute;left:0;text-align:left;margin-left:95.85pt;margin-top:4.85pt;width:459.45pt;height:95.4pt;z-index:-251560448;mso-position-horizontal-relative:page" coordorigin="1917,97" coordsize="9189,1908">
            <v:shape id="_x0000_s2522" style="position:absolute;left:1917;top:97;width:9189;height:1908" coordorigin="1917,97" coordsize="9189,1908" path="m1917,97r9189,l11106,2005r-9189,l1917,97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297"/>
        <w:rPr>
          <w:rFonts w:ascii="仿宋" w:eastAsia="仿宋" w:hAnsi="仿宋" w:cs="仿宋"/>
        </w:rPr>
      </w:pPr>
      <w:r>
        <w:rPr>
          <w:rFonts w:ascii="仿宋" w:eastAsia="仿宋" w:hAnsi="仿宋" w:cs="仿宋"/>
        </w:rPr>
        <w:t>"_id": {</w:t>
      </w:r>
    </w:p>
    <w:p w:rsidR="0020037C" w:rsidRDefault="004474D3">
      <w:pPr>
        <w:pStyle w:val="BodyText"/>
        <w:spacing w:line="212" w:lineRule="exact"/>
        <w:ind w:left="1497"/>
        <w:rPr>
          <w:rFonts w:ascii="仿宋" w:eastAsia="仿宋" w:hAnsi="仿宋" w:cs="仿宋"/>
        </w:rPr>
      </w:pPr>
      <w:r>
        <w:rPr>
          <w:rFonts w:ascii="仿宋" w:eastAsia="仿宋" w:hAnsi="仿宋" w:cs="仿宋"/>
        </w:rPr>
        <w:t>"$oid": "516a76a1c9565daf06030000"</w:t>
      </w:r>
    </w:p>
    <w:p w:rsidR="0020037C" w:rsidRDefault="004474D3">
      <w:pPr>
        <w:pStyle w:val="BodyText"/>
        <w:spacing w:line="212" w:lineRule="exact"/>
        <w:ind w:left="1297"/>
        <w:rPr>
          <w:rFonts w:ascii="仿宋" w:eastAsia="仿宋" w:hAnsi="仿宋" w:cs="仿宋"/>
        </w:rPr>
      </w:pPr>
      <w:r>
        <w:rPr>
          <w:rFonts w:ascii="仿宋" w:eastAsia="仿宋" w:hAnsi="仿宋" w:cs="仿宋"/>
        </w:rPr>
        <w:t>},</w:t>
      </w:r>
    </w:p>
    <w:p w:rsidR="0020037C" w:rsidRDefault="004474D3">
      <w:pPr>
        <w:pStyle w:val="BodyText"/>
        <w:spacing w:line="212" w:lineRule="exact"/>
        <w:ind w:left="1297"/>
        <w:rPr>
          <w:rFonts w:ascii="仿宋" w:eastAsia="仿宋" w:hAnsi="仿宋" w:cs="仿宋"/>
        </w:rPr>
      </w:pPr>
      <w:r>
        <w:rPr>
          <w:rFonts w:ascii="仿宋" w:eastAsia="仿宋" w:hAnsi="仿宋" w:cs="仿宋"/>
        </w:rPr>
        <w:t>"age": 11,</w:t>
      </w:r>
    </w:p>
    <w:p w:rsidR="0020037C" w:rsidRDefault="004474D3">
      <w:pPr>
        <w:pStyle w:val="BodyText"/>
        <w:spacing w:line="212" w:lineRule="exact"/>
        <w:ind w:left="1297"/>
        <w:rPr>
          <w:rFonts w:ascii="仿宋" w:eastAsia="仿宋" w:hAnsi="仿宋" w:cs="仿宋"/>
        </w:rPr>
      </w:pPr>
      <w:r>
        <w:rPr>
          <w:rFonts w:ascii="仿宋" w:eastAsia="仿宋" w:hAnsi="仿宋" w:cs="仿宋"/>
        </w:rPr>
        <w:t>"name": "Mike"</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1297"/>
        <w:rPr>
          <w:rFonts w:ascii="仿宋" w:eastAsia="仿宋" w:hAnsi="仿宋" w:cs="仿宋"/>
        </w:rPr>
      </w:pPr>
      <w:r>
        <w:rPr>
          <w:rFonts w:ascii="仿宋" w:eastAsia="仿宋" w:hAnsi="仿宋" w:cs="仿宋"/>
        </w:rPr>
        <w:t>"_id": {</w:t>
      </w:r>
    </w:p>
    <w:p w:rsidR="0020037C" w:rsidRDefault="0020037C">
      <w:pPr>
        <w:spacing w:line="212" w:lineRule="exact"/>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7" w:line="120" w:lineRule="exact"/>
        <w:rPr>
          <w:sz w:val="12"/>
          <w:szCs w:val="12"/>
        </w:rPr>
      </w:pPr>
    </w:p>
    <w:p w:rsidR="0020037C" w:rsidRDefault="00B0609F">
      <w:pPr>
        <w:pStyle w:val="BodyText"/>
        <w:spacing w:before="5"/>
        <w:ind w:left="1817"/>
        <w:rPr>
          <w:rFonts w:ascii="仿宋" w:eastAsia="仿宋" w:hAnsi="仿宋" w:cs="仿宋"/>
        </w:rPr>
      </w:pPr>
      <w:r w:rsidRPr="00B0609F">
        <w:pict>
          <v:group id="_x0000_s2519" style="position:absolute;left:0;text-align:left;margin-left:95.85pt;margin-top:4.7pt;width:459.45pt;height:63.6pt;z-index:-251559424;mso-position-horizontal-relative:page" coordorigin="1917,94" coordsize="9189,1272">
            <v:shape id="_x0000_s2520" style="position:absolute;left:1917;top:94;width:9189;height:1272" coordorigin="1917,94" coordsize="9189,1272" path="m1917,94r9189,l11106,1366r-9189,l1917,94xe" fillcolor="#efefef" stroked="f">
              <v:path arrowok="t"/>
            </v:shape>
            <w10:wrap anchorx="page"/>
          </v:group>
        </w:pict>
      </w:r>
      <w:r w:rsidR="004474D3">
        <w:rPr>
          <w:rFonts w:ascii="仿宋" w:eastAsia="仿宋" w:hAnsi="仿宋" w:cs="仿宋"/>
        </w:rPr>
        <w:t>"$oid": "516a76a1c9565daf06050000"</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"a": 10,</w:t>
      </w:r>
    </w:p>
    <w:p w:rsidR="0020037C" w:rsidRDefault="004474D3">
      <w:pPr>
        <w:pStyle w:val="BodyText"/>
        <w:spacing w:line="212" w:lineRule="exact"/>
        <w:ind w:left="1617"/>
        <w:rPr>
          <w:rFonts w:ascii="仿宋" w:eastAsia="仿宋" w:hAnsi="仿宋" w:cs="仿宋"/>
        </w:rPr>
      </w:pPr>
      <w:r>
        <w:rPr>
          <w:rFonts w:ascii="仿宋" w:eastAsia="仿宋" w:hAnsi="仿宋" w:cs="仿宋"/>
        </w:rPr>
        <w:t>"age": 22,</w:t>
      </w:r>
    </w:p>
    <w:p w:rsidR="0020037C" w:rsidRDefault="004474D3">
      <w:pPr>
        <w:pStyle w:val="BodyText"/>
        <w:spacing w:line="212" w:lineRule="exact"/>
        <w:ind w:left="1617"/>
        <w:rPr>
          <w:rFonts w:ascii="仿宋" w:eastAsia="仿宋" w:hAnsi="仿宋" w:cs="仿宋"/>
          <w:lang w:eastAsia="zh-CN"/>
        </w:rPr>
      </w:pPr>
      <w:r>
        <w:rPr>
          <w:rFonts w:ascii="仿宋" w:eastAsia="仿宋" w:hAnsi="仿宋" w:cs="仿宋"/>
          <w:lang w:eastAsia="zh-CN"/>
        </w:rPr>
        <w:t>"name":"Mike"</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选择符合匹配条件的记录，对这些记录按更新规则更新，即设定rule和cond参数。</w:t>
      </w:r>
    </w:p>
    <w:p w:rsidR="0020037C" w:rsidRDefault="00B0609F">
      <w:pPr>
        <w:pStyle w:val="BodyText"/>
        <w:spacing w:before="50"/>
        <w:ind w:left="1217"/>
        <w:rPr>
          <w:rFonts w:ascii="仿宋" w:eastAsia="仿宋" w:hAnsi="仿宋" w:cs="仿宋"/>
        </w:rPr>
      </w:pPr>
      <w:r w:rsidRPr="00B0609F">
        <w:pict>
          <v:group id="_x0000_s2517" style="position:absolute;left:0;text-align:left;margin-left:95.85pt;margin-top:6.95pt;width:459.45pt;height:10.6pt;z-index:-251558400;mso-position-horizontal-relative:page" coordorigin="1917,139" coordsize="9189,212">
            <v:shape id="_x0000_s251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db.foo.bar.upsert({</w:t>
      </w:r>
      <w:hyperlink w:anchor="_bookmark234" w:history="1">
        <w:r w:rsidR="004474D3">
          <w:rPr>
            <w:rFonts w:ascii="仿宋" w:eastAsia="仿宋" w:hAnsi="仿宋" w:cs="仿宋"/>
            <w:color w:val="0000FF"/>
          </w:rPr>
          <w:t>$inc</w:t>
        </w:r>
      </w:hyperlink>
      <w:r w:rsidR="004474D3">
        <w:rPr>
          <w:rFonts w:ascii="仿宋" w:eastAsia="仿宋" w:hAnsi="仿宋" w:cs="仿宋"/>
          <w:color w:val="000000"/>
        </w:rPr>
        <w:t>:{age:3}},{type:{</w:t>
      </w:r>
      <w:hyperlink w:anchor="_bookmark228" w:history="1">
        <w:r w:rsidR="004474D3">
          <w:rPr>
            <w:rFonts w:ascii="仿宋" w:eastAsia="仿宋" w:hAnsi="仿宋" w:cs="仿宋"/>
            <w:color w:val="0000FF"/>
          </w:rPr>
          <w:t>$exists</w:t>
        </w:r>
      </w:hyperlink>
      <w:r w:rsidR="004474D3">
        <w:rPr>
          <w:rFonts w:ascii="仿宋" w:eastAsia="仿宋" w:hAnsi="仿宋" w:cs="仿宋"/>
          <w:color w:val="000000"/>
        </w:rPr>
        <w:t>:1}})</w:t>
      </w:r>
    </w:p>
    <w:p w:rsidR="0020037C" w:rsidRDefault="0020037C">
      <w:pPr>
        <w:spacing w:before="4" w:line="130" w:lineRule="exact"/>
        <w:rPr>
          <w:sz w:val="13"/>
          <w:szCs w:val="13"/>
        </w:rPr>
      </w:pPr>
    </w:p>
    <w:p w:rsidR="0020037C" w:rsidRDefault="004474D3">
      <w:pPr>
        <w:pStyle w:val="BodyText"/>
        <w:spacing w:line="167" w:lineRule="auto"/>
        <w:ind w:left="1217" w:right="195"/>
        <w:rPr>
          <w:lang w:eastAsia="zh-CN"/>
        </w:rPr>
      </w:pPr>
      <w:r>
        <w:rPr>
          <w:w w:val="95"/>
          <w:lang w:eastAsia="zh-CN"/>
        </w:rPr>
        <w:t>此操作更新集合bar中存在type字段的记录，将这些记录的age字段值加3。在上面给出的两条记录中，都</w:t>
      </w:r>
      <w:r>
        <w:rPr>
          <w:lang w:eastAsia="zh-CN"/>
        </w:rPr>
        <w:t xml:space="preserve"> 没有type字段，</w:t>
      </w:r>
    </w:p>
    <w:p w:rsidR="0020037C" w:rsidRDefault="0020037C">
      <w:pPr>
        <w:spacing w:before="10" w:line="110" w:lineRule="exact"/>
        <w:rPr>
          <w:sz w:val="11"/>
          <w:szCs w:val="11"/>
          <w:lang w:eastAsia="zh-CN"/>
        </w:rPr>
      </w:pPr>
    </w:p>
    <w:p w:rsidR="0020037C" w:rsidRDefault="004474D3">
      <w:pPr>
        <w:pStyle w:val="BodyText"/>
        <w:spacing w:line="167" w:lineRule="auto"/>
        <w:ind w:left="1217"/>
        <w:rPr>
          <w:lang w:eastAsia="zh-CN"/>
        </w:rPr>
      </w:pPr>
      <w:r>
        <w:rPr>
          <w:w w:val="95"/>
          <w:lang w:eastAsia="zh-CN"/>
        </w:rPr>
        <w:t>此时，upsert操作会插入一条新的记录，新记录只有_id字段和age字段名，_id字段值自动生成，而age字</w:t>
      </w:r>
      <w:r>
        <w:rPr>
          <w:lang w:eastAsia="zh-CN"/>
        </w:rPr>
        <w:t xml:space="preserve"> 段值为3。</w:t>
      </w:r>
    </w:p>
    <w:p w:rsidR="0020037C" w:rsidRDefault="00B0609F">
      <w:pPr>
        <w:pStyle w:val="BodyText"/>
        <w:spacing w:before="23"/>
        <w:ind w:left="1217"/>
        <w:rPr>
          <w:rFonts w:ascii="仿宋" w:eastAsia="仿宋" w:hAnsi="仿宋" w:cs="仿宋"/>
        </w:rPr>
      </w:pPr>
      <w:r w:rsidRPr="00B0609F">
        <w:pict>
          <v:group id="_x0000_s2515" style="position:absolute;left:0;text-align:left;margin-left:95.85pt;margin-top:5.6pt;width:459.45pt;height:222.6pt;z-index:-251557376;mso-position-horizontal-relative:page" coordorigin="1917,112" coordsize="9189,4452">
            <v:shape id="_x0000_s2516" style="position:absolute;left:1917;top:112;width:9189;height:4452" coordorigin="1917,112" coordsize="9189,4452" path="m1917,112r9189,l11106,4564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"_id": {</w:t>
      </w:r>
    </w:p>
    <w:p w:rsidR="0020037C" w:rsidRDefault="004474D3">
      <w:pPr>
        <w:pStyle w:val="BodyText"/>
        <w:spacing w:line="212" w:lineRule="exact"/>
        <w:ind w:left="1817"/>
        <w:rPr>
          <w:rFonts w:ascii="仿宋" w:eastAsia="仿宋" w:hAnsi="仿宋" w:cs="仿宋"/>
        </w:rPr>
      </w:pPr>
      <w:r>
        <w:rPr>
          <w:rFonts w:ascii="仿宋" w:eastAsia="仿宋" w:hAnsi="仿宋" w:cs="仿宋"/>
        </w:rPr>
        <w:t>"$oid": "516a76a1c9565daf06030000"</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"age": 11,</w:t>
      </w:r>
    </w:p>
    <w:p w:rsidR="0020037C" w:rsidRDefault="004474D3">
      <w:pPr>
        <w:pStyle w:val="BodyText"/>
        <w:spacing w:line="212" w:lineRule="exact"/>
        <w:ind w:left="1617"/>
        <w:rPr>
          <w:rFonts w:ascii="仿宋" w:eastAsia="仿宋" w:hAnsi="仿宋" w:cs="仿宋"/>
        </w:rPr>
      </w:pPr>
      <w:r>
        <w:rPr>
          <w:rFonts w:ascii="仿宋" w:eastAsia="仿宋" w:hAnsi="仿宋" w:cs="仿宋"/>
        </w:rPr>
        <w:t>"name": "Mike"</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"_id": {</w:t>
      </w:r>
    </w:p>
    <w:p w:rsidR="0020037C" w:rsidRDefault="004474D3">
      <w:pPr>
        <w:pStyle w:val="BodyText"/>
        <w:spacing w:line="212" w:lineRule="exact"/>
        <w:ind w:left="1817"/>
        <w:rPr>
          <w:rFonts w:ascii="仿宋" w:eastAsia="仿宋" w:hAnsi="仿宋" w:cs="仿宋"/>
        </w:rPr>
      </w:pPr>
      <w:r>
        <w:rPr>
          <w:rFonts w:ascii="仿宋" w:eastAsia="仿宋" w:hAnsi="仿宋" w:cs="仿宋"/>
        </w:rPr>
        <w:t>"$oid": "516a76a1c9565daf06050000"</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"a": 10,</w:t>
      </w:r>
    </w:p>
    <w:p w:rsidR="0020037C" w:rsidRDefault="004474D3">
      <w:pPr>
        <w:pStyle w:val="BodyText"/>
        <w:spacing w:line="212" w:lineRule="exact"/>
        <w:ind w:left="1617"/>
        <w:rPr>
          <w:rFonts w:ascii="仿宋" w:eastAsia="仿宋" w:hAnsi="仿宋" w:cs="仿宋"/>
        </w:rPr>
      </w:pPr>
      <w:r>
        <w:rPr>
          <w:rFonts w:ascii="仿宋" w:eastAsia="仿宋" w:hAnsi="仿宋" w:cs="仿宋"/>
        </w:rPr>
        <w:t>"age": 22,</w:t>
      </w:r>
    </w:p>
    <w:p w:rsidR="0020037C" w:rsidRDefault="004474D3">
      <w:pPr>
        <w:pStyle w:val="BodyText"/>
        <w:spacing w:line="212" w:lineRule="exact"/>
        <w:ind w:left="1617"/>
        <w:rPr>
          <w:rFonts w:ascii="仿宋" w:eastAsia="仿宋" w:hAnsi="仿宋" w:cs="仿宋"/>
        </w:rPr>
      </w:pPr>
      <w:r>
        <w:rPr>
          <w:rFonts w:ascii="仿宋" w:eastAsia="仿宋" w:hAnsi="仿宋" w:cs="仿宋"/>
        </w:rPr>
        <w:t>"name":"Mike"</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"_id": {</w:t>
      </w:r>
    </w:p>
    <w:p w:rsidR="0020037C" w:rsidRDefault="004474D3">
      <w:pPr>
        <w:pStyle w:val="BodyText"/>
        <w:spacing w:line="212" w:lineRule="exact"/>
        <w:ind w:left="1617"/>
        <w:rPr>
          <w:rFonts w:ascii="仿宋" w:eastAsia="仿宋" w:hAnsi="仿宋" w:cs="仿宋"/>
        </w:rPr>
      </w:pPr>
      <w:r>
        <w:rPr>
          <w:rFonts w:ascii="仿宋" w:eastAsia="仿宋" w:hAnsi="仿宋" w:cs="仿宋"/>
        </w:rPr>
        <w:t>"$oid": "516cfc334630a7f338c169b0"</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"age": 3</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按访问计划更新记录，假设集合中存在指定的索引名testIndex。</w:t>
      </w:r>
    </w:p>
    <w:p w:rsidR="0020037C" w:rsidRDefault="00B0609F">
      <w:pPr>
        <w:pStyle w:val="BodyText"/>
        <w:spacing w:before="10"/>
        <w:ind w:left="1217"/>
        <w:rPr>
          <w:rFonts w:ascii="仿宋" w:eastAsia="仿宋" w:hAnsi="仿宋" w:cs="仿宋"/>
        </w:rPr>
      </w:pPr>
      <w:r w:rsidRPr="00B0609F">
        <w:pict>
          <v:group id="_x0000_s2513" style="position:absolute;left:0;text-align:left;margin-left:95.85pt;margin-top:4.95pt;width:459.45pt;height:10.6pt;z-index:-251556352;mso-position-horizontal-relative:page" coordorigin="1917,99" coordsize="9189,212">
            <v:shape id="_x0000_s2514"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db.foo.bar.upsert({</w:t>
      </w:r>
      <w:hyperlink w:anchor="_bookmark234" w:history="1">
        <w:r w:rsidR="004474D3">
          <w:rPr>
            <w:rFonts w:ascii="仿宋" w:eastAsia="仿宋" w:hAnsi="仿宋" w:cs="仿宋"/>
            <w:color w:val="0000FF"/>
          </w:rPr>
          <w:t>$inc</w:t>
        </w:r>
      </w:hyperlink>
      <w:r w:rsidR="004474D3">
        <w:rPr>
          <w:rFonts w:ascii="仿宋" w:eastAsia="仿宋" w:hAnsi="仿宋" w:cs="仿宋"/>
          <w:color w:val="000000"/>
        </w:rPr>
        <w:t>:{age:1}},{age:{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:20}},{"":"testIndex"})&gt;</w:t>
      </w:r>
    </w:p>
    <w:p w:rsidR="0020037C" w:rsidRDefault="0020037C">
      <w:pPr>
        <w:spacing w:before="4" w:line="130" w:lineRule="exact"/>
        <w:rPr>
          <w:sz w:val="13"/>
          <w:szCs w:val="13"/>
        </w:rPr>
      </w:pPr>
    </w:p>
    <w:p w:rsidR="0020037C" w:rsidRDefault="004474D3">
      <w:pPr>
        <w:pStyle w:val="BodyText"/>
        <w:spacing w:line="167" w:lineRule="auto"/>
        <w:ind w:left="1217"/>
      </w:pPr>
      <w:r>
        <w:rPr>
          <w:w w:val="95"/>
        </w:rPr>
        <w:t>此操作等效于使用update方法，使用索引名为testIndex访问集合bar中age字段值大于20的记录，将这些</w:t>
      </w:r>
      <w:r>
        <w:t xml:space="preserve"> 记录的age字段名加1。此时返回：</w:t>
      </w:r>
    </w:p>
    <w:p w:rsidR="0020037C" w:rsidRDefault="00B0609F">
      <w:pPr>
        <w:pStyle w:val="BodyText"/>
        <w:spacing w:before="23"/>
        <w:ind w:left="1317"/>
        <w:rPr>
          <w:rFonts w:ascii="仿宋" w:eastAsia="仿宋" w:hAnsi="仿宋" w:cs="仿宋"/>
        </w:rPr>
      </w:pPr>
      <w:r w:rsidRPr="00B0609F">
        <w:pict>
          <v:group id="_x0000_s2511" style="position:absolute;left:0;text-align:left;margin-left:95.85pt;margin-top:5.6pt;width:459.45pt;height:84.8pt;z-index:-251555328;mso-position-horizontal-relative:page" coordorigin="1917,112" coordsize="9189,1696">
            <v:shape id="_x0000_s2512"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"_id": {</w:t>
      </w:r>
    </w:p>
    <w:p w:rsidR="0020037C" w:rsidRDefault="004474D3">
      <w:pPr>
        <w:pStyle w:val="BodyText"/>
        <w:spacing w:line="212" w:lineRule="exact"/>
        <w:ind w:left="1817"/>
        <w:rPr>
          <w:rFonts w:ascii="仿宋" w:eastAsia="仿宋" w:hAnsi="仿宋" w:cs="仿宋"/>
        </w:rPr>
      </w:pPr>
      <w:r>
        <w:rPr>
          <w:rFonts w:ascii="仿宋" w:eastAsia="仿宋" w:hAnsi="仿宋" w:cs="仿宋"/>
        </w:rPr>
        <w:t>"$oid": "516a76a1c9565daf06050000"</w:t>
      </w:r>
    </w:p>
    <w:p w:rsidR="0020037C" w:rsidRDefault="004474D3">
      <w:pPr>
        <w:pStyle w:val="BodyText"/>
        <w:spacing w:line="212" w:lineRule="exact"/>
        <w:ind w:left="1617"/>
        <w:rPr>
          <w:rFonts w:ascii="仿宋" w:eastAsia="仿宋" w:hAnsi="仿宋" w:cs="仿宋"/>
        </w:rPr>
      </w:pPr>
      <w:r>
        <w:rPr>
          <w:rFonts w:ascii="仿宋" w:eastAsia="仿宋" w:hAnsi="仿宋" w:cs="仿宋"/>
        </w:rPr>
        <w:t>},</w:t>
      </w:r>
    </w:p>
    <w:p w:rsidR="0020037C" w:rsidRDefault="004474D3">
      <w:pPr>
        <w:pStyle w:val="BodyText"/>
        <w:spacing w:line="212" w:lineRule="exact"/>
        <w:ind w:left="1617"/>
        <w:rPr>
          <w:rFonts w:ascii="仿宋" w:eastAsia="仿宋" w:hAnsi="仿宋" w:cs="仿宋"/>
        </w:rPr>
      </w:pPr>
      <w:r>
        <w:rPr>
          <w:rFonts w:ascii="仿宋" w:eastAsia="仿宋" w:hAnsi="仿宋" w:cs="仿宋"/>
        </w:rPr>
        <w:t>"a": 10,</w:t>
      </w:r>
    </w:p>
    <w:p w:rsidR="0020037C" w:rsidRDefault="004474D3">
      <w:pPr>
        <w:pStyle w:val="BodyText"/>
        <w:spacing w:line="212" w:lineRule="exact"/>
        <w:ind w:left="1617"/>
        <w:rPr>
          <w:rFonts w:ascii="仿宋" w:eastAsia="仿宋" w:hAnsi="仿宋" w:cs="仿宋"/>
        </w:rPr>
      </w:pPr>
      <w:r>
        <w:rPr>
          <w:rFonts w:ascii="仿宋" w:eastAsia="仿宋" w:hAnsi="仿宋" w:cs="仿宋"/>
        </w:rPr>
        <w:t>"age": 23,</w:t>
      </w:r>
    </w:p>
    <w:p w:rsidR="0020037C" w:rsidRDefault="004474D3">
      <w:pPr>
        <w:pStyle w:val="BodyText"/>
        <w:spacing w:line="212" w:lineRule="exact"/>
        <w:ind w:left="1617"/>
        <w:rPr>
          <w:rFonts w:ascii="仿宋" w:eastAsia="仿宋" w:hAnsi="仿宋" w:cs="仿宋"/>
        </w:rPr>
      </w:pPr>
      <w:r>
        <w:rPr>
          <w:rFonts w:ascii="仿宋" w:eastAsia="仿宋" w:hAnsi="仿宋" w:cs="仿宋"/>
        </w:rPr>
        <w:t>"name":"Mike"</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20037C">
      <w:pPr>
        <w:spacing w:before="1" w:line="160" w:lineRule="exact"/>
        <w:rPr>
          <w:sz w:val="16"/>
          <w:szCs w:val="16"/>
        </w:rPr>
      </w:pPr>
    </w:p>
    <w:p w:rsidR="0020037C" w:rsidRDefault="004474D3" w:rsidP="00EE41F2">
      <w:pPr>
        <w:pStyle w:val="Heading3"/>
        <w:rPr>
          <w:sz w:val="19"/>
          <w:szCs w:val="19"/>
        </w:rPr>
      </w:pPr>
      <w:bookmarkStart w:id="471" w:name="db.collectionspace.collection.split()"/>
      <w:bookmarkStart w:id="472" w:name="_bookmark185"/>
      <w:bookmarkEnd w:id="471"/>
      <w:bookmarkEnd w:id="472"/>
      <w:r>
        <w:rPr>
          <w:w w:val="95"/>
        </w:rPr>
        <w:t>db.collectionspace.collection.split()</w:t>
      </w:r>
    </w:p>
    <w:p w:rsidR="0020037C" w:rsidRDefault="004474D3">
      <w:pPr>
        <w:pStyle w:val="BodyText"/>
        <w:spacing w:line="251" w:lineRule="auto"/>
      </w:pPr>
      <w:r>
        <w:rPr>
          <w:w w:val="90"/>
        </w:rPr>
        <w:t xml:space="preserve">db.collectionspace.collection.split(&lt;source  </w:t>
      </w:r>
      <w:r>
        <w:rPr>
          <w:spacing w:val="8"/>
          <w:w w:val="90"/>
        </w:rPr>
        <w:t xml:space="preserve"> </w:t>
      </w:r>
      <w:r w:rsidR="0033396D">
        <w:rPr>
          <w:rFonts w:eastAsiaTheme="minorEastAsia" w:hint="eastAsia"/>
          <w:w w:val="90"/>
          <w:lang w:eastAsia="zh-CN"/>
        </w:rPr>
        <w:t>group</w:t>
      </w:r>
      <w:r>
        <w:rPr>
          <w:w w:val="90"/>
        </w:rPr>
        <w:t xml:space="preserve">&gt;,&lt;target  </w:t>
      </w:r>
      <w:r>
        <w:rPr>
          <w:spacing w:val="9"/>
          <w:w w:val="90"/>
        </w:rPr>
        <w:t xml:space="preserve"> </w:t>
      </w:r>
      <w:r w:rsidR="0033396D">
        <w:rPr>
          <w:rFonts w:eastAsiaTheme="minorEastAsia" w:hint="eastAsia"/>
          <w:w w:val="90"/>
          <w:lang w:eastAsia="zh-CN"/>
        </w:rPr>
        <w:t>group</w:t>
      </w:r>
      <w:r>
        <w:rPr>
          <w:w w:val="90"/>
        </w:rPr>
        <w:t>&gt;,&lt;condition&gt;|&lt;percent(0~100)&gt;)</w:t>
      </w:r>
      <w:r>
        <w:rPr>
          <w:w w:val="91"/>
        </w:rPr>
        <w:t xml:space="preserve"> </w:t>
      </w:r>
      <w:r>
        <w:rPr>
          <w:w w:val="95"/>
        </w:rPr>
        <w:t>在至少存在两个</w:t>
      </w:r>
      <w:r w:rsidR="00423ADE">
        <w:rPr>
          <w:w w:val="95"/>
        </w:rPr>
        <w:t>分区</w:t>
      </w:r>
      <w:r>
        <w:rPr>
          <w:w w:val="95"/>
        </w:rPr>
        <w:t>组的环境下，将数据记录按指定的条件切分到不同的</w:t>
      </w:r>
      <w:r w:rsidR="00423ADE">
        <w:rPr>
          <w:w w:val="95"/>
        </w:rPr>
        <w:t>分区</w:t>
      </w:r>
      <w:r>
        <w:rPr>
          <w:w w:val="95"/>
        </w:rPr>
        <w:t>组中。</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650"/>
        <w:gridCol w:w="3086"/>
        <w:gridCol w:w="2363"/>
        <w:gridCol w:w="2373"/>
      </w:tblGrid>
      <w:tr w:rsidR="0020037C">
        <w:trPr>
          <w:trHeight w:hRule="exact" w:val="295"/>
        </w:trPr>
        <w:tc>
          <w:tcPr>
            <w:tcW w:w="1650"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086"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76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650" w:type="dxa"/>
            <w:tcBorders>
              <w:top w:val="single" w:sz="8" w:space="0" w:color="000000"/>
              <w:left w:val="single" w:sz="8" w:space="0" w:color="000000"/>
              <w:bottom w:val="single" w:sz="8" w:space="0" w:color="000000"/>
              <w:right w:val="nil"/>
            </w:tcBorders>
          </w:tcPr>
          <w:p w:rsidR="0020037C" w:rsidRPr="00B20037" w:rsidRDefault="004474D3">
            <w:pPr>
              <w:pStyle w:val="TableParagraph"/>
              <w:spacing w:line="21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5"/>
                <w:sz w:val="14"/>
                <w:szCs w:val="14"/>
              </w:rPr>
              <w:t>source</w:t>
            </w:r>
            <w:r>
              <w:rPr>
                <w:rFonts w:ascii="Microsoft JhengHei" w:eastAsia="Microsoft JhengHei" w:hAnsi="Microsoft JhengHei" w:cs="Microsoft JhengHei"/>
                <w:spacing w:val="-5"/>
                <w:w w:val="95"/>
                <w:sz w:val="14"/>
                <w:szCs w:val="14"/>
              </w:rPr>
              <w:t xml:space="preserve"> </w:t>
            </w:r>
            <w:r w:rsidR="00BD3D63">
              <w:rPr>
                <w:rFonts w:ascii="Microsoft JhengHei" w:hAnsi="Microsoft JhengHei" w:cs="Microsoft JhengHei" w:hint="eastAsia"/>
                <w:w w:val="95"/>
                <w:sz w:val="14"/>
                <w:szCs w:val="14"/>
                <w:lang w:eastAsia="zh-CN"/>
              </w:rPr>
              <w:t>group</w:t>
            </w:r>
          </w:p>
        </w:tc>
        <w:tc>
          <w:tcPr>
            <w:tcW w:w="3086"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767"/>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源</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305"/>
        </w:trPr>
        <w:tc>
          <w:tcPr>
            <w:tcW w:w="1650" w:type="dxa"/>
            <w:tcBorders>
              <w:top w:val="single" w:sz="8" w:space="0" w:color="000000"/>
              <w:left w:val="single" w:sz="8" w:space="0" w:color="000000"/>
              <w:bottom w:val="single" w:sz="8" w:space="0" w:color="000000"/>
              <w:right w:val="nil"/>
            </w:tcBorders>
          </w:tcPr>
          <w:p w:rsidR="0020037C" w:rsidRPr="00B20037" w:rsidRDefault="004474D3">
            <w:pPr>
              <w:pStyle w:val="TableParagraph"/>
              <w:spacing w:line="217" w:lineRule="exact"/>
              <w:ind w:left="40"/>
              <w:rPr>
                <w:rFonts w:ascii="Microsoft JhengHei" w:hAnsi="Microsoft JhengHei" w:cs="Microsoft JhengHei"/>
                <w:sz w:val="14"/>
                <w:szCs w:val="14"/>
                <w:lang w:eastAsia="zh-CN"/>
              </w:rPr>
            </w:pPr>
            <w:r>
              <w:rPr>
                <w:rFonts w:ascii="Microsoft JhengHei" w:eastAsia="Microsoft JhengHei" w:hAnsi="Microsoft JhengHei" w:cs="Microsoft JhengHei"/>
                <w:w w:val="95"/>
                <w:sz w:val="14"/>
                <w:szCs w:val="14"/>
              </w:rPr>
              <w:t>target</w:t>
            </w:r>
            <w:r>
              <w:rPr>
                <w:rFonts w:ascii="Microsoft JhengHei" w:eastAsia="Microsoft JhengHei" w:hAnsi="Microsoft JhengHei" w:cs="Microsoft JhengHei"/>
                <w:spacing w:val="-18"/>
                <w:w w:val="95"/>
                <w:sz w:val="14"/>
                <w:szCs w:val="14"/>
              </w:rPr>
              <w:t xml:space="preserve"> </w:t>
            </w:r>
            <w:r w:rsidR="00BD3D63">
              <w:rPr>
                <w:rFonts w:ascii="Microsoft JhengHei" w:hAnsi="Microsoft JhengHei" w:cs="Microsoft JhengHei" w:hint="eastAsia"/>
                <w:w w:val="95"/>
                <w:sz w:val="14"/>
                <w:szCs w:val="14"/>
                <w:lang w:eastAsia="zh-CN"/>
              </w:rPr>
              <w:t>group</w:t>
            </w:r>
          </w:p>
        </w:tc>
        <w:tc>
          <w:tcPr>
            <w:tcW w:w="3086"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767"/>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目标</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line="217"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603" w:type="dxa"/>
        <w:tblLayout w:type="fixed"/>
        <w:tblCellMar>
          <w:left w:w="0" w:type="dxa"/>
          <w:right w:w="0" w:type="dxa"/>
        </w:tblCellMar>
        <w:tblLook w:val="01E0"/>
      </w:tblPr>
      <w:tblGrid>
        <w:gridCol w:w="1710"/>
        <w:gridCol w:w="3026"/>
        <w:gridCol w:w="2363"/>
        <w:gridCol w:w="2373"/>
      </w:tblGrid>
      <w:tr w:rsidR="0020037C">
        <w:trPr>
          <w:trHeight w:hRule="exact" w:val="305"/>
        </w:trPr>
        <w:tc>
          <w:tcPr>
            <w:tcW w:w="1710"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026"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70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710"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condition</w:t>
            </w:r>
          </w:p>
        </w:tc>
        <w:tc>
          <w:tcPr>
            <w:tcW w:w="3026"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708"/>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范围切分条件</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condition和percent二选一</w:t>
            </w:r>
          </w:p>
        </w:tc>
      </w:tr>
      <w:tr w:rsidR="0020037C">
        <w:trPr>
          <w:trHeight w:hRule="exact" w:val="295"/>
        </w:trPr>
        <w:tc>
          <w:tcPr>
            <w:tcW w:w="1710"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percent(0~100)</w:t>
            </w:r>
          </w:p>
        </w:tc>
        <w:tc>
          <w:tcPr>
            <w:tcW w:w="3026" w:type="dxa"/>
            <w:tcBorders>
              <w:top w:val="single" w:sz="8" w:space="0" w:color="000000"/>
              <w:left w:val="nil"/>
              <w:bottom w:val="single" w:sz="8" w:space="0" w:color="000000"/>
              <w:right w:val="single" w:sz="8" w:space="0" w:color="000000"/>
            </w:tcBorders>
          </w:tcPr>
          <w:p w:rsidR="0020037C" w:rsidRPr="00162B1E" w:rsidRDefault="00162B1E" w:rsidP="00C510A4">
            <w:pPr>
              <w:pStyle w:val="TableParagraph"/>
              <w:spacing w:line="207" w:lineRule="exact"/>
              <w:ind w:left="708"/>
              <w:rPr>
                <w:rFonts w:ascii="Microsoft JhengHei" w:hAnsi="Microsoft JhengHei" w:cs="Microsoft JhengHei"/>
                <w:sz w:val="14"/>
                <w:szCs w:val="14"/>
                <w:lang w:eastAsia="zh-CN"/>
              </w:rPr>
            </w:pPr>
            <w:r>
              <w:rPr>
                <w:rFonts w:ascii="Microsoft JhengHei" w:hAnsi="Microsoft JhengHei" w:cs="Microsoft JhengHei" w:hint="eastAsia"/>
                <w:w w:val="95"/>
                <w:sz w:val="14"/>
                <w:szCs w:val="14"/>
                <w:lang w:eastAsia="zh-CN"/>
              </w:rPr>
              <w:t>（</w:t>
            </w:r>
            <w:r w:rsidR="00C510A4">
              <w:rPr>
                <w:rFonts w:ascii="Microsoft JhengHei" w:hAnsi="Microsoft JhengHei" w:cs="Microsoft JhengHei" w:hint="eastAsia"/>
                <w:w w:val="95"/>
                <w:sz w:val="14"/>
                <w:szCs w:val="14"/>
                <w:lang w:eastAsia="zh-CN"/>
              </w:rPr>
              <w:t>double</w:t>
            </w:r>
            <w:r>
              <w:rPr>
                <w:rFonts w:ascii="Microsoft JhengHei" w:hAnsi="Microsoft JhengHei" w:cs="Microsoft JhengHei" w:hint="eastAsia"/>
                <w:w w:val="95"/>
                <w:sz w:val="14"/>
                <w:szCs w:val="14"/>
                <w:lang w:eastAsia="zh-CN"/>
              </w:rPr>
              <w:t>）</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百分比切分条件</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condition和percent二选一</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20037C">
      <w:pPr>
        <w:spacing w:before="5" w:line="100" w:lineRule="exact"/>
        <w:rPr>
          <w:sz w:val="10"/>
          <w:szCs w:val="10"/>
        </w:rPr>
      </w:pPr>
    </w:p>
    <w:p w:rsidR="0020037C" w:rsidRPr="007A1548" w:rsidRDefault="004474D3">
      <w:pPr>
        <w:pStyle w:val="BodyText"/>
        <w:spacing w:line="167" w:lineRule="auto"/>
        <w:ind w:left="613" w:right="428"/>
        <w:rPr>
          <w:rFonts w:eastAsiaTheme="minorEastAsia"/>
          <w:lang w:eastAsia="zh-CN"/>
        </w:rPr>
      </w:pPr>
      <w:r>
        <w:rPr>
          <w:w w:val="95"/>
        </w:rPr>
        <w:t xml:space="preserve">数据切分分为范围切分和百分比切分，其中"source   </w:t>
      </w:r>
      <w:r>
        <w:rPr>
          <w:spacing w:val="9"/>
          <w:w w:val="95"/>
        </w:rPr>
        <w:t xml:space="preserve"> </w:t>
      </w:r>
      <w:r w:rsidR="00C25520">
        <w:rPr>
          <w:rFonts w:eastAsiaTheme="minorEastAsia" w:hint="eastAsia"/>
          <w:spacing w:val="9"/>
          <w:w w:val="95"/>
          <w:lang w:eastAsia="zh-CN"/>
        </w:rPr>
        <w:t>group</w:t>
      </w:r>
      <w:r>
        <w:rPr>
          <w:w w:val="95"/>
        </w:rPr>
        <w:t xml:space="preserve">"和"target   </w:t>
      </w:r>
      <w:r>
        <w:rPr>
          <w:spacing w:val="9"/>
          <w:w w:val="95"/>
        </w:rPr>
        <w:t xml:space="preserve"> </w:t>
      </w:r>
      <w:r w:rsidR="00C25520">
        <w:rPr>
          <w:rFonts w:eastAsiaTheme="minorEastAsia" w:hint="eastAsia"/>
          <w:w w:val="95"/>
          <w:lang w:eastAsia="zh-CN"/>
        </w:rPr>
        <w:t>group</w:t>
      </w:r>
      <w:r>
        <w:rPr>
          <w:w w:val="95"/>
        </w:rPr>
        <w:t>"是公共参数，都是字符串类</w:t>
      </w:r>
      <w:r>
        <w:t xml:space="preserve"> </w:t>
      </w:r>
      <w:r>
        <w:rPr>
          <w:w w:val="95"/>
        </w:rPr>
        <w:t>型；参数condition为范围切分时填入，是一个json结构的对象；参数percent为百分比切分时填入，是一个</w:t>
      </w:r>
      <w:r>
        <w:t xml:space="preserve"> </w:t>
      </w:r>
      <w:r w:rsidR="007A1548">
        <w:rPr>
          <w:rFonts w:eastAsiaTheme="minorEastAsia" w:hint="eastAsia"/>
          <w:lang w:eastAsia="zh-CN"/>
        </w:rPr>
        <w:t>双精度浮点型数值</w:t>
      </w:r>
    </w:p>
    <w:p w:rsidR="0020037C" w:rsidRDefault="004474D3">
      <w:pPr>
        <w:pStyle w:val="BodyText"/>
        <w:tabs>
          <w:tab w:val="left" w:pos="897"/>
        </w:tabs>
        <w:spacing w:before="47"/>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范围切分</w:t>
      </w:r>
    </w:p>
    <w:p w:rsidR="0020037C" w:rsidRDefault="0020037C">
      <w:pPr>
        <w:spacing w:before="6" w:line="100" w:lineRule="exact"/>
        <w:rPr>
          <w:sz w:val="10"/>
          <w:szCs w:val="10"/>
          <w:lang w:eastAsia="zh-CN"/>
        </w:rPr>
      </w:pPr>
    </w:p>
    <w:p w:rsidR="0020037C" w:rsidRDefault="004474D3">
      <w:pPr>
        <w:pStyle w:val="BodyText"/>
        <w:spacing w:line="167" w:lineRule="auto"/>
        <w:ind w:left="897"/>
        <w:rPr>
          <w:lang w:eastAsia="zh-CN"/>
        </w:rPr>
      </w:pPr>
      <w:r>
        <w:rPr>
          <w:w w:val="95"/>
          <w:lang w:eastAsia="zh-CN"/>
        </w:rPr>
        <w:t>范围切分时，Range</w:t>
      </w:r>
      <w:r w:rsidR="00423ADE">
        <w:rPr>
          <w:w w:val="95"/>
          <w:lang w:eastAsia="zh-CN"/>
        </w:rPr>
        <w:t>分区</w:t>
      </w:r>
      <w:r>
        <w:rPr>
          <w:w w:val="95"/>
          <w:lang w:eastAsia="zh-CN"/>
        </w:rPr>
        <w:t>使用精确条件，而Hash</w:t>
      </w:r>
      <w:r w:rsidR="00423ADE">
        <w:rPr>
          <w:w w:val="95"/>
          <w:lang w:eastAsia="zh-CN"/>
        </w:rPr>
        <w:t>分区</w:t>
      </w:r>
      <w:r>
        <w:rPr>
          <w:w w:val="95"/>
          <w:lang w:eastAsia="zh-CN"/>
        </w:rPr>
        <w:t xml:space="preserve">使用       </w:t>
      </w:r>
      <w:r>
        <w:rPr>
          <w:spacing w:val="24"/>
          <w:w w:val="95"/>
          <w:lang w:eastAsia="zh-CN"/>
        </w:rPr>
        <w:t xml:space="preserve"> </w:t>
      </w:r>
      <w:r>
        <w:rPr>
          <w:w w:val="95"/>
          <w:lang w:eastAsia="zh-CN"/>
        </w:rPr>
        <w:t>Partition（</w:t>
      </w:r>
      <w:r w:rsidR="00423ADE">
        <w:rPr>
          <w:w w:val="95"/>
          <w:lang w:eastAsia="zh-CN"/>
        </w:rPr>
        <w:t>分区</w:t>
      </w:r>
      <w:r>
        <w:rPr>
          <w:w w:val="95"/>
          <w:lang w:eastAsia="zh-CN"/>
        </w:rPr>
        <w:t>数）条件。切分时起始条件为</w:t>
      </w:r>
      <w:r>
        <w:rPr>
          <w:lang w:eastAsia="zh-CN"/>
        </w:rPr>
        <w:t xml:space="preserve"> 必填字段，而结束条件为选填条件，结束条件默认为切分源当前包含的最大数据范围。</w:t>
      </w:r>
    </w:p>
    <w:p w:rsidR="0020037C" w:rsidRDefault="00B0609F">
      <w:pPr>
        <w:pStyle w:val="BodyText"/>
        <w:spacing w:before="23"/>
        <w:ind w:left="897"/>
        <w:rPr>
          <w:rFonts w:ascii="仿宋" w:eastAsia="仿宋" w:hAnsi="仿宋" w:cs="仿宋"/>
        </w:rPr>
      </w:pPr>
      <w:r w:rsidRPr="00B0609F">
        <w:pict>
          <v:group id="_x0000_s2509" style="position:absolute;left:0;text-align:left;margin-left:95.85pt;margin-top:5.6pt;width:459.45pt;height:10.6pt;z-index:-251554304;mso-position-horizontal-relative:page" coordorigin="1917,112" coordsize="9189,212">
            <v:shape id="_x0000_s2510"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rPr>
        <w:t>("&lt;源</w:t>
      </w:r>
      <w:r w:rsidR="00423ADE">
        <w:rPr>
          <w:rFonts w:ascii="仿宋" w:eastAsia="仿宋" w:hAnsi="仿宋" w:cs="仿宋"/>
        </w:rPr>
        <w:t>分区</w:t>
      </w:r>
      <w:r w:rsidR="004474D3">
        <w:rPr>
          <w:rFonts w:ascii="仿宋" w:eastAsia="仿宋" w:hAnsi="仿宋" w:cs="仿宋"/>
        </w:rPr>
        <w:t>组&gt;","&lt;目标</w:t>
      </w:r>
      <w:r w:rsidR="00423ADE">
        <w:rPr>
          <w:rFonts w:ascii="仿宋" w:eastAsia="仿宋" w:hAnsi="仿宋" w:cs="仿宋"/>
        </w:rPr>
        <w:t>分区</w:t>
      </w:r>
      <w:r w:rsidR="004474D3">
        <w:rPr>
          <w:rFonts w:ascii="仿宋" w:eastAsia="仿宋" w:hAnsi="仿宋" w:cs="仿宋"/>
        </w:rPr>
        <w:t>组&gt;"，&lt;condition&gt;|&lt;Partition&gt;)</w:t>
      </w:r>
    </w:p>
    <w:p w:rsidR="0020037C" w:rsidRDefault="00B0609F">
      <w:pPr>
        <w:pStyle w:val="BodyText"/>
        <w:spacing w:before="45"/>
        <w:ind w:left="1537"/>
      </w:pPr>
      <w:r>
        <w:pict>
          <v:shape id="_x0000_s2508" type="#_x0000_t75" style="position:absolute;left:0;text-align:left;margin-left:95.85pt;margin-top:9.3pt;width:24pt;height:24pt;z-index:-251553280;mso-position-horizontal-relative:page">
            <v:imagedata r:id="rId21" o:title=""/>
            <w10:wrap anchorx="page"/>
          </v:shape>
        </w:pict>
      </w:r>
      <w:r w:rsidR="004474D3">
        <w:t>注:</w:t>
      </w:r>
      <w:r w:rsidR="004474D3">
        <w:rPr>
          <w:spacing w:val="-4"/>
        </w:rPr>
        <w:t xml:space="preserve"> </w:t>
      </w:r>
      <w:r w:rsidR="004474D3">
        <w:t>范围</w:t>
      </w:r>
      <w:r w:rsidR="00423ADE">
        <w:t>分区</w:t>
      </w:r>
      <w:r w:rsidR="004474D3">
        <w:t>时，如果指定</w:t>
      </w:r>
      <w:r w:rsidR="00423ADE">
        <w:t>分区</w:t>
      </w:r>
      <w:r w:rsidR="004474D3">
        <w:t>键字段为降序时</w:t>
      </w:r>
      <w:r w:rsidR="004474D3">
        <w:rPr>
          <w:spacing w:val="-26"/>
        </w:rPr>
        <w:t xml:space="preserve"> </w:t>
      </w:r>
      <w:r w:rsidR="004474D3">
        <w:t>如:{ShardingKey:{&lt;字</w:t>
      </w:r>
    </w:p>
    <w:p w:rsidR="0020037C" w:rsidRDefault="004474D3">
      <w:pPr>
        <w:pStyle w:val="BodyText"/>
        <w:spacing w:line="240" w:lineRule="exact"/>
        <w:ind w:left="1537"/>
      </w:pPr>
      <w:r>
        <w:rPr>
          <w:w w:val="95"/>
        </w:rPr>
        <w:t>段1&gt;:&lt;-1&gt;}，condition(或Partition)中的起始条件中的范围应该大于终止条件中的范围。</w:t>
      </w:r>
    </w:p>
    <w:p w:rsidR="0020037C" w:rsidRDefault="004474D3">
      <w:pPr>
        <w:pStyle w:val="BodyText"/>
        <w:tabs>
          <w:tab w:val="left" w:pos="897"/>
        </w:tabs>
        <w:spacing w:before="9"/>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百分比切分</w:t>
      </w:r>
    </w:p>
    <w:p w:rsidR="0020037C" w:rsidRDefault="00B0609F">
      <w:pPr>
        <w:pStyle w:val="BodyText"/>
        <w:spacing w:before="10"/>
        <w:ind w:left="897"/>
        <w:rPr>
          <w:rFonts w:ascii="仿宋" w:eastAsia="仿宋" w:hAnsi="仿宋" w:cs="仿宋"/>
          <w:lang w:eastAsia="zh-CN"/>
        </w:rPr>
      </w:pPr>
      <w:r w:rsidRPr="00B0609F">
        <w:pict>
          <v:group id="_x0000_s2506" style="position:absolute;left:0;text-align:left;margin-left:95.85pt;margin-top:4.95pt;width:459.45pt;height:10.6pt;z-index:-251552256;mso-position-horizontal-relative:page" coordorigin="1917,99" coordsize="9189,212">
            <v:shape id="_x0000_s2507"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lang w:eastAsia="zh-CN"/>
        </w:rPr>
        <w:t>db.foo.bar.split("&lt;源</w:t>
      </w:r>
      <w:r w:rsidR="00423ADE">
        <w:rPr>
          <w:rFonts w:ascii="仿宋" w:eastAsia="仿宋" w:hAnsi="仿宋" w:cs="仿宋"/>
          <w:lang w:eastAsia="zh-CN"/>
        </w:rPr>
        <w:t>分区</w:t>
      </w:r>
      <w:r w:rsidR="004474D3">
        <w:rPr>
          <w:rFonts w:ascii="仿宋" w:eastAsia="仿宋" w:hAnsi="仿宋" w:cs="仿宋"/>
          <w:lang w:eastAsia="zh-CN"/>
        </w:rPr>
        <w:t>组&gt;","&lt;目标</w:t>
      </w:r>
      <w:r w:rsidR="00423ADE">
        <w:rPr>
          <w:rFonts w:ascii="仿宋" w:eastAsia="仿宋" w:hAnsi="仿宋" w:cs="仿宋"/>
          <w:lang w:eastAsia="zh-CN"/>
        </w:rPr>
        <w:t>分区</w:t>
      </w:r>
      <w:r w:rsidR="004474D3">
        <w:rPr>
          <w:rFonts w:ascii="仿宋" w:eastAsia="仿宋" w:hAnsi="仿宋" w:cs="仿宋"/>
          <w:lang w:eastAsia="zh-CN"/>
        </w:rPr>
        <w:t>组&gt;"，&lt;percent&gt;)</w:t>
      </w:r>
    </w:p>
    <w:p w:rsidR="0008578B" w:rsidRDefault="0019320C">
      <w:pPr>
        <w:pStyle w:val="BodyText"/>
        <w:spacing w:before="45"/>
        <w:ind w:left="1537"/>
        <w:rPr>
          <w:rFonts w:eastAsiaTheme="minorEastAsia"/>
          <w:lang w:eastAsia="zh-CN"/>
        </w:rPr>
      </w:pPr>
      <w:r>
        <w:rPr>
          <w:noProof/>
          <w:lang w:eastAsia="zh-CN"/>
        </w:rPr>
        <w:drawing>
          <wp:anchor distT="0" distB="0" distL="114300" distR="114300" simplePos="0" relativeHeight="251990528" behindDoc="1" locked="0" layoutInCell="1" allowOverlap="1">
            <wp:simplePos x="0" y="0"/>
            <wp:positionH relativeFrom="page">
              <wp:posOffset>1217295</wp:posOffset>
            </wp:positionH>
            <wp:positionV relativeFrom="paragraph">
              <wp:posOffset>118110</wp:posOffset>
            </wp:positionV>
            <wp:extent cx="304800" cy="304800"/>
            <wp:effectExtent l="19050" t="0" r="0" b="0"/>
            <wp:wrapNone/>
            <wp:docPr id="1531" name="Picture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37"/>
                    <a:srcRect/>
                    <a:stretch>
                      <a:fillRect/>
                    </a:stretch>
                  </pic:blipFill>
                  <pic:spPr bwMode="auto">
                    <a:xfrm>
                      <a:off x="0" y="0"/>
                      <a:ext cx="304800" cy="304800"/>
                    </a:xfrm>
                    <a:prstGeom prst="rect">
                      <a:avLst/>
                    </a:prstGeom>
                    <a:noFill/>
                  </pic:spPr>
                </pic:pic>
              </a:graphicData>
            </a:graphic>
          </wp:anchor>
        </w:drawing>
      </w:r>
      <w:r w:rsidR="00291B60">
        <w:rPr>
          <w:lang w:eastAsia="zh-CN"/>
        </w:rPr>
        <w:t>注:</w:t>
      </w:r>
      <w:r w:rsidR="00291B60">
        <w:rPr>
          <w:spacing w:val="-4"/>
          <w:lang w:eastAsia="zh-CN"/>
        </w:rPr>
        <w:t xml:space="preserve"> </w:t>
      </w:r>
      <w:r w:rsidR="00291B60">
        <w:rPr>
          <w:rFonts w:eastAsiaTheme="minorEastAsia" w:hint="eastAsia"/>
          <w:lang w:eastAsia="zh-CN"/>
        </w:rPr>
        <w:t>百分比切分</w:t>
      </w:r>
      <w:r w:rsidR="00291B60">
        <w:rPr>
          <w:lang w:eastAsia="zh-CN"/>
        </w:rPr>
        <w:t>时，</w:t>
      </w:r>
      <w:r w:rsidR="00291B60">
        <w:rPr>
          <w:rFonts w:eastAsiaTheme="minorEastAsia" w:hint="eastAsia"/>
          <w:lang w:eastAsia="zh-CN"/>
        </w:rPr>
        <w:t>需要保证源</w:t>
      </w:r>
      <w:r w:rsidR="00423ADE">
        <w:rPr>
          <w:rFonts w:eastAsiaTheme="minorEastAsia" w:hint="eastAsia"/>
          <w:lang w:eastAsia="zh-CN"/>
        </w:rPr>
        <w:t>分区</w:t>
      </w:r>
      <w:r w:rsidR="00291B60">
        <w:rPr>
          <w:rFonts w:eastAsiaTheme="minorEastAsia" w:hint="eastAsia"/>
          <w:lang w:eastAsia="zh-CN"/>
        </w:rPr>
        <w:t>组中含有数据，即集合不为空。</w:t>
      </w:r>
    </w:p>
    <w:p w:rsidR="0020037C" w:rsidRDefault="0020037C">
      <w:pPr>
        <w:spacing w:before="5" w:line="180" w:lineRule="exact"/>
        <w:rPr>
          <w:sz w:val="18"/>
          <w:szCs w:val="18"/>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Hash</w:t>
      </w:r>
      <w:r w:rsidR="00423ADE">
        <w:rPr>
          <w:position w:val="1"/>
          <w:lang w:eastAsia="zh-CN"/>
        </w:rPr>
        <w:t>分区</w:t>
      </w:r>
      <w:r>
        <w:rPr>
          <w:position w:val="1"/>
          <w:lang w:eastAsia="zh-CN"/>
        </w:rPr>
        <w:t>范围切分</w:t>
      </w:r>
    </w:p>
    <w:p w:rsidR="0020037C" w:rsidRDefault="00B0609F">
      <w:pPr>
        <w:pStyle w:val="BodyText"/>
        <w:spacing w:before="10"/>
        <w:ind w:left="897"/>
        <w:rPr>
          <w:rFonts w:ascii="仿宋" w:eastAsia="仿宋" w:hAnsi="仿宋" w:cs="仿宋"/>
        </w:rPr>
      </w:pPr>
      <w:r w:rsidRPr="00B0609F">
        <w:pict>
          <v:group id="_x0000_s2504" style="position:absolute;left:0;text-align:left;margin-left:95.85pt;margin-top:4.95pt;width:459.45pt;height:10.6pt;z-index:-251551232;mso-position-horizontal-relative:page" coordorigin="1917,99" coordsize="9189,212">
            <v:shape id="_x0000_s250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db.foo.bar.split("</w:t>
      </w:r>
      <w:r w:rsidR="009A2AB4">
        <w:rPr>
          <w:rFonts w:ascii="仿宋" w:eastAsia="仿宋" w:hAnsi="仿宋" w:cs="仿宋" w:hint="eastAsia"/>
          <w:lang w:eastAsia="zh-CN"/>
        </w:rPr>
        <w:t>group1</w:t>
      </w:r>
      <w:r w:rsidR="004474D3">
        <w:rPr>
          <w:rFonts w:ascii="仿宋" w:eastAsia="仿宋" w:hAnsi="仿宋" w:cs="仿宋"/>
        </w:rPr>
        <w:t>", "</w:t>
      </w:r>
      <w:r w:rsidR="009A2AB4">
        <w:rPr>
          <w:rFonts w:ascii="仿宋" w:eastAsia="仿宋" w:hAnsi="仿宋" w:cs="仿宋" w:hint="eastAsia"/>
          <w:lang w:eastAsia="zh-CN"/>
        </w:rPr>
        <w:t>group2</w:t>
      </w:r>
      <w:r w:rsidR="004474D3">
        <w:rPr>
          <w:rFonts w:ascii="仿宋" w:eastAsia="仿宋" w:hAnsi="仿宋" w:cs="仿宋"/>
        </w:rPr>
        <w:t>",{Partition:10},{Partition:20})</w:t>
      </w:r>
    </w:p>
    <w:p w:rsidR="0020037C" w:rsidRDefault="004474D3">
      <w:pPr>
        <w:pStyle w:val="BodyText"/>
        <w:numPr>
          <w:ilvl w:val="0"/>
          <w:numId w:val="2"/>
        </w:numPr>
        <w:tabs>
          <w:tab w:val="left" w:pos="897"/>
        </w:tabs>
        <w:spacing w:line="257" w:lineRule="exact"/>
        <w:ind w:left="897"/>
      </w:pPr>
      <w:r>
        <w:rPr>
          <w:w w:val="95"/>
          <w:position w:val="1"/>
        </w:rPr>
        <w:t>Range</w:t>
      </w:r>
      <w:r w:rsidR="00423ADE">
        <w:rPr>
          <w:w w:val="95"/>
          <w:position w:val="1"/>
        </w:rPr>
        <w:t>分区</w:t>
      </w:r>
      <w:r>
        <w:rPr>
          <w:w w:val="95"/>
          <w:position w:val="1"/>
        </w:rPr>
        <w:t>范围切分</w:t>
      </w:r>
    </w:p>
    <w:p w:rsidR="0020037C" w:rsidRDefault="00B0609F">
      <w:pPr>
        <w:pStyle w:val="BodyText"/>
        <w:spacing w:before="10"/>
        <w:ind w:left="897"/>
        <w:rPr>
          <w:rFonts w:ascii="仿宋" w:eastAsia="仿宋" w:hAnsi="仿宋" w:cs="仿宋"/>
        </w:rPr>
      </w:pPr>
      <w:r w:rsidRPr="00B0609F">
        <w:pict>
          <v:group id="_x0000_s2502" style="position:absolute;left:0;text-align:left;margin-left:95.85pt;margin-top:4.95pt;width:459.45pt;height:10.6pt;z-index:-251550208;mso-position-horizontal-relative:page" coordorigin="1917,99" coordsize="9189,212">
            <v:shape id="_x0000_s2503"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db.foo.bar.split("</w:t>
      </w:r>
      <w:r w:rsidR="009A2AB4">
        <w:rPr>
          <w:rFonts w:ascii="仿宋" w:eastAsia="仿宋" w:hAnsi="仿宋" w:cs="仿宋" w:hint="eastAsia"/>
          <w:lang w:eastAsia="zh-CN"/>
        </w:rPr>
        <w:t>group1</w:t>
      </w:r>
      <w:r w:rsidR="004474D3">
        <w:rPr>
          <w:rFonts w:ascii="仿宋" w:eastAsia="仿宋" w:hAnsi="仿宋" w:cs="仿宋"/>
        </w:rPr>
        <w:t>", "</w:t>
      </w:r>
      <w:r w:rsidR="009A2AB4">
        <w:rPr>
          <w:rFonts w:ascii="仿宋" w:eastAsia="仿宋" w:hAnsi="仿宋" w:cs="仿宋" w:hint="eastAsia"/>
          <w:lang w:eastAsia="zh-CN"/>
        </w:rPr>
        <w:t>group2</w:t>
      </w:r>
      <w:r w:rsidR="004474D3">
        <w:rPr>
          <w:rFonts w:ascii="仿宋" w:eastAsia="仿宋" w:hAnsi="仿宋" w:cs="仿宋"/>
        </w:rPr>
        <w:t>",{$and:[{a:{$lt:10}},{b:{$lt:20}}]})</w:t>
      </w:r>
    </w:p>
    <w:p w:rsidR="0020037C" w:rsidRDefault="004474D3">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百分比切分</w:t>
      </w:r>
    </w:p>
    <w:p w:rsidR="0020037C" w:rsidRDefault="00B0609F">
      <w:pPr>
        <w:pStyle w:val="BodyText"/>
        <w:spacing w:before="10"/>
        <w:ind w:left="897"/>
        <w:rPr>
          <w:rFonts w:ascii="仿宋" w:eastAsia="仿宋" w:hAnsi="仿宋" w:cs="仿宋"/>
        </w:rPr>
      </w:pPr>
      <w:r w:rsidRPr="00B0609F">
        <w:pict>
          <v:group id="_x0000_s2500" style="position:absolute;left:0;text-align:left;margin-left:95.85pt;margin-top:4.95pt;width:459.45pt;height:10.6pt;z-index:-251549184;mso-position-horizontal-relative:page" coordorigin="1917,99" coordsize="9189,212">
            <v:shape id="_x0000_s2501"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db.foo.bar.split("</w:t>
      </w:r>
      <w:r w:rsidR="009A2AB4">
        <w:rPr>
          <w:rFonts w:ascii="仿宋" w:eastAsia="仿宋" w:hAnsi="仿宋" w:cs="仿宋" w:hint="eastAsia"/>
          <w:lang w:eastAsia="zh-CN"/>
        </w:rPr>
        <w:t>group1</w:t>
      </w:r>
      <w:r w:rsidR="004474D3">
        <w:rPr>
          <w:rFonts w:ascii="仿宋" w:eastAsia="仿宋" w:hAnsi="仿宋" w:cs="仿宋"/>
        </w:rPr>
        <w:t>", "</w:t>
      </w:r>
      <w:r w:rsidR="009A2AB4">
        <w:rPr>
          <w:rFonts w:ascii="仿宋" w:eastAsia="仿宋" w:hAnsi="仿宋" w:cs="仿宋" w:hint="eastAsia"/>
          <w:lang w:eastAsia="zh-CN"/>
        </w:rPr>
        <w:t>group2</w:t>
      </w:r>
      <w:r w:rsidR="004474D3">
        <w:rPr>
          <w:rFonts w:ascii="仿宋" w:eastAsia="仿宋" w:hAnsi="仿宋" w:cs="仿宋"/>
        </w:rPr>
        <w:t>", 50)</w:t>
      </w:r>
    </w:p>
    <w:p w:rsidR="0020037C" w:rsidRDefault="0020037C">
      <w:pPr>
        <w:spacing w:before="1" w:line="100" w:lineRule="exact"/>
        <w:rPr>
          <w:sz w:val="10"/>
          <w:szCs w:val="10"/>
        </w:rPr>
      </w:pPr>
    </w:p>
    <w:p w:rsidR="0020037C" w:rsidRDefault="00D761BD">
      <w:pPr>
        <w:pStyle w:val="Heading3"/>
        <w:ind w:left="113"/>
        <w:rPr>
          <w:lang w:eastAsia="zh-CN"/>
        </w:rPr>
      </w:pPr>
      <w:bookmarkStart w:id="473" w:name="rg.start()"/>
      <w:bookmarkStart w:id="474" w:name="_bookmark186"/>
      <w:bookmarkEnd w:id="473"/>
      <w:bookmarkEnd w:id="474"/>
      <w:ins w:id="475" w:author="tanzhaobo" w:date="2014-03-06T09:20:00Z">
        <w:r>
          <w:rPr>
            <w:rFonts w:eastAsiaTheme="minorEastAsia" w:hint="eastAsia"/>
            <w:w w:val="95"/>
            <w:lang w:eastAsia="zh-CN"/>
          </w:rPr>
          <w:t>rg</w:t>
        </w:r>
      </w:ins>
      <w:del w:id="476" w:author="tanzhaobo" w:date="2014-03-06T09:20:00Z">
        <w:r w:rsidR="00AB6EAB" w:rsidDel="00D761BD">
          <w:rPr>
            <w:rFonts w:eastAsiaTheme="minorEastAsia" w:hint="eastAsia"/>
            <w:w w:val="95"/>
            <w:lang w:eastAsia="zh-CN"/>
          </w:rPr>
          <w:delText>shard</w:delText>
        </w:r>
      </w:del>
      <w:r w:rsidR="004474D3">
        <w:rPr>
          <w:w w:val="95"/>
          <w:lang w:eastAsia="zh-CN"/>
        </w:rPr>
        <w:t>.start()</w:t>
      </w:r>
    </w:p>
    <w:p w:rsidR="0020037C" w:rsidRDefault="0020037C">
      <w:pPr>
        <w:spacing w:before="9" w:line="190" w:lineRule="exact"/>
        <w:rPr>
          <w:sz w:val="19"/>
          <w:szCs w:val="19"/>
          <w:lang w:eastAsia="zh-CN"/>
        </w:rPr>
      </w:pPr>
    </w:p>
    <w:p w:rsidR="0020037C" w:rsidRDefault="00D761BD">
      <w:pPr>
        <w:pStyle w:val="BodyText"/>
        <w:spacing w:line="251" w:lineRule="auto"/>
        <w:ind w:left="613" w:right="3249"/>
        <w:rPr>
          <w:lang w:eastAsia="zh-CN"/>
        </w:rPr>
      </w:pPr>
      <w:ins w:id="477" w:author="tanzhaobo" w:date="2014-03-06T09:20:00Z">
        <w:r>
          <w:rPr>
            <w:rFonts w:eastAsiaTheme="minorEastAsia" w:hint="eastAsia"/>
            <w:lang w:eastAsia="zh-CN"/>
          </w:rPr>
          <w:t>rg</w:t>
        </w:r>
      </w:ins>
      <w:del w:id="478" w:author="tanzhaobo" w:date="2014-03-06T09:20:00Z">
        <w:r w:rsidR="00AB6EAB" w:rsidDel="00D761BD">
          <w:rPr>
            <w:rFonts w:eastAsiaTheme="minorEastAsia" w:hint="eastAsia"/>
            <w:lang w:eastAsia="zh-CN"/>
          </w:rPr>
          <w:delText>shard</w:delText>
        </w:r>
      </w:del>
      <w:r w:rsidR="004474D3">
        <w:rPr>
          <w:lang w:eastAsia="zh-CN"/>
        </w:rPr>
        <w:t>.start()</w:t>
      </w:r>
      <w:r w:rsidR="004474D3">
        <w:rPr>
          <w:w w:val="96"/>
          <w:lang w:eastAsia="zh-CN"/>
        </w:rPr>
        <w:t xml:space="preserve"> </w:t>
      </w:r>
      <w:r w:rsidR="004474D3">
        <w:rPr>
          <w:lang w:eastAsia="zh-CN"/>
        </w:rPr>
        <w:t>启动</w:t>
      </w:r>
      <w:r w:rsidR="00423ADE">
        <w:rPr>
          <w:lang w:eastAsia="zh-CN"/>
        </w:rPr>
        <w:t>分区</w:t>
      </w:r>
      <w:r w:rsidR="004474D3">
        <w:rPr>
          <w:lang w:eastAsia="zh-CN"/>
        </w:rPr>
        <w:t>组。</w:t>
      </w:r>
      <w:r w:rsidR="00423ADE">
        <w:rPr>
          <w:lang w:eastAsia="zh-CN"/>
        </w:rPr>
        <w:t>分区</w:t>
      </w:r>
      <w:r w:rsidR="004474D3">
        <w:rPr>
          <w:lang w:eastAsia="zh-CN"/>
        </w:rPr>
        <w:t>组启动之后才能创建节点及其他操作。也可以使用方</w:t>
      </w:r>
    </w:p>
    <w:p w:rsidR="0020037C" w:rsidRDefault="004474D3">
      <w:pPr>
        <w:pStyle w:val="BodyText"/>
        <w:spacing w:line="227" w:lineRule="exact"/>
        <w:ind w:left="613"/>
        <w:rPr>
          <w:lang w:eastAsia="zh-CN"/>
        </w:rPr>
      </w:pPr>
      <w:r>
        <w:rPr>
          <w:w w:val="95"/>
          <w:lang w:eastAsia="zh-CN"/>
        </w:rPr>
        <w:t>法</w:t>
      </w:r>
      <w:hyperlink w:anchor="_bookmark164" w:history="1">
        <w:r>
          <w:rPr>
            <w:color w:val="0000FF"/>
            <w:w w:val="95"/>
            <w:lang w:eastAsia="zh-CN"/>
          </w:rPr>
          <w:t>db.start</w:t>
        </w:r>
        <w:r w:rsidR="008F7F8A">
          <w:rPr>
            <w:rFonts w:eastAsiaTheme="minorEastAsia" w:hint="eastAsia"/>
            <w:color w:val="0000FF"/>
            <w:w w:val="95"/>
            <w:lang w:eastAsia="zh-CN"/>
          </w:rPr>
          <w:t>RG</w:t>
        </w:r>
        <w:r>
          <w:rPr>
            <w:color w:val="0000FF"/>
            <w:w w:val="95"/>
            <w:lang w:eastAsia="zh-CN"/>
          </w:rPr>
          <w:t>(&lt;name&gt;)</w:t>
        </w:r>
      </w:hyperlink>
      <w:r>
        <w:rPr>
          <w:color w:val="000000"/>
          <w:w w:val="95"/>
          <w:lang w:eastAsia="zh-CN"/>
        </w:rPr>
        <w:t>启动指定的节点。</w:t>
      </w:r>
    </w:p>
    <w:p w:rsidR="0020037C" w:rsidRDefault="0020037C">
      <w:pPr>
        <w:spacing w:before="6" w:line="190" w:lineRule="exact"/>
        <w:rPr>
          <w:sz w:val="19"/>
          <w:szCs w:val="19"/>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启动</w:t>
      </w:r>
      <w:r w:rsidR="00423ADE">
        <w:rPr>
          <w:position w:val="1"/>
          <w:lang w:eastAsia="zh-CN"/>
        </w:rPr>
        <w:t>分区</w:t>
      </w:r>
      <w:r>
        <w:rPr>
          <w:position w:val="1"/>
          <w:lang w:eastAsia="zh-CN"/>
        </w:rPr>
        <w:t>组命令：</w:t>
      </w:r>
    </w:p>
    <w:p w:rsidR="0020037C" w:rsidRDefault="00B0609F">
      <w:pPr>
        <w:pStyle w:val="BodyText"/>
        <w:spacing w:before="50"/>
        <w:ind w:left="897"/>
        <w:rPr>
          <w:rFonts w:ascii="仿宋" w:eastAsia="仿宋" w:hAnsi="仿宋" w:cs="仿宋"/>
          <w:lang w:eastAsia="zh-CN"/>
        </w:rPr>
      </w:pPr>
      <w:r w:rsidRPr="00B0609F">
        <w:pict>
          <v:group id="_x0000_s2498" style="position:absolute;left:0;text-align:left;margin-left:95.85pt;margin-top:6.95pt;width:459.45pt;height:10.6pt;z-index:-251548160;mso-position-horizontal-relative:page" coordorigin="1917,139" coordsize="9189,212">
            <v:shape id="_x0000_s2499" style="position:absolute;left:1917;top:139;width:9189;height:212" coordorigin="1917,139" coordsize="9189,212" path="m1917,139r9189,l11106,351r-9189,l1917,139xe" fillcolor="#efefef" stroked="f">
              <v:path arrowok="t"/>
            </v:shape>
            <w10:wrap anchorx="page"/>
          </v:group>
        </w:pict>
      </w:r>
      <w:r w:rsidR="00CA4E79">
        <w:rPr>
          <w:rFonts w:ascii="仿宋" w:eastAsia="仿宋" w:hAnsi="仿宋" w:cs="仿宋" w:hint="eastAsia"/>
          <w:lang w:eastAsia="zh-CN"/>
        </w:rPr>
        <w:t>rg</w:t>
      </w:r>
      <w:r w:rsidR="004474D3">
        <w:rPr>
          <w:rFonts w:ascii="仿宋" w:eastAsia="仿宋" w:hAnsi="仿宋" w:cs="仿宋"/>
          <w:lang w:eastAsia="zh-CN"/>
        </w:rPr>
        <w:t>.start() //等价于db.start</w:t>
      </w:r>
      <w:r w:rsidR="00CA4E79">
        <w:rPr>
          <w:rFonts w:ascii="仿宋" w:eastAsia="仿宋" w:hAnsi="仿宋" w:cs="仿宋" w:hint="eastAsia"/>
          <w:lang w:eastAsia="zh-CN"/>
        </w:rPr>
        <w:t>RG</w:t>
      </w:r>
      <w:r w:rsidR="004474D3">
        <w:rPr>
          <w:rFonts w:ascii="仿宋" w:eastAsia="仿宋" w:hAnsi="仿宋" w:cs="仿宋"/>
          <w:lang w:eastAsia="zh-CN"/>
        </w:rPr>
        <w:t>("</w:t>
      </w:r>
      <w:r w:rsidR="00CA4E79">
        <w:rPr>
          <w:rFonts w:ascii="仿宋" w:eastAsia="仿宋" w:hAnsi="仿宋" w:cs="仿宋" w:hint="eastAsia"/>
          <w:lang w:eastAsia="zh-CN"/>
        </w:rPr>
        <w:t>group</w:t>
      </w:r>
      <w:r w:rsidR="004474D3">
        <w:rPr>
          <w:rFonts w:ascii="仿宋" w:eastAsia="仿宋" w:hAnsi="仿宋" w:cs="仿宋"/>
          <w:lang w:eastAsia="zh-CN"/>
        </w:rPr>
        <w:t>")</w:t>
      </w:r>
    </w:p>
    <w:p w:rsidR="0020037C" w:rsidRPr="00CA4E79" w:rsidRDefault="0020037C">
      <w:pPr>
        <w:spacing w:before="1" w:line="100" w:lineRule="exact"/>
        <w:rPr>
          <w:sz w:val="10"/>
          <w:szCs w:val="10"/>
          <w:lang w:eastAsia="zh-CN"/>
        </w:rPr>
      </w:pPr>
    </w:p>
    <w:p w:rsidR="0020037C" w:rsidRDefault="00D761BD">
      <w:pPr>
        <w:pStyle w:val="Heading3"/>
        <w:ind w:left="113"/>
        <w:rPr>
          <w:lang w:eastAsia="zh-CN"/>
        </w:rPr>
      </w:pPr>
      <w:bookmarkStart w:id="479" w:name="rg.createNode()"/>
      <w:bookmarkStart w:id="480" w:name="_bookmark187"/>
      <w:bookmarkEnd w:id="479"/>
      <w:bookmarkEnd w:id="480"/>
      <w:ins w:id="481" w:author="tanzhaobo" w:date="2014-03-06T09:22:00Z">
        <w:r>
          <w:rPr>
            <w:rFonts w:eastAsiaTheme="minorEastAsia" w:hint="eastAsia"/>
            <w:w w:val="95"/>
            <w:lang w:eastAsia="zh-CN"/>
          </w:rPr>
          <w:t>rg</w:t>
        </w:r>
      </w:ins>
      <w:del w:id="482" w:author="tanzhaobo" w:date="2014-03-06T09:22:00Z">
        <w:r w:rsidR="00AB6EAB" w:rsidDel="00D761BD">
          <w:rPr>
            <w:rFonts w:eastAsiaTheme="minorEastAsia" w:hint="eastAsia"/>
            <w:w w:val="95"/>
            <w:lang w:eastAsia="zh-CN"/>
          </w:rPr>
          <w:delText>shard</w:delText>
        </w:r>
      </w:del>
      <w:r w:rsidR="004474D3">
        <w:rPr>
          <w:w w:val="95"/>
          <w:lang w:eastAsia="zh-CN"/>
        </w:rPr>
        <w:t>.createNode()</w:t>
      </w:r>
    </w:p>
    <w:p w:rsidR="0020037C" w:rsidRDefault="0020037C">
      <w:pPr>
        <w:spacing w:before="9" w:line="190" w:lineRule="exact"/>
        <w:rPr>
          <w:sz w:val="19"/>
          <w:szCs w:val="19"/>
          <w:lang w:eastAsia="zh-CN"/>
        </w:rPr>
      </w:pPr>
    </w:p>
    <w:p w:rsidR="0020037C" w:rsidRDefault="00D761BD">
      <w:pPr>
        <w:pStyle w:val="BodyText"/>
        <w:spacing w:line="251" w:lineRule="auto"/>
        <w:ind w:left="613" w:right="4680"/>
      </w:pPr>
      <w:ins w:id="483" w:author="tanzhaobo" w:date="2014-03-06T09:21:00Z">
        <w:r>
          <w:rPr>
            <w:rFonts w:eastAsiaTheme="minorEastAsia" w:hint="eastAsia"/>
            <w:w w:val="90"/>
            <w:lang w:eastAsia="zh-CN"/>
          </w:rPr>
          <w:t>rg</w:t>
        </w:r>
      </w:ins>
      <w:del w:id="484" w:author="tanzhaobo" w:date="2014-03-06T09:21:00Z">
        <w:r w:rsidR="00AB6EAB" w:rsidDel="00D761BD">
          <w:rPr>
            <w:rFonts w:eastAsiaTheme="minorEastAsia" w:hint="eastAsia"/>
            <w:w w:val="90"/>
            <w:lang w:eastAsia="zh-CN"/>
          </w:rPr>
          <w:delText>shard</w:delText>
        </w:r>
      </w:del>
      <w:r w:rsidR="004474D3">
        <w:rPr>
          <w:w w:val="90"/>
        </w:rPr>
        <w:t>.createNode(&lt;host&gt;,&lt;service&gt;,&lt;dbpath&gt;,[config])</w:t>
      </w:r>
      <w:r w:rsidR="004474D3">
        <w:rPr>
          <w:w w:val="91"/>
        </w:rPr>
        <w:t xml:space="preserve"> </w:t>
      </w:r>
      <w:r w:rsidR="004474D3">
        <w:rPr>
          <w:w w:val="95"/>
        </w:rPr>
        <w:t>在</w:t>
      </w:r>
      <w:r w:rsidR="00423ADE">
        <w:rPr>
          <w:w w:val="95"/>
        </w:rPr>
        <w:t>分区</w:t>
      </w:r>
      <w:r w:rsidR="004474D3">
        <w:rPr>
          <w:w w:val="95"/>
        </w:rPr>
        <w:t>组中创建节点。</w:t>
      </w:r>
    </w:p>
    <w:p w:rsidR="0020037C" w:rsidRDefault="0020037C">
      <w:pPr>
        <w:spacing w:before="7" w:line="120" w:lineRule="exact"/>
        <w:rPr>
          <w:sz w:val="12"/>
          <w:szCs w:val="12"/>
        </w:rPr>
      </w:pPr>
    </w:p>
    <w:p w:rsidR="0020037C" w:rsidRDefault="00DD1987">
      <w:pPr>
        <w:pStyle w:val="BodyText"/>
        <w:spacing w:line="139" w:lineRule="auto"/>
        <w:ind w:left="1253" w:right="5266" w:hanging="640"/>
        <w:rPr>
          <w:lang w:eastAsia="zh-CN"/>
        </w:rPr>
      </w:pPr>
      <w:r>
        <w:pict>
          <v:shape id="_x0000_i1105"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只有在</w:t>
      </w:r>
      <w:r w:rsidR="00423ADE">
        <w:rPr>
          <w:lang w:eastAsia="zh-CN"/>
        </w:rPr>
        <w:t>分区</w:t>
      </w:r>
      <w:r w:rsidR="004474D3">
        <w:rPr>
          <w:lang w:eastAsia="zh-CN"/>
        </w:rPr>
        <w:t>组启动之后，才能创建节点操作。</w:t>
      </w:r>
    </w:p>
    <w:p w:rsidR="0020037C" w:rsidRDefault="0020037C">
      <w:pPr>
        <w:spacing w:before="17" w:line="200" w:lineRule="exact"/>
        <w:rPr>
          <w:sz w:val="20"/>
          <w:szCs w:val="20"/>
          <w:lang w:eastAsia="zh-CN"/>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指定节点的主机名</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line="207" w:lineRule="exact"/>
        <w:rPr>
          <w:rFonts w:ascii="Microsoft JhengHei" w:eastAsia="Microsoft JhengHei" w:hAnsi="Microsoft JhengHei" w:cs="Microsoft JhengHei"/>
          <w:sz w:val="14"/>
          <w:szCs w:val="14"/>
        </w:rPr>
        <w:sectPr w:rsidR="0020037C">
          <w:pgSz w:w="12240" w:h="15840"/>
          <w:pgMar w:top="900" w:right="680" w:bottom="280" w:left="1020" w:header="713" w:footer="0" w:gutter="0"/>
          <w:cols w:space="720"/>
        </w:sectPr>
      </w:pPr>
    </w:p>
    <w:p w:rsidR="0020037C" w:rsidRDefault="0020037C">
      <w:pPr>
        <w:spacing w:before="11" w:line="200" w:lineRule="exact"/>
        <w:rPr>
          <w:sz w:val="20"/>
          <w:szCs w:val="20"/>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节点端口号</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300"/>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dbpath</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节点路径</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77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config</w:t>
            </w:r>
          </w:p>
        </w:tc>
        <w:tc>
          <w:tcPr>
            <w:tcW w:w="3292" w:type="dxa"/>
            <w:tcBorders>
              <w:top w:val="nil"/>
              <w:left w:val="nil"/>
              <w:bottom w:val="nil"/>
              <w:right w:val="single" w:sz="8" w:space="0" w:color="000000"/>
            </w:tcBorders>
          </w:tcPr>
          <w:p w:rsidR="0020037C" w:rsidRDefault="004474D3">
            <w:pPr>
              <w:pStyle w:val="TableParagraph"/>
              <w:spacing w:line="21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Json</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节点配置信息，如配置日志大小，是</w:t>
            </w:r>
          </w:p>
          <w:p w:rsidR="0020037C" w:rsidRDefault="004474D3">
            <w:pPr>
              <w:pStyle w:val="TableParagraph"/>
              <w:spacing w:before="12" w:line="240" w:lineRule="exact"/>
              <w:ind w:left="40" w:right="20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否打开事务等，具体可参考</w:t>
            </w:r>
            <w:hyperlink w:anchor="_bookmark51" w:history="1">
              <w:r>
                <w:rPr>
                  <w:rFonts w:ascii="Microsoft JhengHei" w:eastAsia="Microsoft JhengHei" w:hAnsi="Microsoft JhengHei" w:cs="Microsoft JhengHei"/>
                  <w:color w:val="0000FF"/>
                  <w:sz w:val="14"/>
                  <w:szCs w:val="14"/>
                  <w:lang w:eastAsia="zh-CN"/>
                </w:rPr>
                <w:t>数据库</w:t>
              </w:r>
            </w:hyperlink>
            <w:r>
              <w:rPr>
                <w:rFonts w:ascii="Microsoft JhengHei" w:eastAsia="Microsoft JhengHei" w:hAnsi="Microsoft JhengHei" w:cs="Microsoft JhengHei"/>
                <w:color w:val="0000FF"/>
                <w:sz w:val="14"/>
                <w:szCs w:val="14"/>
                <w:lang w:eastAsia="zh-CN"/>
              </w:rPr>
              <w:t xml:space="preserve"> </w:t>
            </w:r>
            <w:hyperlink w:anchor="_bookmark51" w:history="1">
              <w:r>
                <w:rPr>
                  <w:rFonts w:ascii="Microsoft JhengHei" w:eastAsia="Microsoft JhengHei" w:hAnsi="Microsoft JhengHei" w:cs="Microsoft JhengHei"/>
                  <w:color w:val="0000FF"/>
                  <w:sz w:val="14"/>
                  <w:szCs w:val="14"/>
                  <w:lang w:eastAsia="zh-CN"/>
                </w:rPr>
                <w:t>配置</w:t>
              </w:r>
            </w:hyperlink>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835D75">
      <w:pPr>
        <w:pStyle w:val="BodyText"/>
        <w:spacing w:line="167" w:lineRule="auto"/>
      </w:pPr>
      <w:r>
        <w:rPr>
          <w:rFonts w:eastAsiaTheme="minorEastAsia" w:hint="eastAsia"/>
          <w:w w:val="95"/>
          <w:lang w:eastAsia="zh-CN"/>
        </w:rPr>
        <w:t>rg</w:t>
      </w:r>
      <w:r w:rsidR="004474D3">
        <w:rPr>
          <w:w w:val="95"/>
        </w:rPr>
        <w:t>.createNode()方法的定义格式有三个参数：host、service、dbpath、config，如上表所示，前三个参数的</w:t>
      </w:r>
      <w:r w:rsidR="004474D3">
        <w:t xml:space="preserve"> 类型都是字符串型，必填；最后一个是Json对象，选填。</w:t>
      </w:r>
    </w:p>
    <w:p w:rsidR="0020037C" w:rsidRDefault="00B0609F">
      <w:pPr>
        <w:pStyle w:val="BodyText"/>
        <w:spacing w:before="23"/>
        <w:rPr>
          <w:rFonts w:ascii="仿宋" w:eastAsia="仿宋" w:hAnsi="仿宋" w:cs="仿宋"/>
          <w:lang w:eastAsia="zh-CN"/>
        </w:rPr>
      </w:pPr>
      <w:r w:rsidRPr="00B0609F">
        <w:pict>
          <v:group id="_x0000_s2495" style="position:absolute;left:0;text-align:left;margin-left:81.7pt;margin-top:5.6pt;width:473.6pt;height:10.6pt;z-index:-251547136;mso-position-horizontal-relative:page" coordorigin="1634,112" coordsize="9472,212">
            <v:shape id="_x0000_s2496" style="position:absolute;left:1634;top:112;width:9472;height:212" coordorigin="1634,112" coordsize="9472,212" path="m1634,112r9472,l11106,324r-9472,l1634,112xe" fillcolor="#efefef" stroked="f">
              <v:path arrowok="t"/>
            </v:shape>
            <w10:wrap anchorx="page"/>
          </v:group>
        </w:pict>
      </w:r>
      <w:r w:rsidR="004474D3">
        <w:rPr>
          <w:rFonts w:ascii="仿宋" w:eastAsia="仿宋" w:hAnsi="仿宋" w:cs="仿宋"/>
          <w:lang w:eastAsia="zh-CN"/>
        </w:rPr>
        <w:t>("&lt;主机名&gt;","&lt;端口号&gt;","&lt;节点路径&gt;"[,{&lt;configParam&gt;:value,...}])</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w:t>
      </w:r>
      <w:r w:rsidR="00423ADE">
        <w:rPr>
          <w:position w:val="1"/>
          <w:lang w:eastAsia="zh-CN"/>
        </w:rPr>
        <w:t>分区</w:t>
      </w:r>
      <w:r>
        <w:rPr>
          <w:position w:val="1"/>
          <w:lang w:eastAsia="zh-CN"/>
        </w:rPr>
        <w:t>组</w:t>
      </w:r>
      <w:r w:rsidR="00D8502A">
        <w:rPr>
          <w:rFonts w:eastAsiaTheme="minorEastAsia" w:hint="eastAsia"/>
          <w:position w:val="1"/>
          <w:lang w:eastAsia="zh-CN"/>
        </w:rPr>
        <w:t>group</w:t>
      </w:r>
      <w:r>
        <w:rPr>
          <w:position w:val="1"/>
          <w:lang w:eastAsia="zh-CN"/>
        </w:rPr>
        <w:t>中创建一个端口号为</w:t>
      </w:r>
      <w:r w:rsidR="003A556E" w:rsidRPr="003A556E">
        <w:rPr>
          <w:position w:val="1"/>
          <w:lang w:eastAsia="zh-CN"/>
        </w:rPr>
        <w:t>11800</w:t>
      </w:r>
      <w:r>
        <w:rPr>
          <w:position w:val="1"/>
          <w:lang w:eastAsia="zh-CN"/>
        </w:rPr>
        <w:t>的节点，指定日志文件大小为64MB</w:t>
      </w:r>
    </w:p>
    <w:p w:rsidR="0020037C" w:rsidRDefault="00B0609F">
      <w:pPr>
        <w:pStyle w:val="BodyText"/>
        <w:spacing w:before="10"/>
        <w:ind w:left="1217"/>
        <w:rPr>
          <w:rFonts w:ascii="仿宋" w:eastAsia="仿宋" w:hAnsi="仿宋" w:cs="仿宋"/>
        </w:rPr>
      </w:pPr>
      <w:r w:rsidRPr="00B0609F">
        <w:pict>
          <v:group id="_x0000_s2493" style="position:absolute;left:0;text-align:left;margin-left:95.85pt;margin-top:4.95pt;width:459.45pt;height:10.6pt;z-index:-251546112;mso-position-horizontal-relative:page" coordorigin="1917,99" coordsize="9189,212">
            <v:shape id="_x0000_s2494" style="position:absolute;left:1917;top:99;width:9189;height:212" coordorigin="1917,99" coordsize="9189,212" path="m1917,99r9189,l11106,311r-9189,l1917,99xe" fillcolor="#efefef" stroked="f">
              <v:path arrowok="t"/>
            </v:shape>
            <w10:wrap anchorx="page"/>
          </v:group>
        </w:pict>
      </w:r>
      <w:r w:rsidR="00607E45">
        <w:rPr>
          <w:rFonts w:ascii="仿宋" w:eastAsia="仿宋" w:hAnsi="仿宋" w:cs="仿宋" w:hint="eastAsia"/>
          <w:lang w:eastAsia="zh-CN"/>
        </w:rPr>
        <w:t>rg</w:t>
      </w:r>
      <w:r w:rsidR="004474D3">
        <w:rPr>
          <w:rFonts w:ascii="仿宋" w:eastAsia="仿宋" w:hAnsi="仿宋" w:cs="仿宋"/>
        </w:rPr>
        <w:t>.createNode("vmsvr2-suse-x64",</w:t>
      </w:r>
      <w:r w:rsidR="003A556E" w:rsidRPr="003A556E">
        <w:rPr>
          <w:rFonts w:ascii="仿宋" w:eastAsia="仿宋" w:hAnsi="仿宋" w:cs="仿宋"/>
        </w:rPr>
        <w:t>11800</w:t>
      </w:r>
      <w:r w:rsidR="004474D3">
        <w:rPr>
          <w:rFonts w:ascii="仿宋" w:eastAsia="仿宋" w:hAnsi="仿宋" w:cs="仿宋"/>
        </w:rPr>
        <w:t>,"/opt/sequoiadb/data/</w:t>
      </w:r>
      <w:r w:rsidR="003A556E" w:rsidRPr="003A556E">
        <w:rPr>
          <w:rFonts w:ascii="仿宋" w:eastAsia="仿宋" w:hAnsi="仿宋" w:cs="仿宋"/>
        </w:rPr>
        <w:t>11800</w:t>
      </w:r>
      <w:r w:rsidR="004474D3">
        <w:rPr>
          <w:rFonts w:ascii="仿宋" w:eastAsia="仿宋" w:hAnsi="仿宋" w:cs="仿宋"/>
        </w:rPr>
        <w:t>",{logfilesz:64})</w:t>
      </w:r>
    </w:p>
    <w:p w:rsidR="0020037C" w:rsidRDefault="0020037C">
      <w:pPr>
        <w:spacing w:before="1" w:line="130" w:lineRule="exact"/>
        <w:rPr>
          <w:sz w:val="13"/>
          <w:szCs w:val="13"/>
        </w:rPr>
      </w:pPr>
    </w:p>
    <w:p w:rsidR="0020037C" w:rsidRDefault="00DD1987">
      <w:pPr>
        <w:pStyle w:val="BodyText"/>
        <w:spacing w:line="153" w:lineRule="auto"/>
        <w:ind w:left="1573" w:hanging="640"/>
        <w:rPr>
          <w:lang w:eastAsia="zh-CN"/>
        </w:rPr>
      </w:pPr>
      <w:r>
        <w:pict>
          <v:shape id="_x0000_i1106"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在一个</w:t>
      </w:r>
      <w:r w:rsidR="00423ADE">
        <w:rPr>
          <w:w w:val="95"/>
          <w:lang w:eastAsia="zh-CN"/>
        </w:rPr>
        <w:t>分区</w:t>
      </w:r>
      <w:r w:rsidR="004474D3">
        <w:rPr>
          <w:w w:val="95"/>
          <w:lang w:eastAsia="zh-CN"/>
        </w:rPr>
        <w:t>组中能创建多个节点，但是连个节点的端口号必须相差5以上。因为系统为每个节点后台</w:t>
      </w:r>
      <w:r w:rsidR="004474D3">
        <w:rPr>
          <w:lang w:eastAsia="zh-CN"/>
        </w:rPr>
        <w:t xml:space="preserve"> 控制了5个通信接口。</w:t>
      </w:r>
    </w:p>
    <w:p w:rsidR="0020037C" w:rsidRDefault="0020037C">
      <w:pPr>
        <w:spacing w:line="130" w:lineRule="exact"/>
        <w:rPr>
          <w:sz w:val="13"/>
          <w:szCs w:val="13"/>
          <w:lang w:eastAsia="zh-CN"/>
        </w:rPr>
      </w:pPr>
    </w:p>
    <w:p w:rsidR="0020037C" w:rsidRDefault="005259CE">
      <w:pPr>
        <w:pStyle w:val="Heading3"/>
        <w:ind w:left="0" w:right="7820"/>
        <w:jc w:val="center"/>
      </w:pPr>
      <w:bookmarkStart w:id="485" w:name="rg.removeNode()"/>
      <w:bookmarkStart w:id="486" w:name="_bookmark188"/>
      <w:bookmarkEnd w:id="485"/>
      <w:bookmarkEnd w:id="486"/>
      <w:r>
        <w:rPr>
          <w:rFonts w:eastAsiaTheme="minorEastAsia" w:hint="eastAsia"/>
          <w:w w:val="95"/>
          <w:lang w:eastAsia="zh-CN"/>
        </w:rPr>
        <w:t>rg</w:t>
      </w:r>
      <w:r w:rsidR="004474D3">
        <w:rPr>
          <w:w w:val="95"/>
        </w:rPr>
        <w:t>.removeNode()</w:t>
      </w:r>
    </w:p>
    <w:p w:rsidR="0020037C" w:rsidRDefault="0020037C">
      <w:pPr>
        <w:spacing w:before="9" w:line="190" w:lineRule="exact"/>
        <w:rPr>
          <w:sz w:val="19"/>
          <w:szCs w:val="19"/>
        </w:rPr>
      </w:pPr>
    </w:p>
    <w:p w:rsidR="0020037C" w:rsidRDefault="00ED38E6">
      <w:pPr>
        <w:pStyle w:val="BodyText"/>
        <w:spacing w:line="251" w:lineRule="auto"/>
        <w:ind w:right="3660"/>
      </w:pPr>
      <w:r>
        <w:rPr>
          <w:rFonts w:eastAsiaTheme="minorEastAsia" w:hint="eastAsia"/>
          <w:w w:val="90"/>
          <w:lang w:eastAsia="zh-CN"/>
        </w:rPr>
        <w:t>rg</w:t>
      </w:r>
      <w:r w:rsidR="004474D3">
        <w:rPr>
          <w:w w:val="90"/>
        </w:rPr>
        <w:t>.removeNode(&lt;host&gt;,&lt;service&gt;,[config])</w:t>
      </w:r>
      <w:r w:rsidR="004474D3">
        <w:rPr>
          <w:w w:val="92"/>
        </w:rPr>
        <w:t xml:space="preserve"> </w:t>
      </w:r>
      <w:r w:rsidR="004474D3">
        <w:rPr>
          <w:w w:val="95"/>
        </w:rPr>
        <w:t>删除</w:t>
      </w:r>
      <w:r w:rsidR="00423ADE">
        <w:rPr>
          <w:w w:val="95"/>
        </w:rPr>
        <w:t>分区</w:t>
      </w:r>
      <w:r w:rsidR="004474D3">
        <w:rPr>
          <w:w w:val="95"/>
        </w:rPr>
        <w:t>组中的指定节点。</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453"/>
        <w:gridCol w:w="3284"/>
        <w:gridCol w:w="2363"/>
        <w:gridCol w:w="2373"/>
      </w:tblGrid>
      <w:tr w:rsidR="0020037C">
        <w:trPr>
          <w:trHeight w:hRule="exact" w:val="295"/>
        </w:trPr>
        <w:tc>
          <w:tcPr>
            <w:tcW w:w="145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84" w:type="dxa"/>
            <w:tcBorders>
              <w:top w:val="nil"/>
              <w:left w:val="nil"/>
              <w:bottom w:val="nil"/>
              <w:right w:val="single" w:sz="8" w:space="0" w:color="000000"/>
            </w:tcBorders>
          </w:tcPr>
          <w:p w:rsidR="0020037C" w:rsidRDefault="004474D3">
            <w:pPr>
              <w:pStyle w:val="TableParagraph"/>
              <w:spacing w:line="222" w:lineRule="exact"/>
              <w:ind w:left="96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45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w:t>
            </w:r>
          </w:p>
        </w:tc>
        <w:tc>
          <w:tcPr>
            <w:tcW w:w="3284" w:type="dxa"/>
            <w:tcBorders>
              <w:top w:val="nil"/>
              <w:left w:val="nil"/>
              <w:bottom w:val="nil"/>
              <w:right w:val="single" w:sz="8" w:space="0" w:color="000000"/>
            </w:tcBorders>
          </w:tcPr>
          <w:p w:rsidR="0020037C" w:rsidRDefault="004474D3">
            <w:pPr>
              <w:pStyle w:val="TableParagraph"/>
              <w:spacing w:line="227" w:lineRule="exact"/>
              <w:ind w:left="96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节点主机名</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300"/>
        </w:trPr>
        <w:tc>
          <w:tcPr>
            <w:tcW w:w="145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w:t>
            </w:r>
          </w:p>
        </w:tc>
        <w:tc>
          <w:tcPr>
            <w:tcW w:w="3284" w:type="dxa"/>
            <w:tcBorders>
              <w:top w:val="nil"/>
              <w:left w:val="nil"/>
              <w:bottom w:val="nil"/>
              <w:right w:val="single" w:sz="8" w:space="0" w:color="000000"/>
            </w:tcBorders>
          </w:tcPr>
          <w:p w:rsidR="0020037C" w:rsidRDefault="004474D3">
            <w:pPr>
              <w:pStyle w:val="TableParagraph"/>
              <w:spacing w:line="227" w:lineRule="exact"/>
              <w:ind w:left="96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节点端口号</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r w:rsidR="0020037C">
        <w:trPr>
          <w:trHeight w:hRule="exact" w:val="305"/>
        </w:trPr>
        <w:tc>
          <w:tcPr>
            <w:tcW w:w="145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config</w:t>
            </w:r>
          </w:p>
        </w:tc>
        <w:tc>
          <w:tcPr>
            <w:tcW w:w="3284" w:type="dxa"/>
            <w:tcBorders>
              <w:top w:val="nil"/>
              <w:left w:val="nil"/>
              <w:bottom w:val="nil"/>
              <w:right w:val="single" w:sz="8" w:space="0" w:color="000000"/>
            </w:tcBorders>
          </w:tcPr>
          <w:p w:rsidR="0020037C" w:rsidRDefault="004474D3">
            <w:pPr>
              <w:pStyle w:val="TableParagraph"/>
              <w:spacing w:line="227" w:lineRule="exact"/>
              <w:ind w:left="96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json</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节点配置信息</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625001">
      <w:pPr>
        <w:pStyle w:val="BodyText"/>
        <w:spacing w:before="16"/>
      </w:pPr>
      <w:r>
        <w:rPr>
          <w:rFonts w:eastAsiaTheme="minorEastAsia" w:hint="eastAsia"/>
          <w:lang w:eastAsia="zh-CN"/>
        </w:rPr>
        <w:t>rg</w:t>
      </w:r>
      <w:r w:rsidR="004474D3">
        <w:t>.removeNode()方法的定义格式有三个参数：host、service、config，如上表所示，格式如下：</w:t>
      </w:r>
    </w:p>
    <w:p w:rsidR="0020037C" w:rsidRDefault="00B0609F">
      <w:pPr>
        <w:pStyle w:val="BodyText"/>
        <w:spacing w:before="8"/>
        <w:rPr>
          <w:rFonts w:ascii="仿宋" w:eastAsia="仿宋" w:hAnsi="仿宋" w:cs="仿宋"/>
        </w:rPr>
      </w:pPr>
      <w:r w:rsidRPr="00B0609F">
        <w:pict>
          <v:group id="_x0000_s2490" style="position:absolute;left:0;text-align:left;margin-left:81.7pt;margin-top:4.85pt;width:473.6pt;height:10.6pt;z-index:-251545088;mso-position-horizontal-relative:page" coordorigin="1634,97" coordsize="9472,212">
            <v:shape id="_x0000_s2491"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("&lt;主机名&gt;","&lt;端口号&gt;"[,{&lt;configParam&gt;:value,...}])</w:t>
      </w:r>
    </w:p>
    <w:p w:rsidR="0020037C" w:rsidRDefault="0020037C">
      <w:pPr>
        <w:spacing w:before="5" w:line="180" w:lineRule="exact"/>
        <w:rPr>
          <w:sz w:val="18"/>
          <w:szCs w:val="18"/>
        </w:rPr>
      </w:pPr>
    </w:p>
    <w:p w:rsidR="0020037C" w:rsidRDefault="004474D3">
      <w:pPr>
        <w:pStyle w:val="BodyText"/>
      </w:pPr>
      <w: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w:t>
      </w:r>
      <w:r w:rsidR="00423ADE">
        <w:rPr>
          <w:position w:val="1"/>
          <w:lang w:eastAsia="zh-CN"/>
        </w:rPr>
        <w:t>分区</w:t>
      </w:r>
      <w:r>
        <w:rPr>
          <w:position w:val="1"/>
          <w:lang w:eastAsia="zh-CN"/>
        </w:rPr>
        <w:t>组</w:t>
      </w:r>
      <w:r w:rsidR="00625001">
        <w:rPr>
          <w:rFonts w:eastAsiaTheme="minorEastAsia" w:hint="eastAsia"/>
          <w:position w:val="1"/>
          <w:lang w:eastAsia="zh-CN"/>
        </w:rPr>
        <w:t>group</w:t>
      </w:r>
      <w:r>
        <w:rPr>
          <w:position w:val="1"/>
          <w:lang w:eastAsia="zh-CN"/>
        </w:rPr>
        <w:t>中删除节点命令如下</w:t>
      </w:r>
    </w:p>
    <w:p w:rsidR="0020037C" w:rsidRDefault="00B0609F">
      <w:pPr>
        <w:pStyle w:val="BodyText"/>
        <w:spacing w:before="10"/>
        <w:ind w:left="1217"/>
        <w:rPr>
          <w:rFonts w:ascii="仿宋" w:eastAsia="仿宋" w:hAnsi="仿宋" w:cs="仿宋"/>
        </w:rPr>
      </w:pPr>
      <w:r w:rsidRPr="00B0609F">
        <w:pict>
          <v:group id="_x0000_s2488" style="position:absolute;left:0;text-align:left;margin-left:95.85pt;margin-top:4.95pt;width:459.45pt;height:10.6pt;z-index:-251544064;mso-position-horizontal-relative:page" coordorigin="1917,99" coordsize="9189,212">
            <v:shape id="_x0000_s2489" style="position:absolute;left:1917;top:99;width:9189;height:212" coordorigin="1917,99" coordsize="9189,212" path="m1917,99r9189,l11106,311r-9189,l1917,99xe" fillcolor="#efefef" stroked="f">
              <v:path arrowok="t"/>
            </v:shape>
            <w10:wrap anchorx="page"/>
          </v:group>
        </w:pict>
      </w:r>
      <w:r w:rsidR="00625001">
        <w:rPr>
          <w:rFonts w:ascii="仿宋" w:eastAsia="仿宋" w:hAnsi="仿宋" w:cs="仿宋" w:hint="eastAsia"/>
          <w:lang w:eastAsia="zh-CN"/>
        </w:rPr>
        <w:t>rg</w:t>
      </w:r>
      <w:r w:rsidR="004474D3">
        <w:rPr>
          <w:rFonts w:ascii="仿宋" w:eastAsia="仿宋" w:hAnsi="仿宋" w:cs="仿宋"/>
        </w:rPr>
        <w:t>.removeNode("vmsvr2-suse-x64",</w:t>
      </w:r>
      <w:r w:rsidR="003A556E" w:rsidRPr="003A556E">
        <w:rPr>
          <w:rFonts w:ascii="仿宋" w:eastAsia="仿宋" w:hAnsi="仿宋" w:cs="仿宋"/>
        </w:rPr>
        <w:t>11800</w:t>
      </w:r>
      <w:r w:rsidR="004474D3">
        <w:rPr>
          <w:rFonts w:ascii="仿宋" w:eastAsia="仿宋" w:hAnsi="仿宋" w:cs="仿宋"/>
        </w:rPr>
        <w:t>)</w:t>
      </w:r>
    </w:p>
    <w:p w:rsidR="0020037C" w:rsidRDefault="0020037C">
      <w:pPr>
        <w:spacing w:before="8" w:line="140" w:lineRule="exact"/>
        <w:rPr>
          <w:sz w:val="14"/>
          <w:szCs w:val="14"/>
        </w:rPr>
      </w:pPr>
    </w:p>
    <w:p w:rsidR="0020037C" w:rsidRDefault="00DD1987">
      <w:pPr>
        <w:pStyle w:val="BodyText"/>
        <w:spacing w:line="139" w:lineRule="auto"/>
        <w:ind w:left="1573" w:right="4931" w:hanging="640"/>
        <w:rPr>
          <w:lang w:eastAsia="zh-CN"/>
        </w:rPr>
      </w:pPr>
      <w:r>
        <w:pict>
          <v:shape id="_x0000_i1107"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指定删除的节点必须存在，否则出现异常。</w:t>
      </w:r>
    </w:p>
    <w:p w:rsidR="0020037C" w:rsidRDefault="0020037C">
      <w:pPr>
        <w:spacing w:before="3" w:line="130" w:lineRule="exact"/>
        <w:rPr>
          <w:sz w:val="13"/>
          <w:szCs w:val="13"/>
          <w:lang w:eastAsia="zh-CN"/>
        </w:rPr>
      </w:pPr>
    </w:p>
    <w:p w:rsidR="0020037C" w:rsidRDefault="002D468A">
      <w:pPr>
        <w:pStyle w:val="Heading3"/>
        <w:ind w:left="280" w:right="8545"/>
        <w:jc w:val="center"/>
      </w:pPr>
      <w:bookmarkStart w:id="487" w:name="rg.getDetail()"/>
      <w:bookmarkStart w:id="488" w:name="_bookmark189"/>
      <w:bookmarkEnd w:id="487"/>
      <w:bookmarkEnd w:id="488"/>
      <w:r>
        <w:rPr>
          <w:rFonts w:eastAsiaTheme="minorEastAsia" w:hint="eastAsia"/>
          <w:w w:val="95"/>
          <w:lang w:eastAsia="zh-CN"/>
        </w:rPr>
        <w:t>rg</w:t>
      </w:r>
      <w:r w:rsidR="004474D3">
        <w:rPr>
          <w:w w:val="95"/>
        </w:rPr>
        <w:t>.getDetail()</w:t>
      </w:r>
    </w:p>
    <w:p w:rsidR="0020037C" w:rsidRDefault="0020037C">
      <w:pPr>
        <w:spacing w:before="8" w:line="280" w:lineRule="exact"/>
        <w:rPr>
          <w:sz w:val="28"/>
          <w:szCs w:val="28"/>
        </w:rPr>
      </w:pPr>
    </w:p>
    <w:p w:rsidR="0020037C" w:rsidRDefault="001E58DE">
      <w:pPr>
        <w:pStyle w:val="BodyText"/>
        <w:spacing w:line="167" w:lineRule="auto"/>
        <w:ind w:right="7313"/>
      </w:pPr>
      <w:r>
        <w:rPr>
          <w:rFonts w:eastAsiaTheme="minorEastAsia" w:hint="eastAsia"/>
          <w:w w:val="95"/>
          <w:lang w:eastAsia="zh-CN"/>
        </w:rPr>
        <w:t>rg</w:t>
      </w:r>
      <w:r w:rsidR="004474D3">
        <w:rPr>
          <w:w w:val="95"/>
        </w:rPr>
        <w:t>.getDetail()</w:t>
      </w:r>
      <w:r w:rsidR="004474D3">
        <w:rPr>
          <w:w w:val="93"/>
        </w:rPr>
        <w:t xml:space="preserve"> </w:t>
      </w:r>
      <w:r w:rsidR="004474D3">
        <w:rPr>
          <w:w w:val="95"/>
        </w:rPr>
        <w:t>返回</w:t>
      </w:r>
      <w:r w:rsidR="00423ADE">
        <w:rPr>
          <w:w w:val="95"/>
        </w:rPr>
        <w:t>分区</w:t>
      </w:r>
      <w:r w:rsidR="004474D3">
        <w:rPr>
          <w:w w:val="95"/>
        </w:rPr>
        <w:t>组的信息。</w:t>
      </w:r>
    </w:p>
    <w:p w:rsidR="0020037C" w:rsidRDefault="0020037C">
      <w:pPr>
        <w:spacing w:line="167" w:lineRule="auto"/>
        <w:sectPr w:rsidR="0020037C">
          <w:pgSz w:w="12240" w:h="15840"/>
          <w:pgMar w:top="900" w:right="1020" w:bottom="280" w:left="700" w:header="713" w:footer="0" w:gutter="0"/>
          <w:cols w:space="720"/>
        </w:sectPr>
      </w:pPr>
    </w:p>
    <w:p w:rsidR="0020037C" w:rsidRDefault="00B0609F">
      <w:pPr>
        <w:pStyle w:val="BodyText"/>
        <w:numPr>
          <w:ilvl w:val="0"/>
          <w:numId w:val="26"/>
        </w:numPr>
        <w:tabs>
          <w:tab w:val="left" w:pos="397"/>
        </w:tabs>
        <w:spacing w:before="78" w:line="308" w:lineRule="exact"/>
        <w:ind w:left="397"/>
        <w:rPr>
          <w:rFonts w:ascii="仿宋" w:eastAsia="仿宋" w:hAnsi="仿宋" w:cs="仿宋"/>
        </w:rPr>
      </w:pPr>
      <w:r w:rsidRPr="00B0609F">
        <w:lastRenderedPageBreak/>
        <w:pict>
          <v:group id="_x0000_s2485" style="position:absolute;left:0;text-align:left;margin-left:95.85pt;margin-top:75.7pt;width:459.45pt;height:636pt;z-index:-251543040;mso-position-horizontal-relative:page;mso-position-vertical-relative:page" coordorigin="1917,1514" coordsize="9189,12720">
            <v:shape id="_x0000_s2486" style="position:absolute;left:1917;top:1514;width:9189;height:12720" coordorigin="1917,1514" coordsize="9189,12720" path="m1917,1514r9189,l11106,14234r-9189,l1917,1514xe" fillcolor="#efefef" stroked="f">
              <v:path arrowok="t"/>
            </v:shape>
            <w10:wrap anchorx="page" anchory="page"/>
          </v:group>
        </w:pict>
      </w:r>
      <w:r w:rsidR="004474D3">
        <w:rPr>
          <w:rFonts w:ascii="仿宋" w:eastAsia="仿宋" w:hAnsi="仿宋" w:cs="仿宋"/>
        </w:rPr>
        <w:t xml:space="preserve">&gt; </w:t>
      </w:r>
      <w:r w:rsidR="006716C2">
        <w:rPr>
          <w:rFonts w:ascii="仿宋" w:eastAsia="仿宋" w:hAnsi="仿宋" w:cs="仿宋" w:hint="eastAsia"/>
          <w:lang w:eastAsia="zh-CN"/>
        </w:rPr>
        <w:t>rg</w:t>
      </w:r>
      <w:r w:rsidR="004474D3">
        <w:rPr>
          <w:rFonts w:ascii="仿宋" w:eastAsia="仿宋" w:hAnsi="仿宋" w:cs="仿宋"/>
        </w:rPr>
        <w:t>.getDetail()</w:t>
      </w:r>
    </w:p>
    <w:p w:rsidR="0020037C" w:rsidRDefault="004474D3">
      <w:pPr>
        <w:pStyle w:val="BodyText"/>
        <w:spacing w:line="198"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"Group": [</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"dbpath": "/opt/sequoiadb/data/</w:t>
      </w:r>
      <w:r w:rsidR="003A556E" w:rsidRPr="003A556E">
        <w:rPr>
          <w:rFonts w:ascii="仿宋" w:eastAsia="仿宋" w:hAnsi="仿宋" w:cs="仿宋"/>
        </w:rPr>
        <w:t>11800</w:t>
      </w: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"HostName": "vmsvr2-suse-x64",</w:t>
      </w:r>
    </w:p>
    <w:p w:rsidR="0020037C" w:rsidRDefault="004474D3">
      <w:pPr>
        <w:pStyle w:val="BodyText"/>
        <w:spacing w:line="212" w:lineRule="exact"/>
        <w:ind w:left="997"/>
        <w:rPr>
          <w:rFonts w:ascii="仿宋" w:eastAsia="仿宋" w:hAnsi="仿宋" w:cs="仿宋"/>
        </w:rPr>
      </w:pPr>
      <w:r>
        <w:rPr>
          <w:rFonts w:ascii="仿宋" w:eastAsia="仿宋" w:hAnsi="仿宋" w:cs="仿宋"/>
        </w:rPr>
        <w:t>"Service": [</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0,</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sidRPr="003A556E">
        <w:rPr>
          <w:rFonts w:ascii="仿宋" w:eastAsia="仿宋" w:hAnsi="仿宋" w:cs="仿宋"/>
        </w:rPr>
        <w:t>11800</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1,</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Pr>
          <w:rFonts w:ascii="仿宋" w:eastAsia="仿宋" w:hAnsi="仿宋" w:cs="仿宋"/>
        </w:rPr>
        <w:t>1180</w:t>
      </w:r>
      <w:r w:rsidR="003A556E">
        <w:rPr>
          <w:rFonts w:ascii="仿宋" w:eastAsia="仿宋" w:hAnsi="仿宋" w:cs="仿宋" w:hint="eastAsia"/>
          <w:lang w:eastAsia="zh-CN"/>
        </w:rPr>
        <w:t>1</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2,</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Pr>
          <w:rFonts w:ascii="仿宋" w:eastAsia="仿宋" w:hAnsi="仿宋" w:cs="仿宋"/>
        </w:rPr>
        <w:t>1180</w:t>
      </w:r>
      <w:r w:rsidR="003A556E">
        <w:rPr>
          <w:rFonts w:ascii="仿宋" w:eastAsia="仿宋" w:hAnsi="仿宋" w:cs="仿宋" w:hint="eastAsia"/>
          <w:lang w:eastAsia="zh-CN"/>
        </w:rPr>
        <w:t>2</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3,</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Pr>
          <w:rFonts w:ascii="仿宋" w:eastAsia="仿宋" w:hAnsi="仿宋" w:cs="仿宋"/>
        </w:rPr>
        <w:t>1180</w:t>
      </w:r>
      <w:r w:rsidR="003A556E">
        <w:rPr>
          <w:rFonts w:ascii="仿宋" w:eastAsia="仿宋" w:hAnsi="仿宋" w:cs="仿宋" w:hint="eastAsia"/>
          <w:lang w:eastAsia="zh-CN"/>
        </w:rPr>
        <w:t>3</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"NodeID": 1000</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"dbpath": "/opt/sequoiadb/data/</w:t>
      </w:r>
      <w:r w:rsidR="003A556E">
        <w:rPr>
          <w:rFonts w:ascii="仿宋" w:eastAsia="仿宋" w:hAnsi="仿宋" w:cs="仿宋"/>
        </w:rPr>
        <w:t>118</w:t>
      </w:r>
      <w:r w:rsidR="003A556E">
        <w:rPr>
          <w:rFonts w:ascii="仿宋" w:eastAsia="仿宋" w:hAnsi="仿宋" w:cs="仿宋" w:hint="eastAsia"/>
          <w:lang w:eastAsia="zh-CN"/>
        </w:rPr>
        <w:t>5</w:t>
      </w:r>
      <w:r w:rsidR="003A556E" w:rsidRPr="003A556E">
        <w:rPr>
          <w:rFonts w:ascii="仿宋" w:eastAsia="仿宋" w:hAnsi="仿宋" w:cs="仿宋"/>
        </w:rPr>
        <w:t>0</w:t>
      </w: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"HostName": "vmsvr2-suse-x64",</w:t>
      </w:r>
    </w:p>
    <w:p w:rsidR="0020037C" w:rsidRDefault="004474D3">
      <w:pPr>
        <w:pStyle w:val="BodyText"/>
        <w:spacing w:line="212" w:lineRule="exact"/>
        <w:ind w:left="997"/>
        <w:rPr>
          <w:rFonts w:ascii="仿宋" w:eastAsia="仿宋" w:hAnsi="仿宋" w:cs="仿宋"/>
        </w:rPr>
      </w:pPr>
      <w:r>
        <w:rPr>
          <w:rFonts w:ascii="仿宋" w:eastAsia="仿宋" w:hAnsi="仿宋" w:cs="仿宋"/>
        </w:rPr>
        <w:t>"Service": [</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0,</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w:t>
      </w:r>
      <w:r w:rsidR="003A556E" w:rsidRPr="003A556E">
        <w:rPr>
          <w:rFonts w:ascii="仿宋" w:eastAsia="仿宋" w:hAnsi="仿宋" w:cs="仿宋"/>
        </w:rPr>
        <w:t>0</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1,</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51</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2,</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52</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1397"/>
        <w:rPr>
          <w:rFonts w:ascii="仿宋" w:eastAsia="仿宋" w:hAnsi="仿宋" w:cs="仿宋"/>
        </w:rPr>
      </w:pPr>
      <w:r>
        <w:rPr>
          <w:rFonts w:ascii="仿宋" w:eastAsia="仿宋" w:hAnsi="仿宋" w:cs="仿宋"/>
        </w:rPr>
        <w:t>"Type": 3,</w:t>
      </w:r>
    </w:p>
    <w:p w:rsidR="0020037C" w:rsidRDefault="004474D3">
      <w:pPr>
        <w:pStyle w:val="BodyText"/>
        <w:spacing w:line="212" w:lineRule="exact"/>
        <w:ind w:left="1397"/>
        <w:rPr>
          <w:rFonts w:ascii="仿宋" w:eastAsia="仿宋" w:hAnsi="仿宋" w:cs="仿宋"/>
        </w:rPr>
      </w:pPr>
      <w:r>
        <w:rPr>
          <w:rFonts w:ascii="仿宋" w:eastAsia="仿宋" w:hAnsi="仿宋" w:cs="仿宋"/>
        </w:rPr>
        <w:t>"Name": "</w:t>
      </w:r>
      <w:r w:rsidR="003A556E">
        <w:rPr>
          <w:rFonts w:ascii="仿宋" w:eastAsia="仿宋" w:hAnsi="仿宋" w:cs="仿宋"/>
        </w:rPr>
        <w:t>118</w:t>
      </w:r>
      <w:r w:rsidR="003A556E">
        <w:rPr>
          <w:rFonts w:ascii="仿宋" w:eastAsia="仿宋" w:hAnsi="仿宋" w:cs="仿宋" w:hint="eastAsia"/>
          <w:lang w:eastAsia="zh-CN"/>
        </w:rPr>
        <w:t>53</w:t>
      </w:r>
      <w:r>
        <w:rPr>
          <w:rFonts w:ascii="仿宋" w:eastAsia="仿宋" w:hAnsi="仿宋" w:cs="仿宋"/>
        </w:rPr>
        <w:t>"</w:t>
      </w:r>
    </w:p>
    <w:p w:rsidR="0020037C" w:rsidRDefault="004474D3">
      <w:pPr>
        <w:pStyle w:val="BodyText"/>
        <w:spacing w:line="212" w:lineRule="exact"/>
        <w:ind w:left="11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w:t>
      </w:r>
    </w:p>
    <w:p w:rsidR="0020037C" w:rsidRDefault="004474D3">
      <w:pPr>
        <w:pStyle w:val="BodyText"/>
        <w:spacing w:line="212" w:lineRule="exact"/>
        <w:ind w:left="997"/>
        <w:rPr>
          <w:rFonts w:ascii="仿宋" w:eastAsia="仿宋" w:hAnsi="仿宋" w:cs="仿宋"/>
        </w:rPr>
      </w:pPr>
      <w:r>
        <w:rPr>
          <w:rFonts w:ascii="仿宋" w:eastAsia="仿宋" w:hAnsi="仿宋" w:cs="仿宋"/>
        </w:rPr>
        <w:t>"NodeID": 1001</w:t>
      </w:r>
    </w:p>
    <w:p w:rsidR="0020037C" w:rsidRDefault="004474D3">
      <w:pPr>
        <w:pStyle w:val="BodyText"/>
        <w:spacing w:line="212" w:lineRule="exact"/>
        <w:ind w:left="7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"GroupID": 1001,</w:t>
      </w:r>
    </w:p>
    <w:p w:rsidR="0020037C" w:rsidRDefault="004474D3">
      <w:pPr>
        <w:pStyle w:val="BodyText"/>
        <w:spacing w:line="212" w:lineRule="exact"/>
        <w:ind w:left="597"/>
        <w:rPr>
          <w:rFonts w:ascii="仿宋" w:eastAsia="仿宋" w:hAnsi="仿宋" w:cs="仿宋"/>
        </w:rPr>
      </w:pPr>
      <w:r>
        <w:rPr>
          <w:rFonts w:ascii="仿宋" w:eastAsia="仿宋" w:hAnsi="仿宋" w:cs="仿宋"/>
        </w:rPr>
        <w:t>"GroupName": "group",</w:t>
      </w:r>
    </w:p>
    <w:p w:rsidR="0020037C" w:rsidRDefault="004474D3">
      <w:pPr>
        <w:pStyle w:val="BodyText"/>
        <w:spacing w:line="212" w:lineRule="exact"/>
        <w:ind w:left="597"/>
        <w:rPr>
          <w:rFonts w:ascii="仿宋" w:eastAsia="仿宋" w:hAnsi="仿宋" w:cs="仿宋"/>
        </w:rPr>
      </w:pPr>
      <w:r>
        <w:rPr>
          <w:rFonts w:ascii="仿宋" w:eastAsia="仿宋" w:hAnsi="仿宋" w:cs="仿宋"/>
        </w:rPr>
        <w:t>"PrimaryNode": 1001,</w:t>
      </w:r>
    </w:p>
    <w:p w:rsidR="0020037C" w:rsidRDefault="004474D3">
      <w:pPr>
        <w:pStyle w:val="BodyText"/>
        <w:spacing w:line="212" w:lineRule="exact"/>
        <w:ind w:left="597"/>
        <w:rPr>
          <w:rFonts w:ascii="仿宋" w:eastAsia="仿宋" w:hAnsi="仿宋" w:cs="仿宋"/>
        </w:rPr>
      </w:pPr>
      <w:r>
        <w:rPr>
          <w:rFonts w:ascii="仿宋" w:eastAsia="仿宋" w:hAnsi="仿宋" w:cs="仿宋"/>
        </w:rPr>
        <w:t>"Role": 0,</w:t>
      </w:r>
    </w:p>
    <w:p w:rsidR="0020037C" w:rsidRDefault="004474D3">
      <w:pPr>
        <w:pStyle w:val="BodyText"/>
        <w:spacing w:line="212" w:lineRule="exact"/>
        <w:ind w:left="597"/>
        <w:rPr>
          <w:rFonts w:ascii="仿宋" w:eastAsia="仿宋" w:hAnsi="仿宋" w:cs="仿宋"/>
        </w:rPr>
      </w:pPr>
      <w:r>
        <w:rPr>
          <w:rFonts w:ascii="仿宋" w:eastAsia="仿宋" w:hAnsi="仿宋" w:cs="仿宋"/>
        </w:rPr>
        <w:t>"Status": 1,</w:t>
      </w:r>
    </w:p>
    <w:p w:rsidR="0020037C" w:rsidRDefault="004474D3">
      <w:pPr>
        <w:pStyle w:val="BodyText"/>
        <w:spacing w:line="212" w:lineRule="exact"/>
        <w:ind w:left="597"/>
        <w:rPr>
          <w:rFonts w:ascii="仿宋" w:eastAsia="仿宋" w:hAnsi="仿宋" w:cs="仿宋"/>
        </w:rPr>
      </w:pPr>
      <w:r>
        <w:rPr>
          <w:rFonts w:ascii="仿宋" w:eastAsia="仿宋" w:hAnsi="仿宋" w:cs="仿宋"/>
        </w:rPr>
        <w:t>"Version": 3,</w:t>
      </w:r>
    </w:p>
    <w:p w:rsidR="0020037C" w:rsidRDefault="004474D3">
      <w:pPr>
        <w:pStyle w:val="BodyText"/>
        <w:spacing w:line="212" w:lineRule="exact"/>
        <w:ind w:left="597"/>
        <w:rPr>
          <w:rFonts w:ascii="仿宋" w:eastAsia="仿宋" w:hAnsi="仿宋" w:cs="仿宋"/>
        </w:rPr>
      </w:pPr>
      <w:r>
        <w:rPr>
          <w:rFonts w:ascii="仿宋" w:eastAsia="仿宋" w:hAnsi="仿宋" w:cs="仿宋"/>
        </w:rPr>
        <w:t>"_id": {</w:t>
      </w:r>
    </w:p>
    <w:p w:rsidR="0020037C" w:rsidRDefault="004474D3">
      <w:pPr>
        <w:pStyle w:val="BodyText"/>
        <w:spacing w:line="212" w:lineRule="exact"/>
        <w:ind w:left="797"/>
        <w:rPr>
          <w:rFonts w:ascii="仿宋" w:eastAsia="仿宋" w:hAnsi="仿宋" w:cs="仿宋"/>
        </w:rPr>
      </w:pPr>
      <w:r>
        <w:rPr>
          <w:rFonts w:ascii="仿宋" w:eastAsia="仿宋" w:hAnsi="仿宋" w:cs="仿宋"/>
        </w:rPr>
        <w:t>"$oid": "517b2fc33d7e6f820fc0eb57"</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headerReference w:type="even" r:id="rId59"/>
          <w:headerReference w:type="default" r:id="rId60"/>
          <w:pgSz w:w="12240" w:h="15840"/>
          <w:pgMar w:top="1340" w:right="680" w:bottom="280" w:left="1520" w:header="713" w:footer="0" w:gutter="0"/>
          <w:pgNumType w:start="153"/>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E5346C">
      <w:pPr>
        <w:pStyle w:val="Heading3"/>
        <w:spacing w:line="352" w:lineRule="exact"/>
        <w:ind w:left="403" w:right="8541"/>
        <w:jc w:val="center"/>
      </w:pPr>
      <w:bookmarkStart w:id="489" w:name="rg.getMaster()"/>
      <w:bookmarkStart w:id="490" w:name="_bookmark190"/>
      <w:bookmarkEnd w:id="489"/>
      <w:bookmarkEnd w:id="490"/>
      <w:r>
        <w:rPr>
          <w:rFonts w:eastAsiaTheme="minorEastAsia" w:hint="eastAsia"/>
          <w:w w:val="95"/>
          <w:lang w:eastAsia="zh-CN"/>
        </w:rPr>
        <w:t>rg</w:t>
      </w:r>
      <w:r w:rsidR="004474D3">
        <w:rPr>
          <w:w w:val="95"/>
        </w:rPr>
        <w:t>.getMaster()</w:t>
      </w:r>
    </w:p>
    <w:p w:rsidR="0020037C" w:rsidRDefault="0020037C">
      <w:pPr>
        <w:spacing w:before="9" w:line="190" w:lineRule="exact"/>
        <w:rPr>
          <w:sz w:val="19"/>
          <w:szCs w:val="19"/>
        </w:rPr>
      </w:pPr>
    </w:p>
    <w:p w:rsidR="0020037C" w:rsidRDefault="000549A8">
      <w:pPr>
        <w:pStyle w:val="BodyText"/>
        <w:spacing w:line="251" w:lineRule="auto"/>
        <w:ind w:right="7313"/>
      </w:pPr>
      <w:r>
        <w:rPr>
          <w:rFonts w:eastAsiaTheme="minorEastAsia" w:hint="eastAsia"/>
          <w:w w:val="95"/>
          <w:lang w:eastAsia="zh-CN"/>
        </w:rPr>
        <w:t>rg</w:t>
      </w:r>
      <w:r w:rsidR="004474D3">
        <w:rPr>
          <w:w w:val="95"/>
        </w:rPr>
        <w:t>.getMaster()</w:t>
      </w:r>
      <w:r w:rsidR="004474D3">
        <w:rPr>
          <w:w w:val="94"/>
        </w:rPr>
        <w:t xml:space="preserve"> </w:t>
      </w:r>
      <w:r w:rsidR="004474D3">
        <w:rPr>
          <w:w w:val="95"/>
        </w:rPr>
        <w:t>返回</w:t>
      </w:r>
      <w:r w:rsidR="00423ADE">
        <w:rPr>
          <w:w w:val="95"/>
        </w:rPr>
        <w:t>分区</w:t>
      </w:r>
      <w:r w:rsidR="004474D3">
        <w:rPr>
          <w:w w:val="95"/>
        </w:rPr>
        <w:t>组的主节点。</w:t>
      </w:r>
    </w:p>
    <w:p w:rsidR="0020037C" w:rsidRDefault="0020037C">
      <w:pPr>
        <w:spacing w:before="4" w:line="180" w:lineRule="exact"/>
        <w:rPr>
          <w:sz w:val="18"/>
          <w:szCs w:val="18"/>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返回</w:t>
      </w:r>
      <w:r w:rsidR="00423ADE">
        <w:rPr>
          <w:position w:val="1"/>
        </w:rPr>
        <w:t>分区</w:t>
      </w:r>
      <w:r>
        <w:rPr>
          <w:position w:val="1"/>
        </w:rPr>
        <w:t>组的主节点</w:t>
      </w:r>
    </w:p>
    <w:p w:rsidR="0020037C" w:rsidRDefault="00B0609F">
      <w:pPr>
        <w:pStyle w:val="BodyText"/>
        <w:spacing w:before="84" w:line="172" w:lineRule="auto"/>
        <w:ind w:left="1217" w:right="5761"/>
        <w:rPr>
          <w:rFonts w:ascii="仿宋" w:eastAsia="仿宋" w:hAnsi="仿宋" w:cs="仿宋"/>
        </w:rPr>
      </w:pPr>
      <w:r w:rsidRPr="00B0609F">
        <w:pict>
          <v:group id="_x0000_s2483" style="position:absolute;left:0;text-align:left;margin-left:95.85pt;margin-top:4.9pt;width:459.45pt;height:21.2pt;z-index:-251542016;mso-position-horizontal-relative:page" coordorigin="1917,98" coordsize="9189,424">
            <v:shape id="_x0000_s2484"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 xml:space="preserve">&gt; </w:t>
      </w:r>
      <w:r w:rsidR="00F15940">
        <w:rPr>
          <w:rFonts w:ascii="仿宋" w:eastAsia="仿宋" w:hAnsi="仿宋" w:cs="仿宋" w:hint="eastAsia"/>
          <w:lang w:eastAsia="zh-CN"/>
        </w:rPr>
        <w:t>rg</w:t>
      </w:r>
      <w:r w:rsidR="004474D3">
        <w:rPr>
          <w:rFonts w:ascii="仿宋" w:eastAsia="仿宋" w:hAnsi="仿宋" w:cs="仿宋"/>
        </w:rPr>
        <w:t>.getMaster() 返回：vmsvr2-suse-x64:</w:t>
      </w:r>
      <w:r w:rsidR="003A556E" w:rsidRPr="003A556E">
        <w:t xml:space="preserve"> </w:t>
      </w:r>
      <w:r w:rsidR="003A556E">
        <w:rPr>
          <w:rFonts w:ascii="仿宋" w:eastAsia="仿宋" w:hAnsi="仿宋" w:cs="仿宋"/>
        </w:rPr>
        <w:t>118</w:t>
      </w:r>
      <w:r w:rsidR="003A556E">
        <w:rPr>
          <w:rFonts w:ascii="仿宋" w:eastAsia="仿宋" w:hAnsi="仿宋" w:cs="仿宋" w:hint="eastAsia"/>
          <w:lang w:eastAsia="zh-CN"/>
        </w:rPr>
        <w:t>50</w:t>
      </w:r>
    </w:p>
    <w:p w:rsidR="0020037C" w:rsidRDefault="0020037C">
      <w:pPr>
        <w:spacing w:before="9" w:line="100" w:lineRule="exact"/>
        <w:rPr>
          <w:sz w:val="10"/>
          <w:szCs w:val="10"/>
        </w:rPr>
      </w:pPr>
    </w:p>
    <w:p w:rsidR="0020037C" w:rsidRDefault="006543A4">
      <w:pPr>
        <w:pStyle w:val="Heading3"/>
        <w:ind w:left="0" w:right="8332"/>
        <w:jc w:val="center"/>
        <w:rPr>
          <w:lang w:eastAsia="zh-CN"/>
        </w:rPr>
      </w:pPr>
      <w:bookmarkStart w:id="491" w:name="rg.getSlave()"/>
      <w:bookmarkStart w:id="492" w:name="_bookmark191"/>
      <w:bookmarkEnd w:id="491"/>
      <w:bookmarkEnd w:id="492"/>
      <w:r>
        <w:rPr>
          <w:rFonts w:eastAsiaTheme="minorEastAsia" w:hint="eastAsia"/>
          <w:w w:val="95"/>
          <w:lang w:eastAsia="zh-CN"/>
        </w:rPr>
        <w:t>rg</w:t>
      </w:r>
      <w:r w:rsidR="004474D3">
        <w:rPr>
          <w:w w:val="95"/>
          <w:lang w:eastAsia="zh-CN"/>
        </w:rPr>
        <w:t>.getSlave()</w:t>
      </w:r>
    </w:p>
    <w:p w:rsidR="0020037C" w:rsidRDefault="0020037C">
      <w:pPr>
        <w:spacing w:before="9" w:line="190" w:lineRule="exact"/>
        <w:rPr>
          <w:sz w:val="19"/>
          <w:szCs w:val="19"/>
          <w:lang w:eastAsia="zh-CN"/>
        </w:rPr>
      </w:pPr>
    </w:p>
    <w:p w:rsidR="0020037C" w:rsidRDefault="004245DF">
      <w:pPr>
        <w:pStyle w:val="BodyText"/>
        <w:spacing w:line="251" w:lineRule="auto"/>
        <w:ind w:right="7313"/>
        <w:rPr>
          <w:lang w:eastAsia="zh-CN"/>
        </w:rPr>
      </w:pPr>
      <w:r>
        <w:rPr>
          <w:rFonts w:eastAsiaTheme="minorEastAsia" w:hint="eastAsia"/>
          <w:w w:val="95"/>
          <w:lang w:eastAsia="zh-CN"/>
        </w:rPr>
        <w:t>rg</w:t>
      </w:r>
      <w:r w:rsidR="004474D3">
        <w:rPr>
          <w:w w:val="95"/>
          <w:lang w:eastAsia="zh-CN"/>
        </w:rPr>
        <w:t>.getSlave()</w:t>
      </w:r>
      <w:r w:rsidR="004474D3">
        <w:rPr>
          <w:w w:val="93"/>
          <w:lang w:eastAsia="zh-CN"/>
        </w:rPr>
        <w:t xml:space="preserve"> </w:t>
      </w:r>
      <w:r w:rsidR="004474D3">
        <w:rPr>
          <w:w w:val="95"/>
          <w:lang w:eastAsia="zh-CN"/>
        </w:rPr>
        <w:t>返回</w:t>
      </w:r>
      <w:r w:rsidR="00423ADE">
        <w:rPr>
          <w:w w:val="95"/>
          <w:lang w:eastAsia="zh-CN"/>
        </w:rPr>
        <w:t>分区</w:t>
      </w:r>
      <w:r w:rsidR="004474D3">
        <w:rPr>
          <w:w w:val="95"/>
          <w:lang w:eastAsia="zh-CN"/>
        </w:rPr>
        <w:t>组的从节点。</w:t>
      </w:r>
    </w:p>
    <w:p w:rsidR="0020037C" w:rsidRDefault="0020037C">
      <w:pPr>
        <w:spacing w:before="4" w:line="180" w:lineRule="exact"/>
        <w:rPr>
          <w:sz w:val="18"/>
          <w:szCs w:val="18"/>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w:t>
      </w:r>
      <w:r w:rsidR="00423ADE">
        <w:rPr>
          <w:position w:val="1"/>
          <w:lang w:eastAsia="zh-CN"/>
        </w:rPr>
        <w:t>分区</w:t>
      </w:r>
      <w:r>
        <w:rPr>
          <w:position w:val="1"/>
          <w:lang w:eastAsia="zh-CN"/>
        </w:rPr>
        <w:t>组的从节点</w:t>
      </w:r>
    </w:p>
    <w:p w:rsidR="0020037C" w:rsidRDefault="00B0609F">
      <w:pPr>
        <w:pStyle w:val="BodyText"/>
        <w:spacing w:before="10"/>
        <w:ind w:left="1217"/>
        <w:rPr>
          <w:rFonts w:ascii="仿宋" w:eastAsia="仿宋" w:hAnsi="仿宋" w:cs="仿宋"/>
          <w:lang w:eastAsia="zh-CN"/>
        </w:rPr>
      </w:pPr>
      <w:r w:rsidRPr="00B0609F">
        <w:pict>
          <v:group id="_x0000_s2481" style="position:absolute;left:0;text-align:left;margin-left:95.85pt;margin-top:4.95pt;width:459.45pt;height:21.2pt;z-index:-251540992;mso-position-horizontal-relative:page" coordorigin="1917,99" coordsize="9189,424">
            <v:shape id="_x0000_s2482"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lang w:eastAsia="zh-CN"/>
        </w:rPr>
        <w:t xml:space="preserve">&gt; </w:t>
      </w:r>
      <w:r w:rsidR="00642AF1">
        <w:rPr>
          <w:rFonts w:ascii="仿宋" w:eastAsia="仿宋" w:hAnsi="仿宋" w:cs="仿宋" w:hint="eastAsia"/>
          <w:lang w:eastAsia="zh-CN"/>
        </w:rPr>
        <w:t>rg</w:t>
      </w:r>
      <w:r w:rsidR="004474D3">
        <w:rPr>
          <w:rFonts w:ascii="仿宋" w:eastAsia="仿宋" w:hAnsi="仿宋" w:cs="仿宋"/>
          <w:lang w:eastAsia="zh-CN"/>
        </w:rPr>
        <w:t>.getSlave()</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rPr>
        <w:t>返回：vmsvr2-suse-x64:</w:t>
      </w:r>
      <w:r w:rsidR="003A556E" w:rsidRPr="003A556E">
        <w:t xml:space="preserve"> </w:t>
      </w:r>
      <w:r w:rsidR="003A556E">
        <w:rPr>
          <w:rFonts w:ascii="仿宋" w:eastAsia="仿宋" w:hAnsi="仿宋" w:cs="仿宋"/>
        </w:rPr>
        <w:t>118</w:t>
      </w:r>
      <w:r w:rsidR="007129DB">
        <w:rPr>
          <w:rFonts w:ascii="仿宋" w:eastAsia="仿宋" w:hAnsi="仿宋" w:cs="仿宋" w:hint="eastAsia"/>
          <w:lang w:eastAsia="zh-CN"/>
        </w:rPr>
        <w:t>0</w:t>
      </w:r>
      <w:r w:rsidR="003A556E" w:rsidRPr="003A556E">
        <w:rPr>
          <w:rFonts w:ascii="仿宋" w:eastAsia="仿宋" w:hAnsi="仿宋" w:cs="仿宋"/>
        </w:rPr>
        <w:t>0</w:t>
      </w:r>
    </w:p>
    <w:p w:rsidR="0020037C" w:rsidRDefault="0020037C">
      <w:pPr>
        <w:spacing w:before="1" w:line="100" w:lineRule="exact"/>
        <w:rPr>
          <w:sz w:val="10"/>
          <w:szCs w:val="10"/>
        </w:rPr>
      </w:pPr>
    </w:p>
    <w:p w:rsidR="0020037C" w:rsidRDefault="00D071BE">
      <w:pPr>
        <w:pStyle w:val="Heading3"/>
        <w:ind w:left="0" w:right="8306"/>
        <w:jc w:val="center"/>
      </w:pPr>
      <w:bookmarkStart w:id="493" w:name="rg.getNode()"/>
      <w:bookmarkStart w:id="494" w:name="_bookmark192"/>
      <w:bookmarkEnd w:id="493"/>
      <w:bookmarkEnd w:id="494"/>
      <w:r>
        <w:rPr>
          <w:rFonts w:eastAsiaTheme="minorEastAsia" w:hint="eastAsia"/>
          <w:w w:val="90"/>
          <w:lang w:eastAsia="zh-CN"/>
        </w:rPr>
        <w:t>rg</w:t>
      </w:r>
      <w:r w:rsidR="004474D3">
        <w:rPr>
          <w:w w:val="90"/>
        </w:rPr>
        <w:t>.getNode()</w:t>
      </w:r>
    </w:p>
    <w:p w:rsidR="0020037C" w:rsidRDefault="0020037C">
      <w:pPr>
        <w:spacing w:before="9" w:line="190" w:lineRule="exact"/>
        <w:rPr>
          <w:sz w:val="19"/>
          <w:szCs w:val="19"/>
        </w:rPr>
      </w:pPr>
    </w:p>
    <w:p w:rsidR="0020037C" w:rsidRDefault="00260BB7">
      <w:pPr>
        <w:pStyle w:val="BodyText"/>
        <w:spacing w:line="251" w:lineRule="auto"/>
        <w:ind w:right="3640"/>
      </w:pPr>
      <w:r>
        <w:rPr>
          <w:rFonts w:eastAsiaTheme="minorEastAsia" w:hint="eastAsia"/>
          <w:w w:val="90"/>
          <w:lang w:eastAsia="zh-CN"/>
        </w:rPr>
        <w:t>rg</w:t>
      </w:r>
      <w:r w:rsidR="004474D3">
        <w:rPr>
          <w:w w:val="90"/>
        </w:rPr>
        <w:t>.getNode(&lt;nodename&gt;|&lt;hostname&gt;,&lt;servicename&gt;)</w:t>
      </w:r>
      <w:r w:rsidR="004474D3">
        <w:rPr>
          <w:w w:val="92"/>
        </w:rPr>
        <w:t xml:space="preserve"> </w:t>
      </w:r>
      <w:r w:rsidR="004474D3">
        <w:rPr>
          <w:w w:val="95"/>
        </w:rPr>
        <w:t>返回指定节点信息。</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631"/>
        <w:gridCol w:w="3105"/>
        <w:gridCol w:w="2363"/>
        <w:gridCol w:w="2373"/>
      </w:tblGrid>
      <w:tr w:rsidR="0020037C">
        <w:trPr>
          <w:trHeight w:hRule="exact" w:val="295"/>
        </w:trPr>
        <w:tc>
          <w:tcPr>
            <w:tcW w:w="1631"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105"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787"/>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0"/>
        </w:trPr>
        <w:tc>
          <w:tcPr>
            <w:tcW w:w="1631"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nodename</w:t>
            </w:r>
          </w:p>
        </w:tc>
        <w:tc>
          <w:tcPr>
            <w:tcW w:w="3105"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787"/>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节点名称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nodename与hostname二选一</w:t>
            </w:r>
          </w:p>
        </w:tc>
      </w:tr>
      <w:tr w:rsidR="0020037C">
        <w:trPr>
          <w:trHeight w:hRule="exact" w:val="300"/>
        </w:trPr>
        <w:tc>
          <w:tcPr>
            <w:tcW w:w="1631"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hostname</w:t>
            </w:r>
          </w:p>
        </w:tc>
        <w:tc>
          <w:tcPr>
            <w:tcW w:w="3105"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787"/>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主机名</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nodename与hostname二选一</w:t>
            </w:r>
          </w:p>
        </w:tc>
      </w:tr>
      <w:tr w:rsidR="0020037C">
        <w:trPr>
          <w:trHeight w:hRule="exact" w:val="305"/>
        </w:trPr>
        <w:tc>
          <w:tcPr>
            <w:tcW w:w="1631"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servicename</w:t>
            </w:r>
          </w:p>
        </w:tc>
        <w:tc>
          <w:tcPr>
            <w:tcW w:w="3105"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787"/>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服务器名称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3F26D9">
      <w:pPr>
        <w:pStyle w:val="BodyText"/>
        <w:spacing w:line="167" w:lineRule="auto"/>
        <w:ind w:right="241"/>
        <w:rPr>
          <w:lang w:eastAsia="zh-CN"/>
        </w:rPr>
      </w:pPr>
      <w:r>
        <w:rPr>
          <w:rFonts w:eastAsiaTheme="minorEastAsia" w:hint="eastAsia"/>
          <w:w w:val="95"/>
          <w:lang w:eastAsia="zh-CN"/>
        </w:rPr>
        <w:t>rg</w:t>
      </w:r>
      <w:r w:rsidR="004474D3">
        <w:rPr>
          <w:w w:val="95"/>
          <w:lang w:eastAsia="zh-CN"/>
        </w:rPr>
        <w:t>.getNode()方法定义了两个参数，第一个参数可是节点名称也可以是主机名，第二个参数为服务器名称。</w:t>
      </w:r>
      <w:r w:rsidR="004474D3">
        <w:rPr>
          <w:lang w:eastAsia="zh-CN"/>
        </w:rPr>
        <w:t xml:space="preserve"> 两个参数的类型都是字符串型，且必填。</w:t>
      </w:r>
    </w:p>
    <w:p w:rsidR="0020037C" w:rsidRDefault="00B0609F">
      <w:pPr>
        <w:pStyle w:val="BodyText"/>
        <w:spacing w:before="23"/>
        <w:rPr>
          <w:rFonts w:ascii="仿宋" w:eastAsia="仿宋" w:hAnsi="仿宋" w:cs="仿宋"/>
          <w:lang w:eastAsia="zh-CN"/>
        </w:rPr>
      </w:pPr>
      <w:r w:rsidRPr="00B0609F">
        <w:pict>
          <v:group id="_x0000_s2479" style="position:absolute;left:0;text-align:left;margin-left:81.7pt;margin-top:5.6pt;width:473.6pt;height:10.6pt;z-index:-251539968;mso-position-horizontal-relative:page" coordorigin="1634,112" coordsize="9472,212">
            <v:shape id="_x0000_s2480" style="position:absolute;left:1634;top:112;width:9472;height:212" coordorigin="1634,112" coordsize="9472,212" path="m1634,112r9472,l11106,324r-9472,l1634,112xe" fillcolor="#efefef" stroked="f">
              <v:path arrowok="t"/>
            </v:shape>
            <w10:wrap anchorx="page"/>
          </v:group>
        </w:pict>
      </w:r>
      <w:r w:rsidR="004474D3">
        <w:rPr>
          <w:rFonts w:ascii="仿宋" w:eastAsia="仿宋" w:hAnsi="仿宋" w:cs="仿宋"/>
          <w:lang w:eastAsia="zh-CN"/>
        </w:rPr>
        <w:t>("&lt;节点名称&gt;|&lt;主机名&gt;","&lt;服务器名称&gt;")</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返回指定主机名和服务器名的节点</w:t>
      </w:r>
    </w:p>
    <w:p w:rsidR="0020037C" w:rsidRDefault="00B0609F">
      <w:pPr>
        <w:pStyle w:val="BodyText"/>
        <w:spacing w:before="84" w:line="172" w:lineRule="auto"/>
        <w:ind w:left="1217" w:right="4151"/>
        <w:rPr>
          <w:rFonts w:ascii="仿宋" w:eastAsia="仿宋" w:hAnsi="仿宋" w:cs="仿宋"/>
        </w:rPr>
      </w:pPr>
      <w:r w:rsidRPr="00B0609F">
        <w:pict>
          <v:group id="_x0000_s2477" style="position:absolute;left:0;text-align:left;margin-left:95.85pt;margin-top:4.9pt;width:459.45pt;height:21.2pt;z-index:-251538944;mso-position-horizontal-relative:page" coordorigin="1917,98" coordsize="9189,424">
            <v:shape id="_x0000_s2478"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 xml:space="preserve">&gt; </w:t>
      </w:r>
      <w:r w:rsidR="00647266">
        <w:rPr>
          <w:rFonts w:ascii="仿宋" w:eastAsia="仿宋" w:hAnsi="仿宋" w:cs="仿宋" w:hint="eastAsia"/>
          <w:lang w:eastAsia="zh-CN"/>
        </w:rPr>
        <w:t>rg</w:t>
      </w:r>
      <w:r w:rsidR="004474D3">
        <w:rPr>
          <w:rFonts w:ascii="仿宋" w:eastAsia="仿宋" w:hAnsi="仿宋" w:cs="仿宋"/>
        </w:rPr>
        <w:t>.getNode("vmsvr2-suse-x64","</w:t>
      </w:r>
      <w:r w:rsidR="007129DB" w:rsidRPr="007129DB">
        <w:rPr>
          <w:rFonts w:ascii="仿宋" w:eastAsia="仿宋" w:hAnsi="仿宋" w:cs="仿宋"/>
        </w:rPr>
        <w:t>11800</w:t>
      </w:r>
      <w:r w:rsidR="004474D3">
        <w:rPr>
          <w:rFonts w:ascii="仿宋" w:eastAsia="仿宋" w:hAnsi="仿宋" w:cs="仿宋"/>
        </w:rPr>
        <w:t>") 返回：vmsvr2-suse-x64:</w:t>
      </w:r>
      <w:r w:rsidR="007129DB" w:rsidRPr="007129DB">
        <w:t xml:space="preserve"> </w:t>
      </w:r>
      <w:r w:rsidR="007129DB" w:rsidRPr="007129DB">
        <w:rPr>
          <w:rFonts w:ascii="仿宋" w:eastAsia="仿宋" w:hAnsi="仿宋" w:cs="仿宋"/>
        </w:rPr>
        <w:t>11800</w:t>
      </w:r>
    </w:p>
    <w:p w:rsidR="0020037C" w:rsidRDefault="0020037C">
      <w:pPr>
        <w:spacing w:before="9" w:line="100" w:lineRule="exact"/>
        <w:rPr>
          <w:sz w:val="10"/>
          <w:szCs w:val="10"/>
        </w:rPr>
      </w:pPr>
    </w:p>
    <w:p w:rsidR="0020037C" w:rsidRDefault="00BE42AA">
      <w:pPr>
        <w:pStyle w:val="Heading3"/>
        <w:rPr>
          <w:lang w:eastAsia="zh-CN"/>
        </w:rPr>
      </w:pPr>
      <w:bookmarkStart w:id="495" w:name="rg.stop()"/>
      <w:bookmarkStart w:id="496" w:name="_bookmark193"/>
      <w:bookmarkEnd w:id="495"/>
      <w:bookmarkEnd w:id="496"/>
      <w:r>
        <w:rPr>
          <w:rFonts w:eastAsiaTheme="minorEastAsia" w:hint="eastAsia"/>
          <w:w w:val="95"/>
          <w:lang w:eastAsia="zh-CN"/>
        </w:rPr>
        <w:t>rg</w:t>
      </w:r>
      <w:r w:rsidR="004474D3">
        <w:rPr>
          <w:w w:val="95"/>
          <w:lang w:eastAsia="zh-CN"/>
        </w:rPr>
        <w:t>.stop()</w:t>
      </w:r>
    </w:p>
    <w:p w:rsidR="0020037C" w:rsidRDefault="0020037C">
      <w:pPr>
        <w:spacing w:before="9" w:line="190" w:lineRule="exact"/>
        <w:rPr>
          <w:sz w:val="19"/>
          <w:szCs w:val="19"/>
          <w:lang w:eastAsia="zh-CN"/>
        </w:rPr>
      </w:pPr>
    </w:p>
    <w:p w:rsidR="0020037C" w:rsidRDefault="00D13772">
      <w:pPr>
        <w:pStyle w:val="BodyText"/>
        <w:spacing w:line="251" w:lineRule="auto"/>
        <w:ind w:right="4931"/>
        <w:rPr>
          <w:lang w:eastAsia="zh-CN"/>
        </w:rPr>
      </w:pPr>
      <w:r>
        <w:rPr>
          <w:rFonts w:eastAsiaTheme="minorEastAsia" w:hint="eastAsia"/>
          <w:w w:val="95"/>
          <w:lang w:eastAsia="zh-CN"/>
        </w:rPr>
        <w:t>rg</w:t>
      </w:r>
      <w:r w:rsidR="004474D3">
        <w:rPr>
          <w:w w:val="95"/>
          <w:lang w:eastAsia="zh-CN"/>
        </w:rPr>
        <w:t>.stop()</w:t>
      </w:r>
      <w:r w:rsidR="004474D3">
        <w:rPr>
          <w:w w:val="94"/>
          <w:lang w:eastAsia="zh-CN"/>
        </w:rPr>
        <w:t xml:space="preserve"> </w:t>
      </w:r>
      <w:r w:rsidR="004474D3">
        <w:rPr>
          <w:w w:val="95"/>
          <w:lang w:eastAsia="zh-CN"/>
        </w:rPr>
        <w:t>停止</w:t>
      </w:r>
      <w:r w:rsidR="00423ADE">
        <w:rPr>
          <w:w w:val="95"/>
          <w:lang w:eastAsia="zh-CN"/>
        </w:rPr>
        <w:t>分区</w:t>
      </w:r>
      <w:r w:rsidR="004474D3">
        <w:rPr>
          <w:w w:val="95"/>
          <w:lang w:eastAsia="zh-CN"/>
        </w:rPr>
        <w:t>组。停止之后就不能创建节点等相关操作。</w:t>
      </w:r>
    </w:p>
    <w:p w:rsidR="0020037C" w:rsidRDefault="0020037C">
      <w:pPr>
        <w:spacing w:line="251" w:lineRule="auto"/>
        <w:rPr>
          <w:lang w:eastAsia="zh-CN"/>
        </w:rPr>
        <w:sectPr w:rsidR="0020037C">
          <w:pgSz w:w="12240" w:h="15840"/>
          <w:pgMar w:top="900" w:right="1020" w:bottom="280" w:left="700" w:header="713" w:footer="0" w:gutter="0"/>
          <w:cols w:space="720"/>
        </w:sectPr>
      </w:pPr>
    </w:p>
    <w:p w:rsidR="0020037C" w:rsidRDefault="004474D3">
      <w:pPr>
        <w:pStyle w:val="BodyText"/>
        <w:tabs>
          <w:tab w:val="left" w:pos="897"/>
        </w:tabs>
        <w:spacing w:before="42"/>
        <w:ind w:left="613"/>
        <w:rPr>
          <w:lang w:eastAsia="zh-CN"/>
        </w:rPr>
      </w:pPr>
      <w:r>
        <w:rPr>
          <w:rFonts w:ascii="Times New Roman" w:eastAsia="Times New Roman" w:hAnsi="Times New Roman" w:cs="Times New Roman"/>
          <w:lang w:eastAsia="zh-CN"/>
        </w:rPr>
        <w:lastRenderedPageBreak/>
        <w:t>•</w:t>
      </w:r>
      <w:r>
        <w:rPr>
          <w:rFonts w:ascii="Times New Roman" w:eastAsia="Times New Roman" w:hAnsi="Times New Roman" w:cs="Times New Roman"/>
          <w:lang w:eastAsia="zh-CN"/>
        </w:rPr>
        <w:tab/>
      </w:r>
      <w:r>
        <w:rPr>
          <w:position w:val="1"/>
          <w:lang w:eastAsia="zh-CN"/>
        </w:rPr>
        <w:t>停止</w:t>
      </w:r>
      <w:r w:rsidR="00423ADE">
        <w:rPr>
          <w:position w:val="1"/>
          <w:lang w:eastAsia="zh-CN"/>
        </w:rPr>
        <w:t>分区</w:t>
      </w:r>
      <w:r>
        <w:rPr>
          <w:position w:val="1"/>
          <w:lang w:eastAsia="zh-CN"/>
        </w:rPr>
        <w:t>组</w:t>
      </w:r>
    </w:p>
    <w:p w:rsidR="0020037C" w:rsidRDefault="00B0609F">
      <w:pPr>
        <w:pStyle w:val="BodyText"/>
        <w:spacing w:before="50"/>
        <w:ind w:left="897"/>
        <w:rPr>
          <w:rFonts w:ascii="仿宋" w:eastAsia="仿宋" w:hAnsi="仿宋" w:cs="仿宋"/>
        </w:rPr>
      </w:pPr>
      <w:r w:rsidRPr="00B0609F">
        <w:pict>
          <v:group id="_x0000_s2475" style="position:absolute;left:0;text-align:left;margin-left:95.85pt;margin-top:6.95pt;width:459.45pt;height:10.6pt;z-index:-251537920;mso-position-horizontal-relative:page" coordorigin="1917,139" coordsize="9189,212">
            <v:shape id="_x0000_s2476" style="position:absolute;left:1917;top:139;width:9189;height:212" coordorigin="1917,139" coordsize="9189,212" path="m1917,139r9189,l11106,351r-9189,l1917,139xe" fillcolor="#efefef" stroked="f">
              <v:path arrowok="t"/>
            </v:shape>
            <w10:wrap anchorx="page"/>
          </v:group>
        </w:pict>
      </w:r>
      <w:r w:rsidR="00835E46">
        <w:rPr>
          <w:rFonts w:ascii="仿宋" w:eastAsia="仿宋" w:hAnsi="仿宋" w:cs="仿宋" w:hint="eastAsia"/>
          <w:lang w:eastAsia="zh-CN"/>
        </w:rPr>
        <w:t>rg</w:t>
      </w:r>
      <w:r w:rsidR="004474D3">
        <w:rPr>
          <w:rFonts w:ascii="仿宋" w:eastAsia="仿宋" w:hAnsi="仿宋" w:cs="仿宋"/>
        </w:rPr>
        <w:t>.stop()</w:t>
      </w:r>
    </w:p>
    <w:p w:rsidR="0020037C" w:rsidRDefault="0020037C">
      <w:pPr>
        <w:spacing w:before="1" w:line="100" w:lineRule="exact"/>
        <w:rPr>
          <w:sz w:val="10"/>
          <w:szCs w:val="10"/>
        </w:rPr>
      </w:pPr>
    </w:p>
    <w:p w:rsidR="0020037C" w:rsidRDefault="004474D3">
      <w:pPr>
        <w:pStyle w:val="Heading3"/>
        <w:ind w:left="87" w:right="9147"/>
        <w:jc w:val="center"/>
      </w:pPr>
      <w:bookmarkStart w:id="497" w:name="node.start()"/>
      <w:bookmarkStart w:id="498" w:name="_bookmark194"/>
      <w:bookmarkEnd w:id="497"/>
      <w:bookmarkEnd w:id="498"/>
      <w:r>
        <w:rPr>
          <w:w w:val="95"/>
        </w:rPr>
        <w:t>node.start()</w:t>
      </w:r>
    </w:p>
    <w:p w:rsidR="0020037C" w:rsidRDefault="0020037C">
      <w:pPr>
        <w:spacing w:before="9" w:line="190" w:lineRule="exact"/>
        <w:rPr>
          <w:sz w:val="19"/>
          <w:szCs w:val="19"/>
        </w:rPr>
      </w:pPr>
    </w:p>
    <w:p w:rsidR="0020037C" w:rsidRDefault="004474D3">
      <w:pPr>
        <w:pStyle w:val="BodyText"/>
        <w:spacing w:line="251" w:lineRule="auto"/>
        <w:ind w:left="613" w:right="7585"/>
      </w:pPr>
      <w:r>
        <w:t>node.start()</w:t>
      </w:r>
      <w:r>
        <w:rPr>
          <w:w w:val="96"/>
        </w:rPr>
        <w:t xml:space="preserve"> </w:t>
      </w:r>
      <w:r>
        <w:t>启动当前节点。</w:t>
      </w:r>
    </w:p>
    <w:p w:rsidR="0020037C" w:rsidRDefault="0020037C">
      <w:pPr>
        <w:spacing w:before="4" w:line="180" w:lineRule="exact"/>
        <w:rPr>
          <w:sz w:val="18"/>
          <w:szCs w:val="18"/>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启动当前名称为node的节点</w:t>
      </w:r>
      <w:r>
        <w:rPr>
          <w:spacing w:val="-33"/>
          <w:position w:val="1"/>
        </w:rPr>
        <w:t xml:space="preserve"> </w:t>
      </w:r>
      <w:r>
        <w:rPr>
          <w:position w:val="1"/>
        </w:rPr>
        <w:t>。</w:t>
      </w:r>
    </w:p>
    <w:p w:rsidR="0020037C" w:rsidRDefault="00B0609F">
      <w:pPr>
        <w:pStyle w:val="BodyText"/>
        <w:spacing w:before="10"/>
        <w:ind w:left="897"/>
        <w:rPr>
          <w:rFonts w:ascii="仿宋" w:eastAsia="仿宋" w:hAnsi="仿宋" w:cs="仿宋"/>
        </w:rPr>
      </w:pPr>
      <w:r w:rsidRPr="00B0609F">
        <w:pict>
          <v:group id="_x0000_s2473" style="position:absolute;left:0;text-align:left;margin-left:95.85pt;margin-top:4.95pt;width:459.45pt;height:10.6pt;z-index:-251536896;mso-position-horizontal-relative:page" coordorigin="1917,99" coordsize="9189,212">
            <v:shape id="_x0000_s2474"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node.start()</w:t>
      </w:r>
    </w:p>
    <w:p w:rsidR="0020037C" w:rsidRDefault="0020037C">
      <w:pPr>
        <w:spacing w:before="1" w:line="100" w:lineRule="exact"/>
        <w:rPr>
          <w:sz w:val="10"/>
          <w:szCs w:val="10"/>
        </w:rPr>
      </w:pPr>
    </w:p>
    <w:p w:rsidR="0020037C" w:rsidRDefault="004474D3">
      <w:pPr>
        <w:pStyle w:val="Heading3"/>
        <w:ind w:left="113"/>
      </w:pPr>
      <w:bookmarkStart w:id="499" w:name="node.connect()"/>
      <w:bookmarkStart w:id="500" w:name="_bookmark195"/>
      <w:bookmarkEnd w:id="499"/>
      <w:bookmarkEnd w:id="500"/>
      <w:r>
        <w:rPr>
          <w:w w:val="95"/>
        </w:rPr>
        <w:t>node.connect()</w:t>
      </w:r>
    </w:p>
    <w:p w:rsidR="0020037C" w:rsidRDefault="0020037C">
      <w:pPr>
        <w:spacing w:before="9" w:line="190" w:lineRule="exact"/>
        <w:rPr>
          <w:sz w:val="19"/>
          <w:szCs w:val="19"/>
        </w:rPr>
      </w:pPr>
    </w:p>
    <w:p w:rsidR="0020037C" w:rsidRDefault="004474D3">
      <w:pPr>
        <w:pStyle w:val="BodyText"/>
        <w:spacing w:line="251" w:lineRule="auto"/>
        <w:ind w:left="613" w:right="807"/>
      </w:pPr>
      <w:r>
        <w:rPr>
          <w:w w:val="95"/>
        </w:rPr>
        <w:t>node.connect()</w:t>
      </w:r>
      <w:r>
        <w:rPr>
          <w:w w:val="94"/>
        </w:rPr>
        <w:t xml:space="preserve"> </w:t>
      </w:r>
      <w:r>
        <w:rPr>
          <w:w w:val="95"/>
        </w:rPr>
        <w:t>将数据库连接到指定节点。连接之后能进行一系列的操作，可以使用node.connect().help()查看相关的操</w:t>
      </w:r>
    </w:p>
    <w:p w:rsidR="0020037C" w:rsidRDefault="004474D3">
      <w:pPr>
        <w:pStyle w:val="BodyText"/>
        <w:spacing w:line="227" w:lineRule="exact"/>
        <w:ind w:left="613"/>
      </w:pPr>
      <w:r>
        <w:t>作。</w:t>
      </w:r>
    </w:p>
    <w:p w:rsidR="0020037C" w:rsidRDefault="0020037C">
      <w:pPr>
        <w:spacing w:before="6" w:line="190" w:lineRule="exact"/>
        <w:rPr>
          <w:sz w:val="19"/>
          <w:szCs w:val="19"/>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将数据库连接到节点名为node上</w:t>
      </w:r>
    </w:p>
    <w:p w:rsidR="0020037C" w:rsidRDefault="00B0609F">
      <w:pPr>
        <w:pStyle w:val="BodyText"/>
        <w:spacing w:before="84" w:line="172" w:lineRule="auto"/>
        <w:ind w:left="897" w:right="5414"/>
        <w:rPr>
          <w:rFonts w:ascii="仿宋" w:eastAsia="仿宋" w:hAnsi="仿宋" w:cs="仿宋"/>
          <w:lang w:eastAsia="zh-CN"/>
        </w:rPr>
      </w:pPr>
      <w:r w:rsidRPr="00B0609F">
        <w:pict>
          <v:group id="_x0000_s2471" style="position:absolute;left:0;text-align:left;margin-left:95.85pt;margin-top:4.9pt;width:459.45pt;height:21.2pt;z-index:-251535872;mso-position-horizontal-relative:page" coordorigin="1917,98" coordsize="9189,424">
            <v:shape id="_x0000_s2472"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&gt; node.connect() 返回：vmsvr2-suse-x64:</w:t>
      </w:r>
      <w:r w:rsidR="00BF27DA" w:rsidRPr="00BF27DA">
        <w:t xml:space="preserve"> </w:t>
      </w:r>
      <w:r w:rsidR="00BF27DA" w:rsidRPr="00BF27DA">
        <w:rPr>
          <w:rFonts w:ascii="仿宋" w:eastAsia="仿宋" w:hAnsi="仿宋" w:cs="仿宋"/>
        </w:rPr>
        <w:t>11800</w:t>
      </w:r>
    </w:p>
    <w:p w:rsidR="0020037C" w:rsidRDefault="0020037C">
      <w:pPr>
        <w:spacing w:before="9" w:line="100" w:lineRule="exact"/>
        <w:rPr>
          <w:sz w:val="10"/>
          <w:szCs w:val="10"/>
        </w:rPr>
      </w:pPr>
    </w:p>
    <w:p w:rsidR="0020037C" w:rsidRDefault="004474D3">
      <w:pPr>
        <w:pStyle w:val="Heading3"/>
        <w:ind w:left="113"/>
      </w:pPr>
      <w:bookmarkStart w:id="501" w:name="node.getHostName()"/>
      <w:bookmarkStart w:id="502" w:name="_bookmark196"/>
      <w:bookmarkEnd w:id="501"/>
      <w:bookmarkEnd w:id="502"/>
      <w:r>
        <w:rPr>
          <w:w w:val="95"/>
        </w:rPr>
        <w:t>node.getHostName()</w:t>
      </w:r>
    </w:p>
    <w:p w:rsidR="0020037C" w:rsidRDefault="0020037C">
      <w:pPr>
        <w:spacing w:before="9" w:line="190" w:lineRule="exact"/>
        <w:rPr>
          <w:sz w:val="19"/>
          <w:szCs w:val="19"/>
        </w:rPr>
      </w:pPr>
    </w:p>
    <w:p w:rsidR="0020037C" w:rsidRDefault="004474D3">
      <w:pPr>
        <w:pStyle w:val="BodyText"/>
        <w:spacing w:line="251" w:lineRule="auto"/>
        <w:ind w:left="613" w:right="6900"/>
      </w:pPr>
      <w:r>
        <w:rPr>
          <w:w w:val="90"/>
        </w:rPr>
        <w:t>node.getHostName()</w:t>
      </w:r>
      <w:r>
        <w:rPr>
          <w:w w:val="93"/>
        </w:rPr>
        <w:t xml:space="preserve"> </w:t>
      </w:r>
      <w:r>
        <w:rPr>
          <w:w w:val="95"/>
        </w:rPr>
        <w:t>返回节点的主机名。</w:t>
      </w:r>
    </w:p>
    <w:p w:rsidR="0020037C" w:rsidRDefault="0020037C">
      <w:pPr>
        <w:spacing w:before="4" w:line="180" w:lineRule="exact"/>
        <w:rPr>
          <w:sz w:val="18"/>
          <w:szCs w:val="18"/>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返回节点名称为node的主机名</w:t>
      </w:r>
    </w:p>
    <w:p w:rsidR="0020037C" w:rsidRDefault="00B0609F">
      <w:pPr>
        <w:pStyle w:val="BodyText"/>
        <w:spacing w:before="84" w:line="172" w:lineRule="auto"/>
        <w:ind w:left="897" w:right="7163"/>
        <w:rPr>
          <w:rFonts w:ascii="仿宋" w:eastAsia="仿宋" w:hAnsi="仿宋" w:cs="仿宋"/>
        </w:rPr>
      </w:pPr>
      <w:r w:rsidRPr="00B0609F">
        <w:pict>
          <v:group id="_x0000_s2469" style="position:absolute;left:0;text-align:left;margin-left:95.85pt;margin-top:4.9pt;width:459.45pt;height:21.2pt;z-index:-251534848;mso-position-horizontal-relative:page" coordorigin="1917,98" coordsize="9189,424">
            <v:shape id="_x0000_s2470"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&gt; node.getHostName() 返回：vmsvr2-suse-x64</w:t>
      </w:r>
    </w:p>
    <w:p w:rsidR="0020037C" w:rsidRDefault="0020037C">
      <w:pPr>
        <w:spacing w:before="9" w:line="100" w:lineRule="exact"/>
        <w:rPr>
          <w:sz w:val="10"/>
          <w:szCs w:val="10"/>
        </w:rPr>
      </w:pPr>
    </w:p>
    <w:p w:rsidR="0020037C" w:rsidRDefault="004474D3">
      <w:pPr>
        <w:pStyle w:val="Heading3"/>
        <w:ind w:left="113"/>
      </w:pPr>
      <w:bookmarkStart w:id="503" w:name="node.getServiceName()"/>
      <w:bookmarkStart w:id="504" w:name="_bookmark197"/>
      <w:bookmarkEnd w:id="503"/>
      <w:bookmarkEnd w:id="504"/>
      <w:r>
        <w:rPr>
          <w:w w:val="95"/>
        </w:rPr>
        <w:t>node.getServiceName()</w:t>
      </w:r>
    </w:p>
    <w:p w:rsidR="0020037C" w:rsidRDefault="0020037C">
      <w:pPr>
        <w:spacing w:before="9" w:line="190" w:lineRule="exact"/>
        <w:rPr>
          <w:sz w:val="19"/>
          <w:szCs w:val="19"/>
        </w:rPr>
      </w:pPr>
    </w:p>
    <w:p w:rsidR="0020037C" w:rsidRDefault="004474D3">
      <w:pPr>
        <w:pStyle w:val="BodyText"/>
        <w:spacing w:line="251" w:lineRule="auto"/>
        <w:ind w:left="613" w:right="6900"/>
      </w:pPr>
      <w:r>
        <w:rPr>
          <w:w w:val="90"/>
        </w:rPr>
        <w:t>node.getServiceName()</w:t>
      </w:r>
      <w:r>
        <w:rPr>
          <w:w w:val="94"/>
        </w:rPr>
        <w:t xml:space="preserve"> </w:t>
      </w:r>
      <w:r>
        <w:rPr>
          <w:w w:val="95"/>
        </w:rPr>
        <w:t>返回节点的服务器名。</w:t>
      </w:r>
    </w:p>
    <w:p w:rsidR="0020037C" w:rsidRDefault="0020037C">
      <w:pPr>
        <w:spacing w:before="4" w:line="180" w:lineRule="exact"/>
        <w:rPr>
          <w:sz w:val="18"/>
          <w:szCs w:val="18"/>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返回节点名为node的服务器名</w:t>
      </w:r>
    </w:p>
    <w:p w:rsidR="0020037C" w:rsidRDefault="00B0609F">
      <w:pPr>
        <w:pStyle w:val="BodyText"/>
        <w:spacing w:before="84" w:line="172" w:lineRule="auto"/>
        <w:ind w:left="897" w:right="7163"/>
        <w:rPr>
          <w:rFonts w:ascii="仿宋" w:eastAsia="仿宋" w:hAnsi="仿宋" w:cs="仿宋"/>
          <w:lang w:eastAsia="zh-CN"/>
        </w:rPr>
      </w:pPr>
      <w:r w:rsidRPr="00B0609F">
        <w:pict>
          <v:group id="_x0000_s2467" style="position:absolute;left:0;text-align:left;margin-left:95.85pt;margin-top:4.9pt;width:459.45pt;height:21.2pt;z-index:-251533824;mso-position-horizontal-relative:page" coordorigin="1917,98" coordsize="9189,424">
            <v:shape id="_x0000_s2468"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&gt; node.getServiceName() 返回：</w:t>
      </w:r>
      <w:r w:rsidR="00BF27DA" w:rsidRPr="00BF27DA">
        <w:rPr>
          <w:rFonts w:ascii="仿宋" w:eastAsia="仿宋" w:hAnsi="仿宋" w:cs="仿宋"/>
        </w:rPr>
        <w:t>11800</w:t>
      </w:r>
    </w:p>
    <w:p w:rsidR="0020037C" w:rsidRDefault="0020037C">
      <w:pPr>
        <w:spacing w:line="172" w:lineRule="auto"/>
        <w:rPr>
          <w:rFonts w:ascii="仿宋" w:eastAsia="仿宋" w:hAnsi="仿宋" w:cs="仿宋"/>
        </w:rPr>
        <w:sectPr w:rsidR="0020037C">
          <w:pgSz w:w="12240" w:h="15840"/>
          <w:pgMar w:top="1340" w:right="680" w:bottom="280" w:left="102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pPr>
      <w:bookmarkStart w:id="505" w:name="node.getNodeDetail()"/>
      <w:bookmarkStart w:id="506" w:name="_bookmark198"/>
      <w:bookmarkEnd w:id="505"/>
      <w:bookmarkEnd w:id="506"/>
      <w:r>
        <w:rPr>
          <w:w w:val="95"/>
        </w:rPr>
        <w:t>node.getNodeDetail()</w:t>
      </w:r>
    </w:p>
    <w:p w:rsidR="0020037C" w:rsidRDefault="0020037C">
      <w:pPr>
        <w:spacing w:before="9" w:line="190" w:lineRule="exact"/>
        <w:rPr>
          <w:sz w:val="19"/>
          <w:szCs w:val="19"/>
        </w:rPr>
      </w:pPr>
    </w:p>
    <w:p w:rsidR="0020037C" w:rsidRDefault="004474D3">
      <w:pPr>
        <w:pStyle w:val="BodyText"/>
        <w:spacing w:line="251" w:lineRule="auto"/>
        <w:ind w:right="6052"/>
      </w:pPr>
      <w:r>
        <w:rPr>
          <w:w w:val="90"/>
        </w:rPr>
        <w:t>node.getNodeDetail()</w:t>
      </w:r>
      <w:r>
        <w:rPr>
          <w:w w:val="93"/>
        </w:rPr>
        <w:t xml:space="preserve"> </w:t>
      </w:r>
      <w:r>
        <w:rPr>
          <w:w w:val="95"/>
        </w:rPr>
        <w:t>返回当前节点信息。</w:t>
      </w:r>
    </w:p>
    <w:p w:rsidR="0020037C" w:rsidRDefault="0020037C">
      <w:pPr>
        <w:spacing w:before="4" w:line="180" w:lineRule="exact"/>
        <w:rPr>
          <w:sz w:val="18"/>
          <w:szCs w:val="18"/>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返回节点名称为node的信息</w:t>
      </w:r>
    </w:p>
    <w:p w:rsidR="0020037C" w:rsidRDefault="00B0609F">
      <w:pPr>
        <w:pStyle w:val="BodyText"/>
        <w:spacing w:before="10"/>
        <w:ind w:left="1217"/>
        <w:rPr>
          <w:rFonts w:ascii="仿宋" w:eastAsia="仿宋" w:hAnsi="仿宋" w:cs="仿宋"/>
        </w:rPr>
      </w:pPr>
      <w:r w:rsidRPr="00B0609F">
        <w:pict>
          <v:group id="_x0000_s2465" style="position:absolute;left:0;text-align:left;margin-left:95.85pt;margin-top:4.95pt;width:459.45pt;height:42.4pt;z-index:-251532800;mso-position-horizontal-relative:page" coordorigin="1917,99" coordsize="9189,848">
            <v:shape id="_x0000_s2466" style="position:absolute;left:1917;top:99;width:9189;height:848" coordorigin="1917,99" coordsize="9189,848" path="m1917,99r9189,l11106,947r-9189,l1917,99xe" fillcolor="#efefef" stroked="f">
              <v:path arrowok="t"/>
            </v:shape>
            <w10:wrap anchorx="page"/>
          </v:group>
        </w:pict>
      </w:r>
      <w:r w:rsidR="004474D3">
        <w:rPr>
          <w:rFonts w:ascii="仿宋" w:eastAsia="仿宋" w:hAnsi="仿宋" w:cs="仿宋"/>
        </w:rPr>
        <w:t>&gt; node.getNodeDetail()</w:t>
      </w:r>
    </w:p>
    <w:p w:rsidR="0020037C" w:rsidRDefault="004474D3">
      <w:pPr>
        <w:pStyle w:val="BodyText"/>
        <w:spacing w:line="212" w:lineRule="exact"/>
        <w:ind w:left="1217"/>
        <w:rPr>
          <w:rFonts w:ascii="仿宋" w:eastAsia="仿宋" w:hAnsi="仿宋" w:cs="仿宋"/>
        </w:rPr>
      </w:pPr>
      <w:r>
        <w:rPr>
          <w:rFonts w:ascii="仿宋" w:eastAsia="仿宋" w:hAnsi="仿宋" w:cs="仿宋"/>
        </w:rPr>
        <w:t>返回：1000:vmsvr2-suse-x64:</w:t>
      </w:r>
      <w:r w:rsidR="00BF27DA" w:rsidRPr="00BF27DA">
        <w:t xml:space="preserve"> </w:t>
      </w:r>
      <w:r w:rsidR="00BF27DA" w:rsidRPr="00BF27DA">
        <w:rPr>
          <w:rFonts w:ascii="仿宋" w:eastAsia="仿宋" w:hAnsi="仿宋" w:cs="仿宋"/>
        </w:rPr>
        <w:t>11800</w:t>
      </w:r>
      <w:r w:rsidR="00BF27DA" w:rsidRPr="00BF27DA" w:rsidDel="00BF27DA">
        <w:rPr>
          <w:rFonts w:ascii="仿宋" w:eastAsia="仿宋" w:hAnsi="仿宋" w:cs="仿宋"/>
        </w:rPr>
        <w:t xml:space="preserve"> </w:t>
      </w:r>
      <w:r>
        <w:rPr>
          <w:rFonts w:ascii="仿宋" w:eastAsia="仿宋" w:hAnsi="仿宋" w:cs="仿宋"/>
        </w:rPr>
        <w:t>(</w:t>
      </w:r>
      <w:r w:rsidR="00AA0BA4">
        <w:rPr>
          <w:rFonts w:ascii="仿宋" w:eastAsia="仿宋" w:hAnsi="仿宋" w:cs="仿宋" w:hint="eastAsia"/>
          <w:lang w:eastAsia="zh-CN"/>
        </w:rPr>
        <w:t>group</w:t>
      </w: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其中"1000"为节点ID（NodeID）；"vmsvr2-suse-x64"为主机名（HostName）；</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r w:rsidR="00BF27DA" w:rsidRPr="00BF27DA">
        <w:rPr>
          <w:rFonts w:ascii="仿宋" w:eastAsia="仿宋" w:hAnsi="仿宋" w:cs="仿宋"/>
        </w:rPr>
        <w:t>11800</w:t>
      </w:r>
      <w:r>
        <w:rPr>
          <w:rFonts w:ascii="仿宋" w:eastAsia="仿宋" w:hAnsi="仿宋" w:cs="仿宋"/>
        </w:rPr>
        <w:t>"为服务器名（ServiceName），"(</w:t>
      </w:r>
      <w:r w:rsidR="00AA0BA4">
        <w:rPr>
          <w:rFonts w:ascii="仿宋" w:eastAsia="仿宋" w:hAnsi="仿宋" w:cs="仿宋" w:hint="eastAsia"/>
          <w:lang w:eastAsia="zh-CN"/>
        </w:rPr>
        <w:t>group</w:t>
      </w:r>
      <w:r>
        <w:rPr>
          <w:rFonts w:ascii="仿宋" w:eastAsia="仿宋" w:hAnsi="仿宋" w:cs="仿宋"/>
        </w:rPr>
        <w:t>)"为节点所在的</w:t>
      </w:r>
      <w:r w:rsidR="00423ADE">
        <w:rPr>
          <w:rFonts w:ascii="仿宋" w:eastAsia="仿宋" w:hAnsi="仿宋" w:cs="仿宋"/>
        </w:rPr>
        <w:t>分区</w:t>
      </w:r>
      <w:r>
        <w:rPr>
          <w:rFonts w:ascii="仿宋" w:eastAsia="仿宋" w:hAnsi="仿宋" w:cs="仿宋"/>
        </w:rPr>
        <w:t>组名。</w:t>
      </w:r>
    </w:p>
    <w:p w:rsidR="0020037C" w:rsidRDefault="0020037C">
      <w:pPr>
        <w:spacing w:before="1" w:line="100" w:lineRule="exact"/>
        <w:rPr>
          <w:sz w:val="10"/>
          <w:szCs w:val="10"/>
        </w:rPr>
      </w:pPr>
    </w:p>
    <w:p w:rsidR="0020037C" w:rsidRDefault="004474D3">
      <w:pPr>
        <w:pStyle w:val="Heading3"/>
        <w:ind w:left="0" w:right="8425"/>
        <w:jc w:val="center"/>
      </w:pPr>
      <w:bookmarkStart w:id="507" w:name="node.stop()"/>
      <w:bookmarkStart w:id="508" w:name="_bookmark199"/>
      <w:bookmarkEnd w:id="507"/>
      <w:bookmarkEnd w:id="508"/>
      <w:r>
        <w:rPr>
          <w:w w:val="95"/>
        </w:rPr>
        <w:t>node.stop()</w:t>
      </w:r>
    </w:p>
    <w:p w:rsidR="0020037C" w:rsidRDefault="0020037C">
      <w:pPr>
        <w:spacing w:before="9" w:line="190" w:lineRule="exact"/>
        <w:rPr>
          <w:sz w:val="19"/>
          <w:szCs w:val="19"/>
        </w:rPr>
      </w:pPr>
    </w:p>
    <w:p w:rsidR="0020037C" w:rsidRDefault="004474D3">
      <w:pPr>
        <w:pStyle w:val="BodyText"/>
        <w:spacing w:line="251" w:lineRule="auto"/>
        <w:ind w:right="7313"/>
      </w:pPr>
      <w:r>
        <w:rPr>
          <w:w w:val="95"/>
        </w:rPr>
        <w:t>node.stop()</w:t>
      </w:r>
      <w:r>
        <w:rPr>
          <w:w w:val="94"/>
        </w:rPr>
        <w:t xml:space="preserve"> </w:t>
      </w:r>
      <w:r>
        <w:rPr>
          <w:w w:val="95"/>
        </w:rPr>
        <w:t>停止当前节点。</w:t>
      </w:r>
    </w:p>
    <w:p w:rsidR="0020037C" w:rsidRDefault="0020037C">
      <w:pPr>
        <w:spacing w:before="4" w:line="180" w:lineRule="exact"/>
        <w:rPr>
          <w:sz w:val="18"/>
          <w:szCs w:val="18"/>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停止当前名称为node的节点</w:t>
      </w:r>
      <w:r>
        <w:rPr>
          <w:spacing w:val="-33"/>
          <w:position w:val="1"/>
        </w:rPr>
        <w:t xml:space="preserve"> </w:t>
      </w:r>
      <w:r>
        <w:rPr>
          <w:position w:val="1"/>
        </w:rPr>
        <w:t>。</w:t>
      </w:r>
    </w:p>
    <w:p w:rsidR="0020037C" w:rsidRDefault="00B0609F">
      <w:pPr>
        <w:pStyle w:val="BodyText"/>
        <w:spacing w:before="10"/>
        <w:ind w:left="1217"/>
        <w:rPr>
          <w:rFonts w:ascii="仿宋" w:eastAsia="仿宋" w:hAnsi="仿宋" w:cs="仿宋"/>
        </w:rPr>
      </w:pPr>
      <w:r w:rsidRPr="00B0609F">
        <w:pict>
          <v:group id="_x0000_s2463" style="position:absolute;left:0;text-align:left;margin-left:95.85pt;margin-top:4.95pt;width:459.45pt;height:10.6pt;z-index:-251531776;mso-position-horizontal-relative:page" coordorigin="1917,99" coordsize="9189,212">
            <v:shape id="_x0000_s2464"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node.stop()</w:t>
      </w:r>
    </w:p>
    <w:p w:rsidR="0020037C" w:rsidRDefault="0020037C">
      <w:pPr>
        <w:spacing w:before="1" w:line="100" w:lineRule="exact"/>
        <w:rPr>
          <w:sz w:val="10"/>
          <w:szCs w:val="10"/>
        </w:rPr>
      </w:pPr>
    </w:p>
    <w:p w:rsidR="0020037C" w:rsidRDefault="004474D3">
      <w:pPr>
        <w:pStyle w:val="Heading3"/>
        <w:ind w:left="0" w:right="8328"/>
        <w:jc w:val="center"/>
      </w:pPr>
      <w:bookmarkStart w:id="509" w:name="cursor.sort()"/>
      <w:bookmarkStart w:id="510" w:name="_bookmark200"/>
      <w:bookmarkEnd w:id="509"/>
      <w:bookmarkEnd w:id="510"/>
      <w:r>
        <w:rPr>
          <w:w w:val="95"/>
        </w:rPr>
        <w:t>cursor.sort()</w:t>
      </w:r>
    </w:p>
    <w:p w:rsidR="0020037C" w:rsidRDefault="0020037C">
      <w:pPr>
        <w:spacing w:before="9" w:line="190" w:lineRule="exact"/>
        <w:rPr>
          <w:sz w:val="19"/>
          <w:szCs w:val="19"/>
        </w:rPr>
      </w:pPr>
    </w:p>
    <w:p w:rsidR="0020037C" w:rsidRDefault="004474D3">
      <w:pPr>
        <w:pStyle w:val="BodyText"/>
        <w:spacing w:line="251" w:lineRule="auto"/>
        <w:ind w:right="5761"/>
      </w:pPr>
      <w:r>
        <w:rPr>
          <w:w w:val="95"/>
        </w:rPr>
        <w:t>cousor.sort(&lt;sort&gt;)</w:t>
      </w:r>
      <w:r>
        <w:rPr>
          <w:w w:val="93"/>
        </w:rPr>
        <w:t xml:space="preserve"> </w:t>
      </w:r>
      <w:r>
        <w:rPr>
          <w:w w:val="95"/>
        </w:rPr>
        <w:t>对结果集按指定字段排序。</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78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sort</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对结果集按指定字段排序。字段名的</w:t>
            </w:r>
          </w:p>
          <w:p w:rsidR="0020037C" w:rsidRDefault="004474D3">
            <w:pPr>
              <w:pStyle w:val="TableParagraph"/>
              <w:spacing w:before="12" w:line="240" w:lineRule="exact"/>
              <w:ind w:left="40" w:right="19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值为1或者-1,1代表升序；-1代表降</w:t>
            </w:r>
            <w:r>
              <w:rPr>
                <w:rFonts w:ascii="Microsoft JhengHei" w:eastAsia="Microsoft JhengHei" w:hAnsi="Microsoft JhengHei" w:cs="Microsoft JhengHei"/>
                <w:sz w:val="14"/>
                <w:szCs w:val="14"/>
                <w:lang w:eastAsia="zh-CN"/>
              </w:rPr>
              <w:t xml:space="preserve"> 序。</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rPr>
          <w:lang w:eastAsia="zh-CN"/>
        </w:rPr>
      </w:pPr>
      <w:r>
        <w:rPr>
          <w:w w:val="95"/>
          <w:lang w:eastAsia="zh-CN"/>
        </w:rPr>
        <w:t>cousor.sort()方法的定义格式包含sort参数，它是一个json对象。如果不设定sort的内容，相当于对返回的结</w:t>
      </w:r>
      <w:r>
        <w:rPr>
          <w:lang w:eastAsia="zh-CN"/>
        </w:rPr>
        <w:t xml:space="preserve"> 果集不排序。</w:t>
      </w:r>
    </w:p>
    <w:p w:rsidR="0020037C" w:rsidRDefault="004474D3">
      <w:pPr>
        <w:pStyle w:val="BodyText"/>
        <w:spacing w:before="31"/>
        <w:rPr>
          <w:lang w:eastAsia="zh-CN"/>
        </w:rPr>
      </w:pPr>
      <w:r>
        <w:rPr>
          <w:lang w:eastAsia="zh-CN"/>
        </w:rPr>
        <w:t>设定sort参数的话，格式如下：</w:t>
      </w:r>
    </w:p>
    <w:p w:rsidR="0020037C" w:rsidRDefault="00B0609F">
      <w:pPr>
        <w:pStyle w:val="BodyText"/>
        <w:spacing w:before="48"/>
        <w:rPr>
          <w:rFonts w:ascii="仿宋" w:eastAsia="仿宋" w:hAnsi="仿宋" w:cs="仿宋"/>
          <w:lang w:eastAsia="zh-CN"/>
        </w:rPr>
      </w:pPr>
      <w:r w:rsidRPr="00B0609F">
        <w:pict>
          <v:group id="_x0000_s2461" style="position:absolute;left:0;text-align:left;margin-left:81.7pt;margin-top:6.85pt;width:473.6pt;height:10.6pt;z-index:-251530752;mso-position-horizontal-relative:page" coordorigin="1634,137" coordsize="9472,212">
            <v:shape id="_x0000_s2462"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{&lt;字段名1&gt;:&lt;-1|1&gt;,&lt;字段名2&gt;:&lt;-1|1&gt;,...}</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示例</w:t>
      </w:r>
    </w:p>
    <w:p w:rsidR="0020037C" w:rsidRDefault="0020037C">
      <w:pPr>
        <w:spacing w:before="1" w:line="120" w:lineRule="exact"/>
        <w:rPr>
          <w:sz w:val="12"/>
          <w:szCs w:val="12"/>
          <w:lang w:eastAsia="zh-CN"/>
        </w:rPr>
      </w:pPr>
    </w:p>
    <w:p w:rsidR="0020037C" w:rsidRDefault="004474D3">
      <w:pPr>
        <w:pStyle w:val="BodyText"/>
        <w:tabs>
          <w:tab w:val="left" w:pos="1217"/>
        </w:tabs>
        <w:spacing w:line="169" w:lineRule="auto"/>
        <w:ind w:left="1217" w:right="319"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返回集合bar中age字段值大于20的记录，设置只返回记录的name和age字段，并按age字段值的升序排</w:t>
      </w:r>
      <w:r>
        <w:rPr>
          <w:position w:val="1"/>
          <w:lang w:eastAsia="zh-CN"/>
        </w:rPr>
        <w:t xml:space="preserve"> </w:t>
      </w:r>
      <w:r>
        <w:rPr>
          <w:lang w:eastAsia="zh-CN"/>
        </w:rPr>
        <w:t>序。</w:t>
      </w:r>
    </w:p>
    <w:p w:rsidR="0020037C" w:rsidRDefault="00B0609F">
      <w:pPr>
        <w:pStyle w:val="BodyText"/>
        <w:spacing w:before="63"/>
        <w:ind w:left="1217"/>
        <w:rPr>
          <w:rFonts w:ascii="仿宋" w:eastAsia="仿宋" w:hAnsi="仿宋" w:cs="仿宋"/>
        </w:rPr>
      </w:pPr>
      <w:r w:rsidRPr="00B0609F">
        <w:pict>
          <v:group id="_x0000_s2459" style="position:absolute;left:0;text-align:left;margin-left:95.85pt;margin-top:7.6pt;width:459.45pt;height:10.6pt;z-index:-251529728;mso-position-horizontal-relative:page" coordorigin="1917,152" coordsize="9189,212">
            <v:shape id="_x0000_s2460" style="position:absolute;left:1917;top:152;width:9189;height:212" coordorigin="1917,152" coordsize="9189,212" path="m1917,152r9189,l11106,364r-9189,l1917,152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:20}},{age:"",name:""}).sort({age:1})</w:t>
      </w:r>
    </w:p>
    <w:p w:rsidR="0020037C" w:rsidRDefault="0020037C">
      <w:pPr>
        <w:spacing w:before="1" w:line="150" w:lineRule="exact"/>
        <w:rPr>
          <w:sz w:val="15"/>
          <w:szCs w:val="15"/>
        </w:rPr>
      </w:pPr>
    </w:p>
    <w:p w:rsidR="0020037C" w:rsidRDefault="00DD1987">
      <w:pPr>
        <w:pStyle w:val="BodyText"/>
        <w:spacing w:line="153" w:lineRule="auto"/>
        <w:ind w:left="1857" w:right="43" w:hanging="640"/>
        <w:rPr>
          <w:lang w:eastAsia="zh-CN"/>
        </w:rPr>
      </w:pPr>
      <w:r>
        <w:pict>
          <v:shape id="_x0000_i1108"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通过</w:t>
      </w:r>
      <w:hyperlink w:anchor="_bookmark175" w:history="1">
        <w:r w:rsidR="004474D3">
          <w:rPr>
            <w:color w:val="0000FF"/>
            <w:w w:val="95"/>
            <w:lang w:eastAsia="zh-CN"/>
          </w:rPr>
          <w:t>find()</w:t>
        </w:r>
      </w:hyperlink>
      <w:r w:rsidR="004474D3">
        <w:rPr>
          <w:color w:val="000000"/>
          <w:w w:val="95"/>
          <w:lang w:eastAsia="zh-CN"/>
        </w:rPr>
        <w:t>方法，我们能任意选择我们想要返回的字段名，在上例中我们选择了返回记录</w:t>
      </w:r>
      <w:r w:rsidR="004474D3">
        <w:rPr>
          <w:color w:val="000000"/>
          <w:lang w:eastAsia="zh-CN"/>
        </w:rPr>
        <w:t xml:space="preserve"> 的age和name字段，此时用</w:t>
      </w:r>
    </w:p>
    <w:p w:rsidR="0020037C" w:rsidRDefault="0020037C">
      <w:pPr>
        <w:spacing w:line="153" w:lineRule="auto"/>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before="55" w:line="167" w:lineRule="auto"/>
        <w:ind w:left="1537" w:right="227"/>
        <w:rPr>
          <w:lang w:eastAsia="zh-CN"/>
        </w:rPr>
      </w:pPr>
      <w:r>
        <w:rPr>
          <w:w w:val="95"/>
          <w:lang w:eastAsia="zh-CN"/>
        </w:rPr>
        <w:t>sort()方法时，只能对记录的age或name字段排序。而如果我们选择返回记录的所有字段，即不设</w:t>
      </w:r>
      <w:r>
        <w:rPr>
          <w:lang w:eastAsia="zh-CN"/>
        </w:rPr>
        <w:t xml:space="preserve"> 置find方法的sel参数内容时，那</w:t>
      </w:r>
    </w:p>
    <w:p w:rsidR="0020037C" w:rsidRDefault="004474D3">
      <w:pPr>
        <w:pStyle w:val="BodyText"/>
        <w:spacing w:before="31"/>
        <w:ind w:left="1537"/>
      </w:pPr>
      <w:r>
        <w:t>么sort()能对任意字段排序。</w:t>
      </w:r>
    </w:p>
    <w:p w:rsidR="0020037C" w:rsidRDefault="0020037C">
      <w:pPr>
        <w:spacing w:before="2" w:line="170" w:lineRule="exact"/>
        <w:rPr>
          <w:sz w:val="17"/>
          <w:szCs w:val="17"/>
        </w:rPr>
      </w:pPr>
    </w:p>
    <w:p w:rsidR="0020037C" w:rsidRDefault="004474D3">
      <w:pPr>
        <w:pStyle w:val="Heading3"/>
        <w:spacing w:line="352" w:lineRule="exact"/>
        <w:ind w:left="113"/>
      </w:pPr>
      <w:bookmarkStart w:id="511" w:name="cursor.hint()"/>
      <w:bookmarkStart w:id="512" w:name="_bookmark201"/>
      <w:bookmarkEnd w:id="511"/>
      <w:bookmarkEnd w:id="512"/>
      <w:r>
        <w:rPr>
          <w:w w:val="95"/>
        </w:rPr>
        <w:t>cursor.hint()</w:t>
      </w:r>
    </w:p>
    <w:p w:rsidR="0020037C" w:rsidRDefault="0020037C">
      <w:pPr>
        <w:spacing w:before="9" w:line="190" w:lineRule="exact"/>
        <w:rPr>
          <w:sz w:val="19"/>
          <w:szCs w:val="19"/>
        </w:rPr>
      </w:pPr>
    </w:p>
    <w:p w:rsidR="0020037C" w:rsidRDefault="004474D3">
      <w:pPr>
        <w:pStyle w:val="BodyText"/>
        <w:spacing w:line="251" w:lineRule="auto"/>
        <w:ind w:left="613" w:right="7163"/>
      </w:pPr>
      <w:r>
        <w:rPr>
          <w:w w:val="95"/>
        </w:rPr>
        <w:t>cursor.hint(&lt;hint&gt;)</w:t>
      </w:r>
      <w:r>
        <w:rPr>
          <w:w w:val="93"/>
        </w:rPr>
        <w:t xml:space="preserve"> </w:t>
      </w:r>
      <w:r>
        <w:rPr>
          <w:w w:val="95"/>
        </w:rPr>
        <w:t>按指定的索引遍历结果集。</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hint</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json对象</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指定访问计划，加快查询速度。</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20037C">
      <w:pPr>
        <w:spacing w:before="5" w:line="100" w:lineRule="exact"/>
        <w:rPr>
          <w:sz w:val="10"/>
          <w:szCs w:val="10"/>
        </w:rPr>
      </w:pPr>
    </w:p>
    <w:p w:rsidR="0020037C" w:rsidRDefault="004474D3">
      <w:pPr>
        <w:pStyle w:val="BodyText"/>
        <w:spacing w:line="167" w:lineRule="auto"/>
        <w:ind w:left="613" w:right="463"/>
        <w:rPr>
          <w:lang w:eastAsia="zh-CN"/>
        </w:rPr>
      </w:pPr>
      <w:r>
        <w:rPr>
          <w:w w:val="95"/>
          <w:lang w:eastAsia="zh-CN"/>
        </w:rPr>
        <w:t>cursor.hint()的方法定义包含hint参数，如果不设定hint参数的内容相当于不使用索引遍历结果集。hint参数</w:t>
      </w:r>
      <w:r>
        <w:rPr>
          <w:lang w:eastAsia="zh-CN"/>
        </w:rPr>
        <w:t xml:space="preserve"> 是一个包含一个单一</w:t>
      </w:r>
    </w:p>
    <w:p w:rsidR="0020037C" w:rsidRDefault="0020037C">
      <w:pPr>
        <w:spacing w:before="10" w:line="110" w:lineRule="exact"/>
        <w:rPr>
          <w:sz w:val="11"/>
          <w:szCs w:val="11"/>
          <w:lang w:eastAsia="zh-CN"/>
        </w:rPr>
      </w:pPr>
    </w:p>
    <w:p w:rsidR="0020037C" w:rsidRDefault="004474D3">
      <w:pPr>
        <w:pStyle w:val="BodyText"/>
        <w:spacing w:line="167" w:lineRule="auto"/>
        <w:ind w:left="613" w:right="807"/>
        <w:rPr>
          <w:lang w:eastAsia="zh-CN"/>
        </w:rPr>
      </w:pPr>
      <w:r>
        <w:rPr>
          <w:w w:val="95"/>
          <w:lang w:eastAsia="zh-CN"/>
        </w:rPr>
        <w:t>字段的json对象，字段名会被忽略，而其字段值则指定为需要访问索引的名称，当字段值为null时，则遍历</w:t>
      </w:r>
      <w:r>
        <w:rPr>
          <w:lang w:eastAsia="zh-CN"/>
        </w:rPr>
        <w:t xml:space="preserve"> 集合中所有的记录。</w:t>
      </w:r>
    </w:p>
    <w:p w:rsidR="0020037C" w:rsidRDefault="004474D3">
      <w:pPr>
        <w:pStyle w:val="BodyText"/>
        <w:spacing w:before="31"/>
        <w:ind w:left="613"/>
      </w:pPr>
      <w:r>
        <w:t>格式如下：</w:t>
      </w:r>
    </w:p>
    <w:p w:rsidR="0020037C" w:rsidRDefault="00B0609F">
      <w:pPr>
        <w:pStyle w:val="BodyText"/>
        <w:spacing w:before="48"/>
        <w:ind w:left="613"/>
        <w:rPr>
          <w:rFonts w:ascii="仿宋" w:eastAsia="仿宋" w:hAnsi="仿宋" w:cs="仿宋"/>
        </w:rPr>
      </w:pPr>
      <w:r w:rsidRPr="00B0609F">
        <w:pict>
          <v:group id="_x0000_s2456" style="position:absolute;left:0;text-align:left;margin-left:81.7pt;margin-top:6.85pt;width:473.6pt;height:10.6pt;z-index:-251528704;mso-position-horizontal-relative:page" coordorigin="1634,137" coordsize="9472,212">
            <v:shape id="_x0000_s2457"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{"":null}或者{"":"&lt;indexname&gt;"}</w:t>
      </w:r>
    </w:p>
    <w:p w:rsidR="0020037C" w:rsidRDefault="0020037C">
      <w:pPr>
        <w:spacing w:before="5" w:line="180" w:lineRule="exact"/>
        <w:rPr>
          <w:sz w:val="18"/>
          <w:szCs w:val="18"/>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使用索引ageIndex遍历集合bar下存在age字段的记录，并返回。</w:t>
      </w:r>
    </w:p>
    <w:p w:rsidR="0020037C" w:rsidRDefault="00B0609F">
      <w:pPr>
        <w:pStyle w:val="BodyText"/>
        <w:spacing w:before="50"/>
        <w:ind w:left="897"/>
        <w:rPr>
          <w:rFonts w:ascii="仿宋" w:eastAsia="仿宋" w:hAnsi="仿宋" w:cs="仿宋"/>
        </w:rPr>
      </w:pPr>
      <w:r w:rsidRPr="00B0609F">
        <w:pict>
          <v:group id="_x0000_s2454" style="position:absolute;left:0;text-align:left;margin-left:95.85pt;margin-top:6.95pt;width:459.45pt;height:10.6pt;z-index:-251527680;mso-position-horizontal-relative:page" coordorigin="1917,139" coordsize="9189,212">
            <v:shape id="_x0000_s2455"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db.foo.bar.find({age:{$exists:1}}).hint({"":"ageIndex"})</w:t>
      </w:r>
    </w:p>
    <w:p w:rsidR="0020037C" w:rsidRDefault="0020037C">
      <w:pPr>
        <w:spacing w:before="1" w:line="100" w:lineRule="exact"/>
        <w:rPr>
          <w:sz w:val="10"/>
          <w:szCs w:val="10"/>
        </w:rPr>
      </w:pPr>
    </w:p>
    <w:p w:rsidR="0020037C" w:rsidRDefault="004474D3">
      <w:pPr>
        <w:pStyle w:val="Heading3"/>
        <w:ind w:left="96" w:right="9027"/>
        <w:jc w:val="center"/>
      </w:pPr>
      <w:bookmarkStart w:id="513" w:name="cursor.limit()"/>
      <w:bookmarkStart w:id="514" w:name="_bookmark202"/>
      <w:bookmarkEnd w:id="513"/>
      <w:bookmarkEnd w:id="514"/>
      <w:r>
        <w:rPr>
          <w:w w:val="95"/>
        </w:rPr>
        <w:t>cursor.limit()</w:t>
      </w:r>
    </w:p>
    <w:p w:rsidR="0020037C" w:rsidRDefault="0020037C">
      <w:pPr>
        <w:spacing w:before="9" w:line="190" w:lineRule="exact"/>
        <w:rPr>
          <w:sz w:val="19"/>
          <w:szCs w:val="19"/>
        </w:rPr>
      </w:pPr>
    </w:p>
    <w:p w:rsidR="0020037C" w:rsidRDefault="004474D3">
      <w:pPr>
        <w:pStyle w:val="BodyText"/>
        <w:spacing w:line="251" w:lineRule="auto"/>
        <w:ind w:left="613" w:right="7163"/>
      </w:pPr>
      <w:r>
        <w:rPr>
          <w:w w:val="95"/>
        </w:rPr>
        <w:t>cursor.limit(&lt;num&gt;)</w:t>
      </w:r>
      <w:r>
        <w:rPr>
          <w:w w:val="94"/>
        </w:rPr>
        <w:t xml:space="preserve"> </w:t>
      </w:r>
      <w:r>
        <w:rPr>
          <w:w w:val="95"/>
        </w:rPr>
        <w:t>控制结果集返回记录的条数。</w:t>
      </w:r>
    </w:p>
    <w:p w:rsidR="0020037C" w:rsidRDefault="0020037C">
      <w:pPr>
        <w:spacing w:before="4" w:line="180" w:lineRule="exact"/>
        <w:rPr>
          <w:sz w:val="18"/>
          <w:szCs w:val="18"/>
        </w:rPr>
      </w:pPr>
    </w:p>
    <w:p w:rsidR="0020037C" w:rsidRDefault="004474D3">
      <w:pPr>
        <w:pStyle w:val="BodyText"/>
        <w:ind w:left="613"/>
      </w:pPr>
      <w:r>
        <w:t>参数描述</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num</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自定义返回结果集的记录条数。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ind w:left="613"/>
      </w:pPr>
      <w:r>
        <w:t>格式</w:t>
      </w:r>
    </w:p>
    <w:p w:rsidR="0020037C" w:rsidRDefault="0020037C">
      <w:pPr>
        <w:spacing w:before="5" w:line="100" w:lineRule="exact"/>
        <w:rPr>
          <w:sz w:val="10"/>
          <w:szCs w:val="10"/>
        </w:rPr>
      </w:pPr>
    </w:p>
    <w:p w:rsidR="0020037C" w:rsidRDefault="004474D3">
      <w:pPr>
        <w:pStyle w:val="BodyText"/>
        <w:spacing w:line="167" w:lineRule="auto"/>
        <w:ind w:left="613"/>
        <w:rPr>
          <w:lang w:eastAsia="zh-CN"/>
        </w:rPr>
      </w:pPr>
      <w:r>
        <w:rPr>
          <w:w w:val="95"/>
          <w:lang w:eastAsia="zh-CN"/>
        </w:rPr>
        <w:t>cousor.limit()方法的定义格式包含num参数，它是int类型。如果不设定num的内容，相当于返回所有的结果</w:t>
      </w:r>
      <w:r>
        <w:rPr>
          <w:lang w:eastAsia="zh-CN"/>
        </w:rPr>
        <w:t xml:space="preserve"> 集记录。如果想返回结果</w:t>
      </w:r>
    </w:p>
    <w:p w:rsidR="0020037C" w:rsidRDefault="004474D3">
      <w:pPr>
        <w:pStyle w:val="BodyText"/>
        <w:spacing w:before="31" w:line="376" w:lineRule="auto"/>
        <w:ind w:left="613" w:right="6070"/>
        <w:rPr>
          <w:lang w:eastAsia="zh-CN"/>
        </w:rPr>
      </w:pPr>
      <w:r>
        <w:rPr>
          <w:w w:val="95"/>
          <w:lang w:eastAsia="zh-CN"/>
        </w:rPr>
        <w:t>集的前5条记录，可是设置num的值为5。</w:t>
      </w:r>
      <w:r>
        <w:rPr>
          <w:lang w:eastAsia="zh-CN"/>
        </w:rPr>
        <w:t xml:space="preserve"> 示例</w:t>
      </w:r>
    </w:p>
    <w:p w:rsidR="0020037C" w:rsidRDefault="004474D3">
      <w:pPr>
        <w:pStyle w:val="BodyText"/>
        <w:tabs>
          <w:tab w:val="left" w:pos="897"/>
        </w:tabs>
        <w:spacing w:line="226"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选择集合bar下age字段值大于10的记录，控制返回前面10条记录。</w:t>
      </w:r>
    </w:p>
    <w:p w:rsidR="0020037C" w:rsidRDefault="00B0609F">
      <w:pPr>
        <w:pStyle w:val="BodyText"/>
        <w:spacing w:before="50"/>
        <w:ind w:left="897"/>
        <w:rPr>
          <w:rFonts w:ascii="仿宋" w:eastAsia="仿宋" w:hAnsi="仿宋" w:cs="仿宋"/>
        </w:rPr>
      </w:pPr>
      <w:r w:rsidRPr="00B0609F">
        <w:pict>
          <v:group id="_x0000_s2452" style="position:absolute;left:0;text-align:left;margin-left:95.85pt;margin-top:6.95pt;width:459.45pt;height:10.6pt;z-index:-251526656;mso-position-horizontal-relative:page" coordorigin="1917,139" coordsize="9189,212">
            <v:shape id="_x0000_s245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:10}}).limit(10)</w:t>
      </w:r>
    </w:p>
    <w:p w:rsidR="0020037C" w:rsidRDefault="0020037C">
      <w:pPr>
        <w:spacing w:before="8" w:line="140" w:lineRule="exact"/>
        <w:rPr>
          <w:sz w:val="14"/>
          <w:szCs w:val="14"/>
        </w:rPr>
      </w:pPr>
    </w:p>
    <w:p w:rsidR="0020037C" w:rsidRDefault="00DD1987">
      <w:pPr>
        <w:pStyle w:val="BodyText"/>
        <w:spacing w:line="139" w:lineRule="auto"/>
        <w:ind w:left="1253" w:right="463" w:hanging="640"/>
        <w:rPr>
          <w:lang w:eastAsia="zh-CN"/>
        </w:rPr>
      </w:pPr>
      <w:r>
        <w:pict>
          <v:shape id="_x0000_i1109"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如果结果集的记录数小于10，按实际的记录数返回，如果结果集的记录数大于10，则返回前10条。</w:t>
      </w:r>
    </w:p>
    <w:p w:rsidR="0020037C" w:rsidRDefault="0020037C">
      <w:pPr>
        <w:spacing w:line="139" w:lineRule="auto"/>
        <w:rPr>
          <w:lang w:eastAsia="zh-CN"/>
        </w:rPr>
        <w:sectPr w:rsidR="0020037C">
          <w:headerReference w:type="even" r:id="rId61"/>
          <w:headerReference w:type="default" r:id="rId62"/>
          <w:pgSz w:w="12240" w:h="15840"/>
          <w:pgMar w:top="900" w:right="680" w:bottom="280" w:left="1020" w:header="713" w:footer="0" w:gutter="0"/>
          <w:pgNumType w:start="157"/>
          <w:cols w:space="720"/>
        </w:sectPr>
      </w:pPr>
    </w:p>
    <w:p w:rsidR="0020037C" w:rsidRDefault="0020037C">
      <w:pPr>
        <w:spacing w:before="6" w:line="170" w:lineRule="exact"/>
        <w:rPr>
          <w:sz w:val="17"/>
          <w:szCs w:val="17"/>
          <w:lang w:eastAsia="zh-CN"/>
        </w:rPr>
      </w:pPr>
    </w:p>
    <w:p w:rsidR="0020037C" w:rsidRDefault="0020037C">
      <w:pPr>
        <w:spacing w:line="200" w:lineRule="exact"/>
        <w:rPr>
          <w:sz w:val="20"/>
          <w:szCs w:val="20"/>
          <w:lang w:eastAsia="zh-CN"/>
        </w:rPr>
      </w:pPr>
    </w:p>
    <w:p w:rsidR="0020037C" w:rsidRDefault="004474D3">
      <w:pPr>
        <w:pStyle w:val="Heading3"/>
        <w:spacing w:line="352" w:lineRule="exact"/>
      </w:pPr>
      <w:bookmarkStart w:id="515" w:name="cursor.skip()"/>
      <w:bookmarkStart w:id="516" w:name="_bookmark203"/>
      <w:bookmarkEnd w:id="515"/>
      <w:bookmarkEnd w:id="516"/>
      <w:r>
        <w:rPr>
          <w:w w:val="95"/>
        </w:rPr>
        <w:t>cursor.skip()</w:t>
      </w:r>
    </w:p>
    <w:p w:rsidR="0020037C" w:rsidRDefault="0020037C">
      <w:pPr>
        <w:spacing w:before="9" w:line="190" w:lineRule="exact"/>
        <w:rPr>
          <w:sz w:val="19"/>
          <w:szCs w:val="19"/>
        </w:rPr>
      </w:pPr>
    </w:p>
    <w:p w:rsidR="0020037C" w:rsidRDefault="004474D3">
      <w:pPr>
        <w:pStyle w:val="BodyText"/>
        <w:spacing w:line="251" w:lineRule="auto"/>
        <w:ind w:right="5761"/>
      </w:pPr>
      <w:r>
        <w:rPr>
          <w:w w:val="95"/>
        </w:rPr>
        <w:t>cursor.skip(&lt;num&gt;)</w:t>
      </w:r>
      <w:r>
        <w:rPr>
          <w:w w:val="93"/>
        </w:rPr>
        <w:t xml:space="preserve"> </w:t>
      </w:r>
      <w:r>
        <w:rPr>
          <w:w w:val="95"/>
        </w:rPr>
        <w:t>指定结果集从哪条记录开始返回。</w:t>
      </w:r>
    </w:p>
    <w:p w:rsidR="0020037C" w:rsidRDefault="0020037C">
      <w:pPr>
        <w:spacing w:before="4" w:line="180" w:lineRule="exact"/>
        <w:rPr>
          <w:sz w:val="18"/>
          <w:szCs w:val="18"/>
        </w:rPr>
      </w:pPr>
    </w:p>
    <w:p w:rsidR="0020037C" w:rsidRDefault="004474D3">
      <w:pPr>
        <w:pStyle w:val="BodyText"/>
      </w:pPr>
      <w:r>
        <w:t>参数描述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1444"/>
        <w:gridCol w:w="3292"/>
        <w:gridCol w:w="2363"/>
        <w:gridCol w:w="2373"/>
      </w:tblGrid>
      <w:tr w:rsidR="0020037C">
        <w:trPr>
          <w:trHeight w:hRule="exact" w:val="29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3292" w:type="dxa"/>
            <w:tcBorders>
              <w:top w:val="nil"/>
              <w:left w:val="nil"/>
              <w:bottom w:val="nil"/>
              <w:right w:val="single" w:sz="8" w:space="0" w:color="000000"/>
            </w:tcBorders>
          </w:tcPr>
          <w:p w:rsidR="0020037C" w:rsidRDefault="004474D3">
            <w:pPr>
              <w:pStyle w:val="TableParagraph"/>
              <w:spacing w:line="222"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参数类型</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是否必填</w:t>
            </w:r>
          </w:p>
        </w:tc>
      </w:tr>
      <w:tr w:rsidR="0020037C">
        <w:trPr>
          <w:trHeight w:hRule="exact" w:val="305"/>
        </w:trPr>
        <w:tc>
          <w:tcPr>
            <w:tcW w:w="1444"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num</w:t>
            </w:r>
          </w:p>
        </w:tc>
        <w:tc>
          <w:tcPr>
            <w:tcW w:w="3292" w:type="dxa"/>
            <w:tcBorders>
              <w:top w:val="nil"/>
              <w:left w:val="nil"/>
              <w:bottom w:val="nil"/>
              <w:right w:val="single" w:sz="8" w:space="0" w:color="000000"/>
            </w:tcBorders>
          </w:tcPr>
          <w:p w:rsidR="0020037C" w:rsidRDefault="004474D3">
            <w:pPr>
              <w:pStyle w:val="TableParagraph"/>
              <w:spacing w:line="227" w:lineRule="exact"/>
              <w:ind w:left="9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int</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自定义返回结果集的记录条数。</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否</w:t>
            </w:r>
          </w:p>
        </w:tc>
      </w:tr>
    </w:tbl>
    <w:p w:rsidR="0020037C" w:rsidRDefault="0020037C">
      <w:pPr>
        <w:spacing w:before="3" w:line="200" w:lineRule="exact"/>
        <w:rPr>
          <w:sz w:val="20"/>
          <w:szCs w:val="20"/>
        </w:rPr>
      </w:pPr>
    </w:p>
    <w:p w:rsidR="0020037C" w:rsidRDefault="004474D3">
      <w:pPr>
        <w:pStyle w:val="BodyText"/>
        <w:spacing w:line="310" w:lineRule="exact"/>
      </w:pPr>
      <w:r>
        <w:t>格式</w:t>
      </w:r>
    </w:p>
    <w:p w:rsidR="0020037C" w:rsidRDefault="0020037C">
      <w:pPr>
        <w:spacing w:before="5" w:line="100" w:lineRule="exact"/>
        <w:rPr>
          <w:sz w:val="10"/>
          <w:szCs w:val="10"/>
        </w:rPr>
      </w:pPr>
    </w:p>
    <w:p w:rsidR="0020037C" w:rsidRDefault="004474D3">
      <w:pPr>
        <w:pStyle w:val="BodyText"/>
        <w:spacing w:line="167" w:lineRule="auto"/>
        <w:rPr>
          <w:lang w:eastAsia="zh-CN"/>
        </w:rPr>
      </w:pPr>
      <w:r>
        <w:rPr>
          <w:w w:val="95"/>
          <w:lang w:eastAsia="zh-CN"/>
        </w:rPr>
        <w:t>cousor.skip()方法的定义格式包含num参数，它是int类型。如果不设定num的内容或者设定num的值</w:t>
      </w:r>
      <w:r>
        <w:rPr>
          <w:lang w:eastAsia="zh-CN"/>
        </w:rPr>
        <w:t xml:space="preserve"> 为0，相当于返回所有的结果集；</w:t>
      </w:r>
    </w:p>
    <w:p w:rsidR="0020037C" w:rsidRDefault="004474D3">
      <w:pPr>
        <w:pStyle w:val="BodyText"/>
        <w:spacing w:before="31" w:line="376" w:lineRule="auto"/>
        <w:ind w:right="3640"/>
        <w:rPr>
          <w:lang w:eastAsia="zh-CN"/>
        </w:rPr>
      </w:pPr>
      <w:r>
        <w:rPr>
          <w:w w:val="95"/>
          <w:lang w:eastAsia="zh-CN"/>
        </w:rPr>
        <w:t>如果想从结果集的第3条记录开始返回，可是设置num的值等于2。</w:t>
      </w:r>
      <w:r>
        <w:rPr>
          <w:lang w:eastAsia="zh-CN"/>
        </w:rP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选择集合bar下age字段值大于10的记录，从第5条记录开始返回，即跳过前面的四条记录。</w:t>
      </w:r>
    </w:p>
    <w:p w:rsidR="0020037C" w:rsidRDefault="00B0609F">
      <w:pPr>
        <w:pStyle w:val="BodyText"/>
        <w:spacing w:before="50"/>
        <w:ind w:left="1217"/>
        <w:rPr>
          <w:rFonts w:ascii="仿宋" w:eastAsia="仿宋" w:hAnsi="仿宋" w:cs="仿宋"/>
        </w:rPr>
      </w:pPr>
      <w:r w:rsidRPr="00B0609F">
        <w:pict>
          <v:group id="_x0000_s2449" style="position:absolute;left:0;text-align:left;margin-left:95.85pt;margin-top:6.95pt;width:459.45pt;height:10.6pt;z-index:-251525632;mso-position-horizontal-relative:page" coordorigin="1917,139" coordsize="9189,212">
            <v:shape id="_x0000_s2450"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:10}}).skip(4)</w:t>
      </w:r>
    </w:p>
    <w:p w:rsidR="0020037C" w:rsidRDefault="0020037C">
      <w:pPr>
        <w:spacing w:before="8" w:line="140" w:lineRule="exact"/>
        <w:rPr>
          <w:sz w:val="14"/>
          <w:szCs w:val="14"/>
        </w:rPr>
      </w:pPr>
    </w:p>
    <w:p w:rsidR="0020037C" w:rsidRDefault="00DD1987">
      <w:pPr>
        <w:pStyle w:val="BodyText"/>
        <w:spacing w:line="139" w:lineRule="auto"/>
        <w:ind w:left="1573" w:right="741" w:hanging="640"/>
        <w:rPr>
          <w:lang w:eastAsia="zh-CN"/>
        </w:rPr>
      </w:pPr>
      <w:r>
        <w:pict>
          <v:shape id="_x0000_i1110"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如果结果集的记录数小于5，那么无记录返回；如果结果集的记录数大于5，从第5条开始返回</w:t>
      </w:r>
    </w:p>
    <w:p w:rsidR="0020037C" w:rsidRDefault="0020037C">
      <w:pPr>
        <w:spacing w:before="3" w:line="130" w:lineRule="exact"/>
        <w:rPr>
          <w:sz w:val="13"/>
          <w:szCs w:val="13"/>
          <w:lang w:eastAsia="zh-CN"/>
        </w:rPr>
      </w:pPr>
    </w:p>
    <w:p w:rsidR="0020037C" w:rsidRDefault="004474D3">
      <w:pPr>
        <w:pStyle w:val="Heading3"/>
      </w:pPr>
      <w:bookmarkStart w:id="517" w:name="cursor.current()"/>
      <w:bookmarkStart w:id="518" w:name="_bookmark204"/>
      <w:bookmarkEnd w:id="517"/>
      <w:bookmarkEnd w:id="518"/>
      <w:r>
        <w:t>cursor.current()</w:t>
      </w:r>
    </w:p>
    <w:p w:rsidR="0020037C" w:rsidRDefault="0020037C">
      <w:pPr>
        <w:spacing w:before="9" w:line="190" w:lineRule="exact"/>
        <w:rPr>
          <w:sz w:val="19"/>
          <w:szCs w:val="19"/>
        </w:rPr>
      </w:pPr>
    </w:p>
    <w:p w:rsidR="0020037C" w:rsidRDefault="004474D3">
      <w:pPr>
        <w:pStyle w:val="BodyText"/>
        <w:spacing w:line="251" w:lineRule="auto"/>
        <w:ind w:right="3640"/>
      </w:pPr>
      <w:r>
        <w:t>cursor.current()</w:t>
      </w:r>
      <w:r>
        <w:rPr>
          <w:w w:val="98"/>
        </w:rPr>
        <w:t xml:space="preserve"> </w:t>
      </w:r>
      <w:r>
        <w:rPr>
          <w:w w:val="95"/>
        </w:rPr>
        <w:t>返回当前游标指向的记录。更多查看</w:t>
      </w:r>
      <w:hyperlink w:anchor="_bookmark205" w:history="1">
        <w:r>
          <w:rPr>
            <w:color w:val="0000FF"/>
            <w:w w:val="95"/>
          </w:rPr>
          <w:t>cursor.next()</w:t>
        </w:r>
      </w:hyperlink>
      <w:r>
        <w:rPr>
          <w:color w:val="000000"/>
          <w:w w:val="95"/>
        </w:rPr>
        <w:t>方法。</w:t>
      </w:r>
    </w:p>
    <w:p w:rsidR="0020037C" w:rsidRDefault="0020037C">
      <w:pPr>
        <w:spacing w:before="4" w:line="180" w:lineRule="exact"/>
        <w:rPr>
          <w:sz w:val="18"/>
          <w:szCs w:val="18"/>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选择集合bar下age大于10的记录，返回当前游标指向的记录。</w:t>
      </w:r>
    </w:p>
    <w:p w:rsidR="0020037C" w:rsidRDefault="00B0609F">
      <w:pPr>
        <w:pStyle w:val="BodyText"/>
        <w:spacing w:before="50"/>
        <w:ind w:left="1217"/>
        <w:rPr>
          <w:rFonts w:ascii="仿宋" w:eastAsia="仿宋" w:hAnsi="仿宋" w:cs="仿宋"/>
        </w:rPr>
      </w:pPr>
      <w:r w:rsidRPr="00B0609F">
        <w:pict>
          <v:group id="_x0000_s2446" style="position:absolute;left:0;text-align:left;margin-left:95.85pt;margin-top:6.95pt;width:459.45pt;height:10.6pt;z-index:-251524608;mso-position-horizontal-relative:page" coordorigin="1917,139" coordsize="9189,212">
            <v:shape id="_x0000_s2447"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:10}}).current()</w:t>
      </w:r>
    </w:p>
    <w:p w:rsidR="0020037C" w:rsidRDefault="0020037C">
      <w:pPr>
        <w:spacing w:before="1" w:line="100" w:lineRule="exact"/>
        <w:rPr>
          <w:sz w:val="10"/>
          <w:szCs w:val="10"/>
        </w:rPr>
      </w:pPr>
    </w:p>
    <w:p w:rsidR="0020037C" w:rsidRDefault="004474D3">
      <w:pPr>
        <w:pStyle w:val="Heading3"/>
        <w:ind w:left="0" w:right="8281"/>
        <w:jc w:val="center"/>
      </w:pPr>
      <w:bookmarkStart w:id="519" w:name="cursor.next()"/>
      <w:bookmarkStart w:id="520" w:name="_bookmark205"/>
      <w:bookmarkEnd w:id="519"/>
      <w:bookmarkEnd w:id="520"/>
      <w:r>
        <w:rPr>
          <w:w w:val="95"/>
        </w:rPr>
        <w:t>cursor.next()</w:t>
      </w:r>
    </w:p>
    <w:p w:rsidR="0020037C" w:rsidRDefault="0020037C">
      <w:pPr>
        <w:spacing w:before="9" w:line="190" w:lineRule="exact"/>
        <w:rPr>
          <w:sz w:val="19"/>
          <w:szCs w:val="19"/>
        </w:rPr>
      </w:pPr>
    </w:p>
    <w:p w:rsidR="0020037C" w:rsidRDefault="004474D3">
      <w:pPr>
        <w:pStyle w:val="BodyText"/>
        <w:spacing w:line="251" w:lineRule="auto"/>
        <w:ind w:right="2910"/>
      </w:pPr>
      <w:r>
        <w:t>cursor.next()</w:t>
      </w:r>
      <w:r>
        <w:rPr>
          <w:w w:val="97"/>
        </w:rPr>
        <w:t xml:space="preserve"> </w:t>
      </w:r>
      <w:r>
        <w:rPr>
          <w:w w:val="95"/>
        </w:rPr>
        <w:t>返回当前游标指向的下一条记录。更多查看</w:t>
      </w:r>
      <w:hyperlink w:anchor="_bookmark204" w:history="1">
        <w:r>
          <w:rPr>
            <w:color w:val="0000FF"/>
            <w:w w:val="95"/>
          </w:rPr>
          <w:t>cursor.current()</w:t>
        </w:r>
      </w:hyperlink>
      <w:r>
        <w:rPr>
          <w:color w:val="000000"/>
          <w:w w:val="95"/>
        </w:rPr>
        <w:t>方法。</w:t>
      </w:r>
    </w:p>
    <w:p w:rsidR="0020037C" w:rsidRDefault="0020037C">
      <w:pPr>
        <w:spacing w:before="4" w:line="180" w:lineRule="exact"/>
        <w:rPr>
          <w:sz w:val="18"/>
          <w:szCs w:val="18"/>
        </w:rPr>
      </w:pPr>
    </w:p>
    <w:p w:rsidR="0020037C" w:rsidRDefault="004474D3">
      <w:pPr>
        <w:pStyle w:val="BodyText"/>
      </w:pPr>
      <w: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选择集合bar下age大于10的记录，返回当前游标指向的下一条记录。</w:t>
      </w:r>
    </w:p>
    <w:p w:rsidR="0020037C" w:rsidRDefault="00B0609F">
      <w:pPr>
        <w:pStyle w:val="BodyText"/>
        <w:spacing w:before="50"/>
        <w:ind w:left="1217"/>
        <w:rPr>
          <w:rFonts w:ascii="仿宋" w:eastAsia="仿宋" w:hAnsi="仿宋" w:cs="仿宋"/>
        </w:rPr>
      </w:pPr>
      <w:r w:rsidRPr="00B0609F">
        <w:pict>
          <v:group id="_x0000_s2444" style="position:absolute;left:0;text-align:left;margin-left:95.85pt;margin-top:6.95pt;width:459.45pt;height:10.6pt;z-index:-251523584;mso-position-horizontal-relative:page" coordorigin="1917,139" coordsize="9189,212">
            <v:shape id="_x0000_s2445"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:10}}).next()</w:t>
      </w:r>
    </w:p>
    <w:p w:rsidR="0020037C" w:rsidRDefault="0020037C">
      <w:pPr>
        <w:spacing w:before="1" w:line="100" w:lineRule="exact"/>
        <w:rPr>
          <w:sz w:val="10"/>
          <w:szCs w:val="10"/>
        </w:rPr>
      </w:pPr>
    </w:p>
    <w:p w:rsidR="0020037C" w:rsidRDefault="004474D3">
      <w:pPr>
        <w:pStyle w:val="Heading3"/>
        <w:ind w:left="0" w:right="8347"/>
        <w:jc w:val="center"/>
        <w:rPr>
          <w:lang w:eastAsia="zh-CN"/>
        </w:rPr>
      </w:pPr>
      <w:bookmarkStart w:id="521" w:name="cursor.size()"/>
      <w:bookmarkStart w:id="522" w:name="_bookmark206"/>
      <w:bookmarkEnd w:id="521"/>
      <w:bookmarkEnd w:id="522"/>
      <w:r>
        <w:rPr>
          <w:w w:val="95"/>
          <w:lang w:eastAsia="zh-CN"/>
        </w:rPr>
        <w:t>cursor.size()</w:t>
      </w:r>
    </w:p>
    <w:p w:rsidR="0020037C" w:rsidRDefault="0020037C">
      <w:pPr>
        <w:spacing w:before="9" w:line="190" w:lineRule="exact"/>
        <w:rPr>
          <w:sz w:val="19"/>
          <w:szCs w:val="19"/>
          <w:lang w:eastAsia="zh-CN"/>
        </w:rPr>
      </w:pPr>
    </w:p>
    <w:p w:rsidR="0020037C" w:rsidRDefault="004474D3">
      <w:pPr>
        <w:pStyle w:val="BodyText"/>
        <w:spacing w:line="251" w:lineRule="auto"/>
        <w:ind w:right="5761"/>
        <w:rPr>
          <w:lang w:eastAsia="zh-CN"/>
        </w:rPr>
      </w:pPr>
      <w:r>
        <w:rPr>
          <w:lang w:eastAsia="zh-CN"/>
        </w:rPr>
        <w:t>cursor.size()</w:t>
      </w:r>
      <w:r>
        <w:rPr>
          <w:w w:val="97"/>
          <w:lang w:eastAsia="zh-CN"/>
        </w:rPr>
        <w:t xml:space="preserve"> </w:t>
      </w:r>
      <w:r>
        <w:rPr>
          <w:lang w:eastAsia="zh-CN"/>
        </w:rPr>
        <w:t>返回当前游标到最终游标的记录条数。</w:t>
      </w:r>
    </w:p>
    <w:p w:rsidR="0020037C" w:rsidRDefault="0020037C">
      <w:pPr>
        <w:spacing w:line="251" w:lineRule="auto"/>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选择集合bar下age大于10的记录，返回当前游标到最终游标的记录条数。</w:t>
      </w:r>
    </w:p>
    <w:p w:rsidR="0020037C" w:rsidRDefault="00B0609F">
      <w:pPr>
        <w:pStyle w:val="BodyText"/>
        <w:spacing w:before="50"/>
        <w:ind w:left="897"/>
        <w:rPr>
          <w:rFonts w:ascii="仿宋" w:eastAsia="仿宋" w:hAnsi="仿宋" w:cs="仿宋"/>
        </w:rPr>
      </w:pPr>
      <w:r w:rsidRPr="00B0609F">
        <w:pict>
          <v:group id="_x0000_s2442" style="position:absolute;left:0;text-align:left;margin-left:95.85pt;margin-top:6.95pt;width:459.45pt;height:10.6pt;z-index:-251522560;mso-position-horizontal-relative:page" coordorigin="1917,139" coordsize="9189,212">
            <v:shape id="_x0000_s244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:10}}).size()</w:t>
      </w:r>
    </w:p>
    <w:p w:rsidR="0020037C" w:rsidRDefault="0020037C">
      <w:pPr>
        <w:spacing w:before="1" w:line="100" w:lineRule="exact"/>
        <w:rPr>
          <w:sz w:val="10"/>
          <w:szCs w:val="10"/>
        </w:rPr>
      </w:pPr>
    </w:p>
    <w:p w:rsidR="0020037C" w:rsidRDefault="004474D3">
      <w:pPr>
        <w:spacing w:before="9" w:line="190" w:lineRule="exact"/>
        <w:rPr>
          <w:sz w:val="19"/>
          <w:szCs w:val="19"/>
        </w:rPr>
      </w:pPr>
      <w:bookmarkStart w:id="523" w:name="cursor.toArray()"/>
      <w:bookmarkStart w:id="524" w:name="_bookmark207"/>
      <w:bookmarkEnd w:id="523"/>
      <w:bookmarkEnd w:id="524"/>
      <w:r>
        <w:rPr>
          <w:w w:val="95"/>
        </w:rPr>
        <w:t>cursor.toArray()</w:t>
      </w:r>
      <w:r w:rsidR="00046DF4">
        <w:rPr>
          <w:rFonts w:hint="eastAsia"/>
          <w:w w:val="95"/>
          <w:lang w:eastAsia="zh-CN"/>
        </w:rPr>
        <w:t>(</w:t>
      </w:r>
      <w:r w:rsidR="00046DF4">
        <w:rPr>
          <w:rFonts w:hint="eastAsia"/>
          <w:w w:val="95"/>
          <w:lang w:eastAsia="zh-CN"/>
        </w:rPr>
        <w:t>有需要更改的地方</w:t>
      </w:r>
      <w:r w:rsidR="00046DF4">
        <w:rPr>
          <w:rFonts w:hint="eastAsia"/>
          <w:w w:val="95"/>
          <w:lang w:eastAsia="zh-CN"/>
        </w:rPr>
        <w:t>)</w:t>
      </w:r>
    </w:p>
    <w:p w:rsidR="0020037C" w:rsidRDefault="004474D3">
      <w:pPr>
        <w:pStyle w:val="BodyText"/>
        <w:spacing w:line="251" w:lineRule="auto"/>
        <w:ind w:left="613" w:right="7163"/>
      </w:pPr>
      <w:r>
        <w:t>cursor.toArray()</w:t>
      </w:r>
      <w:r>
        <w:rPr>
          <w:w w:val="97"/>
        </w:rPr>
        <w:t xml:space="preserve"> </w:t>
      </w:r>
      <w:r>
        <w:t>以数组的形式返回结果集。</w:t>
      </w:r>
    </w:p>
    <w:p w:rsidR="0020037C" w:rsidRDefault="0020037C">
      <w:pPr>
        <w:spacing w:before="4" w:line="180" w:lineRule="exact"/>
        <w:rPr>
          <w:sz w:val="18"/>
          <w:szCs w:val="18"/>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以数组的形式返回集合bar中age字段值大于5的记录。</w:t>
      </w:r>
    </w:p>
    <w:p w:rsidR="0020037C" w:rsidRDefault="00B0609F">
      <w:pPr>
        <w:pStyle w:val="BodyText"/>
        <w:spacing w:before="19" w:line="372" w:lineRule="exact"/>
        <w:ind w:left="897" w:right="5266"/>
        <w:rPr>
          <w:rFonts w:ascii="仿宋" w:eastAsia="仿宋" w:hAnsi="仿宋" w:cs="仿宋"/>
        </w:rPr>
      </w:pPr>
      <w:r w:rsidRPr="00B0609F">
        <w:pict>
          <v:group id="_x0000_s2440" style="position:absolute;left:0;text-align:left;margin-left:95.85pt;margin-top:6.95pt;width:459.45pt;height:10.6pt;z-index:-251521536;mso-position-horizontal-relative:page" coordorigin="1917,139" coordsize="9189,212">
            <v:shape id="_x0000_s2441" style="position:absolute;left:1917;top:139;width:9189;height:212" coordorigin="1917,139" coordsize="9189,212" path="m1917,139r9189,l11106,351r-9189,l1917,139xe" fillcolor="#efefef" stroked="f">
              <v:path arrowok="t"/>
            </v:shape>
            <w10:wrap anchorx="page"/>
          </v:group>
        </w:pict>
      </w:r>
      <w:r w:rsidRPr="00B0609F">
        <w:pict>
          <v:group id="_x0000_s2438" style="position:absolute;left:0;text-align:left;margin-left:95.85pt;margin-top:25.55pt;width:459.45pt;height:190.8pt;z-index:-251520512;mso-position-horizontal-relative:page" coordorigin="1917,511" coordsize="9189,3816">
            <v:shape id="_x0000_s2439" style="position:absolute;left:1917;top:511;width:9189;height:3816" coordorigin="1917,511" coordsize="9189,3816" path="m1917,511r9189,l11106,4327r-9189,l1917,511xe" fillcolor="#efefef" stroked="f">
              <v:path arrowok="t"/>
            </v:shape>
            <w10:wrap anchorx="page"/>
          </v:group>
        </w:pict>
      </w:r>
      <w:r w:rsidR="004474D3">
        <w:rPr>
          <w:rFonts w:ascii="仿宋" w:eastAsia="仿宋" w:hAnsi="仿宋" w:cs="仿宋"/>
        </w:rPr>
        <w:t>db.foo.bar.find({age:{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:10}}).</w:t>
      </w:r>
      <w:r w:rsidR="00046DF4">
        <w:rPr>
          <w:rFonts w:ascii="仿宋" w:eastAsia="仿宋" w:hAnsi="仿宋" w:cs="仿宋" w:hint="eastAsia"/>
          <w:color w:val="000000"/>
          <w:lang w:eastAsia="zh-CN"/>
        </w:rPr>
        <w:t>toArray()</w:t>
      </w:r>
      <w:r w:rsidR="004474D3">
        <w:rPr>
          <w:rFonts w:ascii="仿宋" w:eastAsia="仿宋" w:hAnsi="仿宋" w:cs="仿宋"/>
          <w:color w:val="000000"/>
        </w:rPr>
        <w:t>返回：{</w:t>
      </w:r>
    </w:p>
    <w:p w:rsidR="0020037C" w:rsidRDefault="004474D3">
      <w:pPr>
        <w:pStyle w:val="BodyText"/>
        <w:spacing w:line="166" w:lineRule="exact"/>
        <w:ind w:left="1097"/>
        <w:rPr>
          <w:rFonts w:ascii="仿宋" w:eastAsia="仿宋" w:hAnsi="仿宋" w:cs="仿宋"/>
        </w:rPr>
      </w:pPr>
      <w:r>
        <w:rPr>
          <w:rFonts w:ascii="仿宋" w:eastAsia="仿宋" w:hAnsi="仿宋" w:cs="仿宋"/>
        </w:rPr>
        <w:t>"_id": {</w:t>
      </w:r>
    </w:p>
    <w:p w:rsidR="0020037C" w:rsidRDefault="004474D3">
      <w:pPr>
        <w:pStyle w:val="BodyText"/>
        <w:spacing w:line="212" w:lineRule="exact"/>
        <w:ind w:left="1297"/>
        <w:rPr>
          <w:rFonts w:ascii="仿宋" w:eastAsia="仿宋" w:hAnsi="仿宋" w:cs="仿宋"/>
        </w:rPr>
      </w:pPr>
      <w:r>
        <w:rPr>
          <w:rFonts w:ascii="仿宋" w:eastAsia="仿宋" w:hAnsi="仿宋" w:cs="仿宋"/>
        </w:rPr>
        <w:t>"$oid": "516a76a1c9565daf06030000"</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"age": 10,</w:t>
      </w:r>
    </w:p>
    <w:p w:rsidR="0020037C" w:rsidRDefault="004474D3">
      <w:pPr>
        <w:pStyle w:val="BodyText"/>
        <w:spacing w:line="212" w:lineRule="exact"/>
        <w:ind w:left="1097"/>
        <w:rPr>
          <w:rFonts w:ascii="仿宋" w:eastAsia="仿宋" w:hAnsi="仿宋" w:cs="仿宋"/>
        </w:rPr>
      </w:pPr>
      <w:r>
        <w:rPr>
          <w:rFonts w:ascii="仿宋" w:eastAsia="仿宋" w:hAnsi="仿宋" w:cs="仿宋"/>
        </w:rPr>
        <w:t>"name": "Tom"</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"_id": {</w:t>
      </w:r>
    </w:p>
    <w:p w:rsidR="0020037C" w:rsidRDefault="004474D3">
      <w:pPr>
        <w:pStyle w:val="BodyText"/>
        <w:spacing w:line="212" w:lineRule="exact"/>
        <w:ind w:left="1297"/>
        <w:rPr>
          <w:rFonts w:ascii="仿宋" w:eastAsia="仿宋" w:hAnsi="仿宋" w:cs="仿宋"/>
        </w:rPr>
      </w:pPr>
      <w:r>
        <w:rPr>
          <w:rFonts w:ascii="仿宋" w:eastAsia="仿宋" w:hAnsi="仿宋" w:cs="仿宋"/>
        </w:rPr>
        <w:t>"$oid": "516a76a1c9565daf06050000"</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"age": 20,</w:t>
      </w:r>
    </w:p>
    <w:p w:rsidR="0020037C" w:rsidRDefault="004474D3">
      <w:pPr>
        <w:pStyle w:val="BodyText"/>
        <w:spacing w:line="212" w:lineRule="exact"/>
        <w:ind w:left="1097"/>
        <w:rPr>
          <w:rFonts w:ascii="仿宋" w:eastAsia="仿宋" w:hAnsi="仿宋" w:cs="仿宋"/>
        </w:rPr>
      </w:pPr>
      <w:r>
        <w:rPr>
          <w:rFonts w:ascii="仿宋" w:eastAsia="仿宋" w:hAnsi="仿宋" w:cs="仿宋"/>
        </w:rPr>
        <w:t>"a": 10</w:t>
      </w:r>
    </w:p>
    <w:p w:rsidR="0020037C" w:rsidRDefault="004474D3">
      <w:pPr>
        <w:pStyle w:val="BodyText"/>
        <w:spacing w:line="212" w:lineRule="exact"/>
        <w:ind w:left="8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097"/>
        <w:rPr>
          <w:rFonts w:ascii="仿宋" w:eastAsia="仿宋" w:hAnsi="仿宋" w:cs="仿宋"/>
          <w:lang w:eastAsia="zh-CN"/>
        </w:rPr>
      </w:pPr>
      <w:r>
        <w:rPr>
          <w:rFonts w:ascii="仿宋" w:eastAsia="仿宋" w:hAnsi="仿宋" w:cs="仿宋"/>
          <w:lang w:eastAsia="zh-CN"/>
        </w:rPr>
        <w:t>"_id": {</w:t>
      </w:r>
    </w:p>
    <w:p w:rsidR="0020037C" w:rsidRDefault="004474D3">
      <w:pPr>
        <w:pStyle w:val="BodyText"/>
        <w:spacing w:line="212" w:lineRule="exact"/>
        <w:ind w:left="1297"/>
        <w:rPr>
          <w:rFonts w:ascii="仿宋" w:eastAsia="仿宋" w:hAnsi="仿宋" w:cs="仿宋"/>
          <w:lang w:eastAsia="zh-CN"/>
        </w:rPr>
      </w:pPr>
      <w:r>
        <w:rPr>
          <w:rFonts w:ascii="仿宋" w:eastAsia="仿宋" w:hAnsi="仿宋" w:cs="仿宋"/>
          <w:lang w:eastAsia="zh-CN"/>
        </w:rPr>
        <w:t>"$oid": "516a76a1c9565daf06040000"</w:t>
      </w:r>
    </w:p>
    <w:p w:rsidR="0020037C" w:rsidRDefault="004474D3">
      <w:pPr>
        <w:pStyle w:val="BodyText"/>
        <w:spacing w:line="212" w:lineRule="exact"/>
        <w:ind w:left="10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097"/>
        <w:rPr>
          <w:rFonts w:ascii="仿宋" w:eastAsia="仿宋" w:hAnsi="仿宋" w:cs="仿宋"/>
          <w:lang w:eastAsia="zh-CN"/>
        </w:rPr>
      </w:pPr>
      <w:r>
        <w:rPr>
          <w:rFonts w:ascii="仿宋" w:eastAsia="仿宋" w:hAnsi="仿宋" w:cs="仿宋"/>
          <w:lang w:eastAsia="zh-CN"/>
        </w:rPr>
        <w:t>"age": 15</w:t>
      </w:r>
    </w:p>
    <w:p w:rsidR="0020037C" w:rsidRDefault="004474D3">
      <w:pPr>
        <w:pStyle w:val="BodyText"/>
        <w:spacing w:line="212" w:lineRule="exact"/>
        <w:ind w:left="877" w:right="9522"/>
        <w:jc w:val="center"/>
        <w:rPr>
          <w:rFonts w:ascii="仿宋" w:eastAsia="仿宋" w:hAnsi="仿宋" w:cs="仿宋"/>
          <w:lang w:eastAsia="zh-CN"/>
        </w:rPr>
      </w:pPr>
      <w:r>
        <w:rPr>
          <w:rFonts w:ascii="仿宋" w:eastAsia="仿宋" w:hAnsi="仿宋" w:cs="仿宋"/>
          <w:lang w:eastAsia="zh-CN"/>
        </w:rPr>
        <w:t>}</w:t>
      </w:r>
    </w:p>
    <w:p w:rsidR="0020037C" w:rsidRDefault="0020037C">
      <w:pPr>
        <w:spacing w:before="1" w:line="100" w:lineRule="exact"/>
        <w:rPr>
          <w:sz w:val="10"/>
          <w:szCs w:val="10"/>
          <w:lang w:eastAsia="zh-CN"/>
        </w:rPr>
      </w:pPr>
    </w:p>
    <w:p w:rsidR="0020037C" w:rsidRDefault="0019429B">
      <w:pPr>
        <w:spacing w:before="4" w:line="200" w:lineRule="exact"/>
        <w:rPr>
          <w:sz w:val="20"/>
          <w:szCs w:val="20"/>
          <w:lang w:eastAsia="zh-CN"/>
        </w:rPr>
      </w:pPr>
      <w:bookmarkStart w:id="525" w:name="db.createProcedures()"/>
      <w:bookmarkStart w:id="526" w:name="_bookmark208"/>
      <w:bookmarkEnd w:id="525"/>
      <w:bookmarkEnd w:id="526"/>
      <w:r>
        <w:rPr>
          <w:rFonts w:hint="eastAsia"/>
          <w:w w:val="90"/>
          <w:lang w:eastAsia="zh-CN"/>
        </w:rPr>
        <w:t>（删除这一块，调整到新的位置）</w:t>
      </w:r>
      <w:bookmarkStart w:id="527" w:name="db.removeProcedures()"/>
      <w:bookmarkStart w:id="528" w:name="_bookmark209"/>
      <w:bookmarkEnd w:id="527"/>
      <w:bookmarkEnd w:id="528"/>
      <w:r>
        <w:rPr>
          <w:rFonts w:hint="eastAsia"/>
          <w:w w:val="90"/>
          <w:lang w:eastAsia="zh-CN"/>
        </w:rPr>
        <w:t>（删除这一块，调整到新的位置）</w:t>
      </w:r>
      <w:bookmarkStart w:id="529" w:name="db.listProcedures()"/>
      <w:bookmarkStart w:id="530" w:name="_bookmark210"/>
      <w:bookmarkEnd w:id="529"/>
      <w:bookmarkEnd w:id="530"/>
      <w:r>
        <w:rPr>
          <w:rFonts w:hint="eastAsia"/>
          <w:w w:val="90"/>
          <w:lang w:eastAsia="zh-CN"/>
        </w:rPr>
        <w:t>（删除这一块，调整到新的位置）</w:t>
      </w:r>
      <w:bookmarkStart w:id="531" w:name="db.eval()"/>
      <w:bookmarkStart w:id="532" w:name="_bookmark211"/>
      <w:bookmarkEnd w:id="531"/>
      <w:bookmarkEnd w:id="532"/>
      <w:r>
        <w:rPr>
          <w:rFonts w:hint="eastAsia"/>
          <w:w w:val="90"/>
          <w:lang w:eastAsia="zh-CN"/>
        </w:rPr>
        <w:t>（删除这一块，调整到新的位置）</w:t>
      </w:r>
    </w:p>
    <w:p w:rsidR="0020037C" w:rsidRPr="00A2114C" w:rsidRDefault="00B0609F">
      <w:pPr>
        <w:pStyle w:val="Heading2"/>
        <w:spacing w:line="394" w:lineRule="exact"/>
        <w:rPr>
          <w:rFonts w:eastAsiaTheme="minorEastAsia"/>
          <w:lang w:eastAsia="zh-CN"/>
        </w:rPr>
      </w:pPr>
      <w:r w:rsidRPr="00B0609F">
        <w:pict>
          <v:group id="_x0000_s2420" style="position:absolute;left:0;text-align:left;margin-left:56.7pt;margin-top:21.4pt;width:498.6pt;height:.1pt;z-index:-251510272;mso-position-horizontal-relative:page" coordorigin="1134,428" coordsize="9972,2">
            <v:shape id="_x0000_s2421" style="position:absolute;left:1134;top:428;width:9972;height:2" coordorigin="1134,428" coordsize="9972,0" path="m1134,428r9972,e" filled="f" strokeweight="1pt">
              <v:path arrowok="t"/>
            </v:shape>
            <w10:wrap anchorx="page"/>
          </v:group>
        </w:pict>
      </w:r>
      <w:bookmarkStart w:id="533" w:name="操作符"/>
      <w:bookmarkStart w:id="534" w:name="_bookmark212"/>
      <w:bookmarkEnd w:id="533"/>
      <w:bookmarkEnd w:id="534"/>
      <w:r w:rsidR="004474D3">
        <w:t>操作符</w:t>
      </w:r>
      <w:ins w:id="535" w:author="qiushanggao" w:date="2013-11-06T15:59:00Z">
        <w:r w:rsidR="00A2114C">
          <w:rPr>
            <w:rFonts w:eastAsiaTheme="minorEastAsia" w:hint="eastAsia"/>
            <w:lang w:eastAsia="zh-CN"/>
          </w:rPr>
          <w:t>(</w:t>
        </w:r>
      </w:ins>
      <w:ins w:id="536" w:author="qiushanggao" w:date="2013-11-06T17:54:00Z">
        <w:r w:rsidR="00101F18">
          <w:t>阮奕邦</w:t>
        </w:r>
      </w:ins>
      <w:ins w:id="537" w:author="qiushanggao" w:date="2013-11-06T15:59:00Z">
        <w:r w:rsidR="00A2114C">
          <w:rPr>
            <w:rFonts w:eastAsiaTheme="minorEastAsia" w:hint="eastAsia"/>
            <w:lang w:eastAsia="zh-CN"/>
          </w:rPr>
          <w:t>)</w:t>
        </w:r>
      </w:ins>
    </w:p>
    <w:p w:rsidR="0020037C" w:rsidRDefault="0020037C">
      <w:pPr>
        <w:spacing w:before="3" w:line="220" w:lineRule="exact"/>
      </w:pPr>
    </w:p>
    <w:p w:rsidR="0020037C" w:rsidRDefault="004474D3">
      <w:pPr>
        <w:pStyle w:val="BodyText"/>
      </w:pPr>
      <w:r>
        <w:t>匹配规则</w:t>
      </w:r>
    </w:p>
    <w:p w:rsidR="0020037C" w:rsidRDefault="0020037C">
      <w:pPr>
        <w:spacing w:before="7" w:line="120" w:lineRule="exact"/>
        <w:rPr>
          <w:sz w:val="12"/>
          <w:szCs w:val="12"/>
        </w:rPr>
      </w:pPr>
    </w:p>
    <w:tbl>
      <w:tblPr>
        <w:tblW w:w="0" w:type="auto"/>
        <w:tblInd w:w="923" w:type="dxa"/>
        <w:tblLayout w:type="fixed"/>
        <w:tblCellMar>
          <w:left w:w="0" w:type="dxa"/>
          <w:right w:w="0" w:type="dxa"/>
        </w:tblCellMar>
        <w:tblLook w:val="01E0"/>
      </w:tblPr>
      <w:tblGrid>
        <w:gridCol w:w="2018"/>
        <w:gridCol w:w="4297"/>
        <w:gridCol w:w="3157"/>
      </w:tblGrid>
      <w:tr w:rsidR="0020037C">
        <w:trPr>
          <w:trHeight w:hRule="exact" w:val="295"/>
        </w:trPr>
        <w:tc>
          <w:tcPr>
            <w:tcW w:w="201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匹配符</w:t>
            </w:r>
          </w:p>
        </w:tc>
        <w:tc>
          <w:tcPr>
            <w:tcW w:w="4297" w:type="dxa"/>
            <w:tcBorders>
              <w:top w:val="nil"/>
              <w:left w:val="nil"/>
              <w:bottom w:val="nil"/>
              <w:right w:val="single" w:sz="8" w:space="0" w:color="000000"/>
            </w:tcBorders>
          </w:tcPr>
          <w:p w:rsidR="0020037C" w:rsidRDefault="004474D3">
            <w:pPr>
              <w:pStyle w:val="TableParagraph"/>
              <w:spacing w:line="222"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4" w:history="1">
              <w:r w:rsidR="004474D3">
                <w:rPr>
                  <w:rFonts w:ascii="Microsoft JhengHei" w:eastAsia="Microsoft JhengHei" w:hAnsi="Microsoft JhengHei" w:cs="Microsoft JhengHei"/>
                  <w:color w:val="0000FF"/>
                  <w:w w:val="90"/>
                  <w:sz w:val="14"/>
                  <w:szCs w:val="14"/>
                </w:rPr>
                <w:t>$gt</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大于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5" w:history="1">
              <w:r w:rsidR="004474D3">
                <w:rPr>
                  <w:rFonts w:ascii="Microsoft JhengHei" w:eastAsia="Microsoft JhengHei" w:hAnsi="Microsoft JhengHei" w:cs="Microsoft JhengHei"/>
                  <w:color w:val="0000FF"/>
                  <w:w w:val="90"/>
                  <w:sz w:val="14"/>
                  <w:szCs w:val="14"/>
                </w:rPr>
                <w:t>$gte</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大于等于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db.foo.bar.find({age:{$gte:20}})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6" w:history="1">
              <w:r w:rsidR="004474D3">
                <w:rPr>
                  <w:rFonts w:ascii="Microsoft JhengHei" w:eastAsia="Microsoft JhengHei" w:hAnsi="Microsoft JhengHei" w:cs="Microsoft JhengHei"/>
                  <w:color w:val="0000FF"/>
                  <w:w w:val="95"/>
                  <w:sz w:val="14"/>
                  <w:szCs w:val="14"/>
                </w:rPr>
                <w:t>$lt</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小于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foo.bar.find({age:{$lt:20}})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7" w:history="1">
              <w:r w:rsidR="004474D3">
                <w:rPr>
                  <w:rFonts w:ascii="Microsoft JhengHei" w:eastAsia="Microsoft JhengHei" w:hAnsi="Microsoft JhengHei" w:cs="Microsoft JhengHei"/>
                  <w:color w:val="0000FF"/>
                  <w:w w:val="95"/>
                  <w:sz w:val="14"/>
                  <w:szCs w:val="14"/>
                </w:rPr>
                <w:t>$lte</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小于等于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db.foo.bar.find({age:{$lte:20}})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8" w:history="1">
              <w:r w:rsidR="004474D3">
                <w:rPr>
                  <w:rFonts w:ascii="Microsoft JhengHei" w:eastAsia="Microsoft JhengHei" w:hAnsi="Microsoft JhengHei" w:cs="Microsoft JhengHei"/>
                  <w:color w:val="0000FF"/>
                  <w:w w:val="95"/>
                  <w:sz w:val="14"/>
                  <w:szCs w:val="14"/>
                </w:rPr>
                <w:t>$ne</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不等于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db.foo.bar.find({age:{$ne:20}})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9" w:history="1">
              <w:r w:rsidR="004474D3">
                <w:rPr>
                  <w:rFonts w:ascii="Microsoft JhengHei" w:eastAsia="Microsoft JhengHei" w:hAnsi="Microsoft JhengHei" w:cs="Microsoft JhengHei"/>
                  <w:color w:val="0000FF"/>
                  <w:w w:val="95"/>
                  <w:sz w:val="14"/>
                  <w:szCs w:val="14"/>
                </w:rPr>
                <w:t>$et</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等于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db.foo.bar.find({age:{$et:20}})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0" w:history="1">
              <w:r w:rsidR="004474D3">
                <w:rPr>
                  <w:rFonts w:ascii="Microsoft JhengHei" w:eastAsia="Microsoft JhengHei" w:hAnsi="Microsoft JhengHei" w:cs="Microsoft JhengHei"/>
                  <w:color w:val="0000FF"/>
                  <w:w w:val="95"/>
                  <w:sz w:val="14"/>
                  <w:szCs w:val="14"/>
                </w:rPr>
                <w:t>$mod</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取模</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db.foo.bar.find({age:{$mod:[6,5]}})</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1" w:history="1">
              <w:r w:rsidR="004474D3">
                <w:rPr>
                  <w:rFonts w:ascii="Microsoft JhengHei" w:eastAsia="Microsoft JhengHei" w:hAnsi="Microsoft JhengHei" w:cs="Microsoft JhengHei"/>
                  <w:color w:val="0000FF"/>
                  <w:w w:val="95"/>
                  <w:sz w:val="14"/>
                  <w:szCs w:val="14"/>
                </w:rPr>
                <w:t>$in</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集合内存在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db.foo.bar.find({age:{$in:[20,21]}})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2" w:history="1">
              <w:r w:rsidR="004474D3">
                <w:rPr>
                  <w:rFonts w:ascii="Microsoft JhengHei" w:eastAsia="Microsoft JhengHei" w:hAnsi="Microsoft JhengHei" w:cs="Microsoft JhengHei"/>
                  <w:color w:val="0000FF"/>
                  <w:w w:val="95"/>
                  <w:sz w:val="14"/>
                  <w:szCs w:val="14"/>
                </w:rPr>
                <w:t>$nin</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集合内不存在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db.foo.bar.find({age:{$nin:[20,21]})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3" w:history="1">
              <w:r w:rsidR="004474D3">
                <w:rPr>
                  <w:rFonts w:ascii="Microsoft JhengHei" w:eastAsia="Microsoft JhengHei" w:hAnsi="Microsoft JhengHei" w:cs="Microsoft JhengHei"/>
                  <w:color w:val="0000FF"/>
                  <w:w w:val="95"/>
                  <w:sz w:val="14"/>
                  <w:szCs w:val="14"/>
                </w:rPr>
                <w:t>$all</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全部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db.foo.bar.find({age:{$all:[20,21]}})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4" w:history="1">
              <w:r w:rsidR="004474D3">
                <w:rPr>
                  <w:rFonts w:ascii="Microsoft JhengHei" w:eastAsia="Microsoft JhengHei" w:hAnsi="Microsoft JhengHei" w:cs="Microsoft JhengHei"/>
                  <w:color w:val="0000FF"/>
                  <w:w w:val="95"/>
                  <w:sz w:val="14"/>
                  <w:szCs w:val="14"/>
                </w:rPr>
                <w:t>$and</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db.foo.bar.find({$and:{age:20,name:"Tom"}})</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5" w:history="1">
              <w:r w:rsidR="004474D3">
                <w:rPr>
                  <w:rFonts w:ascii="Microsoft JhengHei" w:eastAsia="Microsoft JhengHei" w:hAnsi="Microsoft JhengHei" w:cs="Microsoft JhengHei"/>
                  <w:color w:val="0000FF"/>
                  <w:w w:val="95"/>
                  <w:sz w:val="14"/>
                  <w:szCs w:val="14"/>
                </w:rPr>
                <w:t>$not</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db.foo.bar.find({$not:{age:20,name:"Tom"}})</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6" w:history="1">
              <w:r w:rsidR="004474D3">
                <w:rPr>
                  <w:rFonts w:ascii="Microsoft JhengHei" w:eastAsia="Microsoft JhengHei" w:hAnsi="Microsoft JhengHei" w:cs="Microsoft JhengHei"/>
                  <w:color w:val="0000FF"/>
                  <w:w w:val="95"/>
                  <w:sz w:val="14"/>
                  <w:szCs w:val="14"/>
                </w:rPr>
                <w:t>$or</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或</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db.foo.bar.find({$or:{age:20,name:"Tom"}})</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7" w:history="1">
              <w:r w:rsidR="004474D3">
                <w:rPr>
                  <w:rFonts w:ascii="Microsoft JhengHei" w:eastAsia="Microsoft JhengHei" w:hAnsi="Microsoft JhengHei" w:cs="Microsoft JhengHei"/>
                  <w:color w:val="0000FF"/>
                  <w:w w:val="95"/>
                  <w:sz w:val="14"/>
                  <w:szCs w:val="14"/>
                </w:rPr>
                <w:t>$type</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db.foo.bar.find({age:{$type:16}})</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8" w:history="1">
              <w:r w:rsidR="004474D3">
                <w:rPr>
                  <w:rFonts w:ascii="Microsoft JhengHei" w:eastAsia="Microsoft JhengHei" w:hAnsi="Microsoft JhengHei" w:cs="Microsoft JhengHei"/>
                  <w:color w:val="0000FF"/>
                  <w:w w:val="95"/>
                  <w:sz w:val="14"/>
                  <w:szCs w:val="14"/>
                </w:rPr>
                <w:t>$exists</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存在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db.foo.bar.find({age:{$exists:1}})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29" w:history="1">
              <w:r w:rsidR="004474D3">
                <w:rPr>
                  <w:rFonts w:ascii="Microsoft JhengHei" w:eastAsia="Microsoft JhengHei" w:hAnsi="Microsoft JhengHei" w:cs="Microsoft JhengHei"/>
                  <w:color w:val="0000FF"/>
                  <w:w w:val="95"/>
                  <w:sz w:val="14"/>
                  <w:szCs w:val="14"/>
                </w:rPr>
                <w:t>$elemMatch</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元素匹配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db.foo.bar.find({age:{$elemMatch:20}})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30" w:history="1">
              <w:r w:rsidR="004474D3">
                <w:rPr>
                  <w:rFonts w:ascii="Microsoft JhengHei" w:eastAsia="Microsoft JhengHei" w:hAnsi="Microsoft JhengHei" w:cs="Microsoft JhengHei"/>
                  <w:color w:val="0000FF"/>
                  <w:w w:val="95"/>
                  <w:sz w:val="14"/>
                  <w:szCs w:val="14"/>
                </w:rPr>
                <w:t>$+标识符</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数组元素匹配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db.foo.bar.find({"array.$2":10})</w:t>
            </w:r>
          </w:p>
        </w:tc>
      </w:tr>
      <w:tr w:rsidR="0020037C">
        <w:trPr>
          <w:trHeight w:hRule="exact" w:val="305"/>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31" w:history="1">
              <w:r w:rsidR="004474D3">
                <w:rPr>
                  <w:rFonts w:ascii="Microsoft JhengHei" w:eastAsia="Microsoft JhengHei" w:hAnsi="Microsoft JhengHei" w:cs="Microsoft JhengHei"/>
                  <w:color w:val="0000FF"/>
                  <w:w w:val="95"/>
                  <w:sz w:val="14"/>
                  <w:szCs w:val="14"/>
                </w:rPr>
                <w:t>$size</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大小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db.foo.bar.find({array:{$size:3}})</w:t>
            </w:r>
          </w:p>
        </w:tc>
      </w:tr>
    </w:tbl>
    <w:p w:rsidR="0020037C" w:rsidRDefault="0020037C">
      <w:pPr>
        <w:spacing w:line="217"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103" w:type="dxa"/>
        <w:tblLayout w:type="fixed"/>
        <w:tblCellMar>
          <w:left w:w="0" w:type="dxa"/>
          <w:right w:w="0" w:type="dxa"/>
        </w:tblCellMar>
        <w:tblLook w:val="01E0"/>
      </w:tblPr>
      <w:tblGrid>
        <w:gridCol w:w="1904"/>
        <w:gridCol w:w="4411"/>
        <w:gridCol w:w="3157"/>
      </w:tblGrid>
      <w:tr w:rsidR="0020037C">
        <w:trPr>
          <w:trHeight w:hRule="exact" w:val="305"/>
        </w:trPr>
        <w:tc>
          <w:tcPr>
            <w:tcW w:w="1904"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匹配符</w:t>
            </w:r>
          </w:p>
        </w:tc>
        <w:tc>
          <w:tcPr>
            <w:tcW w:w="4411" w:type="dxa"/>
            <w:tcBorders>
              <w:top w:val="nil"/>
              <w:left w:val="nil"/>
              <w:bottom w:val="nil"/>
              <w:right w:val="single" w:sz="8" w:space="0" w:color="000000"/>
            </w:tcBorders>
          </w:tcPr>
          <w:p w:rsidR="0020037C" w:rsidRDefault="004474D3">
            <w:pPr>
              <w:pStyle w:val="TableParagraph"/>
              <w:spacing w:line="222" w:lineRule="exact"/>
              <w:ind w:left="13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190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32" w:history="1">
              <w:r w:rsidR="004474D3">
                <w:rPr>
                  <w:rFonts w:ascii="Microsoft JhengHei" w:eastAsia="Microsoft JhengHei" w:hAnsi="Microsoft JhengHei" w:cs="Microsoft JhengHei"/>
                  <w:color w:val="0000FF"/>
                  <w:w w:val="95"/>
                  <w:sz w:val="14"/>
                  <w:szCs w:val="14"/>
                </w:rPr>
                <w:t>$regex</w:t>
              </w:r>
            </w:hyperlink>
          </w:p>
        </w:tc>
        <w:tc>
          <w:tcPr>
            <w:tcW w:w="4411" w:type="dxa"/>
            <w:tcBorders>
              <w:top w:val="nil"/>
              <w:left w:val="nil"/>
              <w:bottom w:val="nil"/>
              <w:right w:val="single" w:sz="8" w:space="0" w:color="000000"/>
            </w:tcBorders>
          </w:tcPr>
          <w:p w:rsidR="0020037C" w:rsidRDefault="004474D3">
            <w:pPr>
              <w:pStyle w:val="TableParagraph"/>
              <w:spacing w:line="217" w:lineRule="exact"/>
              <w:ind w:left="13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正则表达式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db.foo.bar.find({str:{$regex:'dh.*fj',$options:'i'}})</w:t>
            </w:r>
          </w:p>
        </w:tc>
      </w:tr>
      <w:tr w:rsidR="0020037C">
        <w:trPr>
          <w:trHeight w:hRule="exact" w:val="295"/>
        </w:trPr>
        <w:tc>
          <w:tcPr>
            <w:tcW w:w="1904"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32" w:history="1">
              <w:r w:rsidR="004474D3">
                <w:rPr>
                  <w:rFonts w:ascii="Microsoft JhengHei" w:eastAsia="Microsoft JhengHei" w:hAnsi="Microsoft JhengHei" w:cs="Microsoft JhengHei"/>
                  <w:color w:val="0000FF"/>
                  <w:w w:val="95"/>
                  <w:sz w:val="14"/>
                  <w:szCs w:val="14"/>
                </w:rPr>
                <w:t>$options</w:t>
              </w:r>
            </w:hyperlink>
          </w:p>
        </w:tc>
        <w:tc>
          <w:tcPr>
            <w:tcW w:w="4411" w:type="dxa"/>
            <w:tcBorders>
              <w:top w:val="nil"/>
              <w:left w:val="nil"/>
              <w:bottom w:val="nil"/>
              <w:right w:val="single" w:sz="8" w:space="0" w:color="000000"/>
            </w:tcBorders>
          </w:tcPr>
          <w:p w:rsidR="0020037C" w:rsidRDefault="004474D3">
            <w:pPr>
              <w:pStyle w:val="TableParagraph"/>
              <w:spacing w:line="217" w:lineRule="exact"/>
              <w:ind w:left="130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正则表达式选项</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db.foo.bar.find({str:{$regex:'dh.*fj',$options:'i'}})</w:t>
            </w:r>
          </w:p>
        </w:tc>
      </w:tr>
    </w:tbl>
    <w:p w:rsidR="0020037C" w:rsidRDefault="0020037C">
      <w:pPr>
        <w:spacing w:before="3" w:line="200" w:lineRule="exact"/>
        <w:rPr>
          <w:sz w:val="20"/>
          <w:szCs w:val="20"/>
        </w:rPr>
      </w:pPr>
    </w:p>
    <w:p w:rsidR="0020037C" w:rsidRDefault="00B0609F">
      <w:pPr>
        <w:pStyle w:val="BodyText"/>
        <w:spacing w:line="310" w:lineRule="exact"/>
        <w:ind w:left="113"/>
        <w:rPr>
          <w:lang w:eastAsia="zh-CN"/>
        </w:rPr>
      </w:pPr>
      <w:r>
        <w:pict>
          <v:shape id="_x0000_s2419" type="#_x0000_t202" style="position:absolute;left:0;text-align:left;margin-left:81.2pt;margin-top:21.85pt;width:475.1pt;height:278.2pt;z-index:-251509248;mso-position-horizontal-relative:page" filled="f" stroked="f">
            <v:textbox inset="0,0,0,0">
              <w:txbxContent>
                <w:tbl>
                  <w:tblPr>
                    <w:tblW w:w="0" w:type="auto"/>
                    <w:tblLayout w:type="fixed"/>
                    <w:tblCellMar>
                      <w:left w:w="0" w:type="dxa"/>
                      <w:right w:w="0" w:type="dxa"/>
                    </w:tblCellMar>
                    <w:tblLook w:val="01E0"/>
                  </w:tblPr>
                  <w:tblGrid>
                    <w:gridCol w:w="1549"/>
                    <w:gridCol w:w="3187"/>
                    <w:gridCol w:w="2363"/>
                    <w:gridCol w:w="2373"/>
                  </w:tblGrid>
                  <w:tr w:rsidR="005807CE">
                    <w:trPr>
                      <w:trHeight w:hRule="exact" w:val="305"/>
                    </w:trPr>
                    <w:tc>
                      <w:tcPr>
                        <w:tcW w:w="1549"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更新符</w:t>
                        </w:r>
                      </w:p>
                    </w:tc>
                    <w:tc>
                      <w:tcPr>
                        <w:tcW w:w="3187" w:type="dxa"/>
                        <w:tcBorders>
                          <w:top w:val="nil"/>
                          <w:left w:val="nil"/>
                          <w:bottom w:val="nil"/>
                          <w:right w:val="single" w:sz="8" w:space="0" w:color="000000"/>
                        </w:tcBorders>
                      </w:tcPr>
                      <w:p w:rsidR="005807CE" w:rsidRDefault="005807CE">
                        <w:pPr>
                          <w:pStyle w:val="TableParagraph"/>
                          <w:spacing w:line="222"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信息</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5807CE">
                    <w:trPr>
                      <w:trHeight w:hRule="exact" w:val="404"/>
                    </w:trPr>
                    <w:tc>
                      <w:tcPr>
                        <w:tcW w:w="1549" w:type="dxa"/>
                        <w:tcBorders>
                          <w:top w:val="single" w:sz="8" w:space="0" w:color="000000"/>
                          <w:left w:val="single" w:sz="8" w:space="0" w:color="000000"/>
                          <w:bottom w:val="single" w:sz="8" w:space="0" w:color="000000"/>
                          <w:right w:val="nil"/>
                        </w:tcBorders>
                      </w:tcPr>
                      <w:p w:rsidR="005807CE" w:rsidRDefault="00B0609F">
                        <w:pPr>
                          <w:pStyle w:val="TableParagraph"/>
                          <w:spacing w:line="207" w:lineRule="exact"/>
                          <w:ind w:left="40"/>
                          <w:rPr>
                            <w:rFonts w:ascii="Microsoft JhengHei" w:eastAsia="Microsoft JhengHei" w:hAnsi="Microsoft JhengHei" w:cs="Microsoft JhengHei"/>
                            <w:sz w:val="14"/>
                            <w:szCs w:val="14"/>
                          </w:rPr>
                        </w:pPr>
                        <w:hyperlink w:anchor="_bookmark234" w:history="1">
                          <w:r w:rsidR="005807CE">
                            <w:rPr>
                              <w:rFonts w:ascii="Microsoft JhengHei" w:eastAsia="Microsoft JhengHei" w:hAnsi="Microsoft JhengHei" w:cs="Microsoft JhengHei"/>
                              <w:color w:val="0000FF"/>
                              <w:w w:val="95"/>
                              <w:sz w:val="14"/>
                              <w:szCs w:val="14"/>
                            </w:rPr>
                            <w:t>$inc</w:t>
                          </w:r>
                        </w:hyperlink>
                      </w:p>
                    </w:tc>
                    <w:tc>
                      <w:tcPr>
                        <w:tcW w:w="3187" w:type="dxa"/>
                        <w:tcBorders>
                          <w:top w:val="nil"/>
                          <w:left w:val="nil"/>
                          <w:bottom w:val="nil"/>
                          <w:right w:val="single" w:sz="8" w:space="0" w:color="000000"/>
                        </w:tcBorders>
                      </w:tcPr>
                      <w:p w:rsidR="005807CE" w:rsidRDefault="005807CE">
                        <w:pPr>
                          <w:pStyle w:val="TableParagraph"/>
                          <w:spacing w:line="21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添加</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将指定字段名的值增加给定的值</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3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db.foo.bar.update({$inc:{age:25}})</w:t>
                        </w:r>
                      </w:p>
                    </w:tc>
                  </w:tr>
                  <w:tr w:rsidR="005807CE">
                    <w:trPr>
                      <w:trHeight w:hRule="exact" w:val="798"/>
                    </w:trPr>
                    <w:tc>
                      <w:tcPr>
                        <w:tcW w:w="1549" w:type="dxa"/>
                        <w:tcBorders>
                          <w:top w:val="single" w:sz="8" w:space="0" w:color="000000"/>
                          <w:left w:val="nil"/>
                          <w:bottom w:val="single" w:sz="8" w:space="0" w:color="000000"/>
                          <w:right w:val="nil"/>
                        </w:tcBorders>
                      </w:tcPr>
                      <w:p w:rsidR="005807CE" w:rsidRDefault="00B0609F">
                        <w:pPr>
                          <w:pStyle w:val="TableParagraph"/>
                          <w:spacing w:line="207" w:lineRule="exact"/>
                          <w:ind w:left="50"/>
                          <w:rPr>
                            <w:rFonts w:ascii="Microsoft JhengHei" w:eastAsia="Microsoft JhengHei" w:hAnsi="Microsoft JhengHei" w:cs="Microsoft JhengHei"/>
                            <w:sz w:val="14"/>
                            <w:szCs w:val="14"/>
                          </w:rPr>
                        </w:pPr>
                        <w:hyperlink w:anchor="_bookmark235" w:history="1">
                          <w:r w:rsidR="005807CE">
                            <w:rPr>
                              <w:rFonts w:ascii="Microsoft JhengHei" w:eastAsia="Microsoft JhengHei" w:hAnsi="Microsoft JhengHei" w:cs="Microsoft JhengHei"/>
                              <w:color w:val="0000FF"/>
                              <w:w w:val="95"/>
                              <w:sz w:val="14"/>
                              <w:szCs w:val="14"/>
                            </w:rPr>
                            <w:t>$set</w:t>
                          </w:r>
                        </w:hyperlink>
                      </w:p>
                      <w:p w:rsidR="005807CE" w:rsidRDefault="005807CE">
                        <w:pPr>
                          <w:pStyle w:val="TableParagraph"/>
                          <w:spacing w:before="3" w:line="160" w:lineRule="exact"/>
                          <w:rPr>
                            <w:sz w:val="16"/>
                            <w:szCs w:val="16"/>
                          </w:rPr>
                        </w:pPr>
                      </w:p>
                      <w:p w:rsidR="005807CE" w:rsidRDefault="00B0609F">
                        <w:pPr>
                          <w:pStyle w:val="TableParagraph"/>
                          <w:ind w:left="50"/>
                          <w:rPr>
                            <w:rFonts w:ascii="Microsoft JhengHei" w:eastAsia="Microsoft JhengHei" w:hAnsi="Microsoft JhengHei" w:cs="Microsoft JhengHei"/>
                            <w:sz w:val="14"/>
                            <w:szCs w:val="14"/>
                          </w:rPr>
                        </w:pPr>
                        <w:hyperlink w:anchor="_bookmark236" w:history="1">
                          <w:r w:rsidR="005807CE">
                            <w:rPr>
                              <w:rFonts w:ascii="Microsoft JhengHei" w:eastAsia="Microsoft JhengHei" w:hAnsi="Microsoft JhengHei" w:cs="Microsoft JhengHei"/>
                              <w:color w:val="0000FF"/>
                              <w:w w:val="95"/>
                              <w:sz w:val="14"/>
                              <w:szCs w:val="14"/>
                            </w:rPr>
                            <w:t>$unset</w:t>
                          </w:r>
                        </w:hyperlink>
                      </w:p>
                    </w:tc>
                    <w:tc>
                      <w:tcPr>
                        <w:tcW w:w="3187" w:type="dxa"/>
                        <w:tcBorders>
                          <w:top w:val="nil"/>
                          <w:left w:val="nil"/>
                          <w:bottom w:val="nil"/>
                          <w:right w:val="nil"/>
                        </w:tcBorders>
                      </w:tcPr>
                      <w:p w:rsidR="005807CE" w:rsidRDefault="005807CE">
                        <w:pPr>
                          <w:pStyle w:val="TableParagraph"/>
                          <w:spacing w:line="217" w:lineRule="exact"/>
                          <w:ind w:left="86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设置指定字段</w:t>
                        </w:r>
                      </w:p>
                      <w:p w:rsidR="005807CE" w:rsidRDefault="005807CE">
                        <w:pPr>
                          <w:pStyle w:val="TableParagraph"/>
                          <w:spacing w:before="3" w:line="160" w:lineRule="exact"/>
                          <w:rPr>
                            <w:sz w:val="16"/>
                            <w:szCs w:val="16"/>
                            <w:lang w:eastAsia="zh-CN"/>
                          </w:rPr>
                        </w:pPr>
                      </w:p>
                      <w:p w:rsidR="005807CE" w:rsidRDefault="005807CE">
                        <w:pPr>
                          <w:pStyle w:val="TableParagraph"/>
                          <w:ind w:left="86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删除指定字段</w:t>
                        </w:r>
                      </w:p>
                    </w:tc>
                    <w:tc>
                      <w:tcPr>
                        <w:tcW w:w="2363" w:type="dxa"/>
                        <w:tcBorders>
                          <w:top w:val="single" w:sz="8" w:space="0" w:color="000000"/>
                          <w:left w:val="nil"/>
                          <w:bottom w:val="single" w:sz="8" w:space="0" w:color="000000"/>
                          <w:right w:val="nil"/>
                        </w:tcBorders>
                      </w:tcPr>
                      <w:p w:rsidR="005807CE" w:rsidRDefault="005807CE">
                        <w:pPr>
                          <w:pStyle w:val="TableParagraph"/>
                          <w:spacing w:line="207" w:lineRule="exact"/>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将给定字段名设定为给定值</w:t>
                        </w:r>
                      </w:p>
                      <w:p w:rsidR="005807CE" w:rsidRDefault="005807CE">
                        <w:pPr>
                          <w:pStyle w:val="TableParagraph"/>
                          <w:spacing w:before="3" w:line="160" w:lineRule="exact"/>
                          <w:rPr>
                            <w:sz w:val="16"/>
                            <w:szCs w:val="16"/>
                            <w:lang w:eastAsia="zh-CN"/>
                          </w:rPr>
                        </w:pPr>
                      </w:p>
                      <w:p w:rsidR="005807CE" w:rsidRDefault="005807CE">
                        <w:pPr>
                          <w:pStyle w:val="TableParagraph"/>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删除对象中的指定字段</w:t>
                        </w:r>
                      </w:p>
                    </w:tc>
                    <w:tc>
                      <w:tcPr>
                        <w:tcW w:w="2373" w:type="dxa"/>
                        <w:tcBorders>
                          <w:top w:val="single" w:sz="8" w:space="0" w:color="000000"/>
                          <w:left w:val="nil"/>
                          <w:bottom w:val="single" w:sz="8" w:space="0" w:color="000000"/>
                          <w:right w:val="nil"/>
                        </w:tcBorders>
                      </w:tcPr>
                      <w:p w:rsidR="005807CE" w:rsidRDefault="005807CE">
                        <w:pPr>
                          <w:pStyle w:val="TableParagraph"/>
                          <w:spacing w:before="30"/>
                          <w:ind w:left="5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db.foo.bar.update({$set:{age:10}})</w:t>
                        </w:r>
                      </w:p>
                      <w:p w:rsidR="005807CE" w:rsidRDefault="005807CE">
                        <w:pPr>
                          <w:pStyle w:val="TableParagraph"/>
                          <w:spacing w:before="3" w:line="160" w:lineRule="exact"/>
                          <w:rPr>
                            <w:sz w:val="16"/>
                            <w:szCs w:val="16"/>
                          </w:rPr>
                        </w:pPr>
                      </w:p>
                      <w:p w:rsidR="005807CE" w:rsidRDefault="005807CE">
                        <w:pPr>
                          <w:pStyle w:val="TableParagraph"/>
                          <w:ind w:left="5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db.foo.bar.update({$unset:{age:""}})</w:t>
                        </w:r>
                      </w:p>
                    </w:tc>
                  </w:tr>
                  <w:tr w:rsidR="005807CE">
                    <w:trPr>
                      <w:trHeight w:hRule="exact" w:val="302"/>
                    </w:trPr>
                    <w:tc>
                      <w:tcPr>
                        <w:tcW w:w="1549" w:type="dxa"/>
                        <w:vMerge w:val="restart"/>
                        <w:tcBorders>
                          <w:top w:val="single" w:sz="8" w:space="0" w:color="000000"/>
                          <w:left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237" w:history="1">
                          <w:r w:rsidR="005807CE">
                            <w:rPr>
                              <w:rFonts w:ascii="Microsoft JhengHei" w:eastAsia="Microsoft JhengHei" w:hAnsi="Microsoft JhengHei" w:cs="Microsoft JhengHei"/>
                              <w:color w:val="0000FF"/>
                              <w:w w:val="95"/>
                              <w:sz w:val="14"/>
                              <w:szCs w:val="14"/>
                            </w:rPr>
                            <w:t>$addtoset</w:t>
                          </w:r>
                        </w:hyperlink>
                      </w:p>
                    </w:tc>
                    <w:tc>
                      <w:tcPr>
                        <w:tcW w:w="3187" w:type="dxa"/>
                        <w:vMerge w:val="restart"/>
                        <w:tcBorders>
                          <w:top w:val="nil"/>
                          <w:left w:val="nil"/>
                          <w:right w:val="single" w:sz="8" w:space="0" w:color="000000"/>
                        </w:tcBorders>
                      </w:tcPr>
                      <w:p w:rsidR="005807CE" w:rsidRDefault="005807CE">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加入集合</w:t>
                        </w:r>
                      </w:p>
                    </w:tc>
                    <w:tc>
                      <w:tcPr>
                        <w:tcW w:w="2363" w:type="dxa"/>
                        <w:tcBorders>
                          <w:top w:val="single" w:sz="8" w:space="0" w:color="000000"/>
                          <w:left w:val="single" w:sz="8" w:space="0" w:color="000000"/>
                          <w:bottom w:val="nil"/>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如果添加元素不存在在数组中则添</w:t>
                        </w:r>
                      </w:p>
                    </w:tc>
                    <w:tc>
                      <w:tcPr>
                        <w:tcW w:w="2373" w:type="dxa"/>
                        <w:tcBorders>
                          <w:top w:val="single" w:sz="8" w:space="0" w:color="000000"/>
                          <w:left w:val="single" w:sz="8" w:space="0" w:color="000000"/>
                          <w:bottom w:val="nil"/>
                          <w:right w:val="single" w:sz="8" w:space="0" w:color="000000"/>
                        </w:tcBorders>
                      </w:tcPr>
                      <w:p w:rsidR="005807CE" w:rsidRDefault="005807CE">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db.foo.bar.update({$addtoset:</w:t>
                        </w:r>
                      </w:p>
                    </w:tc>
                  </w:tr>
                  <w:tr w:rsidR="005807CE">
                    <w:trPr>
                      <w:trHeight w:hRule="exact" w:val="240"/>
                    </w:trPr>
                    <w:tc>
                      <w:tcPr>
                        <w:tcW w:w="1549" w:type="dxa"/>
                        <w:vMerge/>
                        <w:tcBorders>
                          <w:left w:val="single" w:sz="8" w:space="0" w:color="000000"/>
                          <w:right w:val="nil"/>
                        </w:tcBorders>
                      </w:tcPr>
                      <w:p w:rsidR="005807CE" w:rsidRDefault="005807CE"/>
                    </w:tc>
                    <w:tc>
                      <w:tcPr>
                        <w:tcW w:w="3187" w:type="dxa"/>
                        <w:vMerge/>
                        <w:tcBorders>
                          <w:left w:val="nil"/>
                          <w:right w:val="single" w:sz="8" w:space="0" w:color="000000"/>
                        </w:tcBorders>
                      </w:tcPr>
                      <w:p w:rsidR="005807CE" w:rsidRDefault="005807CE"/>
                    </w:tc>
                    <w:tc>
                      <w:tcPr>
                        <w:tcW w:w="2363" w:type="dxa"/>
                        <w:tcBorders>
                          <w:top w:val="nil"/>
                          <w:left w:val="single" w:sz="8" w:space="0" w:color="000000"/>
                          <w:bottom w:val="nil"/>
                          <w:right w:val="single" w:sz="8" w:space="0" w:color="000000"/>
                        </w:tcBorders>
                      </w:tcPr>
                      <w:p w:rsidR="005807CE" w:rsidRDefault="005807CE">
                        <w:pPr>
                          <w:pStyle w:val="TableParagraph"/>
                          <w:spacing w:line="165"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加，否则跳过。目标字段必须为数</w:t>
                        </w:r>
                      </w:p>
                    </w:tc>
                    <w:tc>
                      <w:tcPr>
                        <w:tcW w:w="2373" w:type="dxa"/>
                        <w:vMerge w:val="restart"/>
                        <w:tcBorders>
                          <w:top w:val="nil"/>
                          <w:left w:val="single" w:sz="8" w:space="0" w:color="000000"/>
                          <w:right w:val="single" w:sz="8" w:space="0" w:color="000000"/>
                        </w:tcBorders>
                      </w:tcPr>
                      <w:p w:rsidR="005807CE" w:rsidRDefault="005807CE">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{array:[3,4,5]}})</w:t>
                        </w:r>
                      </w:p>
                    </w:tc>
                  </w:tr>
                  <w:tr w:rsidR="005807CE">
                    <w:trPr>
                      <w:trHeight w:hRule="exact" w:val="238"/>
                    </w:trPr>
                    <w:tc>
                      <w:tcPr>
                        <w:tcW w:w="1549" w:type="dxa"/>
                        <w:vMerge/>
                        <w:tcBorders>
                          <w:left w:val="single" w:sz="8" w:space="0" w:color="000000"/>
                          <w:bottom w:val="single" w:sz="8" w:space="0" w:color="000000"/>
                          <w:right w:val="nil"/>
                        </w:tcBorders>
                      </w:tcPr>
                      <w:p w:rsidR="005807CE" w:rsidRDefault="005807CE"/>
                    </w:tc>
                    <w:tc>
                      <w:tcPr>
                        <w:tcW w:w="3187" w:type="dxa"/>
                        <w:vMerge/>
                        <w:tcBorders>
                          <w:left w:val="nil"/>
                          <w:bottom w:val="nil"/>
                          <w:right w:val="single" w:sz="8" w:space="0" w:color="000000"/>
                        </w:tcBorders>
                      </w:tcPr>
                      <w:p w:rsidR="005807CE" w:rsidRDefault="005807CE"/>
                    </w:tc>
                    <w:tc>
                      <w:tcPr>
                        <w:tcW w:w="2363" w:type="dxa"/>
                        <w:tcBorders>
                          <w:top w:val="nil"/>
                          <w:left w:val="single" w:sz="8" w:space="0" w:color="000000"/>
                          <w:bottom w:val="single" w:sz="8" w:space="0" w:color="000000"/>
                          <w:right w:val="single" w:sz="8" w:space="0" w:color="000000"/>
                        </w:tcBorders>
                      </w:tcPr>
                      <w:p w:rsidR="005807CE" w:rsidRDefault="005807CE">
                        <w:pPr>
                          <w:pStyle w:val="TableParagraph"/>
                          <w:spacing w:line="165"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组。</w:t>
                        </w:r>
                      </w:p>
                    </w:tc>
                    <w:tc>
                      <w:tcPr>
                        <w:tcW w:w="2373" w:type="dxa"/>
                        <w:vMerge/>
                        <w:tcBorders>
                          <w:left w:val="single" w:sz="8" w:space="0" w:color="000000"/>
                          <w:bottom w:val="single" w:sz="8" w:space="0" w:color="000000"/>
                          <w:right w:val="single" w:sz="8" w:space="0" w:color="000000"/>
                        </w:tcBorders>
                      </w:tcPr>
                      <w:p w:rsidR="005807CE" w:rsidRDefault="005807CE"/>
                    </w:tc>
                  </w:tr>
                  <w:tr w:rsidR="005807CE">
                    <w:trPr>
                      <w:trHeight w:hRule="exact" w:val="780"/>
                    </w:trPr>
                    <w:tc>
                      <w:tcPr>
                        <w:tcW w:w="1549" w:type="dxa"/>
                        <w:tcBorders>
                          <w:top w:val="single" w:sz="8" w:space="0" w:color="000000"/>
                          <w:left w:val="single" w:sz="8" w:space="0" w:color="000000"/>
                          <w:bottom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238" w:history="1">
                          <w:r w:rsidR="005807CE">
                            <w:rPr>
                              <w:rFonts w:ascii="Microsoft JhengHei" w:eastAsia="Microsoft JhengHei" w:hAnsi="Microsoft JhengHei" w:cs="Microsoft JhengHei"/>
                              <w:color w:val="0000FF"/>
                              <w:w w:val="90"/>
                              <w:sz w:val="14"/>
                              <w:szCs w:val="14"/>
                            </w:rPr>
                            <w:t>$pop</w:t>
                          </w:r>
                        </w:hyperlink>
                      </w:p>
                    </w:tc>
                    <w:tc>
                      <w:tcPr>
                        <w:tcW w:w="3187" w:type="dxa"/>
                        <w:tcBorders>
                          <w:top w:val="nil"/>
                          <w:left w:val="nil"/>
                          <w:bottom w:val="nil"/>
                          <w:right w:val="single" w:sz="8" w:space="0" w:color="000000"/>
                        </w:tcBorders>
                      </w:tcPr>
                      <w:p w:rsidR="005807CE" w:rsidRDefault="005807CE">
                        <w:pPr>
                          <w:pStyle w:val="TableParagraph"/>
                          <w:spacing w:line="227" w:lineRule="exact"/>
                          <w:ind w:left="86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消除数组中最后N</w:t>
                        </w:r>
                        <w:r>
                          <w:rPr>
                            <w:rFonts w:ascii="Microsoft JhengHei" w:eastAsia="Microsoft JhengHei" w:hAnsi="Microsoft JhengHei" w:cs="Microsoft JhengHei"/>
                            <w:spacing w:val="-11"/>
                            <w:sz w:val="14"/>
                            <w:szCs w:val="14"/>
                            <w:lang w:eastAsia="zh-CN"/>
                          </w:rPr>
                          <w:t xml:space="preserve"> </w:t>
                        </w:r>
                        <w:r>
                          <w:rPr>
                            <w:rFonts w:ascii="Microsoft JhengHei" w:eastAsia="Microsoft JhengHei" w:hAnsi="Microsoft JhengHei" w:cs="Microsoft JhengHei"/>
                            <w:sz w:val="14"/>
                            <w:szCs w:val="14"/>
                            <w:lang w:eastAsia="zh-CN"/>
                          </w:rPr>
                          <w:t>个数值</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删除数组中最后</w:t>
                        </w:r>
                        <w:r>
                          <w:rPr>
                            <w:rFonts w:ascii="Microsoft JhengHei" w:eastAsia="Microsoft JhengHei" w:hAnsi="Microsoft JhengHei" w:cs="Microsoft JhengHei"/>
                            <w:spacing w:val="-5"/>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eastAsia="Microsoft JhengHei" w:hAnsi="Microsoft JhengHei" w:cs="Microsoft JhengHei"/>
                            <w:spacing w:val="-5"/>
                            <w:sz w:val="14"/>
                            <w:szCs w:val="14"/>
                            <w:lang w:eastAsia="zh-CN"/>
                          </w:rPr>
                          <w:t xml:space="preserve"> </w:t>
                        </w:r>
                        <w:r>
                          <w:rPr>
                            <w:rFonts w:ascii="Microsoft JhengHei" w:eastAsia="Microsoft JhengHei" w:hAnsi="Microsoft JhengHei" w:cs="Microsoft JhengHei"/>
                            <w:sz w:val="14"/>
                            <w:szCs w:val="14"/>
                            <w:lang w:eastAsia="zh-CN"/>
                          </w:rPr>
                          <w:t>个数值，目标字</w:t>
                        </w:r>
                      </w:p>
                      <w:p w:rsidR="005807CE" w:rsidRDefault="005807CE">
                        <w:pPr>
                          <w:pStyle w:val="TableParagraph"/>
                          <w:spacing w:before="12"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段必须为数组（如果</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小于</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0</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意味 着从数组起始删除第</w:t>
                        </w:r>
                        <w:r>
                          <w:rPr>
                            <w:rFonts w:ascii="Microsoft JhengHei" w:eastAsia="Microsoft JhengHei" w:hAnsi="Microsoft JhengHei" w:cs="Microsoft JhengHei"/>
                            <w:spacing w:val="-9"/>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个数值）</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db.foo.bar.update({$pop:{array:2}})</w:t>
                        </w:r>
                      </w:p>
                    </w:tc>
                  </w:tr>
                  <w:tr w:rsidR="005807CE">
                    <w:trPr>
                      <w:trHeight w:hRule="exact" w:val="540"/>
                    </w:trPr>
                    <w:tc>
                      <w:tcPr>
                        <w:tcW w:w="1549" w:type="dxa"/>
                        <w:tcBorders>
                          <w:top w:val="single" w:sz="8" w:space="0" w:color="000000"/>
                          <w:left w:val="single" w:sz="8" w:space="0" w:color="000000"/>
                          <w:bottom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239" w:history="1">
                          <w:r w:rsidR="005807CE">
                            <w:rPr>
                              <w:rFonts w:ascii="Microsoft JhengHei" w:eastAsia="Microsoft JhengHei" w:hAnsi="Microsoft JhengHei" w:cs="Microsoft JhengHei"/>
                              <w:color w:val="0000FF"/>
                              <w:w w:val="95"/>
                              <w:sz w:val="14"/>
                              <w:szCs w:val="14"/>
                            </w:rPr>
                            <w:t>$pull</w:t>
                          </w:r>
                        </w:hyperlink>
                      </w:p>
                    </w:tc>
                    <w:tc>
                      <w:tcPr>
                        <w:tcW w:w="3187" w:type="dxa"/>
                        <w:tcBorders>
                          <w:top w:val="nil"/>
                          <w:left w:val="nil"/>
                          <w:bottom w:val="nil"/>
                          <w:right w:val="single" w:sz="8" w:space="0" w:color="000000"/>
                        </w:tcBorders>
                      </w:tcPr>
                      <w:p w:rsidR="005807CE" w:rsidRDefault="005807CE">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消除数值</w:t>
                        </w:r>
                      </w:p>
                    </w:tc>
                    <w:tc>
                      <w:tcPr>
                        <w:tcW w:w="236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目标数组中清除给定数值，目标元素</w:t>
                        </w:r>
                      </w:p>
                      <w:p w:rsidR="005807CE" w:rsidRDefault="005807CE">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必须为数组</w:t>
                        </w:r>
                      </w:p>
                    </w:tc>
                    <w:tc>
                      <w:tcPr>
                        <w:tcW w:w="2373"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db.foo.bar.update({$pull:{array:2}})</w:t>
                        </w:r>
                      </w:p>
                    </w:tc>
                  </w:tr>
                  <w:tr w:rsidR="005807CE">
                    <w:trPr>
                      <w:trHeight w:hRule="exact" w:val="302"/>
                    </w:trPr>
                    <w:tc>
                      <w:tcPr>
                        <w:tcW w:w="1549" w:type="dxa"/>
                        <w:vMerge w:val="restart"/>
                        <w:tcBorders>
                          <w:top w:val="single" w:sz="8" w:space="0" w:color="000000"/>
                          <w:left w:val="single" w:sz="8" w:space="0" w:color="000000"/>
                          <w:right w:val="nil"/>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240" w:history="1">
                          <w:r w:rsidR="005807CE">
                            <w:rPr>
                              <w:rFonts w:ascii="Microsoft JhengHei" w:eastAsia="Microsoft JhengHei" w:hAnsi="Microsoft JhengHei" w:cs="Microsoft JhengHei"/>
                              <w:color w:val="0000FF"/>
                              <w:w w:val="95"/>
                              <w:sz w:val="14"/>
                              <w:szCs w:val="14"/>
                            </w:rPr>
                            <w:t>$pull_all</w:t>
                          </w:r>
                        </w:hyperlink>
                      </w:p>
                    </w:tc>
                    <w:tc>
                      <w:tcPr>
                        <w:tcW w:w="3187" w:type="dxa"/>
                        <w:vMerge w:val="restart"/>
                        <w:tcBorders>
                          <w:top w:val="nil"/>
                          <w:left w:val="nil"/>
                          <w:right w:val="single" w:sz="8" w:space="0" w:color="000000"/>
                        </w:tcBorders>
                      </w:tcPr>
                      <w:p w:rsidR="005807CE" w:rsidRDefault="005807CE">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消除数组</w:t>
                        </w:r>
                      </w:p>
                    </w:tc>
                    <w:tc>
                      <w:tcPr>
                        <w:tcW w:w="2363" w:type="dxa"/>
                        <w:tcBorders>
                          <w:top w:val="single" w:sz="8" w:space="0" w:color="000000"/>
                          <w:left w:val="single" w:sz="8" w:space="0" w:color="000000"/>
                          <w:bottom w:val="nil"/>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目标数组中清除给定数组中每个元素</w:t>
                        </w:r>
                      </w:p>
                    </w:tc>
                    <w:tc>
                      <w:tcPr>
                        <w:tcW w:w="2373" w:type="dxa"/>
                        <w:tcBorders>
                          <w:top w:val="single" w:sz="8" w:space="0" w:color="000000"/>
                          <w:left w:val="single" w:sz="8" w:space="0" w:color="000000"/>
                          <w:bottom w:val="nil"/>
                          <w:right w:val="single" w:sz="8" w:space="0" w:color="000000"/>
                        </w:tcBorders>
                      </w:tcPr>
                      <w:p w:rsidR="005807CE" w:rsidRDefault="005807CE">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db.foo.bar.update({$pull_all:{array:</w:t>
                        </w:r>
                      </w:p>
                    </w:tc>
                  </w:tr>
                  <w:tr w:rsidR="005807CE">
                    <w:trPr>
                      <w:trHeight w:hRule="exact" w:val="347"/>
                    </w:trPr>
                    <w:tc>
                      <w:tcPr>
                        <w:tcW w:w="1549" w:type="dxa"/>
                        <w:vMerge/>
                        <w:tcBorders>
                          <w:left w:val="single" w:sz="8" w:space="0" w:color="000000"/>
                          <w:bottom w:val="single" w:sz="8" w:space="0" w:color="000000"/>
                          <w:right w:val="nil"/>
                        </w:tcBorders>
                      </w:tcPr>
                      <w:p w:rsidR="005807CE" w:rsidRDefault="005807CE"/>
                    </w:tc>
                    <w:tc>
                      <w:tcPr>
                        <w:tcW w:w="3187" w:type="dxa"/>
                        <w:vMerge/>
                        <w:tcBorders>
                          <w:left w:val="nil"/>
                          <w:bottom w:val="nil"/>
                          <w:right w:val="single" w:sz="8" w:space="0" w:color="000000"/>
                        </w:tcBorders>
                      </w:tcPr>
                      <w:p w:rsidR="005807CE" w:rsidRDefault="005807CE"/>
                    </w:tc>
                    <w:tc>
                      <w:tcPr>
                        <w:tcW w:w="2363" w:type="dxa"/>
                        <w:tcBorders>
                          <w:top w:val="nil"/>
                          <w:left w:val="single" w:sz="8" w:space="0" w:color="000000"/>
                          <w:bottom w:val="single" w:sz="8" w:space="0" w:color="000000"/>
                          <w:right w:val="single" w:sz="8" w:space="0" w:color="000000"/>
                        </w:tcBorders>
                      </w:tcPr>
                      <w:p w:rsidR="005807CE" w:rsidRDefault="005807CE">
                        <w:pPr>
                          <w:pStyle w:val="TableParagraph"/>
                          <w:spacing w:line="165"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的数值，目标元素必须为数组</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w:t>
                        </w:r>
                      </w:p>
                    </w:tc>
                    <w:tc>
                      <w:tcPr>
                        <w:tcW w:w="2373" w:type="dxa"/>
                        <w:tcBorders>
                          <w:top w:val="nil"/>
                          <w:left w:val="single" w:sz="8" w:space="0" w:color="000000"/>
                          <w:bottom w:val="single" w:sz="8" w:space="0" w:color="000000"/>
                          <w:right w:val="single" w:sz="8" w:space="0" w:color="000000"/>
                        </w:tcBorders>
                      </w:tcPr>
                      <w:p w:rsidR="005807CE" w:rsidRDefault="005807CE">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[2,3,4}})</w:t>
                        </w:r>
                      </w:p>
                    </w:tc>
                  </w:tr>
                  <w:tr w:rsidR="005807CE">
                    <w:trPr>
                      <w:trHeight w:hRule="exact" w:val="297"/>
                    </w:trPr>
                    <w:tc>
                      <w:tcPr>
                        <w:tcW w:w="4736" w:type="dxa"/>
                        <w:gridSpan w:val="2"/>
                        <w:vMerge w:val="restart"/>
                        <w:tcBorders>
                          <w:top w:val="nil"/>
                          <w:left w:val="nil"/>
                          <w:right w:val="nil"/>
                        </w:tcBorders>
                      </w:tcPr>
                      <w:p w:rsidR="005807CE" w:rsidRDefault="005807CE"/>
                    </w:tc>
                    <w:tc>
                      <w:tcPr>
                        <w:tcW w:w="2363" w:type="dxa"/>
                        <w:tcBorders>
                          <w:top w:val="single" w:sz="8" w:space="0" w:color="000000"/>
                          <w:left w:val="single" w:sz="8" w:space="0" w:color="000000"/>
                          <w:bottom w:val="nil"/>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将数值插入目标数组，目标元素必须</w:t>
                        </w:r>
                      </w:p>
                    </w:tc>
                    <w:tc>
                      <w:tcPr>
                        <w:tcW w:w="2373" w:type="dxa"/>
                        <w:tcBorders>
                          <w:top w:val="single" w:sz="8" w:space="0" w:color="000000"/>
                          <w:left w:val="single" w:sz="8" w:space="0" w:color="000000"/>
                          <w:bottom w:val="nil"/>
                          <w:right w:val="single" w:sz="8" w:space="0" w:color="000000"/>
                        </w:tcBorders>
                      </w:tcPr>
                      <w:p w:rsidR="005807CE" w:rsidRDefault="005807CE">
                        <w:pPr>
                          <w:pStyle w:val="TableParagraph"/>
                          <w:spacing w:before="35"/>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db.foo.bar.update({$push:</w:t>
                        </w:r>
                      </w:p>
                    </w:tc>
                  </w:tr>
                  <w:tr w:rsidR="005807CE">
                    <w:trPr>
                      <w:trHeight w:hRule="exact" w:val="322"/>
                    </w:trPr>
                    <w:tc>
                      <w:tcPr>
                        <w:tcW w:w="4736" w:type="dxa"/>
                        <w:gridSpan w:val="2"/>
                        <w:vMerge/>
                        <w:tcBorders>
                          <w:left w:val="nil"/>
                          <w:right w:val="nil"/>
                        </w:tcBorders>
                      </w:tcPr>
                      <w:p w:rsidR="005807CE" w:rsidRDefault="005807CE"/>
                    </w:tc>
                    <w:tc>
                      <w:tcPr>
                        <w:tcW w:w="2363" w:type="dxa"/>
                        <w:tcBorders>
                          <w:top w:val="nil"/>
                          <w:left w:val="single" w:sz="8" w:space="0" w:color="000000"/>
                          <w:bottom w:val="nil"/>
                          <w:right w:val="single" w:sz="8" w:space="0" w:color="000000"/>
                        </w:tcBorders>
                      </w:tcPr>
                      <w:p w:rsidR="005807CE" w:rsidRDefault="005807CE">
                        <w:pPr>
                          <w:pStyle w:val="TableParagraph"/>
                          <w:spacing w:line="165"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为数组</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w:t>
                        </w:r>
                      </w:p>
                    </w:tc>
                    <w:tc>
                      <w:tcPr>
                        <w:tcW w:w="2373" w:type="dxa"/>
                        <w:tcBorders>
                          <w:top w:val="nil"/>
                          <w:left w:val="single" w:sz="8" w:space="0" w:color="000000"/>
                          <w:bottom w:val="nil"/>
                          <w:right w:val="single" w:sz="8" w:space="0" w:color="000000"/>
                        </w:tcBorders>
                      </w:tcPr>
                      <w:p w:rsidR="005807CE" w:rsidRDefault="005807CE">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{array:2}})</w:t>
                        </w:r>
                      </w:p>
                    </w:tc>
                  </w:tr>
                  <w:tr w:rsidR="005807CE">
                    <w:trPr>
                      <w:trHeight w:hRule="exact" w:val="322"/>
                    </w:trPr>
                    <w:tc>
                      <w:tcPr>
                        <w:tcW w:w="4736" w:type="dxa"/>
                        <w:gridSpan w:val="2"/>
                        <w:vMerge/>
                        <w:tcBorders>
                          <w:left w:val="nil"/>
                          <w:right w:val="nil"/>
                        </w:tcBorders>
                      </w:tcPr>
                      <w:p w:rsidR="005807CE" w:rsidRDefault="005807CE"/>
                    </w:tc>
                    <w:tc>
                      <w:tcPr>
                        <w:tcW w:w="2363" w:type="dxa"/>
                        <w:tcBorders>
                          <w:top w:val="nil"/>
                          <w:left w:val="single" w:sz="8" w:space="0" w:color="000000"/>
                          <w:bottom w:val="nil"/>
                          <w:right w:val="single" w:sz="8" w:space="0" w:color="000000"/>
                        </w:tcBorders>
                      </w:tcPr>
                      <w:p w:rsidR="005807CE" w:rsidRDefault="005807CE">
                        <w:pPr>
                          <w:pStyle w:val="TableParagraph"/>
                          <w:spacing w:before="6"/>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将给定数组中每一个值插入目标数</w:t>
                        </w:r>
                      </w:p>
                    </w:tc>
                    <w:tc>
                      <w:tcPr>
                        <w:tcW w:w="2373" w:type="dxa"/>
                        <w:tcBorders>
                          <w:top w:val="nil"/>
                          <w:left w:val="single" w:sz="8" w:space="0" w:color="000000"/>
                          <w:bottom w:val="nil"/>
                          <w:right w:val="single" w:sz="8" w:space="0" w:color="000000"/>
                        </w:tcBorders>
                      </w:tcPr>
                      <w:p w:rsidR="005807CE" w:rsidRDefault="005807CE">
                        <w:pPr>
                          <w:pStyle w:val="TableParagraph"/>
                          <w:spacing w:before="7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db.foo.bar.update({$push_all:</w:t>
                        </w:r>
                      </w:p>
                    </w:tc>
                  </w:tr>
                  <w:tr w:rsidR="005807CE">
                    <w:trPr>
                      <w:trHeight w:hRule="exact" w:val="347"/>
                    </w:trPr>
                    <w:tc>
                      <w:tcPr>
                        <w:tcW w:w="4736" w:type="dxa"/>
                        <w:gridSpan w:val="2"/>
                        <w:vMerge/>
                        <w:tcBorders>
                          <w:left w:val="nil"/>
                          <w:bottom w:val="nil"/>
                          <w:right w:val="nil"/>
                        </w:tcBorders>
                      </w:tcPr>
                      <w:p w:rsidR="005807CE" w:rsidRDefault="005807CE"/>
                    </w:tc>
                    <w:tc>
                      <w:tcPr>
                        <w:tcW w:w="2363" w:type="dxa"/>
                        <w:tcBorders>
                          <w:top w:val="nil"/>
                          <w:left w:val="single" w:sz="8" w:space="0" w:color="000000"/>
                          <w:bottom w:val="single" w:sz="8" w:space="0" w:color="000000"/>
                          <w:right w:val="single" w:sz="8" w:space="0" w:color="000000"/>
                        </w:tcBorders>
                      </w:tcPr>
                      <w:p w:rsidR="005807CE" w:rsidRDefault="005807CE">
                        <w:pPr>
                          <w:pStyle w:val="TableParagraph"/>
                          <w:spacing w:line="165"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组，目标元素必须为数组。</w:t>
                        </w:r>
                      </w:p>
                    </w:tc>
                    <w:tc>
                      <w:tcPr>
                        <w:tcW w:w="2373" w:type="dxa"/>
                        <w:tcBorders>
                          <w:top w:val="nil"/>
                          <w:left w:val="single" w:sz="8" w:space="0" w:color="000000"/>
                          <w:bottom w:val="single" w:sz="8" w:space="0" w:color="000000"/>
                          <w:right w:val="single" w:sz="8" w:space="0" w:color="000000"/>
                        </w:tcBorders>
                      </w:tcPr>
                      <w:p w:rsidR="005807CE" w:rsidRDefault="005807CE">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{array:[2,3,4}})</w:t>
                        </w:r>
                      </w:p>
                    </w:tc>
                  </w:tr>
                </w:tbl>
                <w:p w:rsidR="005807CE" w:rsidRDefault="005807CE"/>
              </w:txbxContent>
            </v:textbox>
            <w10:wrap anchorx="page"/>
          </v:shape>
        </w:pict>
      </w:r>
      <w:r w:rsidR="004474D3">
        <w:rPr>
          <w:lang w:eastAsia="zh-CN"/>
        </w:rPr>
        <w:t>更新规则</w:t>
      </w:r>
    </w:p>
    <w:p w:rsidR="0020037C" w:rsidRDefault="0020037C">
      <w:pPr>
        <w:spacing w:before="8" w:line="160" w:lineRule="exact"/>
        <w:rPr>
          <w:sz w:val="16"/>
          <w:szCs w:val="16"/>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B0609F">
      <w:pPr>
        <w:tabs>
          <w:tab w:val="left" w:pos="2531"/>
        </w:tabs>
        <w:spacing w:before="6"/>
        <w:ind w:left="163"/>
        <w:rPr>
          <w:rFonts w:ascii="Microsoft JhengHei" w:eastAsia="Microsoft JhengHei" w:hAnsi="Microsoft JhengHei" w:cs="Microsoft JhengHei"/>
          <w:sz w:val="14"/>
          <w:szCs w:val="14"/>
          <w:lang w:eastAsia="zh-CN"/>
        </w:rPr>
      </w:pPr>
      <w:hyperlink w:anchor="_bookmark241" w:history="1">
        <w:r w:rsidR="004474D3">
          <w:rPr>
            <w:rFonts w:ascii="Microsoft JhengHei" w:eastAsia="Microsoft JhengHei" w:hAnsi="Microsoft JhengHei" w:cs="Microsoft JhengHei"/>
            <w:color w:val="0000FF"/>
            <w:sz w:val="14"/>
            <w:szCs w:val="14"/>
            <w:lang w:eastAsia="zh-CN"/>
          </w:rPr>
          <w:t>$push</w:t>
        </w:r>
        <w:r w:rsidR="004474D3">
          <w:rPr>
            <w:rFonts w:ascii="Microsoft JhengHei" w:eastAsia="Microsoft JhengHei" w:hAnsi="Microsoft JhengHei" w:cs="Microsoft JhengHei"/>
            <w:color w:val="0000FF"/>
            <w:sz w:val="14"/>
            <w:szCs w:val="14"/>
            <w:lang w:eastAsia="zh-CN"/>
          </w:rPr>
          <w:tab/>
        </w:r>
      </w:hyperlink>
      <w:r w:rsidR="004474D3">
        <w:rPr>
          <w:rFonts w:ascii="Microsoft JhengHei" w:eastAsia="Microsoft JhengHei" w:hAnsi="Microsoft JhengHei" w:cs="Microsoft JhengHei"/>
          <w:color w:val="000000"/>
          <w:sz w:val="14"/>
          <w:szCs w:val="14"/>
          <w:lang w:eastAsia="zh-CN"/>
        </w:rPr>
        <w:t>推入数值</w:t>
      </w:r>
    </w:p>
    <w:p w:rsidR="0020037C" w:rsidRDefault="0020037C">
      <w:pPr>
        <w:spacing w:before="7" w:line="190" w:lineRule="exact"/>
        <w:rPr>
          <w:sz w:val="19"/>
          <w:szCs w:val="19"/>
          <w:lang w:eastAsia="zh-CN"/>
        </w:rPr>
      </w:pPr>
    </w:p>
    <w:p w:rsidR="0020037C" w:rsidRDefault="0020037C">
      <w:pPr>
        <w:spacing w:line="200" w:lineRule="exact"/>
        <w:rPr>
          <w:sz w:val="20"/>
          <w:szCs w:val="20"/>
          <w:lang w:eastAsia="zh-CN"/>
        </w:rPr>
      </w:pPr>
    </w:p>
    <w:p w:rsidR="0020037C" w:rsidRDefault="00B0609F">
      <w:pPr>
        <w:tabs>
          <w:tab w:val="left" w:pos="2531"/>
        </w:tabs>
        <w:spacing w:before="6"/>
        <w:ind w:left="163"/>
        <w:rPr>
          <w:rFonts w:ascii="Microsoft JhengHei" w:eastAsia="Microsoft JhengHei" w:hAnsi="Microsoft JhengHei" w:cs="Microsoft JhengHei"/>
          <w:sz w:val="14"/>
          <w:szCs w:val="14"/>
        </w:rPr>
      </w:pPr>
      <w:hyperlink w:anchor="_bookmark242" w:history="1">
        <w:r w:rsidR="004474D3">
          <w:rPr>
            <w:rFonts w:ascii="Microsoft JhengHei" w:eastAsia="Microsoft JhengHei" w:hAnsi="Microsoft JhengHei" w:cs="Microsoft JhengHei"/>
            <w:color w:val="0000FF"/>
            <w:sz w:val="14"/>
            <w:szCs w:val="14"/>
          </w:rPr>
          <w:t>$push_all</w:t>
        </w:r>
        <w:r w:rsidR="004474D3">
          <w:rPr>
            <w:rFonts w:ascii="Microsoft JhengHei" w:eastAsia="Microsoft JhengHei" w:hAnsi="Microsoft JhengHei" w:cs="Microsoft JhengHei"/>
            <w:color w:val="0000FF"/>
            <w:sz w:val="14"/>
            <w:szCs w:val="14"/>
          </w:rPr>
          <w:tab/>
        </w:r>
      </w:hyperlink>
      <w:r w:rsidR="004474D3">
        <w:rPr>
          <w:rFonts w:ascii="Microsoft JhengHei" w:eastAsia="Microsoft JhengHei" w:hAnsi="Microsoft JhengHei" w:cs="Microsoft JhengHei"/>
          <w:color w:val="000000"/>
          <w:sz w:val="14"/>
          <w:szCs w:val="14"/>
        </w:rPr>
        <w:t>推入数组</w:t>
      </w: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before="15" w:line="220" w:lineRule="exact"/>
      </w:pPr>
    </w:p>
    <w:p w:rsidR="0020037C" w:rsidRDefault="004474D3">
      <w:pPr>
        <w:pStyle w:val="BodyText"/>
        <w:spacing w:line="310" w:lineRule="exact"/>
        <w:ind w:left="113"/>
      </w:pPr>
      <w:r>
        <w:t>聚集符</w:t>
      </w:r>
    </w:p>
    <w:p w:rsidR="0020037C" w:rsidRDefault="0020037C">
      <w:pPr>
        <w:spacing w:before="7" w:line="120" w:lineRule="exact"/>
        <w:rPr>
          <w:sz w:val="12"/>
          <w:szCs w:val="12"/>
        </w:rPr>
      </w:pPr>
    </w:p>
    <w:tbl>
      <w:tblPr>
        <w:tblW w:w="0" w:type="auto"/>
        <w:tblInd w:w="103" w:type="dxa"/>
        <w:tblLayout w:type="fixed"/>
        <w:tblCellMar>
          <w:left w:w="0" w:type="dxa"/>
          <w:right w:w="0" w:type="dxa"/>
        </w:tblCellMar>
        <w:tblLook w:val="01E0"/>
      </w:tblPr>
      <w:tblGrid>
        <w:gridCol w:w="1888"/>
        <w:gridCol w:w="4427"/>
        <w:gridCol w:w="3157"/>
      </w:tblGrid>
      <w:tr w:rsidR="0020037C">
        <w:trPr>
          <w:trHeight w:hRule="exact" w:val="295"/>
        </w:trPr>
        <w:tc>
          <w:tcPr>
            <w:tcW w:w="188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4427" w:type="dxa"/>
            <w:tcBorders>
              <w:top w:val="nil"/>
              <w:left w:val="nil"/>
              <w:bottom w:val="nil"/>
              <w:right w:val="single" w:sz="8" w:space="0" w:color="000000"/>
            </w:tcBorders>
          </w:tcPr>
          <w:p w:rsidR="0020037C" w:rsidRDefault="004474D3">
            <w:pPr>
              <w:pStyle w:val="TableParagraph"/>
              <w:spacing w:line="222"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4" w:history="1">
              <w:r w:rsidR="004474D3">
                <w:rPr>
                  <w:rFonts w:ascii="Microsoft JhengHei" w:eastAsia="Microsoft JhengHei" w:hAnsi="Microsoft JhengHei" w:cs="Microsoft JhengHei"/>
                  <w:color w:val="0000FF"/>
                  <w:w w:val="95"/>
                  <w:sz w:val="14"/>
                  <w:szCs w:val="14"/>
                </w:rPr>
                <w:t>$project</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选择需要输出的字段名，"1"表示输出，"0"表示</w:t>
            </w:r>
          </w:p>
          <w:p w:rsidR="0020037C" w:rsidRDefault="004474D3">
            <w:pPr>
              <w:pStyle w:val="TableParagraph"/>
              <w:spacing w:line="240"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不输出，还可以实现字段的重命名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{$project:{field1:1,field:0,aliase:"$field3"}}</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5" w:history="1">
              <w:r w:rsidR="004474D3">
                <w:rPr>
                  <w:rFonts w:ascii="Microsoft JhengHei" w:eastAsia="Microsoft JhengHei" w:hAnsi="Microsoft JhengHei" w:cs="Microsoft JhengHei"/>
                  <w:color w:val="0000FF"/>
                  <w:w w:val="95"/>
                  <w:sz w:val="14"/>
                  <w:szCs w:val="14"/>
                </w:rPr>
                <w:t>$match</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实现从集合中选择匹配条件的记录，相当</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与SQL语句的where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{$match:{field:{$lte:value}}}</w:t>
            </w:r>
          </w:p>
        </w:tc>
      </w:tr>
      <w:tr w:rsidR="0020037C">
        <w:trPr>
          <w:trHeight w:hRule="exact" w:val="30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5" w:history="1">
              <w:r w:rsidR="004474D3">
                <w:rPr>
                  <w:rFonts w:ascii="Microsoft JhengHei" w:eastAsia="Microsoft JhengHei" w:hAnsi="Microsoft JhengHei" w:cs="Microsoft JhengHei"/>
                  <w:color w:val="0000FF"/>
                  <w:w w:val="95"/>
                  <w:sz w:val="14"/>
                  <w:szCs w:val="14"/>
                </w:rPr>
                <w:t>$limit</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限制返回的记录条数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{$limit:10}</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7" w:history="1">
              <w:r w:rsidR="004474D3">
                <w:rPr>
                  <w:rFonts w:ascii="Microsoft JhengHei" w:eastAsia="Microsoft JhengHei" w:hAnsi="Microsoft JhengHei" w:cs="Microsoft JhengHei"/>
                  <w:color w:val="0000FF"/>
                  <w:w w:val="95"/>
                  <w:sz w:val="14"/>
                  <w:szCs w:val="14"/>
                </w:rPr>
                <w:t>$skip</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控制结果集的开始点，即跳过结果集中指定条数</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{$skip:5}</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6" w:history="1">
              <w:r w:rsidR="004474D3">
                <w:rPr>
                  <w:rFonts w:ascii="Microsoft JhengHei" w:eastAsia="Microsoft JhengHei" w:hAnsi="Microsoft JhengHei" w:cs="Microsoft JhengHei"/>
                  <w:color w:val="0000FF"/>
                  <w:w w:val="95"/>
                  <w:sz w:val="14"/>
                  <w:szCs w:val="14"/>
                </w:rPr>
                <w:t>$group</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实现对记录的分组，类似与SQL的group  </w:t>
            </w:r>
            <w:r>
              <w:rPr>
                <w:rFonts w:ascii="Microsoft JhengHei" w:eastAsia="Microsoft JhengHei" w:hAnsi="Microsoft JhengHei" w:cs="Microsoft JhengHei"/>
                <w:spacing w:val="11"/>
                <w:w w:val="95"/>
                <w:sz w:val="14"/>
                <w:szCs w:val="14"/>
                <w:lang w:eastAsia="zh-CN"/>
              </w:rPr>
              <w:t xml:space="preserve"> </w:t>
            </w:r>
            <w:r>
              <w:rPr>
                <w:rFonts w:ascii="Microsoft JhengHei" w:eastAsia="Microsoft JhengHei" w:hAnsi="Microsoft JhengHei" w:cs="Microsoft JhengHei"/>
                <w:w w:val="95"/>
                <w:sz w:val="14"/>
                <w:szCs w:val="14"/>
                <w:lang w:eastAsia="zh-CN"/>
              </w:rPr>
              <w:t>by语</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句，"_id"指定分组字段</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{$group:{_id:"$field"}}</w:t>
            </w:r>
          </w:p>
        </w:tc>
      </w:tr>
      <w:tr w:rsidR="0020037C">
        <w:trPr>
          <w:trHeight w:hRule="exact" w:val="545"/>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6" w:history="1">
              <w:r w:rsidR="004474D3">
                <w:rPr>
                  <w:rFonts w:ascii="Microsoft JhengHei" w:eastAsia="Microsoft JhengHei" w:hAnsi="Microsoft JhengHei" w:cs="Microsoft JhengHei"/>
                  <w:color w:val="0000FF"/>
                  <w:w w:val="95"/>
                  <w:sz w:val="14"/>
                  <w:szCs w:val="14"/>
                </w:rPr>
                <w:t>$sort</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实现对结果集的排序，"1"代表升序，"-1"代表降</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{$sort:{field1:1,field2:-1,...}}</w:t>
            </w:r>
          </w:p>
        </w:tc>
      </w:tr>
    </w:tbl>
    <w:p w:rsidR="0020037C" w:rsidRDefault="004474D3">
      <w:pPr>
        <w:pStyle w:val="BodyText"/>
        <w:spacing w:line="333" w:lineRule="exact"/>
        <w:ind w:left="113"/>
      </w:pPr>
      <w:r>
        <w:t>$group聚集符支持以下聚集函数：</w:t>
      </w:r>
    </w:p>
    <w:p w:rsidR="0020037C" w:rsidRDefault="0020037C">
      <w:pPr>
        <w:spacing w:before="7" w:line="20" w:lineRule="exact"/>
        <w:rPr>
          <w:sz w:val="4"/>
          <w:szCs w:val="4"/>
        </w:rPr>
      </w:pPr>
    </w:p>
    <w:tbl>
      <w:tblPr>
        <w:tblW w:w="0" w:type="auto"/>
        <w:tblInd w:w="10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7" w:history="1">
              <w:r w:rsidR="004474D3">
                <w:rPr>
                  <w:rFonts w:ascii="Microsoft JhengHei" w:eastAsia="Microsoft JhengHei" w:hAnsi="Microsoft JhengHei" w:cs="Microsoft JhengHei"/>
                  <w:color w:val="0000FF"/>
                  <w:w w:val="95"/>
                  <w:sz w:val="14"/>
                  <w:szCs w:val="14"/>
                </w:rPr>
                <w:t>$addtoset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将指定字段值添加到数组中，相同的字段值只会添加一次</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8" w:history="1">
              <w:r w:rsidR="004474D3">
                <w:rPr>
                  <w:rFonts w:ascii="Microsoft JhengHei" w:eastAsia="Microsoft JhengHei" w:hAnsi="Microsoft JhengHei" w:cs="Microsoft JhengHei"/>
                  <w:color w:val="0000FF"/>
                  <w:sz w:val="14"/>
                  <w:szCs w:val="14"/>
                </w:rPr>
                <w:t>$first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取分组中第一条记录中的字段值</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9" w:history="1">
              <w:r w:rsidR="004474D3">
                <w:rPr>
                  <w:rFonts w:ascii="Microsoft JhengHei" w:eastAsia="Microsoft JhengHei" w:hAnsi="Microsoft JhengHei" w:cs="Microsoft JhengHei"/>
                  <w:color w:val="0000FF"/>
                  <w:w w:val="95"/>
                  <w:sz w:val="14"/>
                  <w:szCs w:val="14"/>
                </w:rPr>
                <w:t>$last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取分组中最后一条记录中的字段值</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0" w:history="1">
              <w:r w:rsidR="004474D3">
                <w:rPr>
                  <w:rFonts w:ascii="Microsoft JhengHei" w:eastAsia="Microsoft JhengHei" w:hAnsi="Microsoft JhengHei" w:cs="Microsoft JhengHei"/>
                  <w:color w:val="0000FF"/>
                  <w:w w:val="95"/>
                  <w:sz w:val="14"/>
                  <w:szCs w:val="14"/>
                </w:rPr>
                <w:t>$max</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取分组中字段值最大的</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1" w:history="1">
              <w:r w:rsidR="004474D3">
                <w:rPr>
                  <w:rFonts w:ascii="Microsoft JhengHei" w:eastAsia="Microsoft JhengHei" w:hAnsi="Microsoft JhengHei" w:cs="Microsoft JhengHei"/>
                  <w:color w:val="0000FF"/>
                  <w:w w:val="95"/>
                  <w:sz w:val="14"/>
                  <w:szCs w:val="14"/>
                </w:rPr>
                <w:t>$min</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取分组中字段值最小的</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2" w:history="1">
              <w:r w:rsidR="004474D3">
                <w:rPr>
                  <w:rFonts w:ascii="Microsoft JhengHei" w:eastAsia="Microsoft JhengHei" w:hAnsi="Microsoft JhengHei" w:cs="Microsoft JhengHei"/>
                  <w:color w:val="0000FF"/>
                  <w:w w:val="90"/>
                  <w:sz w:val="14"/>
                  <w:szCs w:val="14"/>
                </w:rPr>
                <w:t>$avg</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取分组中字段值的平均值</w:t>
            </w:r>
          </w:p>
        </w:tc>
      </w:tr>
    </w:tbl>
    <w:p w:rsidR="0020037C" w:rsidRDefault="0020037C">
      <w:pPr>
        <w:spacing w:line="217" w:lineRule="exact"/>
        <w:rPr>
          <w:rFonts w:ascii="Microsoft JhengHei" w:eastAsia="Microsoft JhengHei" w:hAnsi="Microsoft JhengHei" w:cs="Microsoft JhengHei"/>
          <w:sz w:val="14"/>
          <w:szCs w:val="14"/>
          <w:lang w:eastAsia="zh-CN"/>
        </w:rPr>
        <w:sectPr w:rsidR="0020037C">
          <w:headerReference w:type="even" r:id="rId63"/>
          <w:headerReference w:type="default" r:id="rId64"/>
          <w:pgSz w:w="12240" w:h="15840"/>
          <w:pgMar w:top="900" w:right="680" w:bottom="280" w:left="1520" w:header="713" w:footer="0" w:gutter="0"/>
          <w:pgNumType w:start="163"/>
          <w:cols w:space="720"/>
        </w:sectPr>
      </w:pPr>
    </w:p>
    <w:p w:rsidR="0020037C" w:rsidRDefault="0020037C">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54" w:history="1">
              <w:r w:rsidR="004474D3">
                <w:rPr>
                  <w:rFonts w:ascii="Microsoft JhengHei" w:eastAsia="Microsoft JhengHei" w:hAnsi="Microsoft JhengHei" w:cs="Microsoft JhengHei"/>
                  <w:color w:val="0000FF"/>
                  <w:w w:val="95"/>
                  <w:sz w:val="14"/>
                  <w:szCs w:val="14"/>
                </w:rPr>
                <w:t>$push</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将所有字段添加到数组中，即使数组中已经存在相同的字段值，也继续添加</w:t>
            </w:r>
          </w:p>
        </w:tc>
      </w:tr>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53" w:history="1">
              <w:r w:rsidR="004474D3">
                <w:rPr>
                  <w:rFonts w:ascii="Microsoft JhengHei" w:eastAsia="Microsoft JhengHei" w:hAnsi="Microsoft JhengHei" w:cs="Microsoft JhengHei"/>
                  <w:color w:val="0000FF"/>
                  <w:w w:val="95"/>
                  <w:sz w:val="14"/>
                  <w:szCs w:val="14"/>
                </w:rPr>
                <w:t>$sum</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取分组中字段值的总和</w:t>
            </w:r>
          </w:p>
        </w:tc>
      </w:tr>
    </w:tbl>
    <w:p w:rsidR="0020037C" w:rsidRDefault="00DD1987">
      <w:pPr>
        <w:pStyle w:val="BodyText"/>
        <w:spacing w:line="546" w:lineRule="exact"/>
        <w:rPr>
          <w:lang w:eastAsia="zh-CN"/>
        </w:rPr>
      </w:pPr>
      <w:r>
        <w:pict>
          <v:shape id="_x0000_i1111"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105"/>
          <w:lang w:eastAsia="zh-CN"/>
        </w:rPr>
        <w:t>注:</w:t>
      </w:r>
    </w:p>
    <w:p w:rsidR="0020037C" w:rsidRDefault="004474D3">
      <w:pPr>
        <w:pStyle w:val="BodyText"/>
        <w:spacing w:line="147" w:lineRule="exact"/>
        <w:ind w:left="1573"/>
      </w:pPr>
      <w:r>
        <w:rPr>
          <w:w w:val="95"/>
          <w:lang w:eastAsia="zh-CN"/>
        </w:rPr>
        <w:t xml:space="preserve">在sequoiadb的查询语言中表达相等（=）时，使用JSON{字段名：值}的结构。     </w:t>
      </w:r>
      <w:r>
        <w:rPr>
          <w:spacing w:val="43"/>
          <w:w w:val="95"/>
          <w:lang w:eastAsia="zh-CN"/>
        </w:rPr>
        <w:t xml:space="preserve"> </w:t>
      </w:r>
      <w:r>
        <w:rPr>
          <w:w w:val="95"/>
        </w:rPr>
        <w:t>当然也可以使用</w:t>
      </w:r>
      <w:hyperlink w:anchor="_bookmark219" w:history="1">
        <w:r>
          <w:rPr>
            <w:color w:val="0000FF"/>
            <w:w w:val="95"/>
          </w:rPr>
          <w:t>$et</w:t>
        </w:r>
      </w:hyperlink>
      <w:r>
        <w:rPr>
          <w:color w:val="000000"/>
          <w:w w:val="95"/>
        </w:rPr>
        <w:t>操</w:t>
      </w:r>
    </w:p>
    <w:p w:rsidR="0020037C" w:rsidRDefault="004474D3">
      <w:pPr>
        <w:pStyle w:val="BodyText"/>
        <w:spacing w:line="240" w:lineRule="exact"/>
        <w:ind w:left="1573"/>
      </w:pPr>
      <w:r>
        <w:t>作符</w:t>
      </w:r>
    </w:p>
    <w:p w:rsidR="0020037C" w:rsidRDefault="004474D3">
      <w:pPr>
        <w:pStyle w:val="BodyText"/>
        <w:spacing w:before="16"/>
        <w:ind w:left="1573"/>
      </w:pPr>
      <w:r>
        <w:t>示例</w:t>
      </w:r>
    </w:p>
    <w:p w:rsidR="0020037C" w:rsidRDefault="004474D3">
      <w:pPr>
        <w:pStyle w:val="BodyText"/>
        <w:spacing w:before="16" w:line="251" w:lineRule="auto"/>
        <w:ind w:left="1573"/>
      </w:pPr>
      <w:r>
        <w:rPr>
          <w:w w:val="95"/>
        </w:rPr>
        <w:t xml:space="preserve">db.collectionspace.collection.find({a:42}) </w:t>
      </w:r>
      <w:r>
        <w:rPr>
          <w:spacing w:val="12"/>
          <w:w w:val="95"/>
        </w:rPr>
        <w:t xml:space="preserve"> </w:t>
      </w:r>
      <w:r>
        <w:rPr>
          <w:w w:val="95"/>
        </w:rPr>
        <w:t xml:space="preserve">等价于 </w:t>
      </w:r>
      <w:r>
        <w:rPr>
          <w:spacing w:val="12"/>
          <w:w w:val="95"/>
        </w:rPr>
        <w:t xml:space="preserve"> </w:t>
      </w:r>
      <w:r>
        <w:rPr>
          <w:w w:val="95"/>
        </w:rPr>
        <w:t>db.collectionspace.collection.find({a:{$et:42}})</w:t>
      </w:r>
      <w:r>
        <w:rPr>
          <w:w w:val="96"/>
        </w:rPr>
        <w:t xml:space="preserve"> </w:t>
      </w:r>
      <w:r>
        <w:t>查询集合下符合条件a等于42的记录</w:t>
      </w:r>
    </w:p>
    <w:p w:rsidR="0020037C" w:rsidRDefault="0020037C">
      <w:pPr>
        <w:spacing w:before="10" w:line="150" w:lineRule="exact"/>
        <w:rPr>
          <w:sz w:val="15"/>
          <w:szCs w:val="15"/>
        </w:rPr>
      </w:pPr>
    </w:p>
    <w:p w:rsidR="0020037C" w:rsidRDefault="004474D3">
      <w:pPr>
        <w:pStyle w:val="Heading3"/>
        <w:spacing w:line="352" w:lineRule="exact"/>
      </w:pPr>
      <w:bookmarkStart w:id="538" w:name="匹配符"/>
      <w:bookmarkStart w:id="539" w:name="_bookmark213"/>
      <w:bookmarkEnd w:id="538"/>
      <w:bookmarkEnd w:id="539"/>
      <w:r>
        <w:t>匹配符</w:t>
      </w:r>
    </w:p>
    <w:p w:rsidR="0020037C" w:rsidRDefault="0020037C">
      <w:pPr>
        <w:spacing w:line="130" w:lineRule="exact"/>
        <w:rPr>
          <w:sz w:val="13"/>
          <w:szCs w:val="13"/>
        </w:rPr>
      </w:pPr>
    </w:p>
    <w:tbl>
      <w:tblPr>
        <w:tblW w:w="0" w:type="auto"/>
        <w:tblInd w:w="923" w:type="dxa"/>
        <w:tblLayout w:type="fixed"/>
        <w:tblCellMar>
          <w:left w:w="0" w:type="dxa"/>
          <w:right w:w="0" w:type="dxa"/>
        </w:tblCellMar>
        <w:tblLook w:val="01E0"/>
      </w:tblPr>
      <w:tblGrid>
        <w:gridCol w:w="2018"/>
        <w:gridCol w:w="4297"/>
        <w:gridCol w:w="3157"/>
      </w:tblGrid>
      <w:tr w:rsidR="0020037C">
        <w:trPr>
          <w:trHeight w:hRule="exact" w:val="295"/>
        </w:trPr>
        <w:tc>
          <w:tcPr>
            <w:tcW w:w="201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匹配符</w:t>
            </w:r>
          </w:p>
        </w:tc>
        <w:tc>
          <w:tcPr>
            <w:tcW w:w="4297" w:type="dxa"/>
            <w:tcBorders>
              <w:top w:val="nil"/>
              <w:left w:val="nil"/>
              <w:bottom w:val="nil"/>
              <w:right w:val="single" w:sz="8" w:space="0" w:color="000000"/>
            </w:tcBorders>
          </w:tcPr>
          <w:p w:rsidR="0020037C" w:rsidRDefault="004474D3">
            <w:pPr>
              <w:pStyle w:val="TableParagraph"/>
              <w:spacing w:line="222"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4" w:history="1">
              <w:r w:rsidR="004474D3">
                <w:rPr>
                  <w:rFonts w:ascii="Microsoft JhengHei" w:eastAsia="Microsoft JhengHei" w:hAnsi="Microsoft JhengHei" w:cs="Microsoft JhengHei"/>
                  <w:color w:val="0000FF"/>
                  <w:w w:val="90"/>
                  <w:sz w:val="14"/>
                  <w:szCs w:val="14"/>
                </w:rPr>
                <w:t>$gt</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大于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db.foo.bar.find({age:{$gt:20}})</w:t>
            </w:r>
          </w:p>
        </w:tc>
      </w:tr>
      <w:tr w:rsidR="0020037C">
        <w:trPr>
          <w:trHeight w:hRule="exact" w:val="305"/>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15" w:history="1">
              <w:r w:rsidR="004474D3">
                <w:rPr>
                  <w:rFonts w:ascii="Microsoft JhengHei" w:eastAsia="Microsoft JhengHei" w:hAnsi="Microsoft JhengHei" w:cs="Microsoft JhengHei"/>
                  <w:color w:val="0000FF"/>
                  <w:w w:val="90"/>
                  <w:sz w:val="14"/>
                  <w:szCs w:val="14"/>
                </w:rPr>
                <w:t>$gte</w:t>
              </w:r>
            </w:hyperlink>
          </w:p>
        </w:tc>
        <w:tc>
          <w:tcPr>
            <w:tcW w:w="4297" w:type="dxa"/>
            <w:tcBorders>
              <w:top w:val="nil"/>
              <w:left w:val="nil"/>
              <w:bottom w:val="nil"/>
              <w:right w:val="single" w:sz="8" w:space="0" w:color="000000"/>
            </w:tcBorders>
          </w:tcPr>
          <w:p w:rsidR="0020037C" w:rsidRDefault="004474D3">
            <w:pPr>
              <w:pStyle w:val="TableParagraph"/>
              <w:spacing w:line="22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大于等于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db.foo.bar.find({age:{$gte:20}})</w:t>
            </w:r>
          </w:p>
        </w:tc>
      </w:tr>
      <w:tr w:rsidR="0020037C">
        <w:trPr>
          <w:trHeight w:hRule="exact" w:val="305"/>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216" w:history="1">
              <w:r w:rsidR="004474D3">
                <w:rPr>
                  <w:rFonts w:ascii="Microsoft JhengHei" w:eastAsia="Microsoft JhengHei" w:hAnsi="Microsoft JhengHei" w:cs="Microsoft JhengHei"/>
                  <w:color w:val="0000FF"/>
                  <w:w w:val="95"/>
                  <w:sz w:val="14"/>
                  <w:szCs w:val="14"/>
                </w:rPr>
                <w:t>$lt</w:t>
              </w:r>
            </w:hyperlink>
          </w:p>
        </w:tc>
        <w:tc>
          <w:tcPr>
            <w:tcW w:w="4297" w:type="dxa"/>
            <w:tcBorders>
              <w:top w:val="nil"/>
              <w:left w:val="nil"/>
              <w:bottom w:val="nil"/>
              <w:right w:val="single" w:sz="8" w:space="0" w:color="000000"/>
            </w:tcBorders>
          </w:tcPr>
          <w:p w:rsidR="0020037C" w:rsidRDefault="004474D3">
            <w:pPr>
              <w:pStyle w:val="TableParagraph"/>
              <w:spacing w:line="222"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小于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foo.bar.find({age:{$lt:20}})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17" w:history="1">
              <w:r w:rsidR="004474D3">
                <w:rPr>
                  <w:rFonts w:ascii="Microsoft JhengHei" w:eastAsia="Microsoft JhengHei" w:hAnsi="Microsoft JhengHei" w:cs="Microsoft JhengHei"/>
                  <w:color w:val="0000FF"/>
                  <w:w w:val="95"/>
                  <w:sz w:val="14"/>
                  <w:szCs w:val="14"/>
                </w:rPr>
                <w:t>$lte</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小于等于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db.foo.bar.find({age:{$lte:20}})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18" w:history="1">
              <w:r w:rsidR="004474D3">
                <w:rPr>
                  <w:rFonts w:ascii="Microsoft JhengHei" w:eastAsia="Microsoft JhengHei" w:hAnsi="Microsoft JhengHei" w:cs="Microsoft JhengHei"/>
                  <w:color w:val="0000FF"/>
                  <w:w w:val="95"/>
                  <w:sz w:val="14"/>
                  <w:szCs w:val="14"/>
                </w:rPr>
                <w:t>$ne</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不等于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db.foo.bar.find({age:{$ne:20}})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1" w:history="1">
              <w:r w:rsidR="004474D3">
                <w:rPr>
                  <w:rFonts w:ascii="Microsoft JhengHei" w:eastAsia="Microsoft JhengHei" w:hAnsi="Microsoft JhengHei" w:cs="Microsoft JhengHei"/>
                  <w:color w:val="0000FF"/>
                  <w:w w:val="95"/>
                  <w:sz w:val="14"/>
                  <w:szCs w:val="14"/>
                </w:rPr>
                <w:t>$in</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集合内存在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db.foo.bar.find({age:{$in:[20,21]}})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2" w:history="1">
              <w:r w:rsidR="004474D3">
                <w:rPr>
                  <w:rFonts w:ascii="Microsoft JhengHei" w:eastAsia="Microsoft JhengHei" w:hAnsi="Microsoft JhengHei" w:cs="Microsoft JhengHei"/>
                  <w:color w:val="0000FF"/>
                  <w:w w:val="95"/>
                  <w:sz w:val="14"/>
                  <w:szCs w:val="14"/>
                </w:rPr>
                <w:t>$nin</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集合内不存在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db.foo.bar.find({age:{$nin:[20,21]})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3" w:history="1">
              <w:r w:rsidR="004474D3">
                <w:rPr>
                  <w:rFonts w:ascii="Microsoft JhengHei" w:eastAsia="Microsoft JhengHei" w:hAnsi="Microsoft JhengHei" w:cs="Microsoft JhengHei"/>
                  <w:color w:val="0000FF"/>
                  <w:w w:val="95"/>
                  <w:sz w:val="14"/>
                  <w:szCs w:val="14"/>
                </w:rPr>
                <w:t>$all</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全部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db.foo.bar.find({age:{$all:[20,21]}})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4" w:history="1">
              <w:r w:rsidR="004474D3">
                <w:rPr>
                  <w:rFonts w:ascii="Microsoft JhengHei" w:eastAsia="Microsoft JhengHei" w:hAnsi="Microsoft JhengHei" w:cs="Microsoft JhengHei"/>
                  <w:color w:val="0000FF"/>
                  <w:w w:val="95"/>
                  <w:sz w:val="14"/>
                  <w:szCs w:val="14"/>
                </w:rPr>
                <w:t>$and</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与</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db.foo.bar.find({$and:{age:20,name:"Tom"}})</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5" w:history="1">
              <w:r w:rsidR="004474D3">
                <w:rPr>
                  <w:rFonts w:ascii="Microsoft JhengHei" w:eastAsia="Microsoft JhengHei" w:hAnsi="Microsoft JhengHei" w:cs="Microsoft JhengHei"/>
                  <w:color w:val="0000FF"/>
                  <w:w w:val="95"/>
                  <w:sz w:val="14"/>
                  <w:szCs w:val="14"/>
                </w:rPr>
                <w:t>$not</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db.foo.bar.find({$not:{age:20,name:"Tom"}})</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6" w:history="1">
              <w:r w:rsidR="004474D3">
                <w:rPr>
                  <w:rFonts w:ascii="Microsoft JhengHei" w:eastAsia="Microsoft JhengHei" w:hAnsi="Microsoft JhengHei" w:cs="Microsoft JhengHei"/>
                  <w:color w:val="0000FF"/>
                  <w:w w:val="95"/>
                  <w:sz w:val="14"/>
                  <w:szCs w:val="14"/>
                </w:rPr>
                <w:t>$or</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或</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db.foo.bar.find({$or:{age:20,name:"Tom"}})</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7" w:history="1">
              <w:r w:rsidR="004474D3">
                <w:rPr>
                  <w:rFonts w:ascii="Microsoft JhengHei" w:eastAsia="Microsoft JhengHei" w:hAnsi="Microsoft JhengHei" w:cs="Microsoft JhengHei"/>
                  <w:color w:val="0000FF"/>
                  <w:w w:val="95"/>
                  <w:sz w:val="14"/>
                  <w:szCs w:val="14"/>
                </w:rPr>
                <w:t>$type</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数据类型</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db.foo.bar.find({age:{$type:16}})</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8" w:history="1">
              <w:r w:rsidR="004474D3">
                <w:rPr>
                  <w:rFonts w:ascii="Microsoft JhengHei" w:eastAsia="Microsoft JhengHei" w:hAnsi="Microsoft JhengHei" w:cs="Microsoft JhengHei"/>
                  <w:color w:val="0000FF"/>
                  <w:w w:val="95"/>
                  <w:sz w:val="14"/>
                  <w:szCs w:val="14"/>
                </w:rPr>
                <w:t>$exists</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存在</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db.foo.bar.find({age:{$exists:1}})</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29" w:history="1">
              <w:r w:rsidR="004474D3">
                <w:rPr>
                  <w:rFonts w:ascii="Microsoft JhengHei" w:eastAsia="Microsoft JhengHei" w:hAnsi="Microsoft JhengHei" w:cs="Microsoft JhengHei"/>
                  <w:color w:val="0000FF"/>
                  <w:w w:val="95"/>
                  <w:sz w:val="14"/>
                  <w:szCs w:val="14"/>
                </w:rPr>
                <w:t>$elemMatch</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元素匹配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db.foo.bar.find({age:{$elemMatch:20}})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30" w:history="1">
              <w:r w:rsidR="004474D3">
                <w:rPr>
                  <w:rFonts w:ascii="Microsoft JhengHei" w:eastAsia="Microsoft JhengHei" w:hAnsi="Microsoft JhengHei" w:cs="Microsoft JhengHei"/>
                  <w:color w:val="0000FF"/>
                  <w:w w:val="95"/>
                  <w:sz w:val="14"/>
                  <w:szCs w:val="14"/>
                </w:rPr>
                <w:t>$+标识符</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数组元素匹配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db.foo.bar.find({"array.$2":10})</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31" w:history="1">
              <w:r w:rsidR="004474D3">
                <w:rPr>
                  <w:rFonts w:ascii="Microsoft JhengHei" w:eastAsia="Microsoft JhengHei" w:hAnsi="Microsoft JhengHei" w:cs="Microsoft JhengHei"/>
                  <w:color w:val="0000FF"/>
                  <w:w w:val="95"/>
                  <w:sz w:val="14"/>
                  <w:szCs w:val="14"/>
                </w:rPr>
                <w:t>$size</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大小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db.foo.bar.find({array:{$size:3}})</w:t>
            </w:r>
          </w:p>
        </w:tc>
      </w:tr>
      <w:tr w:rsidR="0020037C">
        <w:trPr>
          <w:trHeight w:hRule="exact" w:val="300"/>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32" w:history="1">
              <w:r w:rsidR="004474D3">
                <w:rPr>
                  <w:rFonts w:ascii="Microsoft JhengHei" w:eastAsia="Microsoft JhengHei" w:hAnsi="Microsoft JhengHei" w:cs="Microsoft JhengHei"/>
                  <w:color w:val="0000FF"/>
                  <w:w w:val="95"/>
                  <w:sz w:val="14"/>
                  <w:szCs w:val="14"/>
                </w:rPr>
                <w:t>$regex</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正则表达式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db.foo.bar.find({str:{$regex:'dh.*fj',$options:'i'}})</w:t>
            </w:r>
          </w:p>
        </w:tc>
      </w:tr>
      <w:tr w:rsidR="0020037C">
        <w:trPr>
          <w:trHeight w:hRule="exact" w:val="295"/>
        </w:trPr>
        <w:tc>
          <w:tcPr>
            <w:tcW w:w="2018"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32" w:history="1">
              <w:r w:rsidR="004474D3">
                <w:rPr>
                  <w:rFonts w:ascii="Microsoft JhengHei" w:eastAsia="Microsoft JhengHei" w:hAnsi="Microsoft JhengHei" w:cs="Microsoft JhengHei"/>
                  <w:color w:val="0000FF"/>
                  <w:w w:val="95"/>
                  <w:sz w:val="14"/>
                  <w:szCs w:val="14"/>
                </w:rPr>
                <w:t>$options</w:t>
              </w:r>
            </w:hyperlink>
          </w:p>
        </w:tc>
        <w:tc>
          <w:tcPr>
            <w:tcW w:w="4297" w:type="dxa"/>
            <w:tcBorders>
              <w:top w:val="nil"/>
              <w:left w:val="nil"/>
              <w:bottom w:val="nil"/>
              <w:right w:val="single" w:sz="8" w:space="0" w:color="000000"/>
            </w:tcBorders>
          </w:tcPr>
          <w:p w:rsidR="0020037C" w:rsidRDefault="004474D3">
            <w:pPr>
              <w:pStyle w:val="TableParagraph"/>
              <w:spacing w:line="217" w:lineRule="exact"/>
              <w:ind w:left="118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正则表达式选项</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db.foo.bar.find({str:{$regex:'dh.*fj',$options:'i'}})</w:t>
            </w:r>
          </w:p>
        </w:tc>
      </w:tr>
    </w:tbl>
    <w:p w:rsidR="0020037C" w:rsidRDefault="0020037C">
      <w:pPr>
        <w:spacing w:before="3" w:line="100" w:lineRule="exact"/>
        <w:rPr>
          <w:sz w:val="10"/>
          <w:szCs w:val="10"/>
        </w:rPr>
      </w:pPr>
    </w:p>
    <w:p w:rsidR="0020037C" w:rsidRDefault="004474D3">
      <w:pPr>
        <w:pStyle w:val="BodyText"/>
        <w:spacing w:line="310" w:lineRule="exact"/>
        <w:rPr>
          <w:lang w:eastAsia="zh-CN"/>
        </w:rPr>
      </w:pPr>
      <w:bookmarkStart w:id="540" w:name="$gt"/>
      <w:bookmarkStart w:id="541" w:name="_bookmark214"/>
      <w:bookmarkEnd w:id="540"/>
      <w:bookmarkEnd w:id="541"/>
      <w:r>
        <w:rPr>
          <w:w w:val="90"/>
          <w:lang w:eastAsia="zh-CN"/>
        </w:rPr>
        <w:t>$gt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B0609F">
      <w:pPr>
        <w:pStyle w:val="BodyText"/>
        <w:spacing w:before="48"/>
        <w:rPr>
          <w:rFonts w:ascii="仿宋" w:eastAsia="仿宋" w:hAnsi="仿宋" w:cs="仿宋"/>
          <w:lang w:eastAsia="zh-CN"/>
        </w:rPr>
      </w:pPr>
      <w:r w:rsidRPr="00B0609F">
        <w:pict>
          <v:group id="_x0000_s2416" style="position:absolute;left:0;text-align:left;margin-left:81.7pt;margin-top:6.85pt;width:473.6pt;height:10.6pt;z-index:-251508224;mso-position-horizontal-relative:page" coordorigin="1634,137" coordsize="9472,212">
            <v:shape id="_x0000_s2417"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{&lt;字段名&gt;：{$gt:&lt;值&gt;}}</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描述</w:t>
      </w:r>
    </w:p>
    <w:p w:rsidR="0020037C" w:rsidRDefault="004474D3">
      <w:pPr>
        <w:pStyle w:val="BodyText"/>
        <w:spacing w:before="16" w:line="376" w:lineRule="auto"/>
        <w:ind w:right="4910"/>
        <w:rPr>
          <w:lang w:eastAsia="zh-CN"/>
        </w:rPr>
      </w:pPr>
      <w:r>
        <w:rPr>
          <w:w w:val="95"/>
          <w:lang w:eastAsia="zh-CN"/>
        </w:rPr>
        <w:t>$gt选择满足"字段名"的值大于(&gt;)指定"值"的记录。</w:t>
      </w:r>
      <w:r>
        <w:rPr>
          <w:lang w:eastAsia="zh-CN"/>
        </w:rP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返回集合bar中age字段值大于20的记录。</w:t>
      </w:r>
    </w:p>
    <w:p w:rsidR="0020037C" w:rsidRDefault="00B0609F">
      <w:pPr>
        <w:pStyle w:val="BodyText"/>
        <w:spacing w:before="10"/>
        <w:ind w:left="1217"/>
        <w:rPr>
          <w:rFonts w:ascii="仿宋" w:eastAsia="仿宋" w:hAnsi="仿宋" w:cs="仿宋"/>
        </w:rPr>
      </w:pPr>
      <w:r w:rsidRPr="00B0609F">
        <w:pict>
          <v:group id="_x0000_s2414" style="position:absolute;left:0;text-align:left;margin-left:95.85pt;margin-top:4.95pt;width:459.45pt;height:10.6pt;z-index:-251507200;mso-position-horizontal-relative:page" coordorigin="1917,99" coordsize="9189,212">
            <v:shape id="_x0000_s241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db.foo.bar.find({age:{$gt:20}})</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$gt匹配嵌套对象中的字段名。使用</w:t>
      </w:r>
      <w:hyperlink w:anchor="_bookmark183" w:history="1">
        <w:r>
          <w:rPr>
            <w:color w:val="0000FF"/>
            <w:position w:val="1"/>
            <w:lang w:eastAsia="zh-CN"/>
          </w:rPr>
          <w:t>update()</w:t>
        </w:r>
      </w:hyperlink>
      <w:r>
        <w:rPr>
          <w:color w:val="000000"/>
          <w:position w:val="1"/>
          <w:lang w:eastAsia="zh-CN"/>
        </w:rPr>
        <w:t>方法更新嵌套对象service中的ID字段值</w:t>
      </w:r>
    </w:p>
    <w:p w:rsidR="0020037C" w:rsidRDefault="0020037C">
      <w:pPr>
        <w:spacing w:line="257" w:lineRule="exact"/>
        <w:rPr>
          <w:lang w:eastAsia="zh-CN"/>
        </w:rPr>
        <w:sectPr w:rsidR="0020037C">
          <w:pgSz w:w="12240" w:h="15840"/>
          <w:pgMar w:top="900" w:right="102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397"/>
        <w:rPr>
          <w:lang w:eastAsia="zh-CN"/>
        </w:rPr>
      </w:pPr>
      <w:r>
        <w:rPr>
          <w:w w:val="95"/>
          <w:lang w:eastAsia="zh-CN"/>
        </w:rPr>
        <w:t xml:space="preserve">大于2的记录，将这些记录的age字段值设定为25   </w:t>
      </w:r>
      <w:r>
        <w:rPr>
          <w:spacing w:val="31"/>
          <w:w w:val="95"/>
          <w:lang w:eastAsia="zh-CN"/>
        </w:rPr>
        <w:t xml:space="preserve"> </w:t>
      </w:r>
      <w:r>
        <w:rPr>
          <w:w w:val="95"/>
          <w:lang w:eastAsia="zh-CN"/>
        </w:rPr>
        <w:t>。</w:t>
      </w:r>
    </w:p>
    <w:p w:rsidR="0020037C" w:rsidRDefault="00B0609F">
      <w:pPr>
        <w:pStyle w:val="BodyText"/>
        <w:spacing w:before="8"/>
        <w:ind w:left="397"/>
        <w:rPr>
          <w:rFonts w:ascii="仿宋" w:eastAsia="仿宋" w:hAnsi="仿宋" w:cs="仿宋"/>
        </w:rPr>
      </w:pPr>
      <w:r w:rsidRPr="00B0609F">
        <w:pict>
          <v:group id="_x0000_s2412" style="position:absolute;left:0;text-align:left;margin-left:95.85pt;margin-top:4.85pt;width:459.45pt;height:10.6pt;z-index:-251506176;mso-position-horizontal-relative:page" coordorigin="1917,97" coordsize="9189,212">
            <v:shape id="_x0000_s2413"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w:t>
      </w:r>
      <w:hyperlink w:anchor="_bookmark235" w:history="1">
        <w:r w:rsidR="004474D3">
          <w:rPr>
            <w:rFonts w:ascii="仿宋" w:eastAsia="仿宋" w:hAnsi="仿宋" w:cs="仿宋"/>
            <w:color w:val="0000FF"/>
          </w:rPr>
          <w:t>$set</w:t>
        </w:r>
      </w:hyperlink>
      <w:r w:rsidR="004474D3">
        <w:rPr>
          <w:rFonts w:ascii="仿宋" w:eastAsia="仿宋" w:hAnsi="仿宋" w:cs="仿宋"/>
          <w:color w:val="000000"/>
        </w:rPr>
        <w:t>:{age:25}},{"service.ID":{$gt:2}})</w:t>
      </w:r>
    </w:p>
    <w:p w:rsidR="0020037C" w:rsidRDefault="004474D3">
      <w:pPr>
        <w:pStyle w:val="BodyText"/>
        <w:spacing w:before="85"/>
        <w:ind w:left="113"/>
        <w:rPr>
          <w:lang w:eastAsia="zh-CN"/>
        </w:rPr>
      </w:pPr>
      <w:bookmarkStart w:id="542" w:name="$gte"/>
      <w:bookmarkStart w:id="543" w:name="_bookmark215"/>
      <w:bookmarkEnd w:id="542"/>
      <w:bookmarkEnd w:id="543"/>
      <w:r>
        <w:rPr>
          <w:w w:val="90"/>
          <w:lang w:eastAsia="zh-CN"/>
        </w:rPr>
        <w:t>$gte</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B0609F">
      <w:pPr>
        <w:pStyle w:val="BodyText"/>
        <w:spacing w:before="48"/>
        <w:ind w:left="113"/>
        <w:rPr>
          <w:rFonts w:ascii="仿宋" w:eastAsia="仿宋" w:hAnsi="仿宋" w:cs="仿宋"/>
          <w:lang w:eastAsia="zh-CN"/>
        </w:rPr>
      </w:pPr>
      <w:r w:rsidRPr="00B0609F">
        <w:pict>
          <v:group id="_x0000_s2410" style="position:absolute;left:0;text-align:left;margin-left:81.7pt;margin-top:6.85pt;width:473.6pt;height:10.6pt;z-index:-251505152;mso-position-horizontal-relative:page" coordorigin="1634,137" coordsize="9472,212">
            <v:shape id="_x0000_s2411"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{&lt;字段名&gt;：{$gte:&lt;值&gt;}}</w:t>
      </w:r>
    </w:p>
    <w:p w:rsidR="0020037C" w:rsidRDefault="0020037C">
      <w:pPr>
        <w:spacing w:before="5" w:line="180" w:lineRule="exact"/>
        <w:rPr>
          <w:sz w:val="18"/>
          <w:szCs w:val="18"/>
          <w:lang w:eastAsia="zh-CN"/>
        </w:rPr>
      </w:pPr>
    </w:p>
    <w:p w:rsidR="0020037C" w:rsidRDefault="004474D3">
      <w:pPr>
        <w:pStyle w:val="BodyText"/>
        <w:ind w:left="113"/>
        <w:rPr>
          <w:lang w:eastAsia="zh-CN"/>
        </w:rPr>
      </w:pPr>
      <w:r>
        <w:rPr>
          <w:lang w:eastAsia="zh-CN"/>
        </w:rPr>
        <w:t>描述</w:t>
      </w:r>
    </w:p>
    <w:p w:rsidR="0020037C" w:rsidRDefault="004474D3">
      <w:pPr>
        <w:pStyle w:val="BodyText"/>
        <w:spacing w:before="16" w:line="376" w:lineRule="auto"/>
        <w:ind w:left="113" w:right="4623"/>
        <w:rPr>
          <w:lang w:eastAsia="zh-CN"/>
        </w:rPr>
      </w:pPr>
      <w:r>
        <w:rPr>
          <w:w w:val="95"/>
          <w:lang w:eastAsia="zh-CN"/>
        </w:rPr>
        <w:t>$gte选择满足"字段名"的值大于等于(&gt;=)指定"值"的记录。</w:t>
      </w:r>
      <w:r>
        <w:rPr>
          <w:lang w:eastAsia="zh-CN"/>
        </w:rPr>
        <w:t xml:space="preserve">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选择查询集合空间foo下集合bar中字段名为age的值大于等于20的记录。</w:t>
      </w:r>
    </w:p>
    <w:p w:rsidR="0020037C" w:rsidRDefault="00B0609F">
      <w:pPr>
        <w:pStyle w:val="BodyText"/>
        <w:spacing w:before="10"/>
        <w:ind w:left="397"/>
        <w:rPr>
          <w:rFonts w:ascii="仿宋" w:eastAsia="仿宋" w:hAnsi="仿宋" w:cs="仿宋"/>
        </w:rPr>
      </w:pPr>
      <w:r w:rsidRPr="00B0609F">
        <w:pict>
          <v:group id="_x0000_s2408" style="position:absolute;left:0;text-align:left;margin-left:95.85pt;margin-top:4.95pt;width:459.45pt;height:10.6pt;z-index:-251504128;mso-position-horizontal-relative:page" coordorigin="1917,99" coordsize="9189,212">
            <v:shape id="_x0000_s2409"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db.foo.bar.find({age:{$gte:20}})</w:t>
      </w:r>
    </w:p>
    <w:p w:rsidR="0020037C" w:rsidRDefault="004474D3">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$gte匹配嵌套对象中的字段名。使用</w:t>
      </w:r>
      <w:hyperlink w:anchor="_bookmark183" w:history="1">
        <w:r>
          <w:rPr>
            <w:color w:val="0000FF"/>
            <w:position w:val="1"/>
            <w:lang w:eastAsia="zh-CN"/>
          </w:rPr>
          <w:t>update()</w:t>
        </w:r>
      </w:hyperlink>
      <w:r>
        <w:rPr>
          <w:color w:val="000000"/>
          <w:position w:val="1"/>
          <w:lang w:eastAsia="zh-CN"/>
        </w:rPr>
        <w:t>方法更新嵌套对象service中的ID字段值大于</w:t>
      </w:r>
    </w:p>
    <w:p w:rsidR="0020037C" w:rsidRDefault="004474D3">
      <w:pPr>
        <w:pStyle w:val="BodyText"/>
        <w:spacing w:before="18"/>
        <w:ind w:left="397"/>
        <w:rPr>
          <w:lang w:eastAsia="zh-CN"/>
        </w:rPr>
      </w:pPr>
      <w:r>
        <w:rPr>
          <w:w w:val="95"/>
          <w:lang w:eastAsia="zh-CN"/>
        </w:rPr>
        <w:t xml:space="preserve">等于2的记录，将这些记录的age字段值设定为25   </w:t>
      </w:r>
      <w:r>
        <w:rPr>
          <w:spacing w:val="31"/>
          <w:w w:val="95"/>
          <w:lang w:eastAsia="zh-CN"/>
        </w:rPr>
        <w:t xml:space="preserve"> </w:t>
      </w:r>
      <w:r>
        <w:rPr>
          <w:w w:val="95"/>
          <w:lang w:eastAsia="zh-CN"/>
        </w:rPr>
        <w:t>。</w:t>
      </w:r>
    </w:p>
    <w:p w:rsidR="0020037C" w:rsidRDefault="00B0609F">
      <w:pPr>
        <w:pStyle w:val="BodyText"/>
        <w:spacing w:before="8"/>
        <w:ind w:left="397"/>
        <w:rPr>
          <w:rFonts w:ascii="仿宋" w:eastAsia="仿宋" w:hAnsi="仿宋" w:cs="仿宋"/>
        </w:rPr>
      </w:pPr>
      <w:r w:rsidRPr="00B0609F">
        <w:pict>
          <v:group id="_x0000_s2406" style="position:absolute;left:0;text-align:left;margin-left:95.85pt;margin-top:4.85pt;width:459.45pt;height:10.6pt;z-index:-251503104;mso-position-horizontal-relative:page" coordorigin="1917,97" coordsize="9189,212">
            <v:shape id="_x0000_s2407"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w:t>
      </w:r>
      <w:hyperlink w:anchor="_bookmark235" w:history="1">
        <w:r w:rsidR="004474D3">
          <w:rPr>
            <w:rFonts w:ascii="仿宋" w:eastAsia="仿宋" w:hAnsi="仿宋" w:cs="仿宋"/>
            <w:color w:val="0000FF"/>
          </w:rPr>
          <w:t>$set</w:t>
        </w:r>
      </w:hyperlink>
      <w:r w:rsidR="004474D3">
        <w:rPr>
          <w:rFonts w:ascii="仿宋" w:eastAsia="仿宋" w:hAnsi="仿宋" w:cs="仿宋"/>
          <w:color w:val="000000"/>
        </w:rPr>
        <w:t>:{age:25}},{"service.ID":{$gte:2}})</w:t>
      </w:r>
    </w:p>
    <w:p w:rsidR="0020037C" w:rsidRDefault="004474D3">
      <w:pPr>
        <w:pStyle w:val="BodyText"/>
        <w:spacing w:before="85"/>
        <w:ind w:left="113"/>
        <w:rPr>
          <w:lang w:eastAsia="zh-CN"/>
        </w:rPr>
      </w:pPr>
      <w:bookmarkStart w:id="544" w:name="$lt"/>
      <w:bookmarkStart w:id="545" w:name="_bookmark216"/>
      <w:bookmarkEnd w:id="544"/>
      <w:bookmarkEnd w:id="545"/>
      <w:r>
        <w:rPr>
          <w:w w:val="95"/>
          <w:lang w:eastAsia="zh-CN"/>
        </w:rPr>
        <w:t>$lt</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B0609F">
      <w:pPr>
        <w:pStyle w:val="BodyText"/>
        <w:spacing w:before="48"/>
        <w:ind w:left="113"/>
        <w:rPr>
          <w:rFonts w:ascii="仿宋" w:eastAsia="仿宋" w:hAnsi="仿宋" w:cs="仿宋"/>
          <w:lang w:eastAsia="zh-CN"/>
        </w:rPr>
      </w:pPr>
      <w:r w:rsidRPr="00B0609F">
        <w:pict>
          <v:group id="_x0000_s2404" style="position:absolute;left:0;text-align:left;margin-left:81.7pt;margin-top:6.85pt;width:473.6pt;height:10.6pt;z-index:-251502080;mso-position-horizontal-relative:page" coordorigin="1634,137" coordsize="9472,212">
            <v:shape id="_x0000_s2405"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{&lt;字段名&gt;：{$lt:&lt;值&gt;}}</w:t>
      </w:r>
    </w:p>
    <w:p w:rsidR="0020037C" w:rsidRDefault="0020037C">
      <w:pPr>
        <w:spacing w:before="5" w:line="180" w:lineRule="exact"/>
        <w:rPr>
          <w:sz w:val="18"/>
          <w:szCs w:val="18"/>
          <w:lang w:eastAsia="zh-CN"/>
        </w:rPr>
      </w:pPr>
    </w:p>
    <w:p w:rsidR="0020037C" w:rsidRDefault="004474D3">
      <w:pPr>
        <w:pStyle w:val="BodyText"/>
        <w:ind w:left="113"/>
        <w:rPr>
          <w:lang w:eastAsia="zh-CN"/>
        </w:rPr>
      </w:pPr>
      <w:r>
        <w:rPr>
          <w:lang w:eastAsia="zh-CN"/>
        </w:rPr>
        <w:t>描述</w:t>
      </w:r>
    </w:p>
    <w:p w:rsidR="0020037C" w:rsidRDefault="004474D3">
      <w:pPr>
        <w:pStyle w:val="BodyText"/>
        <w:spacing w:before="16" w:line="376" w:lineRule="auto"/>
        <w:ind w:left="113" w:right="5385"/>
        <w:rPr>
          <w:lang w:eastAsia="zh-CN"/>
        </w:rPr>
      </w:pPr>
      <w:r>
        <w:rPr>
          <w:w w:val="95"/>
          <w:lang w:eastAsia="zh-CN"/>
        </w:rPr>
        <w:t>$gt选择满足"字段名"的值小于(&lt;)指定"值"的记录。</w:t>
      </w:r>
      <w:r>
        <w:rPr>
          <w:lang w:eastAsia="zh-CN"/>
        </w:rPr>
        <w:t xml:space="preserve">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查询集合bar中字段名为age，其值小于20的记录。</w:t>
      </w:r>
    </w:p>
    <w:p w:rsidR="0020037C" w:rsidRDefault="00B0609F">
      <w:pPr>
        <w:pStyle w:val="BodyText"/>
        <w:spacing w:before="10"/>
        <w:ind w:left="397"/>
        <w:rPr>
          <w:rFonts w:ascii="仿宋" w:eastAsia="仿宋" w:hAnsi="仿宋" w:cs="仿宋"/>
        </w:rPr>
      </w:pPr>
      <w:r w:rsidRPr="00B0609F">
        <w:pict>
          <v:group id="_x0000_s2402" style="position:absolute;left:0;text-align:left;margin-left:95.85pt;margin-top:4.95pt;width:459.45pt;height:10.6pt;z-index:-251501056;mso-position-horizontal-relative:page" coordorigin="1917,99" coordsize="9189,212">
            <v:shape id="_x0000_s2403"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db.foo.bar.find({age:{$lt:20}})</w:t>
      </w:r>
    </w:p>
    <w:p w:rsidR="0020037C" w:rsidRDefault="004474D3">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$lt匹配嵌套对象中的字段名。使用</w:t>
      </w:r>
      <w:hyperlink w:anchor="_bookmark183" w:history="1">
        <w:r>
          <w:rPr>
            <w:color w:val="0000FF"/>
            <w:position w:val="1"/>
            <w:lang w:eastAsia="zh-CN"/>
          </w:rPr>
          <w:t>update()</w:t>
        </w:r>
      </w:hyperlink>
      <w:r>
        <w:rPr>
          <w:color w:val="000000"/>
          <w:position w:val="1"/>
          <w:lang w:eastAsia="zh-CN"/>
        </w:rPr>
        <w:t>方法更新嵌套对象service中的ID字段值小于</w:t>
      </w:r>
    </w:p>
    <w:p w:rsidR="0020037C" w:rsidRDefault="004474D3">
      <w:pPr>
        <w:pStyle w:val="BodyText"/>
        <w:spacing w:before="18"/>
        <w:ind w:left="397"/>
        <w:rPr>
          <w:lang w:eastAsia="zh-CN"/>
        </w:rPr>
      </w:pPr>
      <w:r>
        <w:rPr>
          <w:w w:val="95"/>
          <w:lang w:eastAsia="zh-CN"/>
        </w:rPr>
        <w:t xml:space="preserve">2的记录，将这些记录的age字段值设定为25   </w:t>
      </w:r>
      <w:r>
        <w:rPr>
          <w:spacing w:val="11"/>
          <w:w w:val="95"/>
          <w:lang w:eastAsia="zh-CN"/>
        </w:rPr>
        <w:t xml:space="preserve"> </w:t>
      </w:r>
      <w:r>
        <w:rPr>
          <w:w w:val="95"/>
          <w:lang w:eastAsia="zh-CN"/>
        </w:rPr>
        <w:t>。</w:t>
      </w:r>
    </w:p>
    <w:p w:rsidR="0020037C" w:rsidRDefault="00B0609F">
      <w:pPr>
        <w:pStyle w:val="BodyText"/>
        <w:spacing w:before="8"/>
        <w:ind w:left="397"/>
        <w:rPr>
          <w:rFonts w:ascii="仿宋" w:eastAsia="仿宋" w:hAnsi="仿宋" w:cs="仿宋"/>
        </w:rPr>
      </w:pPr>
      <w:r w:rsidRPr="00B0609F">
        <w:pict>
          <v:group id="_x0000_s2400" style="position:absolute;left:0;text-align:left;margin-left:95.85pt;margin-top:4.85pt;width:459.45pt;height:10.6pt;z-index:-251500032;mso-position-horizontal-relative:page" coordorigin="1917,97" coordsize="9189,212">
            <v:shape id="_x0000_s240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w:t>
      </w:r>
      <w:hyperlink w:anchor="_bookmark235" w:history="1">
        <w:r w:rsidR="004474D3">
          <w:rPr>
            <w:rFonts w:ascii="仿宋" w:eastAsia="仿宋" w:hAnsi="仿宋" w:cs="仿宋"/>
            <w:color w:val="0000FF"/>
          </w:rPr>
          <w:t>$set</w:t>
        </w:r>
      </w:hyperlink>
      <w:r w:rsidR="004474D3">
        <w:rPr>
          <w:rFonts w:ascii="仿宋" w:eastAsia="仿宋" w:hAnsi="仿宋" w:cs="仿宋"/>
          <w:color w:val="000000"/>
        </w:rPr>
        <w:t>:{age:25}},{"service.ID":{$lt:15}})</w:t>
      </w:r>
    </w:p>
    <w:p w:rsidR="0020037C" w:rsidRDefault="004474D3">
      <w:pPr>
        <w:pStyle w:val="BodyText"/>
        <w:spacing w:before="85"/>
        <w:ind w:left="113"/>
        <w:rPr>
          <w:lang w:eastAsia="zh-CN"/>
        </w:rPr>
      </w:pPr>
      <w:bookmarkStart w:id="546" w:name="$lte"/>
      <w:bookmarkStart w:id="547" w:name="_bookmark217"/>
      <w:bookmarkEnd w:id="546"/>
      <w:bookmarkEnd w:id="547"/>
      <w:r>
        <w:rPr>
          <w:w w:val="95"/>
          <w:lang w:eastAsia="zh-CN"/>
        </w:rPr>
        <w:t>$lte</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B0609F">
      <w:pPr>
        <w:pStyle w:val="BodyText"/>
        <w:spacing w:before="48"/>
        <w:ind w:left="113"/>
        <w:rPr>
          <w:rFonts w:ascii="仿宋" w:eastAsia="仿宋" w:hAnsi="仿宋" w:cs="仿宋"/>
          <w:lang w:eastAsia="zh-CN"/>
        </w:rPr>
      </w:pPr>
      <w:r w:rsidRPr="00B0609F">
        <w:pict>
          <v:group id="_x0000_s2398" style="position:absolute;left:0;text-align:left;margin-left:81.7pt;margin-top:6.85pt;width:473.6pt;height:10.6pt;z-index:-251499008;mso-position-horizontal-relative:page" coordorigin="1634,137" coordsize="9472,212">
            <v:shape id="_x0000_s2399"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{&lt;字段名&gt;：{$lte:&lt;值&gt;}}</w:t>
      </w:r>
    </w:p>
    <w:p w:rsidR="0020037C" w:rsidRDefault="0020037C">
      <w:pPr>
        <w:spacing w:before="5" w:line="180" w:lineRule="exact"/>
        <w:rPr>
          <w:sz w:val="18"/>
          <w:szCs w:val="18"/>
          <w:lang w:eastAsia="zh-CN"/>
        </w:rPr>
      </w:pPr>
    </w:p>
    <w:p w:rsidR="0020037C" w:rsidRDefault="004474D3">
      <w:pPr>
        <w:pStyle w:val="BodyText"/>
        <w:ind w:left="113"/>
        <w:rPr>
          <w:lang w:eastAsia="zh-CN"/>
        </w:rPr>
      </w:pPr>
      <w:r>
        <w:rPr>
          <w:lang w:eastAsia="zh-CN"/>
        </w:rPr>
        <w:t>描述</w:t>
      </w:r>
    </w:p>
    <w:p w:rsidR="0020037C" w:rsidRDefault="004474D3">
      <w:pPr>
        <w:pStyle w:val="BodyText"/>
        <w:spacing w:before="16" w:line="376" w:lineRule="auto"/>
        <w:ind w:left="113" w:right="4796"/>
        <w:rPr>
          <w:lang w:eastAsia="zh-CN"/>
        </w:rPr>
      </w:pPr>
      <w:r>
        <w:rPr>
          <w:w w:val="95"/>
          <w:lang w:eastAsia="zh-CN"/>
        </w:rPr>
        <w:t>$lte选择满足"字段名"的值小于等于(&lt;=)指定"值"的记录。</w:t>
      </w:r>
      <w:r>
        <w:rPr>
          <w:lang w:eastAsia="zh-CN"/>
        </w:rPr>
        <w:t xml:space="preserve">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选择查询集合空间foo下集合bar中字段名为age的值小于等于20的记录。</w:t>
      </w:r>
    </w:p>
    <w:p w:rsidR="0020037C" w:rsidRDefault="00B0609F">
      <w:pPr>
        <w:pStyle w:val="BodyText"/>
        <w:spacing w:before="10"/>
        <w:ind w:left="397"/>
        <w:rPr>
          <w:rFonts w:ascii="仿宋" w:eastAsia="仿宋" w:hAnsi="仿宋" w:cs="仿宋"/>
        </w:rPr>
      </w:pPr>
      <w:r w:rsidRPr="00B0609F">
        <w:pict>
          <v:group id="_x0000_s2396" style="position:absolute;left:0;text-align:left;margin-left:95.85pt;margin-top:4.95pt;width:459.45pt;height:10.6pt;z-index:-251497984;mso-position-horizontal-relative:page" coordorigin="1917,99" coordsize="9189,212">
            <v:shape id="_x0000_s2397"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db.foo.bar.find({age:{$lte:20}})</w:t>
      </w:r>
    </w:p>
    <w:p w:rsidR="0020037C" w:rsidRDefault="004474D3">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$lte匹配一个嵌套对象中的字段名。使用</w:t>
      </w:r>
      <w:hyperlink w:anchor="_bookmark183" w:history="1">
        <w:r>
          <w:rPr>
            <w:color w:val="0000FF"/>
            <w:position w:val="1"/>
            <w:lang w:eastAsia="zh-CN"/>
          </w:rPr>
          <w:t>update()</w:t>
        </w:r>
      </w:hyperlink>
      <w:r>
        <w:rPr>
          <w:color w:val="000000"/>
          <w:position w:val="1"/>
          <w:lang w:eastAsia="zh-CN"/>
        </w:rPr>
        <w:t>方法更新嵌套对象service中的ID字段值小于</w:t>
      </w:r>
    </w:p>
    <w:p w:rsidR="0020037C" w:rsidRDefault="0020037C">
      <w:pPr>
        <w:spacing w:line="257" w:lineRule="exact"/>
        <w:rPr>
          <w:lang w:eastAsia="zh-CN"/>
        </w:rPr>
        <w:sectPr w:rsidR="0020037C">
          <w:pgSz w:w="12240" w:h="15840"/>
          <w:pgMar w:top="900" w:right="680" w:bottom="280" w:left="1520" w:header="713" w:footer="0" w:gutter="0"/>
          <w:cols w:space="720"/>
        </w:sectPr>
      </w:pPr>
    </w:p>
    <w:p w:rsidR="0020037C" w:rsidRDefault="00B0609F">
      <w:pPr>
        <w:spacing w:before="4" w:line="130" w:lineRule="exact"/>
        <w:rPr>
          <w:sz w:val="13"/>
          <w:szCs w:val="13"/>
          <w:lang w:eastAsia="zh-CN"/>
        </w:rPr>
      </w:pPr>
      <w:r w:rsidRPr="00B0609F">
        <w:lastRenderedPageBreak/>
        <w:pict>
          <v:group id="_x0000_s2394" style="position:absolute;margin-left:95.85pt;margin-top:72.7pt;width:459.45pt;height:10.6pt;z-index:-251496960;mso-position-horizontal-relative:page;mso-position-vertical-relative:page" coordorigin="1917,1454" coordsize="9189,212">
            <v:shape id="_x0000_s2395" style="position:absolute;left:1917;top:1454;width:9189;height:212" coordorigin="1917,1454" coordsize="9189,212" path="m1917,1454r9189,l11106,1666r-9189,l1917,1454xe" fillcolor="#efefef" stroked="f">
              <v:path arrowok="t"/>
            </v:shape>
            <w10:wrap anchorx="page" anchory="page"/>
          </v:group>
        </w:pict>
      </w:r>
      <w:r w:rsidRPr="00B0609F">
        <w:pict>
          <v:group id="_x0000_s2392" style="position:absolute;margin-left:81.7pt;margin-top:138.3pt;width:473.6pt;height:10.6pt;z-index:-251495936;mso-position-horizontal-relative:page;mso-position-vertical-relative:page" coordorigin="1634,2766" coordsize="9472,212">
            <v:shape id="_x0000_s2393" style="position:absolute;left:1634;top:2766;width:9472;height:212" coordorigin="1634,2766" coordsize="9472,212" path="m1634,2766r9472,l11106,2978r-9472,l1634,2766xe" fillcolor="#efefef" stroked="f">
              <v:path arrowok="t"/>
            </v:shape>
            <w10:wrap anchorx="page" anchory="page"/>
          </v:group>
        </w:pict>
      </w:r>
      <w:r w:rsidRPr="00B0609F">
        <w:pict>
          <v:group id="_x0000_s2390" style="position:absolute;margin-left:95.85pt;margin-top:243.9pt;width:459.45pt;height:10.6pt;z-index:-251494912;mso-position-horizontal-relative:page;mso-position-vertical-relative:page" coordorigin="1917,4878" coordsize="9189,212">
            <v:shape id="_x0000_s2391" style="position:absolute;left:1917;top:4878;width:9189;height:212" coordorigin="1917,4878" coordsize="9189,212" path="m1917,4878r9189,l11106,5090r-9189,l1917,4878xe" fillcolor="#efefef" stroked="f">
              <v:path arrowok="t"/>
            </v:shape>
            <w10:wrap anchorx="page" anchory="page"/>
          </v:group>
        </w:pict>
      </w:r>
      <w:r w:rsidRPr="00B0609F">
        <w:pict>
          <v:group id="_x0000_s2388" style="position:absolute;margin-left:95.85pt;margin-top:290pt;width:459.45pt;height:10.6pt;z-index:-251493888;mso-position-horizontal-relative:page;mso-position-vertical-relative:page" coordorigin="1917,5800" coordsize="9189,212">
            <v:shape id="_x0000_s2389" style="position:absolute;left:1917;top:5800;width:9189;height:212" coordorigin="1917,5800" coordsize="9189,212" path="m1917,5800r9189,l11106,6012r-9189,l1917,5800xe" fillcolor="#efefef" stroked="f">
              <v:path arrowok="t"/>
            </v:shape>
            <w10:wrap anchorx="page" anchory="page"/>
          </v:group>
        </w:pict>
      </w:r>
      <w:r w:rsidRPr="00B0609F">
        <w:pict>
          <v:group id="_x0000_s2386" style="position:absolute;margin-left:81.7pt;margin-top:355.6pt;width:473.6pt;height:10.6pt;z-index:-251492864;mso-position-horizontal-relative:page;mso-position-vertical-relative:page" coordorigin="1634,7112" coordsize="9472,212">
            <v:shape id="_x0000_s2387" style="position:absolute;left:1634;top:7112;width:9472;height:212" coordorigin="1634,7112" coordsize="9472,212" path="m1634,7112r9472,l11106,7324r-9472,l1634,7112xe" fillcolor="#efefef" stroked="f">
              <v:path arrowok="t"/>
            </v:shape>
            <w10:wrap anchorx="page" anchory="page"/>
          </v:group>
        </w:pict>
      </w:r>
      <w:r w:rsidRPr="00B0609F">
        <w:pict>
          <v:group id="_x0000_s2384" style="position:absolute;margin-left:95.85pt;margin-top:461.2pt;width:459.45pt;height:10.6pt;z-index:-251491840;mso-position-horizontal-relative:page;mso-position-vertical-relative:page" coordorigin="1917,9224" coordsize="9189,212">
            <v:shape id="_x0000_s2385" style="position:absolute;left:1917;top:9224;width:9189;height:212" coordorigin="1917,9224" coordsize="9189,212" path="m1917,9224r9189,l11106,9436r-9189,l1917,9224xe" fillcolor="#efefef" stroked="f">
              <v:path arrowok="t"/>
            </v:shape>
            <w10:wrap anchorx="page" anchory="page"/>
          </v:group>
        </w:pict>
      </w:r>
      <w:r w:rsidRPr="00B0609F">
        <w:pict>
          <v:group id="_x0000_s2382" style="position:absolute;margin-left:95.85pt;margin-top:507.3pt;width:459.45pt;height:10.6pt;z-index:-251490816;mso-position-horizontal-relative:page;mso-position-vertical-relative:page" coordorigin="1917,10146" coordsize="9189,212">
            <v:shape id="_x0000_s2383" style="position:absolute;left:1917;top:10146;width:9189;height:212" coordorigin="1917,10146" coordsize="9189,212" path="m1917,10146r9189,l11106,10358r-9189,l1917,10146xe" fillcolor="#efefef" stroked="f">
              <v:path arrowok="t"/>
            </v:shape>
            <w10:wrap anchorx="page" anchory="page"/>
          </v:group>
        </w:pict>
      </w:r>
      <w:r w:rsidRPr="00B0609F">
        <w:pict>
          <v:group id="_x0000_s2380" style="position:absolute;margin-left:81.7pt;margin-top:572.9pt;width:473.6pt;height:10.6pt;z-index:-251489792;mso-position-horizontal-relative:page;mso-position-vertical-relative:page" coordorigin="1634,11458" coordsize="9472,212">
            <v:shape id="_x0000_s2381" style="position:absolute;left:1634;top:11458;width:9472;height:212" coordorigin="1634,11458" coordsize="9472,212" path="m1634,11458r9472,l11106,11670r-9472,l1634,11458xe" fillcolor="#efefef" stroked="f">
              <v:path arrowok="t"/>
            </v:shape>
            <w10:wrap anchorx="page" anchory="page"/>
          </v:group>
        </w:pict>
      </w:r>
    </w:p>
    <w:p w:rsidR="0020037C" w:rsidRDefault="004474D3">
      <w:pPr>
        <w:pStyle w:val="BodyText"/>
        <w:spacing w:line="310" w:lineRule="exact"/>
        <w:ind w:left="1217"/>
        <w:rPr>
          <w:lang w:eastAsia="zh-CN"/>
        </w:rPr>
      </w:pPr>
      <w:r>
        <w:rPr>
          <w:w w:val="95"/>
          <w:lang w:eastAsia="zh-CN"/>
        </w:rPr>
        <w:t xml:space="preserve">等于2的记录，将这些记录的age字段值设定为25   </w:t>
      </w:r>
      <w:r>
        <w:rPr>
          <w:spacing w:val="31"/>
          <w:w w:val="95"/>
          <w:lang w:eastAsia="zh-CN"/>
        </w:rPr>
        <w:t xml:space="preserve"> </w:t>
      </w:r>
      <w:r>
        <w:rPr>
          <w:w w:val="95"/>
          <w:lang w:eastAsia="zh-CN"/>
        </w:rPr>
        <w:t>。</w:t>
      </w:r>
    </w:p>
    <w:p w:rsidR="0020037C" w:rsidRDefault="004474D3">
      <w:pPr>
        <w:pStyle w:val="BodyText"/>
        <w:spacing w:before="8"/>
        <w:ind w:left="1217"/>
        <w:rPr>
          <w:rFonts w:ascii="仿宋" w:eastAsia="仿宋" w:hAnsi="仿宋" w:cs="仿宋"/>
        </w:rPr>
      </w:pPr>
      <w:r>
        <w:rPr>
          <w:rFonts w:ascii="仿宋" w:eastAsia="仿宋" w:hAnsi="仿宋" w:cs="仿宋"/>
        </w:rPr>
        <w:t>db.foo.bar.update({</w:t>
      </w:r>
      <w:hyperlink w:anchor="_bookmark235" w:history="1">
        <w:r>
          <w:rPr>
            <w:rFonts w:ascii="仿宋" w:eastAsia="仿宋" w:hAnsi="仿宋" w:cs="仿宋"/>
            <w:color w:val="0000FF"/>
          </w:rPr>
          <w:t>$set</w:t>
        </w:r>
      </w:hyperlink>
      <w:r>
        <w:rPr>
          <w:rFonts w:ascii="仿宋" w:eastAsia="仿宋" w:hAnsi="仿宋" w:cs="仿宋"/>
          <w:color w:val="000000"/>
        </w:rPr>
        <w:t>:{age:25}},{"service.ID":{$lte:15}})</w:t>
      </w:r>
    </w:p>
    <w:p w:rsidR="0020037C" w:rsidRDefault="004474D3">
      <w:pPr>
        <w:pStyle w:val="BodyText"/>
        <w:spacing w:before="85"/>
        <w:rPr>
          <w:lang w:eastAsia="zh-CN"/>
        </w:rPr>
      </w:pPr>
      <w:bookmarkStart w:id="548" w:name="$ne"/>
      <w:bookmarkStart w:id="549" w:name="_bookmark218"/>
      <w:bookmarkEnd w:id="548"/>
      <w:bookmarkEnd w:id="549"/>
      <w:r>
        <w:rPr>
          <w:w w:val="95"/>
          <w:lang w:eastAsia="zh-CN"/>
        </w:rPr>
        <w:t>$ne</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4474D3">
      <w:pPr>
        <w:pStyle w:val="BodyText"/>
        <w:spacing w:before="48"/>
        <w:rPr>
          <w:rFonts w:ascii="仿宋" w:eastAsia="仿宋" w:hAnsi="仿宋" w:cs="仿宋"/>
          <w:lang w:eastAsia="zh-CN"/>
        </w:rPr>
      </w:pPr>
      <w:r>
        <w:rPr>
          <w:rFonts w:ascii="仿宋" w:eastAsia="仿宋" w:hAnsi="仿宋" w:cs="仿宋"/>
          <w:lang w:eastAsia="zh-CN"/>
        </w:rPr>
        <w:t>{&lt;字段名&gt;：{$ne:&lt;值&gt;}}</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描述</w:t>
      </w:r>
    </w:p>
    <w:p w:rsidR="0020037C" w:rsidRDefault="004474D3">
      <w:pPr>
        <w:pStyle w:val="BodyText"/>
        <w:spacing w:before="16" w:line="376" w:lineRule="auto"/>
        <w:ind w:right="4249"/>
        <w:rPr>
          <w:lang w:eastAsia="zh-CN"/>
        </w:rPr>
      </w:pPr>
      <w:r>
        <w:rPr>
          <w:w w:val="95"/>
          <w:lang w:eastAsia="zh-CN"/>
        </w:rPr>
        <w:t>$ne选择满足"字段名"的值不等于(!=)指定"值"的记录。</w:t>
      </w:r>
      <w:r>
        <w:rPr>
          <w:lang w:eastAsia="zh-CN"/>
        </w:rP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返回集合bar中age字段值等于20的记录。</w:t>
      </w:r>
    </w:p>
    <w:p w:rsidR="0020037C" w:rsidRDefault="004474D3">
      <w:pPr>
        <w:pStyle w:val="BodyText"/>
        <w:spacing w:before="10"/>
        <w:ind w:left="1217"/>
        <w:rPr>
          <w:rFonts w:ascii="仿宋" w:eastAsia="仿宋" w:hAnsi="仿宋" w:cs="仿宋"/>
        </w:rPr>
      </w:pPr>
      <w:r>
        <w:rPr>
          <w:rFonts w:ascii="仿宋" w:eastAsia="仿宋" w:hAnsi="仿宋" w:cs="仿宋"/>
        </w:rPr>
        <w:t>db.foo.bar.find({age:{$ne:20}})</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$ne匹配嵌套对象中的字段名。使用</w:t>
      </w:r>
      <w:hyperlink w:anchor="_bookmark183" w:history="1">
        <w:r>
          <w:rPr>
            <w:color w:val="0000FF"/>
            <w:position w:val="1"/>
            <w:lang w:eastAsia="zh-CN"/>
          </w:rPr>
          <w:t>update()</w:t>
        </w:r>
      </w:hyperlink>
      <w:r>
        <w:rPr>
          <w:color w:val="000000"/>
          <w:position w:val="1"/>
          <w:lang w:eastAsia="zh-CN"/>
        </w:rPr>
        <w:t>方法更新嵌套对象service中的type字段值不</w:t>
      </w:r>
    </w:p>
    <w:p w:rsidR="0020037C" w:rsidRDefault="004474D3">
      <w:pPr>
        <w:pStyle w:val="BodyText"/>
        <w:spacing w:before="18"/>
        <w:ind w:left="1217"/>
        <w:rPr>
          <w:lang w:eastAsia="zh-CN"/>
        </w:rPr>
      </w:pPr>
      <w:r>
        <w:rPr>
          <w:w w:val="95"/>
          <w:lang w:eastAsia="zh-CN"/>
        </w:rPr>
        <w:t xml:space="preserve">等于15的记录，将这些记录的age字段值设定为25   </w:t>
      </w:r>
      <w:r>
        <w:rPr>
          <w:spacing w:val="29"/>
          <w:w w:val="95"/>
          <w:lang w:eastAsia="zh-CN"/>
        </w:rPr>
        <w:t xml:space="preserve"> </w:t>
      </w:r>
      <w:r>
        <w:rPr>
          <w:w w:val="95"/>
          <w:lang w:eastAsia="zh-CN"/>
        </w:rPr>
        <w:t>。</w:t>
      </w:r>
    </w:p>
    <w:p w:rsidR="0020037C" w:rsidRDefault="004474D3">
      <w:pPr>
        <w:pStyle w:val="BodyText"/>
        <w:spacing w:before="8"/>
        <w:ind w:left="1217"/>
        <w:rPr>
          <w:rFonts w:ascii="仿宋" w:eastAsia="仿宋" w:hAnsi="仿宋" w:cs="仿宋"/>
        </w:rPr>
      </w:pPr>
      <w:r>
        <w:rPr>
          <w:rFonts w:ascii="仿宋" w:eastAsia="仿宋" w:hAnsi="仿宋" w:cs="仿宋"/>
        </w:rPr>
        <w:t>db.foo.bar.update({</w:t>
      </w:r>
      <w:hyperlink w:anchor="_bookmark235" w:history="1">
        <w:r>
          <w:rPr>
            <w:rFonts w:ascii="仿宋" w:eastAsia="仿宋" w:hAnsi="仿宋" w:cs="仿宋"/>
            <w:color w:val="0000FF"/>
          </w:rPr>
          <w:t>$set</w:t>
        </w:r>
      </w:hyperlink>
      <w:r>
        <w:rPr>
          <w:rFonts w:ascii="仿宋" w:eastAsia="仿宋" w:hAnsi="仿宋" w:cs="仿宋"/>
          <w:color w:val="000000"/>
        </w:rPr>
        <w:t>:{age:25}},{"service.type":{$ne:15}})</w:t>
      </w:r>
    </w:p>
    <w:p w:rsidR="0020037C" w:rsidRDefault="004474D3">
      <w:pPr>
        <w:pStyle w:val="BodyText"/>
        <w:spacing w:before="85"/>
        <w:rPr>
          <w:lang w:eastAsia="zh-CN"/>
        </w:rPr>
      </w:pPr>
      <w:bookmarkStart w:id="550" w:name="$et"/>
      <w:bookmarkStart w:id="551" w:name="_bookmark219"/>
      <w:bookmarkEnd w:id="550"/>
      <w:bookmarkEnd w:id="551"/>
      <w:r>
        <w:rPr>
          <w:w w:val="95"/>
          <w:lang w:eastAsia="zh-CN"/>
        </w:rPr>
        <w:t>$et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4474D3">
      <w:pPr>
        <w:pStyle w:val="BodyText"/>
        <w:spacing w:before="48"/>
        <w:rPr>
          <w:rFonts w:ascii="仿宋" w:eastAsia="仿宋" w:hAnsi="仿宋" w:cs="仿宋"/>
          <w:lang w:eastAsia="zh-CN"/>
        </w:rPr>
      </w:pPr>
      <w:r>
        <w:rPr>
          <w:rFonts w:ascii="仿宋" w:eastAsia="仿宋" w:hAnsi="仿宋" w:cs="仿宋"/>
          <w:lang w:eastAsia="zh-CN"/>
        </w:rPr>
        <w:t>{&lt;字段名&gt;：{$et:&lt;值&gt;}}</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描述</w:t>
      </w:r>
    </w:p>
    <w:p w:rsidR="0020037C" w:rsidRDefault="004474D3">
      <w:pPr>
        <w:pStyle w:val="BodyText"/>
        <w:spacing w:before="16" w:line="376" w:lineRule="auto"/>
        <w:ind w:right="4769"/>
        <w:rPr>
          <w:lang w:eastAsia="zh-CN"/>
        </w:rPr>
      </w:pPr>
      <w:r>
        <w:rPr>
          <w:w w:val="95"/>
          <w:lang w:eastAsia="zh-CN"/>
        </w:rPr>
        <w:t>$et选择满足"字段名"的值等于(=)指定"值"的记录。</w:t>
      </w:r>
      <w:r>
        <w:rPr>
          <w:lang w:eastAsia="zh-CN"/>
        </w:rP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返回集合bar中age字段值等于20的记录。</w:t>
      </w:r>
    </w:p>
    <w:p w:rsidR="0020037C" w:rsidRDefault="004474D3">
      <w:pPr>
        <w:pStyle w:val="BodyText"/>
        <w:spacing w:before="10"/>
        <w:ind w:left="1217"/>
        <w:rPr>
          <w:rFonts w:ascii="仿宋" w:eastAsia="仿宋" w:hAnsi="仿宋" w:cs="仿宋"/>
        </w:rPr>
      </w:pPr>
      <w:r>
        <w:rPr>
          <w:rFonts w:ascii="仿宋" w:eastAsia="仿宋" w:hAnsi="仿宋" w:cs="仿宋"/>
        </w:rPr>
        <w:t>db.foo.bar.find({age:{$et:20}}) 等价于 db.foo.bar.find({age:20})</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$et匹配嵌套对象中的字段名。使用</w:t>
      </w:r>
      <w:hyperlink w:anchor="_bookmark183" w:history="1">
        <w:r>
          <w:rPr>
            <w:color w:val="0000FF"/>
            <w:position w:val="1"/>
            <w:lang w:eastAsia="zh-CN"/>
          </w:rPr>
          <w:t>update()</w:t>
        </w:r>
      </w:hyperlink>
      <w:r>
        <w:rPr>
          <w:color w:val="000000"/>
          <w:position w:val="1"/>
          <w:lang w:eastAsia="zh-CN"/>
        </w:rPr>
        <w:t>方法更新嵌套对象service中的type字段值</w:t>
      </w:r>
    </w:p>
    <w:p w:rsidR="0020037C" w:rsidRDefault="004474D3">
      <w:pPr>
        <w:pStyle w:val="BodyText"/>
        <w:spacing w:before="18"/>
        <w:ind w:left="1217"/>
        <w:rPr>
          <w:lang w:eastAsia="zh-CN"/>
        </w:rPr>
      </w:pPr>
      <w:r>
        <w:rPr>
          <w:w w:val="95"/>
          <w:lang w:eastAsia="zh-CN"/>
        </w:rPr>
        <w:t xml:space="preserve">等于15的记录，将这些记录的age字段值设定为25   </w:t>
      </w:r>
      <w:r>
        <w:rPr>
          <w:spacing w:val="29"/>
          <w:w w:val="95"/>
          <w:lang w:eastAsia="zh-CN"/>
        </w:rPr>
        <w:t xml:space="preserve"> </w:t>
      </w:r>
      <w:r>
        <w:rPr>
          <w:w w:val="95"/>
          <w:lang w:eastAsia="zh-CN"/>
        </w:rPr>
        <w:t>。</w:t>
      </w:r>
    </w:p>
    <w:p w:rsidR="0020037C" w:rsidRDefault="004474D3">
      <w:pPr>
        <w:pStyle w:val="BodyText"/>
        <w:spacing w:before="8"/>
        <w:ind w:left="1217"/>
        <w:rPr>
          <w:rFonts w:ascii="仿宋" w:eastAsia="仿宋" w:hAnsi="仿宋" w:cs="仿宋"/>
        </w:rPr>
      </w:pPr>
      <w:r>
        <w:rPr>
          <w:rFonts w:ascii="仿宋" w:eastAsia="仿宋" w:hAnsi="仿宋" w:cs="仿宋"/>
        </w:rPr>
        <w:t>db.foo.bar.update({</w:t>
      </w:r>
      <w:hyperlink w:anchor="_bookmark235" w:history="1">
        <w:r>
          <w:rPr>
            <w:rFonts w:ascii="仿宋" w:eastAsia="仿宋" w:hAnsi="仿宋" w:cs="仿宋"/>
            <w:color w:val="0000FF"/>
          </w:rPr>
          <w:t>$set</w:t>
        </w:r>
      </w:hyperlink>
      <w:r>
        <w:rPr>
          <w:rFonts w:ascii="仿宋" w:eastAsia="仿宋" w:hAnsi="仿宋" w:cs="仿宋"/>
          <w:color w:val="000000"/>
        </w:rPr>
        <w:t>:{age:25}},{"service.type":{$et:15}})</w:t>
      </w:r>
    </w:p>
    <w:p w:rsidR="0020037C" w:rsidRDefault="004474D3">
      <w:pPr>
        <w:pStyle w:val="BodyText"/>
        <w:spacing w:before="85"/>
      </w:pPr>
      <w:bookmarkStart w:id="552" w:name="$mod"/>
      <w:bookmarkStart w:id="553" w:name="_bookmark220"/>
      <w:bookmarkEnd w:id="552"/>
      <w:bookmarkEnd w:id="553"/>
      <w:r>
        <w:rPr>
          <w:w w:val="95"/>
        </w:rPr>
        <w:t>$mod</w:t>
      </w:r>
    </w:p>
    <w:p w:rsidR="0020037C" w:rsidRDefault="0020037C">
      <w:pPr>
        <w:spacing w:before="6" w:line="190" w:lineRule="exact"/>
        <w:rPr>
          <w:sz w:val="19"/>
          <w:szCs w:val="19"/>
        </w:rPr>
      </w:pPr>
    </w:p>
    <w:p w:rsidR="0020037C" w:rsidRDefault="004474D3">
      <w:pPr>
        <w:pStyle w:val="BodyText"/>
      </w:pPr>
      <w:r>
        <w:t>语法</w:t>
      </w:r>
    </w:p>
    <w:p w:rsidR="0020037C" w:rsidRDefault="004474D3">
      <w:pPr>
        <w:pStyle w:val="BodyText"/>
        <w:spacing w:before="48"/>
        <w:rPr>
          <w:rFonts w:ascii="仿宋" w:eastAsia="仿宋" w:hAnsi="仿宋" w:cs="仿宋"/>
        </w:rPr>
      </w:pPr>
      <w:r>
        <w:rPr>
          <w:rFonts w:ascii="仿宋" w:eastAsia="仿宋" w:hAnsi="仿宋" w:cs="仿宋"/>
        </w:rPr>
        <w:t>{&lt;字段名&gt;：{$mod:[value1,value2]},...}</w:t>
      </w:r>
    </w:p>
    <w:p w:rsidR="0020037C" w:rsidRDefault="0020037C">
      <w:pPr>
        <w:spacing w:before="5" w:line="180" w:lineRule="exact"/>
        <w:rPr>
          <w:sz w:val="18"/>
          <w:szCs w:val="18"/>
        </w:rPr>
      </w:pPr>
    </w:p>
    <w:p w:rsidR="0020037C" w:rsidRDefault="004474D3">
      <w:pPr>
        <w:pStyle w:val="BodyText"/>
      </w:pPr>
      <w:r>
        <w:t>描述</w:t>
      </w:r>
    </w:p>
    <w:p w:rsidR="0020037C" w:rsidRDefault="004474D3">
      <w:pPr>
        <w:pStyle w:val="BodyText"/>
        <w:spacing w:before="16"/>
      </w:pPr>
      <w:r>
        <w:rPr>
          <w:w w:val="95"/>
        </w:rPr>
        <w:t xml:space="preserve">$mod是取模匹配符，返回指定字段名的值对value1     </w:t>
      </w:r>
      <w:r>
        <w:rPr>
          <w:spacing w:val="31"/>
          <w:w w:val="95"/>
        </w:rPr>
        <w:t xml:space="preserve"> </w:t>
      </w:r>
      <w:r>
        <w:rPr>
          <w:w w:val="95"/>
        </w:rPr>
        <w:t>取模的值等于value2的记录。</w:t>
      </w:r>
    </w:p>
    <w:p w:rsidR="0020037C" w:rsidRDefault="0020037C">
      <w:pPr>
        <w:spacing w:before="9" w:line="130" w:lineRule="exact"/>
        <w:rPr>
          <w:sz w:val="13"/>
          <w:szCs w:val="13"/>
        </w:rPr>
      </w:pPr>
    </w:p>
    <w:p w:rsidR="0020037C" w:rsidRDefault="00DD1987">
      <w:pPr>
        <w:pStyle w:val="BodyText"/>
        <w:spacing w:line="139" w:lineRule="auto"/>
        <w:ind w:left="1573" w:hanging="640"/>
        <w:rPr>
          <w:lang w:eastAsia="zh-CN"/>
        </w:rPr>
      </w:pPr>
      <w:r>
        <w:pict>
          <v:shape id="_x0000_i1112"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1.参数value1是除0以外的整型数；如果是浮点型，那只会截取整数部分；不能为其他基础类型。</w:t>
      </w:r>
    </w:p>
    <w:p w:rsidR="0020037C" w:rsidRDefault="004474D3">
      <w:pPr>
        <w:pStyle w:val="BodyText"/>
        <w:spacing w:before="37"/>
        <w:ind w:left="1573"/>
        <w:rPr>
          <w:lang w:eastAsia="zh-CN"/>
        </w:rPr>
      </w:pPr>
      <w:r>
        <w:rPr>
          <w:lang w:eastAsia="zh-CN"/>
        </w:rPr>
        <w:t>2.参数value2是整型数；如果是浮点型，也只截取整数部分；其他类型以0处理。</w:t>
      </w:r>
    </w:p>
    <w:p w:rsidR="0020037C" w:rsidRDefault="0020037C">
      <w:pPr>
        <w:rPr>
          <w:lang w:eastAsia="zh-CN"/>
        </w:rPr>
        <w:sectPr w:rsidR="0020037C">
          <w:pgSz w:w="12240" w:h="15840"/>
          <w:pgMar w:top="900" w:right="1400" w:bottom="280" w:left="700" w:header="713" w:footer="0" w:gutter="0"/>
          <w:cols w:space="720"/>
        </w:sectPr>
      </w:pPr>
    </w:p>
    <w:p w:rsidR="0020037C" w:rsidRDefault="004474D3">
      <w:pPr>
        <w:pStyle w:val="BodyText"/>
        <w:tabs>
          <w:tab w:val="left" w:pos="397"/>
        </w:tabs>
        <w:spacing w:before="42"/>
        <w:ind w:left="113"/>
        <w:rPr>
          <w:lang w:eastAsia="zh-CN"/>
        </w:rPr>
      </w:pPr>
      <w:r>
        <w:rPr>
          <w:rFonts w:ascii="Times New Roman" w:eastAsia="Times New Roman" w:hAnsi="Times New Roman" w:cs="Times New Roman"/>
          <w:lang w:eastAsia="zh-CN"/>
        </w:rPr>
        <w:lastRenderedPageBreak/>
        <w:t>•</w:t>
      </w:r>
      <w:r>
        <w:rPr>
          <w:rFonts w:ascii="Times New Roman" w:eastAsia="Times New Roman" w:hAnsi="Times New Roman" w:cs="Times New Roman"/>
          <w:lang w:eastAsia="zh-CN"/>
        </w:rPr>
        <w:tab/>
      </w:r>
      <w:r>
        <w:rPr>
          <w:position w:val="1"/>
          <w:lang w:eastAsia="zh-CN"/>
        </w:rPr>
        <w:t>返回集合bar中age字段值对5取模后的值等于3的记录。</w:t>
      </w:r>
    </w:p>
    <w:p w:rsidR="0020037C" w:rsidRDefault="00B0609F">
      <w:pPr>
        <w:pStyle w:val="BodyText"/>
        <w:spacing w:before="84" w:line="172" w:lineRule="auto"/>
        <w:ind w:left="397" w:right="5821"/>
        <w:rPr>
          <w:rFonts w:ascii="仿宋" w:eastAsia="仿宋" w:hAnsi="仿宋" w:cs="仿宋"/>
        </w:rPr>
      </w:pPr>
      <w:r w:rsidRPr="00B0609F">
        <w:pict>
          <v:group id="_x0000_s2377" style="position:absolute;left:0;text-align:left;margin-left:95.85pt;margin-top:4.9pt;width:459.45pt;height:84.8pt;z-index:-251488768;mso-position-horizontal-relative:page" coordorigin="1917,98" coordsize="9189,1696">
            <v:shape id="_x0000_s2378" style="position:absolute;left:1917;top:98;width:9189;height:1696" coordorigin="1917,98" coordsize="9189,1696" path="m1917,98r9189,l11106,1794r-9189,l1917,98xe" fillcolor="#efefef" stroked="f">
              <v:path arrowok="t"/>
            </v:shape>
            <w10:wrap anchorx="page"/>
          </v:group>
        </w:pict>
      </w:r>
      <w:r w:rsidR="004474D3">
        <w:rPr>
          <w:rFonts w:ascii="仿宋" w:eastAsia="仿宋" w:hAnsi="仿宋" w:cs="仿宋"/>
        </w:rPr>
        <w:t>db.foo.bar.find({age:{$mod:[5,3]}}) 返回</w:t>
      </w:r>
    </w:p>
    <w:p w:rsidR="0020037C" w:rsidRDefault="004474D3">
      <w:pPr>
        <w:pStyle w:val="BodyText"/>
        <w:spacing w:line="220"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"_id": {</w:t>
      </w:r>
    </w:p>
    <w:p w:rsidR="0020037C" w:rsidRDefault="004474D3">
      <w:pPr>
        <w:pStyle w:val="BodyText"/>
        <w:spacing w:line="212" w:lineRule="exact"/>
        <w:ind w:left="797"/>
        <w:rPr>
          <w:rFonts w:ascii="仿宋" w:eastAsia="仿宋" w:hAnsi="仿宋" w:cs="仿宋"/>
        </w:rPr>
      </w:pPr>
      <w:r>
        <w:rPr>
          <w:rFonts w:ascii="仿宋" w:eastAsia="仿宋" w:hAnsi="仿宋" w:cs="仿宋"/>
        </w:rPr>
        <w:t>"$oid": "521d5446e2d3c4e31c000000"</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"age": 3</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20037C">
      <w:pPr>
        <w:spacing w:before="2" w:line="150" w:lineRule="exact"/>
        <w:rPr>
          <w:sz w:val="15"/>
          <w:szCs w:val="15"/>
        </w:rPr>
      </w:pPr>
    </w:p>
    <w:p w:rsidR="0020037C" w:rsidRDefault="00B0609F">
      <w:pPr>
        <w:pStyle w:val="BodyText"/>
        <w:spacing w:line="172" w:lineRule="auto"/>
        <w:ind w:left="397" w:right="5442"/>
        <w:rPr>
          <w:rFonts w:ascii="仿宋" w:eastAsia="仿宋" w:hAnsi="仿宋" w:cs="仿宋"/>
        </w:rPr>
      </w:pPr>
      <w:r w:rsidRPr="00B0609F">
        <w:pict>
          <v:group id="_x0000_s2375" style="position:absolute;left:0;text-align:left;margin-left:95.85pt;margin-top:.7pt;width:459.45pt;height:148.4pt;z-index:-251487744;mso-position-horizontal-relative:page" coordorigin="1917,14" coordsize="9189,2968">
            <v:shape id="_x0000_s2376" style="position:absolute;left:1917;top:14;width:9189;height:2968" coordorigin="1917,14" coordsize="9189,2968" path="m1917,14r9189,l11106,2982r-9189,l1917,14xe" fillcolor="#efefef" stroked="f">
              <v:path arrowok="t"/>
            </v:shape>
            <w10:wrap anchorx="page"/>
          </v:group>
        </w:pict>
      </w:r>
      <w:r w:rsidR="004474D3">
        <w:rPr>
          <w:rFonts w:ascii="仿宋" w:eastAsia="仿宋" w:hAnsi="仿宋" w:cs="仿宋"/>
        </w:rPr>
        <w:t>db.foo.bar.find({age:{$mod:[2.3,1.5]}}) 返回</w:t>
      </w:r>
    </w:p>
    <w:p w:rsidR="0020037C" w:rsidRDefault="004474D3">
      <w:pPr>
        <w:pStyle w:val="BodyText"/>
        <w:spacing w:line="220"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"_id": {</w:t>
      </w:r>
    </w:p>
    <w:p w:rsidR="0020037C" w:rsidRDefault="004474D3">
      <w:pPr>
        <w:pStyle w:val="BodyText"/>
        <w:spacing w:line="212" w:lineRule="exact"/>
        <w:ind w:left="797"/>
        <w:rPr>
          <w:rFonts w:ascii="仿宋" w:eastAsia="仿宋" w:hAnsi="仿宋" w:cs="仿宋"/>
        </w:rPr>
      </w:pPr>
      <w:r>
        <w:rPr>
          <w:rFonts w:ascii="仿宋" w:eastAsia="仿宋" w:hAnsi="仿宋" w:cs="仿宋"/>
        </w:rPr>
        <w:t>"$oid": "521d5446e2d3c4e31c000000"</w:t>
      </w:r>
    </w:p>
    <w:p w:rsidR="0020037C" w:rsidRDefault="004474D3">
      <w:pPr>
        <w:pStyle w:val="BodyText"/>
        <w:spacing w:line="212" w:lineRule="exact"/>
        <w:ind w:left="5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"age": 3</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"_id": {</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"$oid": "521d544ee2d3c4e31c000002"</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"age": 5</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45"/>
        <w:ind w:left="397"/>
        <w:rPr>
          <w:lang w:eastAsia="zh-CN"/>
        </w:rPr>
      </w:pPr>
      <w:r>
        <w:rPr>
          <w:lang w:eastAsia="zh-CN"/>
        </w:rPr>
        <w:t>对数组[2.3,1.5]中的两个元素只截取了整数部分。</w:t>
      </w:r>
    </w:p>
    <w:p w:rsidR="0020037C" w:rsidRDefault="0020037C">
      <w:pPr>
        <w:spacing w:before="10" w:line="120" w:lineRule="exact"/>
        <w:rPr>
          <w:sz w:val="12"/>
          <w:szCs w:val="12"/>
          <w:lang w:eastAsia="zh-CN"/>
        </w:rPr>
      </w:pPr>
    </w:p>
    <w:p w:rsidR="0020037C" w:rsidRDefault="004474D3">
      <w:pPr>
        <w:pStyle w:val="BodyText"/>
        <w:spacing w:line="310" w:lineRule="exact"/>
        <w:ind w:left="113"/>
        <w:rPr>
          <w:lang w:eastAsia="zh-CN"/>
        </w:rPr>
      </w:pPr>
      <w:bookmarkStart w:id="554" w:name="$in"/>
      <w:bookmarkStart w:id="555" w:name="_bookmark221"/>
      <w:bookmarkEnd w:id="554"/>
      <w:bookmarkEnd w:id="555"/>
      <w:r>
        <w:rPr>
          <w:w w:val="95"/>
          <w:lang w:eastAsia="zh-CN"/>
        </w:rPr>
        <w:t>$in</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B0609F">
      <w:pPr>
        <w:pStyle w:val="BodyText"/>
        <w:spacing w:before="48"/>
        <w:ind w:left="113"/>
        <w:rPr>
          <w:rFonts w:ascii="仿宋" w:eastAsia="仿宋" w:hAnsi="仿宋" w:cs="仿宋"/>
          <w:lang w:eastAsia="zh-CN"/>
        </w:rPr>
      </w:pPr>
      <w:r w:rsidRPr="00B0609F">
        <w:pict>
          <v:group id="_x0000_s2373" style="position:absolute;left:0;text-align:left;margin-left:81.7pt;margin-top:6.85pt;width:473.6pt;height:10.6pt;z-index:-251486720;mso-position-horizontal-relative:page" coordorigin="1634,137" coordsize="9472,212">
            <v:shape id="_x0000_s2374"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{&lt;字段名&gt;:{$in:[&lt;值1&gt;,&lt;值2&gt;,...&lt;值N&gt;]}}</w:t>
      </w:r>
    </w:p>
    <w:p w:rsidR="0020037C" w:rsidRDefault="0020037C">
      <w:pPr>
        <w:spacing w:before="5" w:line="180" w:lineRule="exact"/>
        <w:rPr>
          <w:sz w:val="18"/>
          <w:szCs w:val="18"/>
          <w:lang w:eastAsia="zh-CN"/>
        </w:rPr>
      </w:pPr>
    </w:p>
    <w:p w:rsidR="0020037C" w:rsidRDefault="004474D3">
      <w:pPr>
        <w:pStyle w:val="BodyText"/>
        <w:spacing w:line="251" w:lineRule="auto"/>
        <w:ind w:left="113" w:right="345"/>
        <w:rPr>
          <w:lang w:eastAsia="zh-CN"/>
        </w:rPr>
      </w:pPr>
      <w:r>
        <w:rPr>
          <w:lang w:eastAsia="zh-CN"/>
        </w:rPr>
        <w:t xml:space="preserve">描述 </w:t>
      </w:r>
      <w:r>
        <w:rPr>
          <w:w w:val="95"/>
          <w:lang w:eastAsia="zh-CN"/>
        </w:rPr>
        <w:t>选择集合中"&lt;字段名&gt;"值匹配给定数组([&lt;值1&gt;,&lt;值2&gt;,...&lt;值N&gt;])中任意一个值的记录；如果"&lt;字段名&gt;"本身</w:t>
      </w:r>
    </w:p>
    <w:p w:rsidR="0020037C" w:rsidRDefault="004474D3">
      <w:pPr>
        <w:pStyle w:val="BodyText"/>
        <w:spacing w:line="227" w:lineRule="exact"/>
        <w:ind w:left="113"/>
        <w:rPr>
          <w:lang w:eastAsia="zh-CN"/>
        </w:rPr>
      </w:pPr>
      <w:r>
        <w:rPr>
          <w:lang w:eastAsia="zh-CN"/>
        </w:rPr>
        <w:t>是数组类型，</w:t>
      </w:r>
    </w:p>
    <w:p w:rsidR="0020037C" w:rsidRDefault="004474D3">
      <w:pPr>
        <w:pStyle w:val="BodyText"/>
        <w:spacing w:before="16" w:line="376" w:lineRule="auto"/>
        <w:ind w:left="113" w:right="973"/>
        <w:rPr>
          <w:lang w:eastAsia="zh-CN"/>
        </w:rPr>
      </w:pPr>
      <w:r>
        <w:rPr>
          <w:w w:val="95"/>
          <w:lang w:eastAsia="zh-CN"/>
        </w:rPr>
        <w:t>那么只要满足"&lt;字段名&gt;"中任意一个值等于给定数组([&lt;值1&gt;,&lt;值2&gt;,...&lt;值N&gt;])中值的记录都会返回。</w:t>
      </w:r>
      <w:r>
        <w:rPr>
          <w:lang w:eastAsia="zh-CN"/>
        </w:rPr>
        <w:t xml:space="preserve">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选择集合bar下age字段的值是20或25的记录。</w:t>
      </w:r>
    </w:p>
    <w:p w:rsidR="0020037C" w:rsidRDefault="00B0609F">
      <w:pPr>
        <w:pStyle w:val="BodyText"/>
        <w:spacing w:before="10"/>
        <w:ind w:left="377" w:right="6022"/>
        <w:jc w:val="center"/>
        <w:rPr>
          <w:rFonts w:ascii="仿宋" w:eastAsia="仿宋" w:hAnsi="仿宋" w:cs="仿宋"/>
        </w:rPr>
      </w:pPr>
      <w:r w:rsidRPr="00B0609F">
        <w:pict>
          <v:group id="_x0000_s2371" style="position:absolute;left:0;text-align:left;margin-left:95.85pt;margin-top:4.95pt;width:459.45pt;height:10.6pt;z-index:-251485696;mso-position-horizontal-relative:page" coordorigin="1917,99" coordsize="9189,212">
            <v:shape id="_x0000_s2372"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db.foo.bar.find({age:{$in:[20,25]}})</w:t>
      </w:r>
    </w:p>
    <w:p w:rsidR="0020037C" w:rsidRDefault="004474D3">
      <w:pPr>
        <w:pStyle w:val="BodyText"/>
        <w:tabs>
          <w:tab w:val="left" w:pos="397"/>
        </w:tabs>
        <w:spacing w:line="169" w:lineRule="auto"/>
        <w:ind w:left="397" w:right="599"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$in匹配嵌套数组对象中的元素。选择集合bar中数组对象name存在元素"Tom"或"Mike"的记录，并将这</w:t>
      </w:r>
      <w:r>
        <w:rPr>
          <w:position w:val="1"/>
          <w:lang w:eastAsia="zh-CN"/>
        </w:rPr>
        <w:t xml:space="preserve"> </w:t>
      </w:r>
      <w:r>
        <w:rPr>
          <w:lang w:eastAsia="zh-CN"/>
        </w:rPr>
        <w:t>些记录的age字段删除。</w:t>
      </w:r>
    </w:p>
    <w:p w:rsidR="0020037C" w:rsidRDefault="00B0609F">
      <w:pPr>
        <w:pStyle w:val="BodyText"/>
        <w:spacing w:before="23"/>
        <w:ind w:left="397"/>
        <w:rPr>
          <w:rFonts w:ascii="仿宋" w:eastAsia="仿宋" w:hAnsi="仿宋" w:cs="仿宋"/>
        </w:rPr>
      </w:pPr>
      <w:r w:rsidRPr="00B0609F">
        <w:pict>
          <v:group id="_x0000_s2369" style="position:absolute;left:0;text-align:left;margin-left:95.85pt;margin-top:5.6pt;width:459.45pt;height:10.6pt;z-index:-251484672;mso-position-horizontal-relative:page" coordorigin="1917,112" coordsize="9189,212">
            <v:shape id="_x0000_s2370"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rPr>
        <w:t>db.foo.bar.update({</w:t>
      </w:r>
      <w:hyperlink w:anchor="_bookmark236" w:history="1">
        <w:r w:rsidR="004474D3">
          <w:rPr>
            <w:rFonts w:ascii="仿宋" w:eastAsia="仿宋" w:hAnsi="仿宋" w:cs="仿宋"/>
            <w:color w:val="0000FF"/>
          </w:rPr>
          <w:t>$unset</w:t>
        </w:r>
      </w:hyperlink>
      <w:r w:rsidR="004474D3">
        <w:rPr>
          <w:rFonts w:ascii="仿宋" w:eastAsia="仿宋" w:hAnsi="仿宋" w:cs="仿宋"/>
          <w:color w:val="000000"/>
        </w:rPr>
        <w:t>:{age:""}},{name:{$in:["Tom","Mike"]}})</w:t>
      </w:r>
    </w:p>
    <w:p w:rsidR="0020037C" w:rsidRDefault="00DD1987">
      <w:pPr>
        <w:pStyle w:val="BodyText"/>
        <w:spacing w:before="25"/>
        <w:ind w:left="113"/>
        <w:rPr>
          <w:lang w:eastAsia="zh-CN"/>
        </w:rPr>
      </w:pPr>
      <w:r>
        <w:pict>
          <v:shape id="_x0000_i1113"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95"/>
          <w:lang w:eastAsia="zh-CN"/>
        </w:rPr>
        <w:t xml:space="preserve">注:   </w:t>
      </w:r>
      <w:r w:rsidR="004474D3">
        <w:rPr>
          <w:spacing w:val="21"/>
          <w:w w:val="95"/>
          <w:lang w:eastAsia="zh-CN"/>
        </w:rPr>
        <w:t xml:space="preserve"> </w:t>
      </w:r>
      <w:r w:rsidR="004474D3">
        <w:rPr>
          <w:w w:val="95"/>
          <w:lang w:eastAsia="zh-CN"/>
        </w:rPr>
        <w:t>当给定数组只有一个值时，即{&lt;字段名&gt;:{$in:[&lt;值&gt;]}}，等价于{&lt;字段名&gt;:&lt;值&gt;}</w:t>
      </w:r>
    </w:p>
    <w:p w:rsidR="0020037C" w:rsidRDefault="00B0609F">
      <w:pPr>
        <w:pStyle w:val="BodyText"/>
        <w:spacing w:before="98"/>
        <w:ind w:left="113"/>
        <w:rPr>
          <w:rFonts w:ascii="仿宋" w:eastAsia="仿宋" w:hAnsi="仿宋" w:cs="仿宋"/>
        </w:rPr>
      </w:pPr>
      <w:r w:rsidRPr="00B0609F">
        <w:pict>
          <v:group id="_x0000_s2366" style="position:absolute;left:0;text-align:left;margin-left:81.7pt;margin-top:9.35pt;width:473.6pt;height:10.6pt;z-index:-251483648;mso-position-horizontal-relative:page" coordorigin="1634,187" coordsize="9472,212">
            <v:shape id="_x0000_s2367" style="position:absolute;left:1634;top:187;width:9472;height:212" coordorigin="1634,187" coordsize="9472,212" path="m1634,187r9472,l11106,399r-9472,l1634,187xe" fillcolor="#efefef" stroked="f">
              <v:path arrowok="t"/>
            </v:shape>
            <w10:wrap anchorx="page"/>
          </v:group>
        </w:pict>
      </w:r>
      <w:r w:rsidR="004474D3">
        <w:rPr>
          <w:rFonts w:ascii="仿宋" w:eastAsia="仿宋" w:hAnsi="仿宋" w:cs="仿宋"/>
        </w:rPr>
        <w:t>db.foo.bar.find(age:{$in:[20]})等价于db.foo.bar.find({age:20})</w:t>
      </w:r>
    </w:p>
    <w:p w:rsidR="0020037C" w:rsidRDefault="004474D3">
      <w:pPr>
        <w:pStyle w:val="BodyText"/>
        <w:spacing w:before="85"/>
        <w:ind w:left="113"/>
        <w:rPr>
          <w:lang w:eastAsia="zh-CN"/>
        </w:rPr>
      </w:pPr>
      <w:bookmarkStart w:id="556" w:name="$nin"/>
      <w:bookmarkStart w:id="557" w:name="_bookmark222"/>
      <w:bookmarkEnd w:id="556"/>
      <w:bookmarkEnd w:id="557"/>
      <w:r>
        <w:rPr>
          <w:w w:val="95"/>
          <w:lang w:eastAsia="zh-CN"/>
        </w:rPr>
        <w:t>$nin</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B0609F">
      <w:pPr>
        <w:pStyle w:val="BodyText"/>
        <w:spacing w:before="48"/>
        <w:ind w:left="113"/>
        <w:rPr>
          <w:rFonts w:ascii="仿宋" w:eastAsia="仿宋" w:hAnsi="仿宋" w:cs="仿宋"/>
          <w:lang w:eastAsia="zh-CN"/>
        </w:rPr>
      </w:pPr>
      <w:r w:rsidRPr="00B0609F">
        <w:pict>
          <v:group id="_x0000_s2364" style="position:absolute;left:0;text-align:left;margin-left:81.7pt;margin-top:6.85pt;width:473.6pt;height:10.6pt;z-index:-251482624;mso-position-horizontal-relative:page" coordorigin="1634,137" coordsize="9472,212">
            <v:shape id="_x0000_s2365"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{&lt;字段名&gt;:{$nin:[&lt;值1&gt;,&lt;值2&gt;,...&lt;值N&gt;]}}</w:t>
      </w:r>
    </w:p>
    <w:p w:rsidR="0020037C" w:rsidRDefault="0020037C">
      <w:pPr>
        <w:rPr>
          <w:rFonts w:ascii="仿宋" w:eastAsia="仿宋" w:hAnsi="仿宋" w:cs="仿宋"/>
          <w:lang w:eastAsia="zh-CN"/>
        </w:rPr>
        <w:sectPr w:rsidR="0020037C">
          <w:headerReference w:type="even" r:id="rId65"/>
          <w:headerReference w:type="default" r:id="rId66"/>
          <w:pgSz w:w="12240" w:h="15840"/>
          <w:pgMar w:top="1340" w:right="680" w:bottom="280" w:left="1520" w:header="713" w:footer="0" w:gutter="0"/>
          <w:pgNumType w:start="167"/>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right="90"/>
        <w:rPr>
          <w:lang w:eastAsia="zh-CN"/>
        </w:rPr>
      </w:pPr>
      <w:r>
        <w:rPr>
          <w:w w:val="95"/>
          <w:lang w:eastAsia="zh-CN"/>
        </w:rPr>
        <w:t>选择集合中"&lt;字段名&gt;"值不等于给定数组([&lt;值1&gt;,&lt;值2&gt;,...&lt;值N&gt;])中任意一个值的记录或者不存在给定字段</w:t>
      </w:r>
      <w:r>
        <w:rPr>
          <w:lang w:eastAsia="zh-CN"/>
        </w:rPr>
        <w:t xml:space="preserve"> 名的记录；如</w:t>
      </w:r>
    </w:p>
    <w:p w:rsidR="0020037C" w:rsidRDefault="0020037C">
      <w:pPr>
        <w:spacing w:before="10" w:line="110" w:lineRule="exact"/>
        <w:rPr>
          <w:sz w:val="11"/>
          <w:szCs w:val="11"/>
          <w:lang w:eastAsia="zh-CN"/>
        </w:rPr>
      </w:pPr>
    </w:p>
    <w:p w:rsidR="0020037C" w:rsidRDefault="004474D3">
      <w:pPr>
        <w:pStyle w:val="BodyText"/>
        <w:spacing w:line="167" w:lineRule="auto"/>
        <w:rPr>
          <w:lang w:eastAsia="zh-CN"/>
        </w:rPr>
      </w:pPr>
      <w:r>
        <w:rPr>
          <w:w w:val="95"/>
          <w:lang w:eastAsia="zh-CN"/>
        </w:rPr>
        <w:t>果"&lt;字段名&gt;"本身是数组类型，那么选择"&lt;字段名&gt;"中任意一个值都不等于给定数</w:t>
      </w:r>
      <w:r>
        <w:rPr>
          <w:lang w:eastAsia="zh-CN"/>
        </w:rPr>
        <w:t xml:space="preserve"> </w:t>
      </w:r>
      <w:r>
        <w:rPr>
          <w:w w:val="95"/>
          <w:lang w:eastAsia="zh-CN"/>
        </w:rPr>
        <w:t>组([&lt;值1&gt;,&lt;值2&gt;,...&lt;值N&gt;])中值的记录。</w:t>
      </w:r>
    </w:p>
    <w:p w:rsidR="0020037C" w:rsidRDefault="0020037C">
      <w:pPr>
        <w:spacing w:before="11" w:line="200" w:lineRule="exact"/>
        <w:rPr>
          <w:sz w:val="20"/>
          <w:szCs w:val="20"/>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选择集合bar下age字段的值不等于20和25或集合bar下不存在age字段的记录。</w:t>
      </w:r>
    </w:p>
    <w:p w:rsidR="0020037C" w:rsidRDefault="00B0609F">
      <w:pPr>
        <w:pStyle w:val="BodyText"/>
        <w:spacing w:before="10"/>
        <w:ind w:left="1217"/>
        <w:rPr>
          <w:rFonts w:ascii="仿宋" w:eastAsia="仿宋" w:hAnsi="仿宋" w:cs="仿宋"/>
        </w:rPr>
      </w:pPr>
      <w:r w:rsidRPr="00B0609F">
        <w:pict>
          <v:group id="_x0000_s2362" style="position:absolute;left:0;text-align:left;margin-left:95.85pt;margin-top:4.95pt;width:459.45pt;height:10.6pt;z-index:-251481600;mso-position-horizontal-relative:page" coordorigin="1917,99" coordsize="9189,212">
            <v:shape id="_x0000_s2363"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db.foo.bar.find({age:{$nin:[20,25]}})</w:t>
      </w:r>
    </w:p>
    <w:p w:rsidR="0020037C" w:rsidRDefault="004474D3">
      <w:pPr>
        <w:pStyle w:val="BodyText"/>
        <w:tabs>
          <w:tab w:val="left" w:pos="1217"/>
        </w:tabs>
        <w:spacing w:line="169" w:lineRule="auto"/>
        <w:ind w:left="1217" w:right="101"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$nin匹配数组对象中的元素。选择集合bar中存在数组对象name且其元素不包含"Tom"和"Mike"或者选择</w:t>
      </w:r>
      <w:r>
        <w:rPr>
          <w:position w:val="1"/>
          <w:lang w:eastAsia="zh-CN"/>
        </w:rPr>
        <w:t xml:space="preserve"> </w:t>
      </w:r>
      <w:r>
        <w:rPr>
          <w:lang w:eastAsia="zh-CN"/>
        </w:rPr>
        <w:t>集合bar中不存在数</w:t>
      </w:r>
    </w:p>
    <w:p w:rsidR="0020037C" w:rsidRDefault="004474D3">
      <w:pPr>
        <w:pStyle w:val="BodyText"/>
        <w:spacing w:before="31"/>
        <w:ind w:left="1217"/>
        <w:rPr>
          <w:lang w:eastAsia="zh-CN"/>
        </w:rPr>
      </w:pPr>
      <w:r>
        <w:rPr>
          <w:lang w:eastAsia="zh-CN"/>
        </w:rPr>
        <w:t>组对象name的记录，并将这些记录的age字段删除。</w:t>
      </w:r>
    </w:p>
    <w:p w:rsidR="0020037C" w:rsidRDefault="00B0609F">
      <w:pPr>
        <w:pStyle w:val="BodyText"/>
        <w:spacing w:before="8"/>
        <w:ind w:left="1217"/>
        <w:rPr>
          <w:rFonts w:ascii="仿宋" w:eastAsia="仿宋" w:hAnsi="仿宋" w:cs="仿宋"/>
        </w:rPr>
      </w:pPr>
      <w:r w:rsidRPr="00B0609F">
        <w:pict>
          <v:group id="_x0000_s2360" style="position:absolute;left:0;text-align:left;margin-left:95.85pt;margin-top:4.85pt;width:459.45pt;height:10.6pt;z-index:-251480576;mso-position-horizontal-relative:page" coordorigin="1917,97" coordsize="9189,212">
            <v:shape id="_x0000_s236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w:t>
      </w:r>
      <w:hyperlink w:anchor="_bookmark236" w:history="1">
        <w:r w:rsidR="004474D3">
          <w:rPr>
            <w:rFonts w:ascii="仿宋" w:eastAsia="仿宋" w:hAnsi="仿宋" w:cs="仿宋"/>
            <w:color w:val="0000FF"/>
          </w:rPr>
          <w:t>$unset</w:t>
        </w:r>
      </w:hyperlink>
      <w:r w:rsidR="004474D3">
        <w:rPr>
          <w:rFonts w:ascii="仿宋" w:eastAsia="仿宋" w:hAnsi="仿宋" w:cs="仿宋"/>
          <w:color w:val="000000"/>
        </w:rPr>
        <w:t>:{age:""}},{name:{$nin:["Tom","Mike"]}})</w:t>
      </w:r>
    </w:p>
    <w:p w:rsidR="0020037C" w:rsidRDefault="00DD1987">
      <w:pPr>
        <w:pStyle w:val="BodyText"/>
        <w:spacing w:before="25"/>
        <w:rPr>
          <w:lang w:eastAsia="zh-CN"/>
        </w:rPr>
      </w:pPr>
      <w:r>
        <w:pict>
          <v:shape id="_x0000_i1114"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w w:val="95"/>
          <w:lang w:eastAsia="zh-CN"/>
        </w:rPr>
        <w:t xml:space="preserve">注:    </w:t>
      </w:r>
      <w:r w:rsidR="004474D3">
        <w:rPr>
          <w:spacing w:val="7"/>
          <w:w w:val="95"/>
          <w:lang w:eastAsia="zh-CN"/>
        </w:rPr>
        <w:t xml:space="preserve"> </w:t>
      </w:r>
      <w:r w:rsidR="004474D3">
        <w:rPr>
          <w:w w:val="95"/>
          <w:lang w:eastAsia="zh-CN"/>
        </w:rPr>
        <w:t>当给定数组只有一个值时，即{&lt;字段名&gt;:{$nin:[&lt;值&gt;]}}，等价于{&lt;字段名&gt;:{$ne:&lt;值&gt;}}</w:t>
      </w:r>
    </w:p>
    <w:p w:rsidR="0020037C" w:rsidRDefault="00B0609F">
      <w:pPr>
        <w:pStyle w:val="BodyText"/>
        <w:spacing w:before="98"/>
        <w:rPr>
          <w:rFonts w:ascii="仿宋" w:eastAsia="仿宋" w:hAnsi="仿宋" w:cs="仿宋"/>
        </w:rPr>
      </w:pPr>
      <w:r w:rsidRPr="00B0609F">
        <w:pict>
          <v:group id="_x0000_s2357" style="position:absolute;left:0;text-align:left;margin-left:81.7pt;margin-top:9.35pt;width:473.6pt;height:10.6pt;z-index:-251479552;mso-position-horizontal-relative:page" coordorigin="1634,187" coordsize="9472,212">
            <v:shape id="_x0000_s2358" style="position:absolute;left:1634;top:187;width:9472;height:212" coordorigin="1634,187" coordsize="9472,212" path="m1634,187r9472,l11106,399r-9472,l1634,187xe" fillcolor="#efefef" stroked="f">
              <v:path arrowok="t"/>
            </v:shape>
            <w10:wrap anchorx="page"/>
          </v:group>
        </w:pict>
      </w:r>
      <w:r w:rsidR="004474D3">
        <w:rPr>
          <w:rFonts w:ascii="仿宋" w:eastAsia="仿宋" w:hAnsi="仿宋" w:cs="仿宋"/>
        </w:rPr>
        <w:t>db.foo.bar.find(age:{$nin:[20]})等价于db.foo.bar.find({age:{$ne:20}})</w:t>
      </w:r>
    </w:p>
    <w:p w:rsidR="0020037C" w:rsidRDefault="004474D3">
      <w:pPr>
        <w:pStyle w:val="BodyText"/>
        <w:spacing w:before="85"/>
        <w:rPr>
          <w:lang w:eastAsia="zh-CN"/>
        </w:rPr>
      </w:pPr>
      <w:bookmarkStart w:id="558" w:name="$all"/>
      <w:bookmarkStart w:id="559" w:name="_bookmark223"/>
      <w:bookmarkEnd w:id="558"/>
      <w:bookmarkEnd w:id="559"/>
      <w:r>
        <w:rPr>
          <w:w w:val="95"/>
          <w:lang w:eastAsia="zh-CN"/>
        </w:rPr>
        <w:t>$all</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B0609F">
      <w:pPr>
        <w:pStyle w:val="BodyText"/>
        <w:spacing w:before="48"/>
        <w:rPr>
          <w:rFonts w:ascii="仿宋" w:eastAsia="仿宋" w:hAnsi="仿宋" w:cs="仿宋"/>
          <w:lang w:eastAsia="zh-CN"/>
        </w:rPr>
      </w:pPr>
      <w:r w:rsidRPr="00B0609F">
        <w:pict>
          <v:group id="_x0000_s2355" style="position:absolute;left:0;text-align:left;margin-left:81.7pt;margin-top:6.85pt;width:473.6pt;height:10.6pt;z-index:-251478528;mso-position-horizontal-relative:page" coordorigin="1634,137" coordsize="9472,212">
            <v:shape id="_x0000_s2356"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{&lt;字段名&gt;:{$all:[&lt;值1&gt;,&lt;值2&gt;,...&lt;值N&gt;]}}</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描述</w:t>
      </w:r>
    </w:p>
    <w:p w:rsidR="0020037C" w:rsidRDefault="004474D3">
      <w:pPr>
        <w:pStyle w:val="BodyText"/>
        <w:spacing w:before="16" w:line="376" w:lineRule="auto"/>
        <w:ind w:right="90"/>
      </w:pPr>
      <w:r>
        <w:rPr>
          <w:w w:val="95"/>
          <w:lang w:eastAsia="zh-CN"/>
        </w:rPr>
        <w:t>$all的操作对象是数组类型的字段名，选择"&lt;字段名&gt;"包含所有给定数组([&lt;值1&gt;,&lt;值2&gt;,...&lt;值N&gt;])中的值。</w:t>
      </w:r>
      <w:r>
        <w:rPr>
          <w:lang w:eastAsia="zh-CN"/>
        </w:rPr>
        <w:t xml:space="preserve"> </w:t>
      </w:r>
      <w:r>
        <w:t>示例</w:t>
      </w:r>
    </w:p>
    <w:p w:rsidR="0020037C" w:rsidRDefault="004474D3">
      <w:pPr>
        <w:pStyle w:val="BodyText"/>
        <w:tabs>
          <w:tab w:val="left" w:pos="1217"/>
        </w:tabs>
        <w:spacing w:line="226"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选择集合bar下name字段的值包含"Tom"和"Mike"的记录。</w:t>
      </w:r>
    </w:p>
    <w:p w:rsidR="0020037C" w:rsidRDefault="00B0609F">
      <w:pPr>
        <w:pStyle w:val="BodyText"/>
        <w:spacing w:before="10" w:line="261" w:lineRule="auto"/>
        <w:ind w:left="1217" w:right="1086"/>
        <w:rPr>
          <w:rFonts w:ascii="仿宋" w:eastAsia="仿宋" w:hAnsi="仿宋" w:cs="仿宋"/>
        </w:rPr>
      </w:pPr>
      <w:r w:rsidRPr="00B0609F">
        <w:pict>
          <v:group id="_x0000_s2353" style="position:absolute;left:0;text-align:left;margin-left:95.85pt;margin-top:4.95pt;width:459.45pt;height:10.6pt;z-index:-251477504;mso-position-horizontal-relative:page" coordorigin="1917,99" coordsize="9189,212">
            <v:shape id="_x0000_s2354" style="position:absolute;left:1917;top:99;width:9189;height:212" coordorigin="1917,99" coordsize="9189,212" path="m1917,99r9189,l11106,311r-9189,l1917,99xe" fillcolor="#efefef" stroked="f">
              <v:path arrowok="t"/>
            </v:shape>
            <w10:wrap anchorx="page"/>
          </v:group>
        </w:pict>
      </w:r>
      <w:r w:rsidRPr="00B0609F">
        <w:pict>
          <v:group id="_x0000_s2351" style="position:absolute;left:0;text-align:left;margin-left:95.85pt;margin-top:39.55pt;width:459.45pt;height:21.2pt;z-index:-251476480;mso-position-horizontal-relative:page" coordorigin="1917,791" coordsize="9189,424">
            <v:shape id="_x0000_s2352" style="position:absolute;left:1917;top:791;width:9189;height:424" coordorigin="1917,791" coordsize="9189,424" path="m1917,791r9189,l11106,1215r-9189,l1917,791xe" fillcolor="#efefef" stroked="f">
              <v:path arrowok="t"/>
            </v:shape>
            <w10:wrap anchorx="page"/>
          </v:group>
        </w:pict>
      </w:r>
      <w:r w:rsidR="004474D3">
        <w:rPr>
          <w:rFonts w:ascii="仿宋" w:eastAsia="仿宋" w:hAnsi="仿宋" w:cs="仿宋"/>
        </w:rPr>
        <w:t xml:space="preserve">db.foo.bar.find({name:{$all:["Tom","Mike"]}}) </w:t>
      </w:r>
      <w:r w:rsidR="004474D3">
        <w:rPr>
          <w:w w:val="95"/>
        </w:rPr>
        <w:t>因此，上面的语句会匹配集合bar中有name字段，且值形如下面数组的记录：</w:t>
      </w:r>
      <w:r w:rsidR="004474D3">
        <w:t xml:space="preserve"> </w:t>
      </w:r>
      <w:r w:rsidR="004474D3">
        <w:rPr>
          <w:rFonts w:ascii="仿宋" w:eastAsia="仿宋" w:hAnsi="仿宋" w:cs="仿宋"/>
        </w:rPr>
        <w:t>["Tom","Mike",..]</w:t>
      </w:r>
    </w:p>
    <w:p w:rsidR="0020037C" w:rsidRDefault="004474D3">
      <w:pPr>
        <w:pStyle w:val="BodyText"/>
        <w:spacing w:line="194" w:lineRule="exact"/>
        <w:ind w:left="1217"/>
        <w:rPr>
          <w:rFonts w:ascii="仿宋" w:eastAsia="仿宋" w:hAnsi="仿宋" w:cs="仿宋"/>
        </w:rPr>
      </w:pPr>
      <w:r>
        <w:rPr>
          <w:rFonts w:ascii="仿宋" w:eastAsia="仿宋" w:hAnsi="仿宋" w:cs="仿宋"/>
        </w:rPr>
        <w:t>["Tom","Jhon","Mike",...]</w:t>
      </w:r>
    </w:p>
    <w:p w:rsidR="0020037C" w:rsidRDefault="004474D3">
      <w:pPr>
        <w:pStyle w:val="BodyText"/>
        <w:spacing w:before="45"/>
        <w:ind w:left="1217"/>
      </w:pPr>
      <w:r>
        <w:t>但是不会匹配集合bar下name字段值形如下面数组的记录</w:t>
      </w:r>
    </w:p>
    <w:p w:rsidR="0020037C" w:rsidRDefault="00B0609F">
      <w:pPr>
        <w:pStyle w:val="BodyText"/>
        <w:spacing w:before="8"/>
        <w:ind w:left="1217"/>
        <w:rPr>
          <w:rFonts w:ascii="仿宋" w:eastAsia="仿宋" w:hAnsi="仿宋" w:cs="仿宋"/>
        </w:rPr>
      </w:pPr>
      <w:r w:rsidRPr="00B0609F">
        <w:pict>
          <v:group id="_x0000_s2349" style="position:absolute;left:0;text-align:left;margin-left:95.85pt;margin-top:4.85pt;width:459.45pt;height:10.6pt;z-index:-251475456;mso-position-horizontal-relative:page" coordorigin="1917,97" coordsize="9189,212">
            <v:shape id="_x0000_s2350"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["Tom","Jhon"]</w:t>
      </w:r>
    </w:p>
    <w:p w:rsidR="0020037C" w:rsidRDefault="0020037C">
      <w:pPr>
        <w:spacing w:before="1" w:line="130" w:lineRule="exact"/>
        <w:rPr>
          <w:sz w:val="13"/>
          <w:szCs w:val="13"/>
        </w:rPr>
      </w:pPr>
    </w:p>
    <w:p w:rsidR="0020037C" w:rsidRDefault="00DD1987">
      <w:pPr>
        <w:pStyle w:val="BodyText"/>
        <w:spacing w:line="153" w:lineRule="auto"/>
        <w:ind w:left="1573" w:right="145" w:hanging="640"/>
      </w:pPr>
      <w:r>
        <w:pict>
          <v:shape id="_x0000_i1115"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t>注:</w:t>
      </w:r>
      <w:r w:rsidR="004474D3">
        <w:rPr>
          <w:w w:val="116"/>
        </w:rPr>
        <w:t xml:space="preserve"> </w:t>
      </w:r>
      <w:r w:rsidR="004474D3">
        <w:rPr>
          <w:w w:val="95"/>
        </w:rPr>
        <w:t>使用$all操作一个非数组类型的字段的话，例如：db.foo.bar.find(age:{$all:[20]})，它等价</w:t>
      </w:r>
      <w:r w:rsidR="004474D3">
        <w:t xml:space="preserve"> 于db.foo.bar.find({age:20})</w:t>
      </w:r>
    </w:p>
    <w:p w:rsidR="0020037C" w:rsidRDefault="0020037C">
      <w:pPr>
        <w:spacing w:before="4" w:line="110" w:lineRule="exact"/>
        <w:rPr>
          <w:sz w:val="11"/>
          <w:szCs w:val="11"/>
        </w:rPr>
      </w:pPr>
    </w:p>
    <w:p w:rsidR="0020037C" w:rsidRDefault="004474D3">
      <w:pPr>
        <w:pStyle w:val="BodyText"/>
        <w:rPr>
          <w:lang w:eastAsia="zh-CN"/>
        </w:rPr>
      </w:pPr>
      <w:bookmarkStart w:id="560" w:name="$and"/>
      <w:bookmarkStart w:id="561" w:name="_bookmark224"/>
      <w:bookmarkEnd w:id="560"/>
      <w:bookmarkEnd w:id="561"/>
      <w:r>
        <w:rPr>
          <w:w w:val="95"/>
          <w:lang w:eastAsia="zh-CN"/>
        </w:rPr>
        <w:t>$and</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B0609F">
      <w:pPr>
        <w:pStyle w:val="BodyText"/>
        <w:spacing w:before="48"/>
        <w:rPr>
          <w:rFonts w:ascii="仿宋" w:eastAsia="仿宋" w:hAnsi="仿宋" w:cs="仿宋"/>
          <w:lang w:eastAsia="zh-CN"/>
        </w:rPr>
      </w:pPr>
      <w:r w:rsidRPr="00B0609F">
        <w:pict>
          <v:group id="_x0000_s2346" style="position:absolute;left:0;text-align:left;margin-left:81.7pt;margin-top:6.85pt;width:473.6pt;height:10.6pt;z-index:-251474432;mso-position-horizontal-relative:page" coordorigin="1634,137" coordsize="9472,212">
            <v:shape id="_x0000_s2347"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{$and:{[{&lt;表达式1&gt;}，{&lt;表达式2&gt;},...,{&lt;表达式N&gt;}]}}</w:t>
      </w:r>
    </w:p>
    <w:p w:rsidR="0020037C" w:rsidRDefault="0020037C">
      <w:pPr>
        <w:spacing w:before="5" w:line="180" w:lineRule="exact"/>
        <w:rPr>
          <w:sz w:val="18"/>
          <w:szCs w:val="18"/>
          <w:lang w:eastAsia="zh-CN"/>
        </w:rPr>
      </w:pPr>
    </w:p>
    <w:p w:rsidR="0020037C" w:rsidRDefault="004474D3">
      <w:pPr>
        <w:pStyle w:val="BodyText"/>
        <w:rPr>
          <w:lang w:eastAsia="zh-CN"/>
        </w:rPr>
      </w:pPr>
      <w:r>
        <w:rPr>
          <w:lang w:eastAsia="zh-CN"/>
        </w:rPr>
        <w:t>描述</w:t>
      </w:r>
    </w:p>
    <w:p w:rsidR="0020037C" w:rsidRDefault="004474D3">
      <w:pPr>
        <w:pStyle w:val="BodyText"/>
        <w:spacing w:before="16" w:line="251" w:lineRule="auto"/>
        <w:rPr>
          <w:lang w:eastAsia="zh-CN"/>
        </w:rPr>
      </w:pPr>
      <w:r>
        <w:rPr>
          <w:w w:val="95"/>
          <w:lang w:eastAsia="zh-CN"/>
        </w:rPr>
        <w:t>$and是一个逻辑"与"操作。它的作用是选择满足所有表达式(&lt;表达式1&gt;，&lt;表达式2&gt;,...,&lt;表达式N&gt;)的记录，</w:t>
      </w:r>
      <w:r>
        <w:rPr>
          <w:lang w:eastAsia="zh-CN"/>
        </w:rPr>
        <w:t xml:space="preserve"> </w:t>
      </w:r>
      <w:r>
        <w:rPr>
          <w:w w:val="95"/>
          <w:lang w:eastAsia="zh-CN"/>
        </w:rPr>
        <w:t xml:space="preserve">但是如果第一个表达式(&lt;表达式1&gt;)的计算结果为false，sequoiadb将不会再执行后面的表     </w:t>
      </w:r>
      <w:r>
        <w:rPr>
          <w:spacing w:val="38"/>
          <w:w w:val="95"/>
          <w:lang w:eastAsia="zh-CN"/>
        </w:rPr>
        <w:t xml:space="preserve"> </w:t>
      </w:r>
      <w:r>
        <w:rPr>
          <w:w w:val="95"/>
          <w:lang w:eastAsia="zh-CN"/>
        </w:rPr>
        <w:t>达式。</w:t>
      </w:r>
    </w:p>
    <w:p w:rsidR="0020037C" w:rsidRDefault="0020037C">
      <w:pPr>
        <w:spacing w:line="251" w:lineRule="auto"/>
        <w:rPr>
          <w:lang w:eastAsia="zh-CN"/>
        </w:rPr>
        <w:sectPr w:rsidR="0020037C">
          <w:pgSz w:w="12240" w:h="15840"/>
          <w:pgMar w:top="900" w:right="1060" w:bottom="280" w:left="700" w:header="713" w:footer="0" w:gutter="0"/>
          <w:cols w:space="720"/>
        </w:sectPr>
      </w:pPr>
    </w:p>
    <w:p w:rsidR="0020037C" w:rsidRDefault="004474D3">
      <w:pPr>
        <w:pStyle w:val="BodyText"/>
        <w:tabs>
          <w:tab w:val="left" w:pos="397"/>
        </w:tabs>
        <w:spacing w:before="42"/>
        <w:ind w:left="113"/>
        <w:rPr>
          <w:lang w:eastAsia="zh-CN"/>
        </w:rPr>
      </w:pPr>
      <w:r>
        <w:rPr>
          <w:rFonts w:ascii="Times New Roman" w:eastAsia="Times New Roman" w:hAnsi="Times New Roman" w:cs="Times New Roman"/>
          <w:lang w:eastAsia="zh-CN"/>
        </w:rPr>
        <w:lastRenderedPageBreak/>
        <w:t>•</w:t>
      </w:r>
      <w:r>
        <w:rPr>
          <w:rFonts w:ascii="Times New Roman" w:eastAsia="Times New Roman" w:hAnsi="Times New Roman" w:cs="Times New Roman"/>
          <w:lang w:eastAsia="zh-CN"/>
        </w:rPr>
        <w:tab/>
      </w:r>
      <w:r>
        <w:rPr>
          <w:position w:val="1"/>
          <w:lang w:eastAsia="zh-CN"/>
        </w:rPr>
        <w:t>选择集合bar下age字段值为20，price字段值小于10的记录</w:t>
      </w:r>
    </w:p>
    <w:p w:rsidR="0020037C" w:rsidRDefault="00B0609F">
      <w:pPr>
        <w:pStyle w:val="BodyText"/>
        <w:spacing w:before="10"/>
        <w:ind w:left="397"/>
        <w:rPr>
          <w:rFonts w:ascii="仿宋" w:eastAsia="仿宋" w:hAnsi="仿宋" w:cs="仿宋"/>
        </w:rPr>
      </w:pPr>
      <w:r w:rsidRPr="00B0609F">
        <w:pict>
          <v:group id="_x0000_s2344" style="position:absolute;left:0;text-align:left;margin-left:95.85pt;margin-top:4.95pt;width:459.45pt;height:10.6pt;z-index:-251473408;mso-position-horizontal-relative:page" coordorigin="1917,99" coordsize="9189,212">
            <v:shape id="_x0000_s234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db.foo.bar.find({$and:[{age:20},{price:{$lt:10}}]})</w:t>
      </w:r>
    </w:p>
    <w:p w:rsidR="0020037C" w:rsidRDefault="0020037C">
      <w:pPr>
        <w:spacing w:before="8" w:line="160" w:lineRule="exact"/>
        <w:rPr>
          <w:sz w:val="16"/>
          <w:szCs w:val="16"/>
        </w:rPr>
      </w:pPr>
    </w:p>
    <w:p w:rsidR="0020037C" w:rsidRDefault="00DD1987">
      <w:pPr>
        <w:pStyle w:val="BodyText"/>
        <w:spacing w:line="139" w:lineRule="auto"/>
        <w:ind w:left="1037" w:right="2938" w:hanging="640"/>
        <w:rPr>
          <w:lang w:eastAsia="zh-CN"/>
        </w:rPr>
      </w:pPr>
      <w:r>
        <w:pict>
          <v:shape id="_x0000_i1116"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w w:val="95"/>
          <w:lang w:eastAsia="zh-CN"/>
        </w:rPr>
        <w:t>Sequoiadb提供了一种隐式的and操作，用逗号(,)隔开个表达式，例如</w:t>
      </w:r>
    </w:p>
    <w:p w:rsidR="0020037C" w:rsidRDefault="00B0609F">
      <w:pPr>
        <w:pStyle w:val="BodyText"/>
        <w:spacing w:before="69"/>
        <w:ind w:left="377" w:right="4342"/>
        <w:jc w:val="center"/>
        <w:rPr>
          <w:rFonts w:ascii="仿宋" w:eastAsia="仿宋" w:hAnsi="仿宋" w:cs="仿宋"/>
        </w:rPr>
      </w:pPr>
      <w:r w:rsidRPr="00B0609F">
        <w:pict>
          <v:group id="_x0000_s2341" style="position:absolute;left:0;text-align:left;margin-left:127.85pt;margin-top:7.9pt;width:427.45pt;height:10.6pt;z-index:-251472384;mso-position-horizontal-relative:page" coordorigin="2557,158" coordsize="8549,212">
            <v:shape id="_x0000_s2342" style="position:absolute;left:2557;top:158;width:8549;height:212" coordorigin="2557,158" coordsize="8549,212" path="m2557,158r8549,l11106,370r-8549,l2557,158xe" fillcolor="#efefef" stroked="f">
              <v:path arrowok="t"/>
            </v:shape>
            <w10:wrap anchorx="page"/>
          </v:group>
        </w:pict>
      </w:r>
      <w:r w:rsidR="004474D3">
        <w:rPr>
          <w:rFonts w:ascii="仿宋" w:eastAsia="仿宋" w:hAnsi="仿宋" w:cs="仿宋"/>
        </w:rPr>
        <w:t>db.foo.bar.find({age:20,price:{$lt:10}})</w:t>
      </w:r>
    </w:p>
    <w:p w:rsidR="0020037C" w:rsidRDefault="004474D3">
      <w:pPr>
        <w:pStyle w:val="BodyText"/>
        <w:tabs>
          <w:tab w:val="left" w:pos="397"/>
        </w:tabs>
        <w:spacing w:line="169" w:lineRule="auto"/>
        <w:ind w:left="397" w:right="569" w:hanging="28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当使用and操作对同一个字段名时，如{age：{$lt:20}}and{age:{$exists:1}}。那么可以用$and操作两个分</w:t>
      </w:r>
      <w:r>
        <w:rPr>
          <w:position w:val="1"/>
        </w:rPr>
        <w:t xml:space="preserve"> </w:t>
      </w:r>
      <w:r>
        <w:t>开的</w:t>
      </w:r>
    </w:p>
    <w:p w:rsidR="0020037C" w:rsidRDefault="004474D3">
      <w:pPr>
        <w:pStyle w:val="BodyText"/>
        <w:spacing w:before="31"/>
        <w:ind w:left="397"/>
      </w:pPr>
      <w:r>
        <w:t>表达式，也可以合并这两个表达式{age:{$lt:20,$exists:1}}。</w:t>
      </w:r>
    </w:p>
    <w:p w:rsidR="0020037C" w:rsidRDefault="0020037C">
      <w:pPr>
        <w:spacing w:before="3" w:line="120" w:lineRule="exact"/>
        <w:rPr>
          <w:sz w:val="12"/>
          <w:szCs w:val="12"/>
        </w:rPr>
      </w:pPr>
    </w:p>
    <w:p w:rsidR="0020037C" w:rsidRDefault="00B0609F">
      <w:pPr>
        <w:pStyle w:val="BodyText"/>
        <w:spacing w:line="172" w:lineRule="auto"/>
        <w:ind w:left="397" w:right="492"/>
        <w:rPr>
          <w:rFonts w:ascii="仿宋" w:eastAsia="仿宋" w:hAnsi="仿宋" w:cs="仿宋"/>
        </w:rPr>
      </w:pPr>
      <w:r w:rsidRPr="00B0609F">
        <w:pict>
          <v:group id="_x0000_s2339" style="position:absolute;left:0;text-align:left;margin-left:95.85pt;margin-top:.7pt;width:459.45pt;height:21.2pt;z-index:-251471360;mso-position-horizontal-relative:page" coordorigin="1917,14" coordsize="9189,424">
            <v:shape id="_x0000_s2340" style="position:absolute;left:1917;top:14;width:9189;height:424" coordorigin="1917,14" coordsize="9189,424" path="m1917,14r9189,l11106,438r-9189,l1917,14xe" fillcolor="#efefef" stroked="f">
              <v:path arrowok="t"/>
            </v:shape>
            <w10:wrap anchorx="page"/>
          </v:group>
        </w:pict>
      </w:r>
      <w:r w:rsidR="004474D3">
        <w:rPr>
          <w:rFonts w:ascii="仿宋" w:eastAsia="仿宋" w:hAnsi="仿宋" w:cs="仿宋"/>
        </w:rPr>
        <w:t>db.foo.bar.update({$inc:{salary:200}},{$and:[{age:{$lt:20}},{age:{$exists:1}}]}) db.foo.bar.update({$inc:{salary:200}},{age:{$lt:20,$exists:1}})</w:t>
      </w:r>
    </w:p>
    <w:p w:rsidR="0020037C" w:rsidRDefault="0020037C">
      <w:pPr>
        <w:spacing w:before="2" w:line="140" w:lineRule="exact"/>
        <w:rPr>
          <w:sz w:val="14"/>
          <w:szCs w:val="14"/>
        </w:rPr>
      </w:pPr>
    </w:p>
    <w:p w:rsidR="0020037C" w:rsidRDefault="004474D3">
      <w:pPr>
        <w:pStyle w:val="BodyText"/>
        <w:spacing w:line="167" w:lineRule="auto"/>
        <w:ind w:left="397" w:right="973"/>
        <w:rPr>
          <w:lang w:eastAsia="zh-CN"/>
        </w:rPr>
      </w:pPr>
      <w:r>
        <w:rPr>
          <w:w w:val="95"/>
          <w:lang w:eastAsia="zh-CN"/>
        </w:rPr>
        <w:t>两个操作的结果相同，首先查询集合bar下存在age字段并且age的值小于20的记录，然后对这些记录</w:t>
      </w:r>
      <w:r>
        <w:rPr>
          <w:lang w:eastAsia="zh-CN"/>
        </w:rPr>
        <w:t xml:space="preserve"> 的salary</w:t>
      </w:r>
    </w:p>
    <w:p w:rsidR="0020037C" w:rsidRDefault="004474D3">
      <w:pPr>
        <w:pStyle w:val="BodyText"/>
        <w:spacing w:before="31"/>
        <w:ind w:left="397"/>
        <w:rPr>
          <w:lang w:eastAsia="zh-CN"/>
        </w:rPr>
      </w:pPr>
      <w:r>
        <w:rPr>
          <w:lang w:eastAsia="zh-CN"/>
        </w:rPr>
        <w:t>字段的值增加200。</w:t>
      </w:r>
    </w:p>
    <w:p w:rsidR="0020037C" w:rsidRDefault="004474D3">
      <w:pPr>
        <w:pStyle w:val="BodyText"/>
        <w:spacing w:before="96"/>
        <w:ind w:left="113"/>
        <w:rPr>
          <w:lang w:eastAsia="zh-CN"/>
        </w:rPr>
      </w:pPr>
      <w:bookmarkStart w:id="562" w:name="$not"/>
      <w:bookmarkStart w:id="563" w:name="_bookmark225"/>
      <w:bookmarkEnd w:id="562"/>
      <w:bookmarkEnd w:id="563"/>
      <w:r>
        <w:rPr>
          <w:w w:val="95"/>
          <w:lang w:eastAsia="zh-CN"/>
        </w:rPr>
        <w:t>$not</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B0609F">
      <w:pPr>
        <w:pStyle w:val="BodyText"/>
        <w:spacing w:before="48"/>
        <w:ind w:left="113"/>
        <w:rPr>
          <w:rFonts w:ascii="仿宋" w:eastAsia="仿宋" w:hAnsi="仿宋" w:cs="仿宋"/>
          <w:lang w:eastAsia="zh-CN"/>
        </w:rPr>
      </w:pPr>
      <w:r w:rsidRPr="00B0609F">
        <w:pict>
          <v:group id="_x0000_s2337" style="position:absolute;left:0;text-align:left;margin-left:81.7pt;margin-top:6.85pt;width:473.6pt;height:10.6pt;z-index:-251470336;mso-position-horizontal-relative:page" coordorigin="1634,137" coordsize="9472,212">
            <v:shape id="_x0000_s2338"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{$not:[{&lt;表达式1&gt;},{&lt;表达式2&gt;},...,{&lt;表达式N&gt;}]}</w:t>
      </w:r>
    </w:p>
    <w:p w:rsidR="0020037C" w:rsidRDefault="0020037C">
      <w:pPr>
        <w:spacing w:before="5" w:line="180" w:lineRule="exact"/>
        <w:rPr>
          <w:sz w:val="18"/>
          <w:szCs w:val="18"/>
          <w:lang w:eastAsia="zh-CN"/>
        </w:rPr>
      </w:pPr>
    </w:p>
    <w:p w:rsidR="0020037C" w:rsidRDefault="004474D3">
      <w:pPr>
        <w:pStyle w:val="BodyText"/>
        <w:ind w:left="113"/>
        <w:rPr>
          <w:lang w:eastAsia="zh-CN"/>
        </w:rPr>
      </w:pPr>
      <w:r>
        <w:rPr>
          <w:lang w:eastAsia="zh-CN"/>
        </w:rPr>
        <w:t>描述</w:t>
      </w:r>
    </w:p>
    <w:p w:rsidR="0020037C" w:rsidRDefault="004474D3">
      <w:pPr>
        <w:pStyle w:val="BodyText"/>
        <w:spacing w:before="16" w:line="376" w:lineRule="auto"/>
        <w:ind w:left="113" w:right="1721"/>
        <w:rPr>
          <w:lang w:eastAsia="zh-CN"/>
        </w:rPr>
      </w:pPr>
      <w:r>
        <w:rPr>
          <w:w w:val="95"/>
          <w:lang w:eastAsia="zh-CN"/>
        </w:rPr>
        <w:t>$not是一个逻辑"非"操作。选择不匹配表达式(&lt;表达式1&gt;&lt;表达式2&gt;,...,&lt;表达式N&gt;)的记录。</w:t>
      </w:r>
      <w:r>
        <w:rPr>
          <w:lang w:eastAsia="zh-CN"/>
        </w:rPr>
        <w:t xml:space="preserve">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选择集合bar下age字段值不等于20或price字段值不小于10的记录。</w:t>
      </w:r>
    </w:p>
    <w:p w:rsidR="0020037C" w:rsidRDefault="00B0609F">
      <w:pPr>
        <w:pStyle w:val="BodyText"/>
        <w:spacing w:before="10"/>
        <w:ind w:left="397"/>
        <w:rPr>
          <w:rFonts w:ascii="仿宋" w:eastAsia="仿宋" w:hAnsi="仿宋" w:cs="仿宋"/>
        </w:rPr>
      </w:pPr>
      <w:r w:rsidRPr="00B0609F">
        <w:pict>
          <v:group id="_x0000_s2335" style="position:absolute;left:0;text-align:left;margin-left:95.85pt;margin-top:4.95pt;width:459.45pt;height:10.6pt;z-index:-251469312;mso-position-horizontal-relative:page" coordorigin="1917,99" coordsize="9189,212">
            <v:shape id="_x0000_s2336"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db.foo.bar.find({$not:[{age:20},{price:{$lt:10}}]})</w:t>
      </w:r>
    </w:p>
    <w:p w:rsidR="0020037C" w:rsidRDefault="004474D3">
      <w:pPr>
        <w:pStyle w:val="BodyText"/>
        <w:spacing w:before="85"/>
        <w:ind w:left="113"/>
        <w:rPr>
          <w:lang w:eastAsia="zh-CN"/>
        </w:rPr>
      </w:pPr>
      <w:bookmarkStart w:id="564" w:name="$or"/>
      <w:bookmarkStart w:id="565" w:name="_bookmark226"/>
      <w:bookmarkEnd w:id="564"/>
      <w:bookmarkEnd w:id="565"/>
      <w:r>
        <w:rPr>
          <w:w w:val="95"/>
          <w:lang w:eastAsia="zh-CN"/>
        </w:rPr>
        <w:t>$or</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B0609F">
      <w:pPr>
        <w:pStyle w:val="BodyText"/>
        <w:spacing w:before="48"/>
        <w:ind w:left="113"/>
        <w:rPr>
          <w:rFonts w:ascii="仿宋" w:eastAsia="仿宋" w:hAnsi="仿宋" w:cs="仿宋"/>
          <w:lang w:eastAsia="zh-CN"/>
        </w:rPr>
      </w:pPr>
      <w:r w:rsidRPr="00B0609F">
        <w:pict>
          <v:group id="_x0000_s2333" style="position:absolute;left:0;text-align:left;margin-left:81.7pt;margin-top:6.85pt;width:473.6pt;height:10.6pt;z-index:-251468288;mso-position-horizontal-relative:page" coordorigin="1634,137" coordsize="9472,212">
            <v:shape id="_x0000_s2334"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lang w:eastAsia="zh-CN"/>
        </w:rPr>
        <w:t>{$or:[{&lt;表达式1&gt;},{&lt;表达式2&gt;},...,{&lt;表达式N&gt;}]}</w:t>
      </w:r>
    </w:p>
    <w:p w:rsidR="0020037C" w:rsidRDefault="0020037C">
      <w:pPr>
        <w:spacing w:before="5" w:line="180" w:lineRule="exact"/>
        <w:rPr>
          <w:sz w:val="18"/>
          <w:szCs w:val="18"/>
          <w:lang w:eastAsia="zh-CN"/>
        </w:rPr>
      </w:pPr>
    </w:p>
    <w:p w:rsidR="0020037C" w:rsidRDefault="004474D3">
      <w:pPr>
        <w:pStyle w:val="BodyText"/>
        <w:ind w:left="113"/>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left="113" w:right="684"/>
        <w:rPr>
          <w:lang w:eastAsia="zh-CN"/>
        </w:rPr>
      </w:pPr>
      <w:r>
        <w:rPr>
          <w:w w:val="95"/>
          <w:lang w:eastAsia="zh-CN"/>
        </w:rPr>
        <w:t>$or是一个逻辑"或"操作。它的作用是选择满足表达式(&lt;表达式1&gt;,&lt;表达式2&gt;,...,&lt;表达式N&gt;)其中一个表达式</w:t>
      </w:r>
      <w:r>
        <w:rPr>
          <w:lang w:eastAsia="zh-CN"/>
        </w:rPr>
        <w:t xml:space="preserve"> 的记录。只要</w:t>
      </w:r>
    </w:p>
    <w:p w:rsidR="0020037C" w:rsidRDefault="004474D3">
      <w:pPr>
        <w:pStyle w:val="BodyText"/>
        <w:spacing w:before="31" w:line="376" w:lineRule="auto"/>
        <w:ind w:left="113" w:right="5385"/>
      </w:pPr>
      <w:r>
        <w:rPr>
          <w:w w:val="95"/>
          <w:lang w:eastAsia="zh-CN"/>
        </w:rPr>
        <w:t>有一个表达式的计算结果为true，记录就会返回。</w:t>
      </w:r>
      <w:r>
        <w:rPr>
          <w:lang w:eastAsia="zh-CN"/>
        </w:rPr>
        <w:t xml:space="preserve"> </w:t>
      </w:r>
      <w:r>
        <w:t>示例</w:t>
      </w:r>
    </w:p>
    <w:p w:rsidR="0020037C" w:rsidRDefault="004474D3">
      <w:pPr>
        <w:pStyle w:val="BodyText"/>
        <w:tabs>
          <w:tab w:val="left" w:pos="397"/>
        </w:tabs>
        <w:spacing w:line="226"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选择集合bar下name字段值为"Tom"，且age字段值为20或price字段值小于10的记录。</w:t>
      </w:r>
    </w:p>
    <w:p w:rsidR="0020037C" w:rsidRDefault="00B0609F">
      <w:pPr>
        <w:pStyle w:val="BodyText"/>
        <w:spacing w:before="10"/>
        <w:ind w:left="397"/>
        <w:rPr>
          <w:rFonts w:ascii="仿宋" w:eastAsia="仿宋" w:hAnsi="仿宋" w:cs="仿宋"/>
        </w:rPr>
      </w:pPr>
      <w:r w:rsidRPr="00B0609F">
        <w:pict>
          <v:group id="_x0000_s2331" style="position:absolute;left:0;text-align:left;margin-left:95.85pt;margin-top:4.95pt;width:459.45pt;height:10.6pt;z-index:-251467264;mso-position-horizontal-relative:page" coordorigin="1917,99" coordsize="9189,212">
            <v:shape id="_x0000_s2332"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db.foo.bar.find({name:"Tom",$or:[{age:20},{price:{$lt:10}}]})</w:t>
      </w:r>
    </w:p>
    <w:p w:rsidR="0020037C" w:rsidRDefault="004474D3">
      <w:pPr>
        <w:pStyle w:val="BodyText"/>
        <w:tabs>
          <w:tab w:val="left" w:pos="397"/>
        </w:tabs>
        <w:spacing w:line="169" w:lineRule="auto"/>
        <w:ind w:left="397" w:right="1587"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$or匹配嵌套对象中的字段名。选择age字段值小于20或者嵌套对象snapshot中的type字段值</w:t>
      </w:r>
      <w:r>
        <w:rPr>
          <w:position w:val="1"/>
          <w:lang w:eastAsia="zh-CN"/>
        </w:rPr>
        <w:t xml:space="preserve"> </w:t>
      </w:r>
      <w:r>
        <w:rPr>
          <w:lang w:eastAsia="zh-CN"/>
        </w:rPr>
        <w:t>为"system"的记录，并使用</w:t>
      </w:r>
      <w:hyperlink w:anchor="_bookmark234" w:history="1">
        <w:r>
          <w:rPr>
            <w:color w:val="0000FF"/>
            <w:lang w:eastAsia="zh-CN"/>
          </w:rPr>
          <w:t>$inc</w:t>
        </w:r>
      </w:hyperlink>
      <w:r>
        <w:rPr>
          <w:color w:val="000000"/>
          <w:lang w:eastAsia="zh-CN"/>
        </w:rPr>
        <w:t>更新</w:t>
      </w:r>
    </w:p>
    <w:p w:rsidR="0020037C" w:rsidRDefault="004474D3">
      <w:pPr>
        <w:pStyle w:val="BodyText"/>
        <w:spacing w:before="31"/>
        <w:ind w:left="397"/>
        <w:rPr>
          <w:lang w:eastAsia="zh-CN"/>
        </w:rPr>
      </w:pPr>
      <w:r>
        <w:rPr>
          <w:lang w:eastAsia="zh-CN"/>
        </w:rPr>
        <w:t>这些记录的salary字段值。</w:t>
      </w:r>
    </w:p>
    <w:p w:rsidR="0020037C" w:rsidRDefault="00B0609F">
      <w:pPr>
        <w:pStyle w:val="BodyText"/>
        <w:spacing w:before="48"/>
        <w:ind w:left="397"/>
        <w:rPr>
          <w:rFonts w:ascii="仿宋" w:eastAsia="仿宋" w:hAnsi="仿宋" w:cs="仿宋"/>
          <w:lang w:eastAsia="zh-CN"/>
        </w:rPr>
      </w:pPr>
      <w:r w:rsidRPr="00B0609F">
        <w:pict>
          <v:group id="_x0000_s2329" style="position:absolute;left:0;text-align:left;margin-left:95.85pt;margin-top:6.85pt;width:459.45pt;height:10.6pt;z-index:-251466240;mso-position-horizontal-relative:page" coordorigin="1917,137" coordsize="9189,212">
            <v:shape id="_x0000_s2330"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lang w:eastAsia="zh-CN"/>
        </w:rPr>
        <w:t>db.foo.bar.update({$inc:{salary:200}},{$or:[{age:{$lt:20}},{"snapshot.type":"system"}]})</w:t>
      </w:r>
    </w:p>
    <w:p w:rsidR="0020037C" w:rsidRDefault="0020037C">
      <w:pPr>
        <w:rPr>
          <w:rFonts w:ascii="仿宋" w:eastAsia="仿宋" w:hAnsi="仿宋" w:cs="仿宋"/>
          <w:lang w:eastAsia="zh-CN"/>
        </w:rPr>
        <w:sectPr w:rsidR="0020037C">
          <w:pgSz w:w="12240" w:h="15840"/>
          <w:pgMar w:top="1340" w:right="680" w:bottom="280" w:left="1520" w:header="713" w:footer="0" w:gutter="0"/>
          <w:cols w:space="720"/>
        </w:sectPr>
      </w:pPr>
    </w:p>
    <w:p w:rsidR="0020037C" w:rsidRDefault="0020037C">
      <w:pPr>
        <w:spacing w:before="4" w:line="130" w:lineRule="exact"/>
        <w:rPr>
          <w:sz w:val="13"/>
          <w:szCs w:val="13"/>
          <w:lang w:eastAsia="zh-CN"/>
        </w:rPr>
      </w:pPr>
    </w:p>
    <w:p w:rsidR="0020037C" w:rsidRDefault="0020037C">
      <w:pPr>
        <w:spacing w:line="200" w:lineRule="exact"/>
        <w:rPr>
          <w:sz w:val="20"/>
          <w:szCs w:val="20"/>
          <w:lang w:eastAsia="zh-CN"/>
        </w:rPr>
      </w:pPr>
    </w:p>
    <w:p w:rsidR="0020037C" w:rsidRDefault="004474D3">
      <w:pPr>
        <w:pStyle w:val="BodyText"/>
        <w:spacing w:line="310" w:lineRule="exact"/>
      </w:pPr>
      <w:bookmarkStart w:id="566" w:name="$type"/>
      <w:bookmarkStart w:id="567" w:name="_bookmark227"/>
      <w:bookmarkEnd w:id="566"/>
      <w:bookmarkEnd w:id="567"/>
      <w:r>
        <w:rPr>
          <w:w w:val="95"/>
        </w:rPr>
        <w:t>$type</w:t>
      </w:r>
    </w:p>
    <w:p w:rsidR="0020037C" w:rsidRDefault="0020037C">
      <w:pPr>
        <w:spacing w:before="6" w:line="190" w:lineRule="exact"/>
        <w:rPr>
          <w:sz w:val="19"/>
          <w:szCs w:val="19"/>
        </w:rPr>
      </w:pPr>
    </w:p>
    <w:p w:rsidR="0020037C" w:rsidRDefault="004474D3">
      <w:pPr>
        <w:pStyle w:val="BodyText"/>
      </w:pPr>
      <w:r>
        <w:t>语法</w:t>
      </w:r>
    </w:p>
    <w:p w:rsidR="0020037C" w:rsidRDefault="004474D3">
      <w:pPr>
        <w:pStyle w:val="BodyText"/>
        <w:spacing w:before="16"/>
      </w:pPr>
      <w:r>
        <w:rPr>
          <w:w w:val="90"/>
        </w:rPr>
        <w:t>{&lt;字段名&gt;:{</w:t>
      </w:r>
      <w:hyperlink w:anchor="_bookmark6" w:history="1">
        <w:r>
          <w:rPr>
            <w:color w:val="0000FF"/>
            <w:w w:val="90"/>
          </w:rPr>
          <w:t>$type</w:t>
        </w:r>
      </w:hyperlink>
      <w:r>
        <w:rPr>
          <w:color w:val="000000"/>
          <w:w w:val="90"/>
        </w:rPr>
        <w:t xml:space="preserve">:&lt;BSON </w:t>
      </w:r>
      <w:r>
        <w:rPr>
          <w:color w:val="000000"/>
          <w:spacing w:val="43"/>
          <w:w w:val="90"/>
        </w:rPr>
        <w:t xml:space="preserve"> </w:t>
      </w:r>
      <w:r>
        <w:rPr>
          <w:color w:val="000000"/>
          <w:w w:val="90"/>
        </w:rPr>
        <w:t>type&gt;}}</w:t>
      </w:r>
    </w:p>
    <w:p w:rsidR="0020037C" w:rsidRDefault="0020037C">
      <w:pPr>
        <w:spacing w:before="6" w:line="190" w:lineRule="exact"/>
        <w:rPr>
          <w:sz w:val="19"/>
          <w:szCs w:val="19"/>
        </w:rPr>
      </w:pPr>
    </w:p>
    <w:p w:rsidR="0020037C" w:rsidRDefault="004474D3">
      <w:pPr>
        <w:pStyle w:val="BodyText"/>
      </w:pPr>
      <w:r>
        <w:t>描述</w:t>
      </w:r>
    </w:p>
    <w:p w:rsidR="0020037C" w:rsidRDefault="00B0609F">
      <w:pPr>
        <w:pStyle w:val="BodyText"/>
        <w:spacing w:before="16" w:line="376" w:lineRule="auto"/>
        <w:ind w:right="3660"/>
      </w:pPr>
      <w:r>
        <w:pict>
          <v:shape id="_x0000_s2328" type="#_x0000_t202" style="position:absolute;left:0;text-align:left;margin-left:81.2pt;margin-top:46.35pt;width:475.1pt;height:254.2pt;z-index:-251462144;mso-position-horizontal-relative:page" filled="f" stroked="f">
            <v:textbox inset="0,0,0,0">
              <w:txbxContent>
                <w:tbl>
                  <w:tblPr>
                    <w:tblW w:w="0" w:type="auto"/>
                    <w:tblLayout w:type="fixed"/>
                    <w:tblCellMar>
                      <w:left w:w="0" w:type="dxa"/>
                      <w:right w:w="0" w:type="dxa"/>
                    </w:tblCellMar>
                    <w:tblLook w:val="01E0"/>
                  </w:tblPr>
                  <w:tblGrid>
                    <w:gridCol w:w="2228"/>
                    <w:gridCol w:w="4087"/>
                    <w:gridCol w:w="3157"/>
                  </w:tblGrid>
                  <w:tr w:rsidR="005807CE">
                    <w:trPr>
                      <w:trHeight w:hRule="exact" w:val="305"/>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Type</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2"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值</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32-bit</w:t>
                        </w:r>
                        <w:r>
                          <w:rPr>
                            <w:rFonts w:ascii="Microsoft JhengHei" w:eastAsia="Microsoft JhengHei" w:hAnsi="Microsoft JhengHei" w:cs="Microsoft JhengHei"/>
                            <w:spacing w:val="-18"/>
                            <w:w w:val="95"/>
                            <w:sz w:val="14"/>
                            <w:szCs w:val="14"/>
                          </w:rPr>
                          <w:t xml:space="preserve"> </w:t>
                        </w:r>
                        <w:r>
                          <w:rPr>
                            <w:rFonts w:ascii="Microsoft JhengHei" w:eastAsia="Microsoft JhengHei" w:hAnsi="Microsoft JhengHei" w:cs="Microsoft JhengHei"/>
                            <w:w w:val="95"/>
                            <w:sz w:val="14"/>
                            <w:szCs w:val="14"/>
                          </w:rPr>
                          <w:t>integer</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0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整型，范围-2147483648至2147483647</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16</w:t>
                        </w:r>
                      </w:p>
                    </w:tc>
                  </w:tr>
                  <w:tr w:rsidR="005807CE">
                    <w:trPr>
                      <w:trHeight w:hRule="exact" w:val="302"/>
                    </w:trPr>
                    <w:tc>
                      <w:tcPr>
                        <w:tcW w:w="2228" w:type="dxa"/>
                        <w:tcBorders>
                          <w:top w:val="single" w:sz="8" w:space="0" w:color="000000"/>
                          <w:left w:val="single" w:sz="8" w:space="0" w:color="000000"/>
                          <w:bottom w:val="nil"/>
                          <w:right w:val="nil"/>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64-bit</w:t>
                        </w:r>
                        <w:r>
                          <w:rPr>
                            <w:rFonts w:ascii="Microsoft JhengHei" w:eastAsia="Microsoft JhengHei" w:hAnsi="Microsoft JhengHei" w:cs="Microsoft JhengHei"/>
                            <w:spacing w:val="-18"/>
                            <w:w w:val="95"/>
                            <w:sz w:val="14"/>
                            <w:szCs w:val="14"/>
                          </w:rPr>
                          <w:t xml:space="preserve"> </w:t>
                        </w:r>
                        <w:r>
                          <w:rPr>
                            <w:rFonts w:ascii="Microsoft JhengHei" w:eastAsia="Microsoft JhengHei" w:hAnsi="Microsoft JhengHei" w:cs="Microsoft JhengHei"/>
                            <w:w w:val="95"/>
                            <w:sz w:val="14"/>
                            <w:szCs w:val="14"/>
                          </w:rPr>
                          <w:t>integer</w:t>
                        </w:r>
                      </w:p>
                    </w:tc>
                    <w:tc>
                      <w:tcPr>
                        <w:tcW w:w="4087" w:type="dxa"/>
                        <w:tcBorders>
                          <w:top w:val="single" w:sz="8" w:space="0" w:color="000000"/>
                          <w:left w:val="nil"/>
                          <w:bottom w:val="nil"/>
                          <w:right w:val="single" w:sz="8" w:space="0" w:color="000000"/>
                        </w:tcBorders>
                      </w:tcPr>
                      <w:p w:rsidR="005807CE" w:rsidRDefault="005807CE">
                        <w:pPr>
                          <w:pStyle w:val="TableParagraph"/>
                          <w:spacing w:line="20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长整型，范围-9223372036854775808</w:t>
                        </w:r>
                      </w:p>
                    </w:tc>
                    <w:tc>
                      <w:tcPr>
                        <w:tcW w:w="3157" w:type="dxa"/>
                        <w:tcBorders>
                          <w:top w:val="single" w:sz="8" w:space="0" w:color="000000"/>
                          <w:left w:val="single" w:sz="8" w:space="0" w:color="000000"/>
                          <w:bottom w:val="nil"/>
                          <w:right w:val="single" w:sz="8" w:space="0" w:color="000000"/>
                        </w:tcBorders>
                      </w:tcPr>
                      <w:p w:rsidR="005807CE" w:rsidRDefault="005807C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18</w:t>
                        </w:r>
                      </w:p>
                    </w:tc>
                  </w:tr>
                  <w:tr w:rsidR="005807CE">
                    <w:trPr>
                      <w:trHeight w:hRule="exact" w:val="312"/>
                    </w:trPr>
                    <w:tc>
                      <w:tcPr>
                        <w:tcW w:w="2228" w:type="dxa"/>
                        <w:tcBorders>
                          <w:top w:val="nil"/>
                          <w:left w:val="single" w:sz="8" w:space="0" w:color="000000"/>
                          <w:bottom w:val="nil"/>
                          <w:right w:val="nil"/>
                        </w:tcBorders>
                      </w:tcPr>
                      <w:p w:rsidR="005807CE" w:rsidRDefault="005807CE"/>
                    </w:tc>
                    <w:tc>
                      <w:tcPr>
                        <w:tcW w:w="4087" w:type="dxa"/>
                        <w:tcBorders>
                          <w:top w:val="nil"/>
                          <w:left w:val="nil"/>
                          <w:bottom w:val="nil"/>
                          <w:right w:val="single" w:sz="8" w:space="0" w:color="000000"/>
                        </w:tcBorders>
                      </w:tcPr>
                      <w:p w:rsidR="005807CE" w:rsidRDefault="005807CE">
                        <w:pPr>
                          <w:pStyle w:val="TableParagraph"/>
                          <w:spacing w:line="239"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至9223372036854775807。</w:t>
                        </w:r>
                      </w:p>
                    </w:tc>
                    <w:tc>
                      <w:tcPr>
                        <w:tcW w:w="3157" w:type="dxa"/>
                        <w:tcBorders>
                          <w:top w:val="nil"/>
                          <w:left w:val="single" w:sz="8" w:space="0" w:color="000000"/>
                          <w:bottom w:val="nil"/>
                          <w:right w:val="single" w:sz="8" w:space="0" w:color="000000"/>
                        </w:tcBorders>
                      </w:tcPr>
                      <w:p w:rsidR="005807CE" w:rsidRDefault="005807CE"/>
                    </w:tc>
                  </w:tr>
                  <w:tr w:rsidR="005807CE">
                    <w:trPr>
                      <w:trHeight w:hRule="exact" w:val="270"/>
                    </w:trPr>
                    <w:tc>
                      <w:tcPr>
                        <w:tcW w:w="2228" w:type="dxa"/>
                        <w:tcBorders>
                          <w:top w:val="nil"/>
                          <w:left w:val="single" w:sz="8" w:space="0" w:color="000000"/>
                          <w:bottom w:val="nil"/>
                          <w:right w:val="nil"/>
                        </w:tcBorders>
                      </w:tcPr>
                      <w:p w:rsidR="005807CE" w:rsidRDefault="005807CE"/>
                    </w:tc>
                    <w:tc>
                      <w:tcPr>
                        <w:tcW w:w="4087" w:type="dxa"/>
                        <w:tcBorders>
                          <w:top w:val="nil"/>
                          <w:left w:val="nil"/>
                          <w:bottom w:val="nil"/>
                          <w:right w:val="single" w:sz="8" w:space="0" w:color="000000"/>
                        </w:tcBorders>
                      </w:tcPr>
                      <w:p w:rsidR="005807CE" w:rsidRDefault="005807CE">
                        <w:pPr>
                          <w:pStyle w:val="TableParagraph"/>
                          <w:spacing w:line="227" w:lineRule="exact"/>
                          <w:ind w:left="97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如果用户指定的数值无法适用于整</w:t>
                        </w:r>
                      </w:p>
                    </w:tc>
                    <w:tc>
                      <w:tcPr>
                        <w:tcW w:w="3157" w:type="dxa"/>
                        <w:tcBorders>
                          <w:top w:val="nil"/>
                          <w:left w:val="single" w:sz="8" w:space="0" w:color="000000"/>
                          <w:bottom w:val="nil"/>
                          <w:right w:val="single" w:sz="8" w:space="0" w:color="000000"/>
                        </w:tcBorders>
                      </w:tcPr>
                      <w:p w:rsidR="005807CE" w:rsidRDefault="005807CE">
                        <w:pPr>
                          <w:rPr>
                            <w:lang w:eastAsia="zh-CN"/>
                          </w:rPr>
                        </w:pPr>
                      </w:p>
                    </w:tc>
                  </w:tr>
                  <w:tr w:rsidR="005807CE">
                    <w:trPr>
                      <w:trHeight w:hRule="exact" w:val="270"/>
                    </w:trPr>
                    <w:tc>
                      <w:tcPr>
                        <w:tcW w:w="2228" w:type="dxa"/>
                        <w:tcBorders>
                          <w:top w:val="nil"/>
                          <w:left w:val="single" w:sz="8" w:space="0" w:color="000000"/>
                          <w:bottom w:val="nil"/>
                          <w:right w:val="nil"/>
                        </w:tcBorders>
                      </w:tcPr>
                      <w:p w:rsidR="005807CE" w:rsidRDefault="005807CE">
                        <w:pPr>
                          <w:rPr>
                            <w:lang w:eastAsia="zh-CN"/>
                          </w:rPr>
                        </w:pPr>
                      </w:p>
                    </w:tc>
                    <w:tc>
                      <w:tcPr>
                        <w:tcW w:w="4087" w:type="dxa"/>
                        <w:tcBorders>
                          <w:top w:val="nil"/>
                          <w:left w:val="nil"/>
                          <w:bottom w:val="nil"/>
                          <w:right w:val="single" w:sz="8" w:space="0" w:color="000000"/>
                        </w:tcBorders>
                      </w:tcPr>
                      <w:p w:rsidR="005807CE" w:rsidRDefault="005807CE">
                        <w:pPr>
                          <w:pStyle w:val="TableParagraph"/>
                          <w:spacing w:line="197" w:lineRule="exact"/>
                          <w:ind w:left="97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数，则SequoiaDB自动将其转化为长整数</w:t>
                        </w:r>
                      </w:p>
                    </w:tc>
                    <w:tc>
                      <w:tcPr>
                        <w:tcW w:w="3157" w:type="dxa"/>
                        <w:tcBorders>
                          <w:top w:val="nil"/>
                          <w:left w:val="single" w:sz="8" w:space="0" w:color="000000"/>
                          <w:bottom w:val="nil"/>
                          <w:right w:val="single" w:sz="8" w:space="0" w:color="000000"/>
                        </w:tcBorders>
                      </w:tcPr>
                      <w:p w:rsidR="005807CE" w:rsidRDefault="005807CE">
                        <w:pPr>
                          <w:rPr>
                            <w:lang w:eastAsia="zh-CN"/>
                          </w:rPr>
                        </w:pPr>
                      </w:p>
                    </w:tc>
                  </w:tr>
                  <w:tr w:rsidR="005807CE">
                    <w:trPr>
                      <w:trHeight w:hRule="exact" w:val="300"/>
                    </w:trPr>
                    <w:tc>
                      <w:tcPr>
                        <w:tcW w:w="2228" w:type="dxa"/>
                        <w:tcBorders>
                          <w:top w:val="nil"/>
                          <w:left w:val="single" w:sz="8" w:space="0" w:color="000000"/>
                          <w:bottom w:val="single" w:sz="8" w:space="0" w:color="000000"/>
                          <w:right w:val="nil"/>
                        </w:tcBorders>
                      </w:tcPr>
                      <w:p w:rsidR="005807CE" w:rsidRDefault="005807CE">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double</w:t>
                        </w:r>
                      </w:p>
                    </w:tc>
                    <w:tc>
                      <w:tcPr>
                        <w:tcW w:w="4087" w:type="dxa"/>
                        <w:tcBorders>
                          <w:top w:val="nil"/>
                          <w:left w:val="nil"/>
                          <w:bottom w:val="single" w:sz="8" w:space="0" w:color="000000"/>
                          <w:right w:val="single" w:sz="8" w:space="0" w:color="000000"/>
                        </w:tcBorders>
                      </w:tcPr>
                      <w:p w:rsidR="005807CE" w:rsidRDefault="005807CE">
                        <w:pPr>
                          <w:pStyle w:val="TableParagraph"/>
                          <w:spacing w:line="22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浮点数，范围1.7E-308至1.7E+308</w:t>
                        </w:r>
                      </w:p>
                    </w:tc>
                    <w:tc>
                      <w:tcPr>
                        <w:tcW w:w="3157" w:type="dxa"/>
                        <w:tcBorders>
                          <w:top w:val="nil"/>
                          <w:left w:val="single" w:sz="8" w:space="0" w:color="000000"/>
                          <w:bottom w:val="single" w:sz="8" w:space="0" w:color="000000"/>
                          <w:right w:val="single" w:sz="8" w:space="0" w:color="000000"/>
                        </w:tcBorders>
                      </w:tcPr>
                      <w:p w:rsidR="005807CE" w:rsidRDefault="005807CE">
                        <w:pPr>
                          <w:pStyle w:val="TableParagraph"/>
                          <w:spacing w:line="22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string</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字符串</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2</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ObjectID</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十二字节对象ID</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7</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boolean</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布尔(true|false)</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8</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date</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日期(YYYY-MM-DD</w:t>
                        </w:r>
                        <w:r>
                          <w:rPr>
                            <w:rFonts w:ascii="Microsoft JhengHei" w:eastAsia="Microsoft JhengHei" w:hAnsi="Microsoft JhengHei" w:cs="Microsoft JhengHei"/>
                            <w:spacing w:val="4"/>
                            <w:w w:val="90"/>
                            <w:sz w:val="14"/>
                            <w:szCs w:val="14"/>
                          </w:rPr>
                          <w:t xml:space="preserve"> </w:t>
                        </w:r>
                        <w:r>
                          <w:rPr>
                            <w:rFonts w:ascii="Microsoft JhengHei" w:eastAsia="Microsoft JhengHei" w:hAnsi="Microsoft JhengHei" w:cs="Microsoft JhengHei"/>
                            <w:w w:val="90"/>
                            <w:sz w:val="14"/>
                            <w:szCs w:val="14"/>
                          </w:rPr>
                          <w:t>)</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9</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timestamp</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 xml:space="preserve">时间戳(YYYY-MM-DD-HH.mm.ss.ffffff  </w:t>
                        </w:r>
                        <w:r>
                          <w:rPr>
                            <w:rFonts w:ascii="Microsoft JhengHei" w:eastAsia="Microsoft JhengHei" w:hAnsi="Microsoft JhengHei" w:cs="Microsoft JhengHei"/>
                            <w:spacing w:val="25"/>
                            <w:w w:val="90"/>
                            <w:sz w:val="14"/>
                            <w:szCs w:val="14"/>
                          </w:rPr>
                          <w:t xml:space="preserve"> </w:t>
                        </w:r>
                        <w:r>
                          <w:rPr>
                            <w:rFonts w:ascii="Microsoft JhengHei" w:eastAsia="Microsoft JhengHei" w:hAnsi="Microsoft JhengHei" w:cs="Microsoft JhengHei"/>
                            <w:w w:val="90"/>
                            <w:sz w:val="14"/>
                            <w:szCs w:val="14"/>
                          </w:rPr>
                          <w:t>)</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17</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Binary</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data</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Base64形式的二进制数据</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5</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Regular</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expression</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正则表达式</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11</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Object</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嵌套JSON文档对象</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3</w:t>
                        </w:r>
                      </w:p>
                    </w:tc>
                  </w:tr>
                  <w:tr w:rsidR="005807CE">
                    <w:trPr>
                      <w:trHeight w:hRule="exact" w:val="300"/>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Array</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嵌套数组对象</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4</w:t>
                        </w:r>
                      </w:p>
                    </w:tc>
                  </w:tr>
                  <w:tr w:rsidR="005807CE">
                    <w:trPr>
                      <w:trHeight w:hRule="exact" w:val="305"/>
                    </w:trPr>
                    <w:tc>
                      <w:tcPr>
                        <w:tcW w:w="2228"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null</w:t>
                        </w:r>
                      </w:p>
                    </w:tc>
                    <w:tc>
                      <w:tcPr>
                        <w:tcW w:w="4087"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97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空</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10</w:t>
                        </w:r>
                      </w:p>
                    </w:tc>
                  </w:tr>
                </w:tbl>
                <w:p w:rsidR="005807CE" w:rsidRDefault="005807CE"/>
              </w:txbxContent>
            </v:textbox>
            <w10:wrap anchorx="page"/>
          </v:shape>
        </w:pict>
      </w:r>
      <w:r w:rsidR="004474D3">
        <w:rPr>
          <w:w w:val="95"/>
        </w:rPr>
        <w:t xml:space="preserve">选择集合中的"&lt;字段名&gt;"值的类型等于指定"&lt;BSON </w:t>
      </w:r>
      <w:r w:rsidR="004474D3">
        <w:rPr>
          <w:spacing w:val="18"/>
          <w:w w:val="95"/>
        </w:rPr>
        <w:t xml:space="preserve"> </w:t>
      </w:r>
      <w:r w:rsidR="004474D3">
        <w:rPr>
          <w:w w:val="95"/>
        </w:rPr>
        <w:t>type&gt;"的值。</w:t>
      </w:r>
      <w:r w:rsidR="004474D3">
        <w:t xml:space="preserve"> </w:t>
      </w:r>
      <w:r w:rsidR="004474D3">
        <w:rPr>
          <w:w w:val="95"/>
        </w:rPr>
        <w:t>BSON</w:t>
      </w:r>
      <w:r w:rsidR="004474D3">
        <w:rPr>
          <w:spacing w:val="-16"/>
          <w:w w:val="95"/>
        </w:rPr>
        <w:t xml:space="preserve"> </w:t>
      </w:r>
      <w:r w:rsidR="004474D3">
        <w:rPr>
          <w:w w:val="95"/>
        </w:rPr>
        <w:t>Type</w:t>
      </w:r>
    </w:p>
    <w:p w:rsidR="0020037C" w:rsidRDefault="0020037C">
      <w:pPr>
        <w:spacing w:before="2" w:line="160" w:lineRule="exact"/>
        <w:rPr>
          <w:sz w:val="16"/>
          <w:szCs w:val="16"/>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4474D3">
      <w:pPr>
        <w:pStyle w:val="BodyText"/>
        <w:spacing w:line="310" w:lineRule="exac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选择集合bar下age字段是整型的记录。</w:t>
      </w:r>
    </w:p>
    <w:p w:rsidR="0020037C" w:rsidRDefault="00B0609F">
      <w:pPr>
        <w:pStyle w:val="BodyText"/>
        <w:spacing w:before="10"/>
        <w:ind w:left="1217"/>
        <w:rPr>
          <w:rFonts w:ascii="仿宋" w:eastAsia="仿宋" w:hAnsi="仿宋" w:cs="仿宋"/>
        </w:rPr>
      </w:pPr>
      <w:r w:rsidRPr="00B0609F">
        <w:pict>
          <v:group id="_x0000_s2326" style="position:absolute;left:0;text-align:left;margin-left:95.85pt;margin-top:4.95pt;width:459.45pt;height:10.6pt;z-index:-251465216;mso-position-horizontal-relative:page" coordorigin="1917,99" coordsize="9189,212">
            <v:shape id="_x0000_s2327"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db.foo.bar.find({age:{$type:16}})</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选择集合bar下嵌套对象content中的arr字段是数组类型的记录。</w:t>
      </w:r>
    </w:p>
    <w:p w:rsidR="0020037C" w:rsidRDefault="00B0609F">
      <w:pPr>
        <w:pStyle w:val="BodyText"/>
        <w:spacing w:before="10"/>
        <w:ind w:left="1217"/>
        <w:rPr>
          <w:rFonts w:ascii="仿宋" w:eastAsia="仿宋" w:hAnsi="仿宋" w:cs="仿宋"/>
        </w:rPr>
      </w:pPr>
      <w:r w:rsidRPr="00B0609F">
        <w:pict>
          <v:group id="_x0000_s2324" style="position:absolute;left:0;text-align:left;margin-left:95.85pt;margin-top:4.95pt;width:459.45pt;height:10.6pt;z-index:-251464192;mso-position-horizontal-relative:page" coordorigin="1917,99" coordsize="9189,212">
            <v:shape id="_x0000_s232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db.foo.bar.find({"content.arr":{$type:4}})</w:t>
      </w:r>
    </w:p>
    <w:p w:rsidR="0020037C" w:rsidRDefault="004474D3">
      <w:pPr>
        <w:pStyle w:val="BodyText"/>
        <w:spacing w:before="85"/>
        <w:rPr>
          <w:lang w:eastAsia="zh-CN"/>
        </w:rPr>
      </w:pPr>
      <w:bookmarkStart w:id="568" w:name="$exists"/>
      <w:bookmarkStart w:id="569" w:name="_bookmark228"/>
      <w:bookmarkEnd w:id="568"/>
      <w:bookmarkEnd w:id="569"/>
      <w:r>
        <w:rPr>
          <w:w w:val="95"/>
          <w:lang w:eastAsia="zh-CN"/>
        </w:rPr>
        <w:t>$exists</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4474D3">
      <w:pPr>
        <w:pStyle w:val="BodyText"/>
        <w:spacing w:before="16"/>
        <w:rPr>
          <w:lang w:eastAsia="zh-CN"/>
        </w:rPr>
      </w:pPr>
      <w:r>
        <w:rPr>
          <w:w w:val="95"/>
          <w:lang w:eastAsia="zh-CN"/>
        </w:rPr>
        <w:t>{&lt;字段名&gt;:{$exists:&lt;0|1&gt;}}</w:t>
      </w:r>
    </w:p>
    <w:p w:rsidR="0020037C" w:rsidRDefault="0020037C">
      <w:pPr>
        <w:spacing w:before="6" w:line="190" w:lineRule="exact"/>
        <w:rPr>
          <w:sz w:val="19"/>
          <w:szCs w:val="19"/>
          <w:lang w:eastAsia="zh-CN"/>
        </w:rPr>
      </w:pPr>
    </w:p>
    <w:p w:rsidR="0020037C" w:rsidRDefault="004474D3">
      <w:pPr>
        <w:pStyle w:val="BodyText"/>
        <w:spacing w:line="251" w:lineRule="auto"/>
        <w:ind w:right="955"/>
        <w:rPr>
          <w:lang w:eastAsia="zh-CN"/>
        </w:rPr>
      </w:pPr>
      <w:r>
        <w:rPr>
          <w:lang w:eastAsia="zh-CN"/>
        </w:rPr>
        <w:t xml:space="preserve">描述 </w:t>
      </w:r>
      <w:r>
        <w:rPr>
          <w:w w:val="95"/>
          <w:lang w:eastAsia="zh-CN"/>
        </w:rPr>
        <w:t>选择集合中是否存在指定"&lt;字段名&gt;"的记录。"0"表示选择不存在指定"&lt;字段名&gt;"的记录，"1"表示</w:t>
      </w:r>
      <w:r>
        <w:rPr>
          <w:lang w:eastAsia="zh-CN"/>
        </w:rPr>
        <w:t xml:space="preserve"> 选择存在指定"&lt;字段名&gt;"的记录。</w:t>
      </w:r>
    </w:p>
    <w:p w:rsidR="0020037C" w:rsidRDefault="0020037C">
      <w:pPr>
        <w:spacing w:before="4" w:line="180" w:lineRule="exact"/>
        <w:rPr>
          <w:sz w:val="18"/>
          <w:szCs w:val="18"/>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选择集合bar中存在字段age的记录</w:t>
      </w:r>
    </w:p>
    <w:p w:rsidR="0020037C" w:rsidRDefault="00B0609F">
      <w:pPr>
        <w:pStyle w:val="BodyText"/>
        <w:spacing w:before="50"/>
        <w:ind w:left="1217"/>
        <w:rPr>
          <w:rFonts w:ascii="仿宋" w:eastAsia="仿宋" w:hAnsi="仿宋" w:cs="仿宋"/>
        </w:rPr>
      </w:pPr>
      <w:r w:rsidRPr="00B0609F">
        <w:pict>
          <v:group id="_x0000_s2322" style="position:absolute;left:0;text-align:left;margin-left:95.85pt;margin-top:6.95pt;width:459.45pt;height:10.6pt;z-index:-251463168;mso-position-horizontal-relative:page" coordorigin="1917,139" coordsize="9189,212">
            <v:shape id="_x0000_s232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db.foo.bar.find({age:{$exists:1}})</w:t>
      </w:r>
    </w:p>
    <w:p w:rsidR="0020037C" w:rsidRDefault="0020037C">
      <w:pPr>
        <w:rPr>
          <w:rFonts w:ascii="仿宋" w:eastAsia="仿宋" w:hAnsi="仿宋" w:cs="仿宋"/>
        </w:rPr>
        <w:sectPr w:rsidR="0020037C">
          <w:pgSz w:w="12240" w:h="15840"/>
          <w:pgMar w:top="900" w:right="10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tabs>
          <w:tab w:val="left" w:pos="397"/>
        </w:tabs>
        <w:spacing w:line="308"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选择集合bar中嵌套对象content不存在name字段的记录</w:t>
      </w:r>
    </w:p>
    <w:p w:rsidR="0020037C" w:rsidRDefault="00B0609F">
      <w:pPr>
        <w:pStyle w:val="BodyText"/>
        <w:spacing w:before="50"/>
        <w:ind w:left="397"/>
        <w:rPr>
          <w:rFonts w:ascii="仿宋" w:eastAsia="仿宋" w:hAnsi="仿宋" w:cs="仿宋"/>
        </w:rPr>
      </w:pPr>
      <w:r w:rsidRPr="00B0609F">
        <w:pict>
          <v:group id="_x0000_s2320" style="position:absolute;left:0;text-align:left;margin-left:95.85pt;margin-top:6.95pt;width:459.45pt;height:10.6pt;z-index:-251461120;mso-position-horizontal-relative:page" coordorigin="1917,139" coordsize="9189,212">
            <v:shape id="_x0000_s2321"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db.foo.bar.find({"content.name":{$exists:0}})</w:t>
      </w:r>
    </w:p>
    <w:p w:rsidR="0020037C" w:rsidRDefault="004474D3">
      <w:pPr>
        <w:pStyle w:val="BodyText"/>
        <w:spacing w:before="85"/>
        <w:ind w:left="113"/>
      </w:pPr>
      <w:bookmarkStart w:id="570" w:name="$elemMatch"/>
      <w:bookmarkStart w:id="571" w:name="_bookmark229"/>
      <w:bookmarkEnd w:id="570"/>
      <w:bookmarkEnd w:id="571"/>
      <w:r>
        <w:rPr>
          <w:w w:val="95"/>
        </w:rPr>
        <w:t>$elemMatch</w:t>
      </w:r>
    </w:p>
    <w:p w:rsidR="0020037C" w:rsidRDefault="0020037C">
      <w:pPr>
        <w:spacing w:before="6" w:line="190" w:lineRule="exact"/>
        <w:rPr>
          <w:sz w:val="19"/>
          <w:szCs w:val="19"/>
        </w:rPr>
      </w:pPr>
    </w:p>
    <w:p w:rsidR="0020037C" w:rsidRDefault="004474D3">
      <w:pPr>
        <w:pStyle w:val="BodyText"/>
        <w:ind w:left="113"/>
      </w:pPr>
      <w:r>
        <w:t>语法</w:t>
      </w:r>
    </w:p>
    <w:p w:rsidR="0020037C" w:rsidRDefault="004474D3">
      <w:pPr>
        <w:pStyle w:val="BodyText"/>
        <w:spacing w:before="16"/>
        <w:ind w:left="113"/>
      </w:pPr>
      <w:r>
        <w:rPr>
          <w:w w:val="95"/>
        </w:rPr>
        <w:t>{&lt;字段名&gt;:{$elemMatch:{子字段名:&lt;值&gt;,...}}}</w:t>
      </w:r>
    </w:p>
    <w:p w:rsidR="0020037C" w:rsidRDefault="0020037C">
      <w:pPr>
        <w:spacing w:before="6" w:line="190" w:lineRule="exact"/>
        <w:rPr>
          <w:sz w:val="19"/>
          <w:szCs w:val="19"/>
        </w:rPr>
      </w:pPr>
    </w:p>
    <w:p w:rsidR="0020037C" w:rsidRDefault="004474D3">
      <w:pPr>
        <w:pStyle w:val="BodyText"/>
        <w:spacing w:line="251" w:lineRule="auto"/>
        <w:ind w:left="113" w:right="4297"/>
        <w:rPr>
          <w:lang w:eastAsia="zh-CN"/>
        </w:rPr>
      </w:pPr>
      <w:r>
        <w:rPr>
          <w:lang w:eastAsia="zh-CN"/>
        </w:rPr>
        <w:t xml:space="preserve">描述 </w:t>
      </w:r>
      <w:r>
        <w:rPr>
          <w:w w:val="95"/>
          <w:lang w:eastAsia="zh-CN"/>
        </w:rPr>
        <w:t>选择集合中"&lt;字段名&gt;"匹配指定"{子字段名:&lt;值&gt;,....}"的记录。</w:t>
      </w:r>
    </w:p>
    <w:p w:rsidR="0020037C" w:rsidRDefault="0020037C">
      <w:pPr>
        <w:spacing w:before="4" w:line="180" w:lineRule="exact"/>
        <w:rPr>
          <w:sz w:val="18"/>
          <w:szCs w:val="18"/>
          <w:lang w:eastAsia="zh-CN"/>
        </w:rPr>
      </w:pPr>
    </w:p>
    <w:p w:rsidR="0020037C" w:rsidRDefault="004474D3">
      <w:pPr>
        <w:pStyle w:val="BodyText"/>
        <w:ind w:left="113"/>
        <w:rPr>
          <w:lang w:eastAsia="zh-CN"/>
        </w:rPr>
      </w:pPr>
      <w:r>
        <w:rPr>
          <w:lang w:eastAsia="zh-CN"/>
        </w:rPr>
        <w:t>示例</w:t>
      </w:r>
    </w:p>
    <w:p w:rsidR="0020037C" w:rsidRDefault="004474D3">
      <w:pPr>
        <w:pStyle w:val="BodyText"/>
        <w:tabs>
          <w:tab w:val="left" w:pos="397"/>
        </w:tabs>
        <w:spacing w:before="31"/>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嵌套json对象匹配</w:t>
      </w:r>
    </w:p>
    <w:p w:rsidR="0020037C" w:rsidRDefault="00B0609F">
      <w:pPr>
        <w:pStyle w:val="BodyText"/>
        <w:spacing w:before="50"/>
        <w:ind w:left="397"/>
        <w:rPr>
          <w:rFonts w:ascii="仿宋" w:eastAsia="仿宋" w:hAnsi="仿宋" w:cs="仿宋"/>
        </w:rPr>
      </w:pPr>
      <w:r w:rsidRPr="00B0609F">
        <w:pict>
          <v:group id="_x0000_s2318" style="position:absolute;left:0;text-align:left;margin-left:95.85pt;margin-top:6.95pt;width:459.45pt;height:10.6pt;z-index:-251460096;mso-position-horizontal-relative:page" coordorigin="1917,139" coordsize="9189,212">
            <v:shape id="_x0000_s2319"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db.foo.bar.find({content:{$elemMatch:{name:"Tom",phone:123}}})</w:t>
      </w:r>
    </w:p>
    <w:p w:rsidR="0020037C" w:rsidRDefault="004474D3">
      <w:pPr>
        <w:pStyle w:val="BodyText"/>
        <w:spacing w:before="45"/>
        <w:ind w:left="397"/>
      </w:pPr>
      <w:r>
        <w:t>字段content是一个json嵌套对象，此操作匹配content内字段name值为"Tom"，phone值为123的记录。</w:t>
      </w:r>
    </w:p>
    <w:p w:rsidR="0020037C" w:rsidRDefault="004474D3">
      <w:pPr>
        <w:pStyle w:val="BodyText"/>
        <w:spacing w:before="96"/>
        <w:ind w:left="113"/>
      </w:pPr>
      <w:bookmarkStart w:id="572" w:name="$+标识符"/>
      <w:bookmarkStart w:id="573" w:name="_bookmark230"/>
      <w:bookmarkEnd w:id="572"/>
      <w:bookmarkEnd w:id="573"/>
      <w:r>
        <w:rPr>
          <w:w w:val="95"/>
        </w:rPr>
        <w:t>$+标识符</w:t>
      </w:r>
    </w:p>
    <w:p w:rsidR="0020037C" w:rsidRDefault="0020037C">
      <w:pPr>
        <w:spacing w:before="6" w:line="190" w:lineRule="exact"/>
        <w:rPr>
          <w:sz w:val="19"/>
          <w:szCs w:val="19"/>
        </w:rPr>
      </w:pPr>
    </w:p>
    <w:p w:rsidR="0020037C" w:rsidRDefault="004474D3">
      <w:pPr>
        <w:pStyle w:val="BodyText"/>
        <w:ind w:left="113"/>
      </w:pPr>
      <w:r>
        <w:t>语法</w:t>
      </w:r>
    </w:p>
    <w:p w:rsidR="0020037C" w:rsidRDefault="00B0609F">
      <w:pPr>
        <w:pStyle w:val="BodyText"/>
        <w:spacing w:before="48"/>
        <w:ind w:left="113"/>
        <w:rPr>
          <w:rFonts w:ascii="仿宋" w:eastAsia="仿宋" w:hAnsi="仿宋" w:cs="仿宋"/>
        </w:rPr>
      </w:pPr>
      <w:r w:rsidRPr="00B0609F">
        <w:pict>
          <v:group id="_x0000_s2316" style="position:absolute;left:0;text-align:left;margin-left:81.7pt;margin-top:6.85pt;width:473.6pt;height:10.6pt;z-index:-251459072;mso-position-horizontal-relative:page" coordorigin="1634,137" coordsize="9472,212">
            <v:shape id="_x0000_s2317"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{"字段名.$+标识符":value}</w:t>
      </w:r>
    </w:p>
    <w:p w:rsidR="0020037C" w:rsidRDefault="0020037C">
      <w:pPr>
        <w:spacing w:before="5" w:line="180" w:lineRule="exact"/>
        <w:rPr>
          <w:sz w:val="18"/>
          <w:szCs w:val="18"/>
        </w:rPr>
      </w:pPr>
    </w:p>
    <w:p w:rsidR="0020037C" w:rsidRDefault="004474D3">
      <w:pPr>
        <w:pStyle w:val="BodyText"/>
        <w:ind w:left="113"/>
        <w:rPr>
          <w:lang w:eastAsia="zh-CN"/>
        </w:rPr>
      </w:pPr>
      <w:r>
        <w:rPr>
          <w:lang w:eastAsia="zh-CN"/>
        </w:rPr>
        <w:t>描述</w:t>
      </w:r>
    </w:p>
    <w:p w:rsidR="0020037C" w:rsidRDefault="004474D3">
      <w:pPr>
        <w:pStyle w:val="BodyText"/>
        <w:spacing w:before="16" w:line="251" w:lineRule="auto"/>
        <w:ind w:left="113" w:right="492"/>
        <w:rPr>
          <w:lang w:eastAsia="zh-CN"/>
        </w:rPr>
      </w:pPr>
      <w:r>
        <w:rPr>
          <w:w w:val="95"/>
          <w:lang w:eastAsia="zh-CN"/>
        </w:rPr>
        <w:t>$+标识符是一种特殊的命令符，这种命令符只作用于数组对象，标识符是一个整数，如$1，$3，标识符</w:t>
      </w:r>
      <w:r>
        <w:rPr>
          <w:lang w:eastAsia="zh-CN"/>
        </w:rPr>
        <w:t xml:space="preserve"> 相当于一个临时的存储，会把匹配成功的数组元素的索引存储起来。下面这些是错误的书写格式：</w:t>
      </w:r>
    </w:p>
    <w:p w:rsidR="0020037C" w:rsidRDefault="004474D3">
      <w:pPr>
        <w:pStyle w:val="BodyText"/>
        <w:spacing w:line="227" w:lineRule="exact"/>
        <w:ind w:left="113"/>
        <w:rPr>
          <w:lang w:eastAsia="zh-CN"/>
        </w:rPr>
      </w:pPr>
      <w:r>
        <w:rPr>
          <w:w w:val="95"/>
          <w:lang w:eastAsia="zh-CN"/>
        </w:rPr>
        <w:t>$5.4，$a2，$3c，$MA。</w:t>
      </w:r>
    </w:p>
    <w:p w:rsidR="0020037C" w:rsidRDefault="004474D3">
      <w:pPr>
        <w:pStyle w:val="BodyText"/>
        <w:spacing w:before="44" w:line="167" w:lineRule="auto"/>
        <w:ind w:left="113" w:right="791"/>
        <w:rPr>
          <w:lang w:eastAsia="zh-CN"/>
        </w:rPr>
      </w:pPr>
      <w:r>
        <w:rPr>
          <w:w w:val="95"/>
          <w:lang w:eastAsia="zh-CN"/>
        </w:rPr>
        <w:t>这种命令符只作用于数组，用来代替数组的索引Key，并且可以把匹配到的第一个索引值传递到方</w:t>
      </w:r>
      <w:r>
        <w:rPr>
          <w:lang w:eastAsia="zh-CN"/>
        </w:rPr>
        <w:t xml:space="preserve"> 法</w:t>
      </w:r>
      <w:hyperlink w:anchor="_bookmark183" w:history="1">
        <w:r>
          <w:rPr>
            <w:color w:val="0000FF"/>
            <w:lang w:eastAsia="zh-CN"/>
          </w:rPr>
          <w:t>update</w:t>
        </w:r>
      </w:hyperlink>
      <w:r>
        <w:rPr>
          <w:color w:val="000000"/>
          <w:lang w:eastAsia="zh-CN"/>
        </w:rPr>
        <w:t>的rule参数中。</w:t>
      </w:r>
    </w:p>
    <w:p w:rsidR="0020037C" w:rsidRDefault="0020037C">
      <w:pPr>
        <w:spacing w:before="11" w:line="200" w:lineRule="exact"/>
        <w:rPr>
          <w:sz w:val="20"/>
          <w:szCs w:val="20"/>
          <w:lang w:eastAsia="zh-CN"/>
        </w:rPr>
      </w:pPr>
    </w:p>
    <w:p w:rsidR="0020037C" w:rsidRDefault="004474D3">
      <w:pPr>
        <w:pStyle w:val="BodyText"/>
        <w:ind w:left="113"/>
        <w:rPr>
          <w:lang w:eastAsia="zh-CN"/>
        </w:rPr>
      </w:pPr>
      <w:r>
        <w:rPr>
          <w:lang w:eastAsia="zh-CN"/>
        </w:rPr>
        <w:t>示例</w:t>
      </w:r>
    </w:p>
    <w:p w:rsidR="0020037C" w:rsidRDefault="00B0609F">
      <w:pPr>
        <w:pStyle w:val="BodyText"/>
        <w:tabs>
          <w:tab w:val="left" w:pos="397"/>
        </w:tabs>
        <w:spacing w:before="31" w:line="258" w:lineRule="auto"/>
        <w:ind w:left="397" w:right="1144" w:hanging="284"/>
        <w:rPr>
          <w:lang w:eastAsia="zh-CN"/>
        </w:rPr>
      </w:pPr>
      <w:r>
        <w:pict>
          <v:group id="_x0000_s2314" style="position:absolute;left:0;text-align:left;margin-left:95.85pt;margin-top:41.8pt;width:459.45pt;height:10.6pt;z-index:-251458048;mso-position-horizontal-relative:page" coordorigin="1917,836" coordsize="9189,212">
            <v:shape id="_x0000_s2315" style="position:absolute;left:1917;top:836;width:9189;height:212" coordorigin="1917,836" coordsize="9189,212" path="m1917,836r9189,l11106,1048r-9189,l1917,836xe" fillcolor="#efefef" stroked="f">
              <v:path arrowok="t"/>
            </v:shape>
            <w10:wrap anchorx="page"/>
          </v:group>
        </w:pict>
      </w:r>
      <w:r w:rsidR="004474D3">
        <w:rPr>
          <w:rFonts w:ascii="Times New Roman" w:eastAsia="Times New Roman" w:hAnsi="Times New Roman" w:cs="Times New Roman"/>
          <w:lang w:eastAsia="zh-CN"/>
        </w:rPr>
        <w:t>•</w:t>
      </w:r>
      <w:r w:rsidR="004474D3">
        <w:rPr>
          <w:rFonts w:ascii="Times New Roman" w:eastAsia="Times New Roman" w:hAnsi="Times New Roman" w:cs="Times New Roman"/>
          <w:lang w:eastAsia="zh-CN"/>
        </w:rPr>
        <w:tab/>
      </w:r>
      <w:r w:rsidR="004474D3">
        <w:rPr>
          <w:position w:val="1"/>
          <w:lang w:eastAsia="zh-CN"/>
        </w:rPr>
        <w:t xml:space="preserve">查询 </w:t>
      </w:r>
      <w:r w:rsidR="004474D3">
        <w:rPr>
          <w:lang w:eastAsia="zh-CN"/>
        </w:rPr>
        <w:t xml:space="preserve">有记录：{a:[1,2,3,4,5]};{a:[1,4,5]};{a:[4,2,1]}现在要查询出数组中存在元素5的记录，使用如下命令 </w:t>
      </w:r>
      <w:r w:rsidR="004474D3">
        <w:rPr>
          <w:rFonts w:ascii="仿宋" w:eastAsia="仿宋" w:hAnsi="仿宋" w:cs="仿宋"/>
          <w:lang w:eastAsia="zh-CN"/>
        </w:rPr>
        <w:t xml:space="preserve">db.foo.bar.find({"a.$1":5},{a:1}) </w:t>
      </w:r>
      <w:r w:rsidR="004474D3">
        <w:rPr>
          <w:lang w:eastAsia="zh-CN"/>
        </w:rPr>
        <w:t>只要记录中数组对象a存在元素5，就能返回。返回结果如下：</w:t>
      </w:r>
    </w:p>
    <w:p w:rsidR="0020037C" w:rsidRDefault="00B0609F">
      <w:pPr>
        <w:pStyle w:val="BodyText"/>
        <w:spacing w:line="283" w:lineRule="exact"/>
        <w:ind w:left="397"/>
        <w:rPr>
          <w:rFonts w:ascii="仿宋" w:eastAsia="仿宋" w:hAnsi="仿宋" w:cs="仿宋"/>
          <w:lang w:eastAsia="zh-CN"/>
        </w:rPr>
      </w:pPr>
      <w:r w:rsidRPr="00B0609F">
        <w:pict>
          <v:group id="_x0000_s2312" style="position:absolute;left:0;text-align:left;margin-left:95.85pt;margin-top:3.85pt;width:459.45pt;height:21.2pt;z-index:-251457024;mso-position-horizontal-relative:page" coordorigin="1917,77" coordsize="9189,424">
            <v:shape id="_x0000_s2313" style="position:absolute;left:1917;top:77;width:9189;height:424" coordorigin="1917,77" coordsize="9189,424" path="m1917,77r9189,l11106,501r-9189,l1917,77xe" fillcolor="#efefef" stroked="f">
              <v:path arrowok="t"/>
            </v:shape>
            <w10:wrap anchorx="page"/>
          </v:group>
        </w:pict>
      </w:r>
      <w:r w:rsidR="004474D3">
        <w:rPr>
          <w:rFonts w:ascii="仿宋" w:eastAsia="仿宋" w:hAnsi="仿宋" w:cs="仿宋"/>
          <w:lang w:eastAsia="zh-CN"/>
        </w:rPr>
        <w:t>{ "a": [ 1, 4, 5 ] }</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 "a": [ 1, 2, 3, 4, 5 ] }</w:t>
      </w:r>
    </w:p>
    <w:p w:rsidR="0020037C" w:rsidRDefault="004474D3">
      <w:pPr>
        <w:pStyle w:val="BodyText"/>
        <w:tabs>
          <w:tab w:val="left" w:pos="397"/>
        </w:tabs>
        <w:spacing w:line="257"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更新</w:t>
      </w:r>
    </w:p>
    <w:p w:rsidR="0020037C" w:rsidRDefault="004474D3">
      <w:pPr>
        <w:pStyle w:val="BodyText"/>
        <w:spacing w:before="18"/>
        <w:ind w:left="397"/>
        <w:rPr>
          <w:lang w:eastAsia="zh-CN"/>
        </w:rPr>
      </w:pPr>
      <w:r>
        <w:rPr>
          <w:lang w:eastAsia="zh-CN"/>
        </w:rPr>
        <w:t>1.有记录</w:t>
      </w:r>
      <w:r>
        <w:rPr>
          <w:spacing w:val="-2"/>
          <w:lang w:eastAsia="zh-CN"/>
        </w:rPr>
        <w:t xml:space="preserve"> </w:t>
      </w:r>
      <w:r>
        <w:rPr>
          <w:lang w:eastAsia="zh-CN"/>
        </w:rPr>
        <w:t>{</w:t>
      </w:r>
      <w:r>
        <w:rPr>
          <w:spacing w:val="-2"/>
          <w:lang w:eastAsia="zh-CN"/>
        </w:rPr>
        <w:t xml:space="preserve"> </w:t>
      </w:r>
      <w:r>
        <w:rPr>
          <w:lang w:eastAsia="zh-CN"/>
        </w:rPr>
        <w:t>a</w:t>
      </w:r>
      <w:r>
        <w:rPr>
          <w:spacing w:val="-2"/>
          <w:lang w:eastAsia="zh-CN"/>
        </w:rPr>
        <w:t xml:space="preserve"> </w:t>
      </w:r>
      <w:r>
        <w:rPr>
          <w:lang w:eastAsia="zh-CN"/>
        </w:rPr>
        <w:t>:</w:t>
      </w:r>
      <w:r>
        <w:rPr>
          <w:spacing w:val="-2"/>
          <w:lang w:eastAsia="zh-CN"/>
        </w:rPr>
        <w:t xml:space="preserve"> </w:t>
      </w:r>
      <w:r>
        <w:rPr>
          <w:lang w:eastAsia="zh-CN"/>
        </w:rPr>
        <w:t>[</w:t>
      </w:r>
      <w:r>
        <w:rPr>
          <w:spacing w:val="-2"/>
          <w:lang w:eastAsia="zh-CN"/>
        </w:rPr>
        <w:t xml:space="preserve"> </w:t>
      </w:r>
      <w:r>
        <w:rPr>
          <w:lang w:eastAsia="zh-CN"/>
        </w:rPr>
        <w:t>1,</w:t>
      </w:r>
      <w:r>
        <w:rPr>
          <w:spacing w:val="-2"/>
          <w:lang w:eastAsia="zh-CN"/>
        </w:rPr>
        <w:t xml:space="preserve"> </w:t>
      </w:r>
      <w:r>
        <w:rPr>
          <w:lang w:eastAsia="zh-CN"/>
        </w:rPr>
        <w:t>2,</w:t>
      </w:r>
      <w:r>
        <w:rPr>
          <w:spacing w:val="-1"/>
          <w:lang w:eastAsia="zh-CN"/>
        </w:rPr>
        <w:t xml:space="preserve"> </w:t>
      </w:r>
      <w:r>
        <w:rPr>
          <w:lang w:eastAsia="zh-CN"/>
        </w:rPr>
        <w:t>3,</w:t>
      </w:r>
      <w:r>
        <w:rPr>
          <w:spacing w:val="-2"/>
          <w:lang w:eastAsia="zh-CN"/>
        </w:rPr>
        <w:t xml:space="preserve"> </w:t>
      </w:r>
      <w:r>
        <w:rPr>
          <w:lang w:eastAsia="zh-CN"/>
        </w:rPr>
        <w:t>4,</w:t>
      </w:r>
      <w:r>
        <w:rPr>
          <w:spacing w:val="-2"/>
          <w:lang w:eastAsia="zh-CN"/>
        </w:rPr>
        <w:t xml:space="preserve"> </w:t>
      </w:r>
      <w:r>
        <w:rPr>
          <w:lang w:eastAsia="zh-CN"/>
        </w:rPr>
        <w:t>5</w:t>
      </w:r>
      <w:r>
        <w:rPr>
          <w:spacing w:val="-2"/>
          <w:lang w:eastAsia="zh-CN"/>
        </w:rPr>
        <w:t xml:space="preserve"> </w:t>
      </w:r>
      <w:r>
        <w:rPr>
          <w:lang w:eastAsia="zh-CN"/>
        </w:rPr>
        <w:t>]</w:t>
      </w:r>
      <w:r>
        <w:rPr>
          <w:spacing w:val="-2"/>
          <w:lang w:eastAsia="zh-CN"/>
        </w:rPr>
        <w:t xml:space="preserve"> </w:t>
      </w:r>
      <w:r>
        <w:rPr>
          <w:lang w:eastAsia="zh-CN"/>
        </w:rPr>
        <w:t>}，现在要修改数组a中的元素，把值为4的元素改成100，使用如下命令</w:t>
      </w:r>
    </w:p>
    <w:p w:rsidR="0020037C" w:rsidRDefault="00B0609F">
      <w:pPr>
        <w:pStyle w:val="BodyText"/>
        <w:spacing w:before="8"/>
        <w:ind w:left="397"/>
        <w:rPr>
          <w:rFonts w:ascii="仿宋" w:eastAsia="仿宋" w:hAnsi="仿宋" w:cs="仿宋"/>
          <w:lang w:eastAsia="zh-CN"/>
        </w:rPr>
      </w:pPr>
      <w:r w:rsidRPr="00B0609F">
        <w:pict>
          <v:group id="_x0000_s2310" style="position:absolute;left:0;text-align:left;margin-left:95.85pt;margin-top:4.85pt;width:459.45pt;height:10.6pt;z-index:-251456000;mso-position-horizontal-relative:page" coordorigin="1917,97" coordsize="9189,212">
            <v:shape id="_x0000_s2311"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db.foo.bar.update({$set:{"a.$1":100}},{"a.$1":4})</w:t>
      </w:r>
    </w:p>
    <w:p w:rsidR="0020037C" w:rsidRDefault="0020037C">
      <w:pPr>
        <w:spacing w:before="4" w:line="130" w:lineRule="exact"/>
        <w:rPr>
          <w:sz w:val="13"/>
          <w:szCs w:val="13"/>
          <w:lang w:eastAsia="zh-CN"/>
        </w:rPr>
      </w:pPr>
    </w:p>
    <w:p w:rsidR="0020037C" w:rsidRDefault="004474D3">
      <w:pPr>
        <w:pStyle w:val="BodyText"/>
        <w:spacing w:line="167" w:lineRule="auto"/>
        <w:ind w:left="397"/>
        <w:rPr>
          <w:lang w:eastAsia="zh-CN"/>
        </w:rPr>
      </w:pPr>
      <w:r>
        <w:rPr>
          <w:lang w:eastAsia="zh-CN"/>
        </w:rPr>
        <w:t>在匹配时元素4的索引Key是3，因此在更新规则</w:t>
      </w:r>
      <w:r>
        <w:rPr>
          <w:spacing w:val="-7"/>
          <w:lang w:eastAsia="zh-CN"/>
        </w:rPr>
        <w:t xml:space="preserve"> </w:t>
      </w:r>
      <w:r>
        <w:rPr>
          <w:lang w:eastAsia="zh-CN"/>
        </w:rPr>
        <w:t>{</w:t>
      </w:r>
      <w:r>
        <w:rPr>
          <w:spacing w:val="-7"/>
          <w:lang w:eastAsia="zh-CN"/>
        </w:rPr>
        <w:t xml:space="preserve"> </w:t>
      </w:r>
      <w:r>
        <w:rPr>
          <w:lang w:eastAsia="zh-CN"/>
        </w:rPr>
        <w:t>"$set"</w:t>
      </w:r>
      <w:r>
        <w:rPr>
          <w:spacing w:val="-7"/>
          <w:lang w:eastAsia="zh-CN"/>
        </w:rPr>
        <w:t xml:space="preserve"> </w:t>
      </w:r>
      <w:r>
        <w:rPr>
          <w:lang w:eastAsia="zh-CN"/>
        </w:rPr>
        <w:t>:</w:t>
      </w:r>
      <w:r>
        <w:rPr>
          <w:spacing w:val="-6"/>
          <w:lang w:eastAsia="zh-CN"/>
        </w:rPr>
        <w:t xml:space="preserve"> </w:t>
      </w:r>
      <w:r>
        <w:rPr>
          <w:lang w:eastAsia="zh-CN"/>
        </w:rPr>
        <w:t>{</w:t>
      </w:r>
      <w:r>
        <w:rPr>
          <w:spacing w:val="-7"/>
          <w:lang w:eastAsia="zh-CN"/>
        </w:rPr>
        <w:t xml:space="preserve"> </w:t>
      </w:r>
      <w:r>
        <w:rPr>
          <w:lang w:eastAsia="zh-CN"/>
        </w:rPr>
        <w:t>"a.$1":</w:t>
      </w:r>
      <w:r>
        <w:rPr>
          <w:spacing w:val="-7"/>
          <w:lang w:eastAsia="zh-CN"/>
        </w:rPr>
        <w:t xml:space="preserve"> </w:t>
      </w:r>
      <w:r>
        <w:rPr>
          <w:lang w:eastAsia="zh-CN"/>
        </w:rPr>
        <w:t>100</w:t>
      </w:r>
      <w:r>
        <w:rPr>
          <w:spacing w:val="-6"/>
          <w:lang w:eastAsia="zh-CN"/>
        </w:rPr>
        <w:t xml:space="preserve"> </w:t>
      </w:r>
      <w:r>
        <w:rPr>
          <w:lang w:eastAsia="zh-CN"/>
        </w:rPr>
        <w:t>}</w:t>
      </w:r>
      <w:r>
        <w:rPr>
          <w:spacing w:val="-7"/>
          <w:lang w:eastAsia="zh-CN"/>
        </w:rPr>
        <w:t xml:space="preserve"> </w:t>
      </w:r>
      <w:r>
        <w:rPr>
          <w:lang w:eastAsia="zh-CN"/>
        </w:rPr>
        <w:t>}</w:t>
      </w:r>
      <w:r>
        <w:rPr>
          <w:spacing w:val="-7"/>
          <w:lang w:eastAsia="zh-CN"/>
        </w:rPr>
        <w:t xml:space="preserve"> </w:t>
      </w:r>
      <w:r>
        <w:rPr>
          <w:lang w:eastAsia="zh-CN"/>
        </w:rPr>
        <w:t xml:space="preserve">中，$1的值为3，系统会自动把 </w:t>
      </w:r>
      <w:r>
        <w:rPr>
          <w:w w:val="95"/>
          <w:lang w:eastAsia="zh-CN"/>
        </w:rPr>
        <w:t>更新规则转换成</w:t>
      </w:r>
      <w:r>
        <w:rPr>
          <w:spacing w:val="-25"/>
          <w:w w:val="95"/>
          <w:lang w:eastAsia="zh-CN"/>
        </w:rPr>
        <w:t xml:space="preserve"> </w:t>
      </w:r>
      <w:r>
        <w:rPr>
          <w:w w:val="95"/>
          <w:lang w:eastAsia="zh-CN"/>
        </w:rPr>
        <w:t>{</w:t>
      </w:r>
      <w:r>
        <w:rPr>
          <w:spacing w:val="-25"/>
          <w:w w:val="95"/>
          <w:lang w:eastAsia="zh-CN"/>
        </w:rPr>
        <w:t xml:space="preserve"> </w:t>
      </w:r>
      <w:r>
        <w:rPr>
          <w:w w:val="90"/>
          <w:lang w:eastAsia="zh-CN"/>
        </w:rPr>
        <w:t>“$set”</w:t>
      </w:r>
      <w:r>
        <w:rPr>
          <w:spacing w:val="-22"/>
          <w:w w:val="90"/>
          <w:lang w:eastAsia="zh-CN"/>
        </w:rPr>
        <w:t xml:space="preserve"> </w:t>
      </w:r>
      <w:r>
        <w:rPr>
          <w:w w:val="95"/>
          <w:lang w:eastAsia="zh-CN"/>
        </w:rPr>
        <w:t>:</w:t>
      </w:r>
      <w:r>
        <w:rPr>
          <w:spacing w:val="-25"/>
          <w:w w:val="95"/>
          <w:lang w:eastAsia="zh-CN"/>
        </w:rPr>
        <w:t xml:space="preserve"> </w:t>
      </w:r>
      <w:r>
        <w:rPr>
          <w:w w:val="95"/>
          <w:lang w:eastAsia="zh-CN"/>
        </w:rPr>
        <w:t>{</w:t>
      </w:r>
      <w:r>
        <w:rPr>
          <w:spacing w:val="-25"/>
          <w:w w:val="95"/>
          <w:lang w:eastAsia="zh-CN"/>
        </w:rPr>
        <w:t xml:space="preserve"> </w:t>
      </w:r>
      <w:r>
        <w:rPr>
          <w:w w:val="90"/>
          <w:lang w:eastAsia="zh-CN"/>
        </w:rPr>
        <w:t>“a.3”</w:t>
      </w:r>
      <w:r>
        <w:rPr>
          <w:spacing w:val="-22"/>
          <w:w w:val="90"/>
          <w:lang w:eastAsia="zh-CN"/>
        </w:rPr>
        <w:t xml:space="preserve"> </w:t>
      </w:r>
      <w:r>
        <w:rPr>
          <w:w w:val="95"/>
          <w:lang w:eastAsia="zh-CN"/>
        </w:rPr>
        <w:t>:</w:t>
      </w:r>
      <w:r>
        <w:rPr>
          <w:spacing w:val="-25"/>
          <w:w w:val="95"/>
          <w:lang w:eastAsia="zh-CN"/>
        </w:rPr>
        <w:t xml:space="preserve"> </w:t>
      </w:r>
      <w:r>
        <w:rPr>
          <w:w w:val="95"/>
          <w:lang w:eastAsia="zh-CN"/>
        </w:rPr>
        <w:t>100</w:t>
      </w:r>
      <w:r>
        <w:rPr>
          <w:spacing w:val="-25"/>
          <w:w w:val="95"/>
          <w:lang w:eastAsia="zh-CN"/>
        </w:rPr>
        <w:t xml:space="preserve"> </w:t>
      </w:r>
      <w:r>
        <w:rPr>
          <w:w w:val="95"/>
          <w:lang w:eastAsia="zh-CN"/>
        </w:rPr>
        <w:t>}</w:t>
      </w:r>
      <w:r>
        <w:rPr>
          <w:spacing w:val="-25"/>
          <w:w w:val="95"/>
          <w:lang w:eastAsia="zh-CN"/>
        </w:rPr>
        <w:t xml:space="preserve"> </w:t>
      </w:r>
      <w:r>
        <w:rPr>
          <w:w w:val="95"/>
          <w:lang w:eastAsia="zh-CN"/>
        </w:rPr>
        <w:t>}</w:t>
      </w:r>
    </w:p>
    <w:p w:rsidR="0020037C" w:rsidRDefault="004474D3">
      <w:pPr>
        <w:pStyle w:val="BodyText"/>
        <w:spacing w:before="31"/>
        <w:ind w:left="397"/>
        <w:rPr>
          <w:lang w:eastAsia="zh-CN"/>
        </w:rPr>
      </w:pPr>
      <w:r>
        <w:rPr>
          <w:lang w:eastAsia="zh-CN"/>
        </w:rPr>
        <w:t>更新后记录为：</w:t>
      </w:r>
    </w:p>
    <w:p w:rsidR="0020037C" w:rsidRDefault="00B0609F">
      <w:pPr>
        <w:pStyle w:val="BodyText"/>
        <w:spacing w:before="8"/>
        <w:ind w:left="397"/>
        <w:rPr>
          <w:rFonts w:ascii="仿宋" w:eastAsia="仿宋" w:hAnsi="仿宋" w:cs="仿宋"/>
          <w:lang w:eastAsia="zh-CN"/>
        </w:rPr>
      </w:pPr>
      <w:r w:rsidRPr="00B0609F">
        <w:pict>
          <v:group id="_x0000_s2308" style="position:absolute;left:0;text-align:left;margin-left:95.85pt;margin-top:4.85pt;width:459.45pt;height:10.6pt;z-index:-251454976;mso-position-horizontal-relative:page" coordorigin="1917,97" coordsize="9189,212">
            <v:shape id="_x0000_s2309"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 a : [ 1, 2, 3, 100, 5 ] }</w:t>
      </w:r>
    </w:p>
    <w:p w:rsidR="0020037C" w:rsidRDefault="0020037C">
      <w:pPr>
        <w:spacing w:before="4" w:line="130" w:lineRule="exact"/>
        <w:rPr>
          <w:sz w:val="13"/>
          <w:szCs w:val="13"/>
          <w:lang w:eastAsia="zh-CN"/>
        </w:rPr>
      </w:pPr>
    </w:p>
    <w:p w:rsidR="0020037C" w:rsidRDefault="004474D3">
      <w:pPr>
        <w:pStyle w:val="BodyText"/>
        <w:spacing w:line="167" w:lineRule="auto"/>
        <w:ind w:left="397" w:right="459"/>
        <w:rPr>
          <w:lang w:eastAsia="zh-CN"/>
        </w:rPr>
      </w:pPr>
      <w:r>
        <w:rPr>
          <w:lang w:eastAsia="zh-CN"/>
        </w:rPr>
        <w:t>2.有记录{</w:t>
      </w:r>
      <w:r>
        <w:rPr>
          <w:spacing w:val="-2"/>
          <w:lang w:eastAsia="zh-CN"/>
        </w:rPr>
        <w:t xml:space="preserve"> </w:t>
      </w:r>
      <w:r>
        <w:rPr>
          <w:lang w:eastAsia="zh-CN"/>
        </w:rPr>
        <w:t>a</w:t>
      </w:r>
      <w:r>
        <w:rPr>
          <w:spacing w:val="-2"/>
          <w:lang w:eastAsia="zh-CN"/>
        </w:rPr>
        <w:t xml:space="preserve"> </w:t>
      </w:r>
      <w:r>
        <w:rPr>
          <w:lang w:eastAsia="zh-CN"/>
        </w:rPr>
        <w:t>:</w:t>
      </w:r>
      <w:r>
        <w:rPr>
          <w:spacing w:val="-1"/>
          <w:lang w:eastAsia="zh-CN"/>
        </w:rPr>
        <w:t xml:space="preserve"> </w:t>
      </w:r>
      <w:r>
        <w:rPr>
          <w:lang w:eastAsia="zh-CN"/>
        </w:rPr>
        <w:t>[</w:t>
      </w:r>
      <w:r>
        <w:rPr>
          <w:spacing w:val="-2"/>
          <w:lang w:eastAsia="zh-CN"/>
        </w:rPr>
        <w:t xml:space="preserve"> </w:t>
      </w:r>
      <w:r>
        <w:rPr>
          <w:lang w:eastAsia="zh-CN"/>
        </w:rPr>
        <w:t>1,</w:t>
      </w:r>
      <w:r>
        <w:rPr>
          <w:spacing w:val="-2"/>
          <w:lang w:eastAsia="zh-CN"/>
        </w:rPr>
        <w:t xml:space="preserve"> </w:t>
      </w:r>
      <w:r>
        <w:rPr>
          <w:lang w:eastAsia="zh-CN"/>
        </w:rPr>
        <w:t>2,</w:t>
      </w:r>
      <w:r>
        <w:rPr>
          <w:spacing w:val="-2"/>
          <w:lang w:eastAsia="zh-CN"/>
        </w:rPr>
        <w:t xml:space="preserve"> </w:t>
      </w:r>
      <w:r>
        <w:rPr>
          <w:lang w:eastAsia="zh-CN"/>
        </w:rPr>
        <w:t>3,</w:t>
      </w:r>
      <w:r>
        <w:rPr>
          <w:spacing w:val="-1"/>
          <w:lang w:eastAsia="zh-CN"/>
        </w:rPr>
        <w:t xml:space="preserve"> </w:t>
      </w:r>
      <w:r>
        <w:rPr>
          <w:lang w:eastAsia="zh-CN"/>
        </w:rPr>
        <w:t>4,</w:t>
      </w:r>
      <w:r>
        <w:rPr>
          <w:spacing w:val="-2"/>
          <w:lang w:eastAsia="zh-CN"/>
        </w:rPr>
        <w:t xml:space="preserve"> </w:t>
      </w:r>
      <w:r>
        <w:rPr>
          <w:lang w:eastAsia="zh-CN"/>
        </w:rPr>
        <w:t>5</w:t>
      </w:r>
      <w:r>
        <w:rPr>
          <w:spacing w:val="-2"/>
          <w:lang w:eastAsia="zh-CN"/>
        </w:rPr>
        <w:t xml:space="preserve"> </w:t>
      </w:r>
      <w:r>
        <w:rPr>
          <w:lang w:eastAsia="zh-CN"/>
        </w:rPr>
        <w:t>],</w:t>
      </w:r>
      <w:r>
        <w:rPr>
          <w:spacing w:val="-1"/>
          <w:lang w:eastAsia="zh-CN"/>
        </w:rPr>
        <w:t xml:space="preserve"> </w:t>
      </w:r>
      <w:r>
        <w:rPr>
          <w:lang w:eastAsia="zh-CN"/>
        </w:rPr>
        <w:t>b</w:t>
      </w:r>
      <w:r>
        <w:rPr>
          <w:spacing w:val="-2"/>
          <w:lang w:eastAsia="zh-CN"/>
        </w:rPr>
        <w:t xml:space="preserve"> </w:t>
      </w:r>
      <w:r>
        <w:rPr>
          <w:lang w:eastAsia="zh-CN"/>
        </w:rPr>
        <w:t>:</w:t>
      </w:r>
      <w:r>
        <w:rPr>
          <w:spacing w:val="-2"/>
          <w:lang w:eastAsia="zh-CN"/>
        </w:rPr>
        <w:t xml:space="preserve"> </w:t>
      </w:r>
      <w:r>
        <w:rPr>
          <w:lang w:eastAsia="zh-CN"/>
        </w:rPr>
        <w:t>[</w:t>
      </w:r>
      <w:r>
        <w:rPr>
          <w:spacing w:val="-1"/>
          <w:lang w:eastAsia="zh-CN"/>
        </w:rPr>
        <w:t xml:space="preserve"> </w:t>
      </w:r>
      <w:r>
        <w:rPr>
          <w:lang w:eastAsia="zh-CN"/>
        </w:rPr>
        <w:t>6,</w:t>
      </w:r>
      <w:r>
        <w:rPr>
          <w:spacing w:val="-2"/>
          <w:lang w:eastAsia="zh-CN"/>
        </w:rPr>
        <w:t xml:space="preserve"> </w:t>
      </w:r>
      <w:r>
        <w:rPr>
          <w:lang w:eastAsia="zh-CN"/>
        </w:rPr>
        <w:t>7,</w:t>
      </w:r>
      <w:r>
        <w:rPr>
          <w:spacing w:val="-2"/>
          <w:lang w:eastAsia="zh-CN"/>
        </w:rPr>
        <w:t xml:space="preserve"> </w:t>
      </w:r>
      <w:r>
        <w:rPr>
          <w:lang w:eastAsia="zh-CN"/>
        </w:rPr>
        <w:t>8</w:t>
      </w:r>
      <w:r>
        <w:rPr>
          <w:spacing w:val="-1"/>
          <w:lang w:eastAsia="zh-CN"/>
        </w:rPr>
        <w:t xml:space="preserve"> </w:t>
      </w:r>
      <w:r>
        <w:rPr>
          <w:lang w:eastAsia="zh-CN"/>
        </w:rPr>
        <w:t>]</w:t>
      </w:r>
      <w:r>
        <w:rPr>
          <w:spacing w:val="-2"/>
          <w:lang w:eastAsia="zh-CN"/>
        </w:rPr>
        <w:t xml:space="preserve"> </w:t>
      </w:r>
      <w:r>
        <w:rPr>
          <w:lang w:eastAsia="zh-CN"/>
        </w:rPr>
        <w:t>}，现要修改数组a中的元素，把值为4的元素改成100，且把数 组b中值为6的元素修改为200，使用如下命令</w:t>
      </w:r>
    </w:p>
    <w:p w:rsidR="0020037C" w:rsidRDefault="00B0609F">
      <w:pPr>
        <w:pStyle w:val="BodyText"/>
        <w:spacing w:before="23"/>
        <w:ind w:left="397"/>
        <w:rPr>
          <w:rFonts w:ascii="仿宋" w:eastAsia="仿宋" w:hAnsi="仿宋" w:cs="仿宋"/>
        </w:rPr>
      </w:pPr>
      <w:r w:rsidRPr="00B0609F">
        <w:pict>
          <v:group id="_x0000_s2306" style="position:absolute;left:0;text-align:left;margin-left:95.85pt;margin-top:5.6pt;width:459.45pt;height:10.6pt;z-index:-251453952;mso-position-horizontal-relative:page" coordorigin="1917,112" coordsize="9189,212">
            <v:shape id="_x0000_s2307"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rPr>
        <w:t>db.foo.bar.update({ "$set" : { "a.$1" : 100, "b.$2" : 200 } },{ "a.$1": 4, "b.$2" : 6  })</w:t>
      </w:r>
    </w:p>
    <w:p w:rsidR="0020037C" w:rsidRDefault="0020037C">
      <w:pPr>
        <w:rPr>
          <w:rFonts w:ascii="仿宋" w:eastAsia="仿宋" w:hAnsi="仿宋" w:cs="仿宋"/>
        </w:rPr>
        <w:sectPr w:rsidR="0020037C">
          <w:headerReference w:type="even" r:id="rId67"/>
          <w:headerReference w:type="default" r:id="rId68"/>
          <w:pgSz w:w="12240" w:h="15840"/>
          <w:pgMar w:top="900" w:right="680" w:bottom="280" w:left="1520" w:header="713" w:footer="0" w:gutter="0"/>
          <w:pgNumType w:start="171"/>
          <w:cols w:space="720"/>
        </w:sectPr>
      </w:pPr>
    </w:p>
    <w:p w:rsidR="0020037C" w:rsidRDefault="0020037C">
      <w:pPr>
        <w:spacing w:before="4" w:line="130" w:lineRule="exact"/>
        <w:rPr>
          <w:sz w:val="13"/>
          <w:szCs w:val="13"/>
        </w:rPr>
      </w:pPr>
    </w:p>
    <w:p w:rsidR="0020037C" w:rsidRDefault="004474D3">
      <w:pPr>
        <w:pStyle w:val="BodyText"/>
        <w:spacing w:line="310" w:lineRule="exact"/>
        <w:ind w:left="1217"/>
        <w:rPr>
          <w:lang w:eastAsia="zh-CN"/>
        </w:rPr>
      </w:pPr>
      <w:r>
        <w:rPr>
          <w:lang w:eastAsia="zh-CN"/>
        </w:rPr>
        <w:t>更新后记录为：</w:t>
      </w:r>
    </w:p>
    <w:p w:rsidR="0020037C" w:rsidRDefault="00B0609F">
      <w:pPr>
        <w:pStyle w:val="BodyText"/>
        <w:spacing w:before="8"/>
        <w:ind w:left="1217"/>
        <w:rPr>
          <w:rFonts w:ascii="仿宋" w:eastAsia="仿宋" w:hAnsi="仿宋" w:cs="仿宋"/>
          <w:lang w:eastAsia="zh-CN"/>
        </w:rPr>
      </w:pPr>
      <w:r w:rsidRPr="00B0609F">
        <w:pict>
          <v:group id="_x0000_s2304" style="position:absolute;left:0;text-align:left;margin-left:95.85pt;margin-top:4.85pt;width:459.45pt;height:10.6pt;z-index:-251452928;mso-position-horizontal-relative:page" coordorigin="1917,97" coordsize="9189,212">
            <v:shape id="_x0000_s2305"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lang w:eastAsia="zh-CN"/>
        </w:rPr>
        <w:t>{ a : [ 1, 2, 3, 100, 5 ], b : [ 200, 7, 8 ] }</w:t>
      </w:r>
    </w:p>
    <w:p w:rsidR="0020037C" w:rsidRDefault="00DD1987">
      <w:pPr>
        <w:pStyle w:val="BodyText"/>
        <w:spacing w:before="45"/>
        <w:ind w:left="1217"/>
        <w:rPr>
          <w:lang w:eastAsia="zh-CN"/>
        </w:rPr>
      </w:pPr>
      <w:r>
        <w:pict>
          <v:shape id="_x0000_i1117"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5"/>
          <w:lang w:eastAsia="zh-CN"/>
        </w:rPr>
        <w:t xml:space="preserve"> </w:t>
      </w:r>
      <w:r w:rsidR="004474D3">
        <w:rPr>
          <w:lang w:eastAsia="zh-CN"/>
        </w:rPr>
        <w:t>如果有多个元素符合规则,那么只会修改第一个。如下例：</w:t>
      </w:r>
    </w:p>
    <w:p w:rsidR="0020037C" w:rsidRDefault="004474D3">
      <w:pPr>
        <w:pStyle w:val="BodyText"/>
        <w:spacing w:before="67"/>
        <w:ind w:left="1217"/>
        <w:rPr>
          <w:lang w:eastAsia="zh-CN"/>
        </w:rPr>
      </w:pPr>
      <w:r>
        <w:rPr>
          <w:lang w:eastAsia="zh-CN"/>
        </w:rPr>
        <w:t>3.有记录</w:t>
      </w:r>
      <w:r>
        <w:rPr>
          <w:spacing w:val="-2"/>
          <w:lang w:eastAsia="zh-CN"/>
        </w:rPr>
        <w:t xml:space="preserve"> </w:t>
      </w:r>
      <w:r>
        <w:rPr>
          <w:lang w:eastAsia="zh-CN"/>
        </w:rPr>
        <w:t>{</w:t>
      </w:r>
      <w:r>
        <w:rPr>
          <w:spacing w:val="48"/>
          <w:lang w:eastAsia="zh-CN"/>
        </w:rPr>
        <w:t xml:space="preserve"> </w:t>
      </w:r>
      <w:r>
        <w:rPr>
          <w:lang w:eastAsia="zh-CN"/>
        </w:rPr>
        <w:t>a</w:t>
      </w:r>
      <w:r>
        <w:rPr>
          <w:spacing w:val="-2"/>
          <w:lang w:eastAsia="zh-CN"/>
        </w:rPr>
        <w:t xml:space="preserve"> </w:t>
      </w:r>
      <w:r>
        <w:rPr>
          <w:lang w:eastAsia="zh-CN"/>
        </w:rPr>
        <w:t>:</w:t>
      </w:r>
      <w:r>
        <w:rPr>
          <w:spacing w:val="-1"/>
          <w:lang w:eastAsia="zh-CN"/>
        </w:rPr>
        <w:t xml:space="preserve"> </w:t>
      </w:r>
      <w:r>
        <w:rPr>
          <w:lang w:eastAsia="zh-CN"/>
        </w:rPr>
        <w:t>[</w:t>
      </w:r>
      <w:r>
        <w:rPr>
          <w:spacing w:val="-1"/>
          <w:lang w:eastAsia="zh-CN"/>
        </w:rPr>
        <w:t xml:space="preserve"> </w:t>
      </w:r>
      <w:r>
        <w:rPr>
          <w:lang w:eastAsia="zh-CN"/>
        </w:rPr>
        <w:t>1,</w:t>
      </w:r>
      <w:r>
        <w:rPr>
          <w:spacing w:val="-1"/>
          <w:lang w:eastAsia="zh-CN"/>
        </w:rPr>
        <w:t xml:space="preserve"> </w:t>
      </w:r>
      <w:r>
        <w:rPr>
          <w:lang w:eastAsia="zh-CN"/>
        </w:rPr>
        <w:t>2,</w:t>
      </w:r>
      <w:r>
        <w:rPr>
          <w:spacing w:val="-2"/>
          <w:lang w:eastAsia="zh-CN"/>
        </w:rPr>
        <w:t xml:space="preserve"> </w:t>
      </w:r>
      <w:r>
        <w:rPr>
          <w:lang w:eastAsia="zh-CN"/>
        </w:rPr>
        <w:t>2,</w:t>
      </w:r>
      <w:r>
        <w:rPr>
          <w:spacing w:val="-1"/>
          <w:lang w:eastAsia="zh-CN"/>
        </w:rPr>
        <w:t xml:space="preserve"> </w:t>
      </w:r>
      <w:r>
        <w:rPr>
          <w:lang w:eastAsia="zh-CN"/>
        </w:rPr>
        <w:t>2,</w:t>
      </w:r>
      <w:r>
        <w:rPr>
          <w:spacing w:val="-1"/>
          <w:lang w:eastAsia="zh-CN"/>
        </w:rPr>
        <w:t xml:space="preserve"> </w:t>
      </w:r>
      <w:r>
        <w:rPr>
          <w:lang w:eastAsia="zh-CN"/>
        </w:rPr>
        <w:t>5</w:t>
      </w:r>
      <w:r>
        <w:rPr>
          <w:spacing w:val="-1"/>
          <w:lang w:eastAsia="zh-CN"/>
        </w:rPr>
        <w:t xml:space="preserve"> </w:t>
      </w:r>
      <w:r>
        <w:rPr>
          <w:lang w:eastAsia="zh-CN"/>
        </w:rPr>
        <w:t>]</w:t>
      </w:r>
      <w:r>
        <w:rPr>
          <w:spacing w:val="47"/>
          <w:lang w:eastAsia="zh-CN"/>
        </w:rPr>
        <w:t xml:space="preserve"> </w:t>
      </w:r>
      <w:r>
        <w:rPr>
          <w:lang w:eastAsia="zh-CN"/>
        </w:rPr>
        <w:t>}，现要修改数组a中的元素，把值为2的元素改成100，使用如下命令</w:t>
      </w:r>
    </w:p>
    <w:p w:rsidR="0020037C" w:rsidRDefault="00B0609F">
      <w:pPr>
        <w:pStyle w:val="BodyText"/>
        <w:spacing w:before="8"/>
        <w:ind w:left="1217"/>
        <w:rPr>
          <w:rFonts w:ascii="仿宋" w:eastAsia="仿宋" w:hAnsi="仿宋" w:cs="仿宋"/>
        </w:rPr>
      </w:pPr>
      <w:r w:rsidRPr="00B0609F">
        <w:pict>
          <v:group id="_x0000_s2301" style="position:absolute;left:0;text-align:left;margin-left:95.85pt;margin-top:4.85pt;width:459.45pt;height:10.6pt;z-index:-251451904;mso-position-horizontal-relative:page" coordorigin="1917,97" coordsize="9189,212">
            <v:shape id="_x0000_s2302" style="position:absolute;left:1917;top:97;width:9189;height:212" coordorigin="1917,97" coordsize="9189,212" path="m1917,97r9189,l11106,309r-9189,l1917,97xe" fillcolor="#efefef" stroked="f">
              <v:path arrowok="t"/>
            </v:shape>
            <w10:wrap anchorx="page"/>
          </v:group>
        </w:pict>
      </w:r>
      <w:r w:rsidR="004474D3">
        <w:rPr>
          <w:rFonts w:ascii="仿宋" w:eastAsia="仿宋" w:hAnsi="仿宋" w:cs="仿宋"/>
        </w:rPr>
        <w:t>db.foo.bar.update({ "$set" : { "a.$1" : 100 } },{ "a.$1": 2 })</w:t>
      </w:r>
    </w:p>
    <w:p w:rsidR="0020037C" w:rsidRDefault="004474D3">
      <w:pPr>
        <w:pStyle w:val="BodyText"/>
        <w:spacing w:before="45"/>
        <w:ind w:left="1217"/>
        <w:rPr>
          <w:lang w:eastAsia="zh-CN"/>
        </w:rPr>
      </w:pPr>
      <w:r>
        <w:rPr>
          <w:lang w:eastAsia="zh-CN"/>
        </w:rPr>
        <w:t>更新后记录为：</w:t>
      </w:r>
    </w:p>
    <w:p w:rsidR="0020037C" w:rsidRDefault="00B0609F">
      <w:pPr>
        <w:pStyle w:val="BodyText"/>
        <w:spacing w:before="48"/>
        <w:ind w:left="1217"/>
        <w:rPr>
          <w:rFonts w:ascii="仿宋" w:eastAsia="仿宋" w:hAnsi="仿宋" w:cs="仿宋"/>
          <w:lang w:eastAsia="zh-CN"/>
        </w:rPr>
      </w:pPr>
      <w:r w:rsidRPr="00B0609F">
        <w:pict>
          <v:group id="_x0000_s2299" style="position:absolute;left:0;text-align:left;margin-left:95.85pt;margin-top:6.85pt;width:459.45pt;height:10.6pt;z-index:-251450880;mso-position-horizontal-relative:page" coordorigin="1917,137" coordsize="9189,212">
            <v:shape id="_x0000_s2300"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lang w:eastAsia="zh-CN"/>
        </w:rPr>
        <w:t>{ a : [ 1, 100, 2, 2, 5 ]  }</w:t>
      </w:r>
    </w:p>
    <w:p w:rsidR="0020037C" w:rsidRDefault="004474D3">
      <w:pPr>
        <w:pStyle w:val="BodyText"/>
        <w:spacing w:before="85"/>
        <w:rPr>
          <w:lang w:eastAsia="zh-CN"/>
        </w:rPr>
      </w:pPr>
      <w:bookmarkStart w:id="574" w:name="$size"/>
      <w:bookmarkStart w:id="575" w:name="_bookmark231"/>
      <w:bookmarkEnd w:id="574"/>
      <w:bookmarkEnd w:id="575"/>
      <w:r>
        <w:rPr>
          <w:w w:val="95"/>
          <w:lang w:eastAsia="zh-CN"/>
        </w:rPr>
        <w:t>$size</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4474D3">
      <w:pPr>
        <w:pStyle w:val="BodyText"/>
        <w:spacing w:before="16"/>
        <w:rPr>
          <w:lang w:eastAsia="zh-CN"/>
        </w:rPr>
      </w:pPr>
      <w:r>
        <w:rPr>
          <w:w w:val="95"/>
          <w:lang w:eastAsia="zh-CN"/>
        </w:rPr>
        <w:t>{"&lt;字段名&gt;":{$size:"&lt;值&gt;"}}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描述</w:t>
      </w:r>
    </w:p>
    <w:p w:rsidR="0020037C" w:rsidRDefault="004474D3">
      <w:pPr>
        <w:pStyle w:val="BodyText"/>
        <w:spacing w:before="16" w:line="376" w:lineRule="auto"/>
        <w:ind w:right="3467"/>
        <w:rPr>
          <w:lang w:eastAsia="zh-CN"/>
        </w:rPr>
      </w:pPr>
      <w:r>
        <w:rPr>
          <w:w w:val="95"/>
          <w:lang w:eastAsia="zh-CN"/>
        </w:rPr>
        <w:t>$size的操作对象为数组型字段，匹配数组长度为指定"&lt;值&gt;"的记录。</w:t>
      </w:r>
      <w:r>
        <w:rPr>
          <w:lang w:eastAsia="zh-CN"/>
        </w:rP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返回集合bar中数组类型字段arr的长度为2的记录。</w:t>
      </w:r>
    </w:p>
    <w:p w:rsidR="0020037C" w:rsidRDefault="004474D3">
      <w:pPr>
        <w:pStyle w:val="BodyText"/>
        <w:spacing w:before="18"/>
        <w:ind w:left="1217"/>
      </w:pPr>
      <w:r>
        <w:t>db.foo.bar.find({arr:{$size:2}})</w:t>
      </w:r>
    </w:p>
    <w:p w:rsidR="0020037C" w:rsidRDefault="004474D3">
      <w:pPr>
        <w:pStyle w:val="BodyText"/>
        <w:spacing w:before="96"/>
        <w:rPr>
          <w:lang w:eastAsia="zh-CN"/>
        </w:rPr>
      </w:pPr>
      <w:bookmarkStart w:id="576" w:name="$regex"/>
      <w:bookmarkStart w:id="577" w:name="_bookmark232"/>
      <w:bookmarkEnd w:id="576"/>
      <w:bookmarkEnd w:id="577"/>
      <w:r>
        <w:rPr>
          <w:w w:val="95"/>
          <w:lang w:eastAsia="zh-CN"/>
        </w:rPr>
        <w:t>$regex</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描述</w:t>
      </w:r>
    </w:p>
    <w:p w:rsidR="0020037C" w:rsidRDefault="004474D3">
      <w:pPr>
        <w:pStyle w:val="BodyText"/>
        <w:spacing w:before="16"/>
        <w:rPr>
          <w:lang w:eastAsia="zh-CN"/>
        </w:rPr>
      </w:pPr>
      <w:r>
        <w:rPr>
          <w:w w:val="95"/>
          <w:lang w:eastAsia="zh-CN"/>
        </w:rPr>
        <w:t xml:space="preserve">$regex </w:t>
      </w:r>
      <w:r>
        <w:rPr>
          <w:spacing w:val="13"/>
          <w:w w:val="95"/>
          <w:lang w:eastAsia="zh-CN"/>
        </w:rPr>
        <w:t xml:space="preserve"> </w:t>
      </w:r>
      <w:r>
        <w:rPr>
          <w:w w:val="95"/>
          <w:lang w:eastAsia="zh-CN"/>
        </w:rPr>
        <w:t xml:space="preserve">操作提供正则表达式模式匹配字符串查询功能。 </w:t>
      </w:r>
      <w:r>
        <w:rPr>
          <w:spacing w:val="14"/>
          <w:w w:val="95"/>
          <w:lang w:eastAsia="zh-CN"/>
        </w:rPr>
        <w:t xml:space="preserve"> </w:t>
      </w:r>
      <w:r>
        <w:rPr>
          <w:w w:val="95"/>
          <w:lang w:eastAsia="zh-CN"/>
        </w:rPr>
        <w:t xml:space="preserve">SequoiaDB </w:t>
      </w:r>
      <w:r>
        <w:rPr>
          <w:spacing w:val="14"/>
          <w:w w:val="95"/>
          <w:lang w:eastAsia="zh-CN"/>
        </w:rPr>
        <w:t xml:space="preserve"> </w:t>
      </w:r>
      <w:r>
        <w:rPr>
          <w:w w:val="95"/>
          <w:lang w:eastAsia="zh-CN"/>
        </w:rPr>
        <w:t xml:space="preserve">使用的是 </w:t>
      </w:r>
      <w:r>
        <w:rPr>
          <w:spacing w:val="13"/>
          <w:w w:val="95"/>
          <w:lang w:eastAsia="zh-CN"/>
        </w:rPr>
        <w:t xml:space="preserve"> </w:t>
      </w:r>
      <w:r>
        <w:rPr>
          <w:w w:val="95"/>
          <w:lang w:eastAsia="zh-CN"/>
        </w:rPr>
        <w:t xml:space="preserve">PCRE </w:t>
      </w:r>
      <w:r>
        <w:rPr>
          <w:spacing w:val="14"/>
          <w:w w:val="95"/>
          <w:lang w:eastAsia="zh-CN"/>
        </w:rPr>
        <w:t xml:space="preserve"> </w:t>
      </w:r>
      <w:r>
        <w:rPr>
          <w:w w:val="95"/>
          <w:lang w:eastAsia="zh-CN"/>
        </w:rPr>
        <w:t>正则表达式。</w:t>
      </w:r>
    </w:p>
    <w:p w:rsidR="0020037C" w:rsidRDefault="0020037C">
      <w:pPr>
        <w:spacing w:before="6" w:line="190" w:lineRule="exact"/>
        <w:rPr>
          <w:sz w:val="19"/>
          <w:szCs w:val="19"/>
          <w:lang w:eastAsia="zh-CN"/>
        </w:rPr>
      </w:pPr>
    </w:p>
    <w:p w:rsidR="008F2A3C" w:rsidRDefault="00302C06">
      <w:pPr>
        <w:pStyle w:val="BodyText"/>
        <w:spacing w:before="45"/>
        <w:rPr>
          <w:rFonts w:eastAsiaTheme="minorEastAsia"/>
          <w:lang w:eastAsia="zh-CN"/>
        </w:rPr>
      </w:pPr>
      <w:r>
        <w:rPr>
          <w:noProof/>
          <w:lang w:eastAsia="zh-CN"/>
        </w:rPr>
        <w:drawing>
          <wp:inline distT="0" distB="0" distL="0" distR="0">
            <wp:extent cx="304800" cy="304800"/>
            <wp:effectExtent l="1905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7"/>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000B57C6">
        <w:rPr>
          <w:rFonts w:ascii="Times New Roman" w:eastAsia="Times New Roman" w:hAnsi="Times New Roman" w:cs="Times New Roman"/>
          <w:lang w:eastAsia="zh-CN"/>
        </w:rPr>
        <w:t xml:space="preserve">   </w:t>
      </w:r>
      <w:r w:rsidR="000B57C6">
        <w:rPr>
          <w:lang w:eastAsia="zh-CN"/>
        </w:rPr>
        <w:t xml:space="preserve">注: </w:t>
      </w:r>
      <w:r w:rsidR="000B57C6">
        <w:rPr>
          <w:spacing w:val="15"/>
          <w:lang w:eastAsia="zh-CN"/>
        </w:rPr>
        <w:t xml:space="preserve"> </w:t>
      </w:r>
      <w:r w:rsidR="000B57C6">
        <w:rPr>
          <w:rFonts w:eastAsiaTheme="minorEastAsia" w:hint="eastAsia"/>
          <w:lang w:eastAsia="zh-CN"/>
        </w:rPr>
        <w:t>$regex</w:t>
      </w:r>
      <w:r w:rsidR="000B57C6">
        <w:rPr>
          <w:rFonts w:eastAsiaTheme="minorEastAsia" w:hint="eastAsia"/>
          <w:lang w:eastAsia="zh-CN"/>
        </w:rPr>
        <w:t>与</w:t>
      </w:r>
      <w:r w:rsidR="000B57C6">
        <w:rPr>
          <w:rFonts w:eastAsiaTheme="minorEastAsia" w:hint="eastAsia"/>
          <w:lang w:eastAsia="zh-CN"/>
        </w:rPr>
        <w:t>$options</w:t>
      </w:r>
      <w:r w:rsidR="000B57C6">
        <w:rPr>
          <w:rFonts w:eastAsiaTheme="minorEastAsia" w:hint="eastAsia"/>
          <w:lang w:eastAsia="zh-CN"/>
        </w:rPr>
        <w:t>配套使用</w:t>
      </w:r>
    </w:p>
    <w:p w:rsidR="000B57C6" w:rsidRPr="000B57C6" w:rsidRDefault="000B57C6">
      <w:pPr>
        <w:pStyle w:val="BodyText"/>
        <w:rPr>
          <w:rFonts w:eastAsiaTheme="minorEastAsia"/>
          <w:lang w:eastAsia="zh-CN"/>
        </w:rPr>
      </w:pPr>
    </w:p>
    <w:p w:rsidR="0020037C" w:rsidRDefault="004474D3">
      <w:pPr>
        <w:pStyle w:val="BodyText"/>
        <w:spacing w:before="16"/>
        <w:rPr>
          <w:lang w:eastAsia="zh-CN"/>
        </w:rPr>
      </w:pPr>
      <w:r>
        <w:rPr>
          <w:lang w:eastAsia="zh-CN"/>
        </w:rPr>
        <w:t>$</w:t>
      </w:r>
      <w:r w:rsidR="000B57C6" w:rsidRPr="000B57C6">
        <w:rPr>
          <w:w w:val="95"/>
          <w:lang w:eastAsia="zh-CN"/>
        </w:rPr>
        <w:t xml:space="preserve"> </w:t>
      </w:r>
      <w:r w:rsidR="000B57C6">
        <w:rPr>
          <w:w w:val="95"/>
          <w:lang w:eastAsia="zh-CN"/>
        </w:rPr>
        <w:t>options</w:t>
      </w:r>
      <w:r>
        <w:rPr>
          <w:lang w:eastAsia="zh-CN"/>
        </w:rPr>
        <w:t>提供四种选择标志：</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i：设置这个修饰符，模式中的字母进行大小写不敏感匹配。</w:t>
      </w:r>
    </w:p>
    <w:p w:rsidR="0020037C" w:rsidRDefault="004474D3">
      <w:pPr>
        <w:pStyle w:val="BodyText"/>
        <w:tabs>
          <w:tab w:val="left" w:pos="1217"/>
        </w:tabs>
        <w:spacing w:before="36" w:line="169" w:lineRule="auto"/>
        <w:ind w:left="1217" w:right="516" w:hanging="284"/>
        <w:rPr>
          <w:lang w:eastAsia="zh-CN"/>
        </w:rPr>
      </w:pPr>
      <w:r>
        <w:rPr>
          <w:rFonts w:ascii="Times New Roman" w:eastAsia="Times New Roman" w:hAnsi="Times New Roman" w:cs="Times New Roman"/>
          <w:w w:val="95"/>
          <w:lang w:eastAsia="zh-CN"/>
        </w:rPr>
        <w:t>•</w:t>
      </w:r>
      <w:r>
        <w:rPr>
          <w:rFonts w:ascii="Times New Roman" w:eastAsia="Times New Roman" w:hAnsi="Times New Roman" w:cs="Times New Roman"/>
          <w:w w:val="95"/>
          <w:lang w:eastAsia="zh-CN"/>
        </w:rPr>
        <w:tab/>
      </w:r>
      <w:r>
        <w:rPr>
          <w:w w:val="95"/>
          <w:position w:val="1"/>
          <w:lang w:eastAsia="zh-CN"/>
        </w:rPr>
        <w:t>m：默认情况下，pcre认为目标字符串是由单行字符组成的，“行首”元字符(^)仅匹配字符串的开始位</w:t>
      </w:r>
      <w:r>
        <w:rPr>
          <w:position w:val="1"/>
          <w:lang w:eastAsia="zh-CN"/>
        </w:rPr>
        <w:t xml:space="preserve"> </w:t>
      </w:r>
      <w:r>
        <w:rPr>
          <w:w w:val="95"/>
          <w:lang w:eastAsia="zh-CN"/>
        </w:rPr>
        <w:t>置，而“行末”元字符($)仅匹配字符串末尾，</w:t>
      </w:r>
    </w:p>
    <w:p w:rsidR="0020037C" w:rsidRDefault="0020037C">
      <w:pPr>
        <w:spacing w:before="10" w:line="110" w:lineRule="exact"/>
        <w:rPr>
          <w:sz w:val="11"/>
          <w:szCs w:val="11"/>
          <w:lang w:eastAsia="zh-CN"/>
        </w:rPr>
      </w:pPr>
    </w:p>
    <w:p w:rsidR="0020037C" w:rsidRDefault="004474D3">
      <w:pPr>
        <w:pStyle w:val="BodyText"/>
        <w:spacing w:line="167" w:lineRule="auto"/>
        <w:ind w:left="1217"/>
        <w:rPr>
          <w:lang w:eastAsia="zh-CN"/>
        </w:rPr>
      </w:pPr>
      <w:r>
        <w:rPr>
          <w:w w:val="90"/>
          <w:lang w:eastAsia="zh-CN"/>
        </w:rPr>
        <w:t xml:space="preserve">或者最后的换行符。当这个修饰符设置之后，“行首”和“行末”就会匹配目标字符串中任意换行符之前或之 </w:t>
      </w:r>
      <w:r>
        <w:rPr>
          <w:w w:val="95"/>
          <w:lang w:eastAsia="zh-CN"/>
        </w:rPr>
        <w:t>后，另外，还分别匹配目标字符串的</w:t>
      </w:r>
    </w:p>
    <w:p w:rsidR="0020037C" w:rsidRDefault="0020037C">
      <w:pPr>
        <w:spacing w:before="10" w:line="110" w:lineRule="exact"/>
        <w:rPr>
          <w:sz w:val="11"/>
          <w:szCs w:val="11"/>
          <w:lang w:eastAsia="zh-CN"/>
        </w:rPr>
      </w:pPr>
    </w:p>
    <w:p w:rsidR="0020037C" w:rsidRDefault="004474D3">
      <w:pPr>
        <w:pStyle w:val="BodyText"/>
        <w:spacing w:line="167" w:lineRule="auto"/>
        <w:ind w:left="1217" w:right="183"/>
        <w:rPr>
          <w:lang w:eastAsia="zh-CN"/>
        </w:rPr>
      </w:pPr>
      <w:r>
        <w:rPr>
          <w:w w:val="95"/>
          <w:lang w:eastAsia="zh-CN"/>
        </w:rPr>
        <w:t>最开始和最末尾位置，如果目标字符串中没有“\n”，或者模式中没出现^或$，设置这个修饰符不产生任</w:t>
      </w:r>
      <w:r>
        <w:rPr>
          <w:lang w:eastAsia="zh-CN"/>
        </w:rPr>
        <w:t xml:space="preserve"> 何影响</w:t>
      </w:r>
    </w:p>
    <w:p w:rsidR="0020037C" w:rsidRDefault="004474D3">
      <w:pPr>
        <w:pStyle w:val="BodyText"/>
        <w:tabs>
          <w:tab w:val="left" w:pos="1217"/>
        </w:tabs>
        <w:spacing w:before="26" w:line="169" w:lineRule="auto"/>
        <w:ind w:left="1217" w:right="16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x：设置这个修饰符，模式中没有经过转义的或不在字符类中的空白数据字符总会被忽略，并且位于一个 </w:t>
      </w:r>
      <w:r>
        <w:rPr>
          <w:lang w:eastAsia="zh-CN"/>
        </w:rPr>
        <w:t>未转义的字符类外部的#字符和下一行换行</w:t>
      </w:r>
    </w:p>
    <w:p w:rsidR="0020037C" w:rsidRDefault="004474D3">
      <w:pPr>
        <w:pStyle w:val="BodyText"/>
        <w:spacing w:line="315" w:lineRule="exact"/>
        <w:ind w:left="1217"/>
        <w:rPr>
          <w:lang w:eastAsia="zh-CN"/>
        </w:rPr>
      </w:pPr>
      <w:r>
        <w:rPr>
          <w:lang w:eastAsia="zh-CN"/>
        </w:rPr>
        <w:t>符之间的字符也被忽略。</w:t>
      </w:r>
    </w:p>
    <w:p w:rsidR="0020037C" w:rsidRDefault="004474D3">
      <w:pPr>
        <w:pStyle w:val="BodyText"/>
        <w:tabs>
          <w:tab w:val="left" w:pos="1217"/>
        </w:tabs>
        <w:spacing w:before="11" w:line="169" w:lineRule="auto"/>
        <w:ind w:left="1217" w:right="118"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s:设置这个修饰符，模式中的点号元字符匹配所有字符，包含换行符，如果没有这个修饰符，点号不匹配 </w:t>
      </w:r>
      <w:r>
        <w:rPr>
          <w:lang w:eastAsia="zh-CN"/>
        </w:rPr>
        <w:t>换行符。</w:t>
      </w:r>
    </w:p>
    <w:p w:rsidR="0020037C" w:rsidRDefault="0020037C">
      <w:pPr>
        <w:spacing w:before="11" w:line="200" w:lineRule="exact"/>
        <w:rPr>
          <w:sz w:val="20"/>
          <w:szCs w:val="20"/>
          <w:lang w:eastAsia="zh-CN"/>
        </w:rPr>
      </w:pPr>
    </w:p>
    <w:p w:rsidR="0020037C" w:rsidRDefault="004474D3">
      <w:pPr>
        <w:pStyle w:val="BodyText"/>
      </w:pPr>
      <w:r>
        <w:t>示例</w:t>
      </w:r>
    </w:p>
    <w:p w:rsidR="0020037C" w:rsidRDefault="004474D3">
      <w:pPr>
        <w:pStyle w:val="BodyText"/>
        <w:tabs>
          <w:tab w:val="left" w:pos="1217"/>
        </w:tabs>
        <w:spacing w:before="31" w:line="252" w:lineRule="auto"/>
        <w:ind w:left="1217" w:right="3206" w:hanging="284"/>
      </w:pPr>
      <w:r>
        <w:rPr>
          <w:rFonts w:ascii="Times New Roman" w:eastAsia="Times New Roman" w:hAnsi="Times New Roman" w:cs="Times New Roman"/>
        </w:rPr>
        <w:t>•</w:t>
      </w:r>
      <w:r>
        <w:rPr>
          <w:rFonts w:ascii="Times New Roman" w:eastAsia="Times New Roman" w:hAnsi="Times New Roman" w:cs="Times New Roman"/>
        </w:rPr>
        <w:tab/>
      </w:r>
      <w:r>
        <w:rPr>
          <w:position w:val="1"/>
        </w:rPr>
        <w:t xml:space="preserve">返回集合bar下str字段值匹配不区分大小写的正则表达式dh.*fj的记录 </w:t>
      </w:r>
      <w:r>
        <w:t>db.foo.bar.find({str:{$regex:'dh.*fj',$options:'i'}})</w:t>
      </w:r>
    </w:p>
    <w:p w:rsidR="0020037C" w:rsidRDefault="0020037C">
      <w:pPr>
        <w:spacing w:line="252" w:lineRule="auto"/>
        <w:sectPr w:rsidR="0020037C">
          <w:pgSz w:w="12240" w:h="15840"/>
          <w:pgMar w:top="900" w:right="1060" w:bottom="280" w:left="700" w:header="713" w:footer="0" w:gutter="0"/>
          <w:cols w:space="720"/>
        </w:sectPr>
      </w:pPr>
    </w:p>
    <w:p w:rsidR="0020037C" w:rsidRDefault="0020037C">
      <w:pPr>
        <w:spacing w:before="4" w:line="130" w:lineRule="exact"/>
        <w:rPr>
          <w:sz w:val="13"/>
          <w:szCs w:val="13"/>
        </w:rPr>
      </w:pPr>
    </w:p>
    <w:p w:rsidR="0020037C" w:rsidRDefault="0020037C">
      <w:pPr>
        <w:spacing w:line="200" w:lineRule="exact"/>
        <w:rPr>
          <w:sz w:val="20"/>
          <w:szCs w:val="20"/>
        </w:rPr>
      </w:pPr>
    </w:p>
    <w:p w:rsidR="0020037C" w:rsidRDefault="0020037C">
      <w:pPr>
        <w:spacing w:before="7" w:line="100" w:lineRule="exact"/>
        <w:rPr>
          <w:sz w:val="10"/>
          <w:szCs w:val="10"/>
        </w:rPr>
      </w:pPr>
      <w:bookmarkStart w:id="578" w:name="$options"/>
      <w:bookmarkEnd w:id="578"/>
    </w:p>
    <w:p w:rsidR="0020037C" w:rsidRDefault="004474D3">
      <w:pPr>
        <w:pStyle w:val="Heading3"/>
        <w:ind w:left="113"/>
      </w:pPr>
      <w:bookmarkStart w:id="579" w:name="更新符"/>
      <w:bookmarkStart w:id="580" w:name="_bookmark233"/>
      <w:bookmarkEnd w:id="579"/>
      <w:bookmarkEnd w:id="580"/>
      <w:r>
        <w:t>更新符</w:t>
      </w:r>
    </w:p>
    <w:p w:rsidR="0020037C" w:rsidRDefault="0020037C">
      <w:pPr>
        <w:spacing w:line="130" w:lineRule="exact"/>
        <w:rPr>
          <w:sz w:val="13"/>
          <w:szCs w:val="13"/>
        </w:rPr>
      </w:pPr>
    </w:p>
    <w:tbl>
      <w:tblPr>
        <w:tblW w:w="0" w:type="auto"/>
        <w:tblInd w:w="603" w:type="dxa"/>
        <w:tblLayout w:type="fixed"/>
        <w:tblCellMar>
          <w:left w:w="0" w:type="dxa"/>
          <w:right w:w="0" w:type="dxa"/>
        </w:tblCellMar>
        <w:tblLook w:val="01E0"/>
      </w:tblPr>
      <w:tblGrid>
        <w:gridCol w:w="1549"/>
        <w:gridCol w:w="3187"/>
        <w:gridCol w:w="2363"/>
        <w:gridCol w:w="2373"/>
      </w:tblGrid>
      <w:tr w:rsidR="0020037C">
        <w:trPr>
          <w:trHeight w:hRule="exact" w:val="295"/>
        </w:trPr>
        <w:tc>
          <w:tcPr>
            <w:tcW w:w="1549"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更新符</w:t>
            </w:r>
          </w:p>
        </w:tc>
        <w:tc>
          <w:tcPr>
            <w:tcW w:w="3187" w:type="dxa"/>
            <w:tcBorders>
              <w:top w:val="nil"/>
              <w:left w:val="nil"/>
              <w:bottom w:val="nil"/>
              <w:right w:val="single" w:sz="8" w:space="0" w:color="000000"/>
            </w:tcBorders>
          </w:tcPr>
          <w:p w:rsidR="0020037C" w:rsidRDefault="004474D3">
            <w:pPr>
              <w:pStyle w:val="TableParagraph"/>
              <w:spacing w:line="222"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信息</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404"/>
        </w:trPr>
        <w:tc>
          <w:tcPr>
            <w:tcW w:w="1549"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34" w:history="1">
              <w:r w:rsidR="004474D3">
                <w:rPr>
                  <w:rFonts w:ascii="Microsoft JhengHei" w:eastAsia="Microsoft JhengHei" w:hAnsi="Microsoft JhengHei" w:cs="Microsoft JhengHei"/>
                  <w:color w:val="0000FF"/>
                  <w:w w:val="95"/>
                  <w:sz w:val="14"/>
                  <w:szCs w:val="14"/>
                </w:rPr>
                <w:t>$inc</w:t>
              </w:r>
            </w:hyperlink>
          </w:p>
        </w:tc>
        <w:tc>
          <w:tcPr>
            <w:tcW w:w="3187" w:type="dxa"/>
            <w:tcBorders>
              <w:top w:val="nil"/>
              <w:left w:val="nil"/>
              <w:bottom w:val="nil"/>
              <w:right w:val="single" w:sz="8" w:space="0" w:color="000000"/>
            </w:tcBorders>
          </w:tcPr>
          <w:p w:rsidR="0020037C" w:rsidRDefault="004474D3">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添加</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将指定字段名的值增加给定的值</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db.foo.bar.update({$inc:{age:25}})</w:t>
            </w:r>
          </w:p>
        </w:tc>
      </w:tr>
      <w:tr w:rsidR="0020037C">
        <w:trPr>
          <w:trHeight w:hRule="exact" w:val="409"/>
        </w:trPr>
        <w:tc>
          <w:tcPr>
            <w:tcW w:w="1549"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35" w:history="1">
              <w:r w:rsidR="004474D3">
                <w:rPr>
                  <w:rFonts w:ascii="Microsoft JhengHei" w:eastAsia="Microsoft JhengHei" w:hAnsi="Microsoft JhengHei" w:cs="Microsoft JhengHei"/>
                  <w:color w:val="0000FF"/>
                  <w:w w:val="95"/>
                  <w:sz w:val="14"/>
                  <w:szCs w:val="14"/>
                </w:rPr>
                <w:t>$set</w:t>
              </w:r>
            </w:hyperlink>
          </w:p>
        </w:tc>
        <w:tc>
          <w:tcPr>
            <w:tcW w:w="3187" w:type="dxa"/>
            <w:tcBorders>
              <w:top w:val="nil"/>
              <w:left w:val="nil"/>
              <w:bottom w:val="nil"/>
              <w:right w:val="single" w:sz="8" w:space="0" w:color="000000"/>
            </w:tcBorders>
          </w:tcPr>
          <w:p w:rsidR="0020037C" w:rsidRDefault="004474D3">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设置指定字段</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将给定字段名设定为给定值</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db.foo.bar.update({$set:{age:10}})</w:t>
            </w:r>
          </w:p>
        </w:tc>
      </w:tr>
      <w:tr w:rsidR="0020037C">
        <w:trPr>
          <w:trHeight w:hRule="exact" w:val="379"/>
        </w:trPr>
        <w:tc>
          <w:tcPr>
            <w:tcW w:w="1549" w:type="dxa"/>
            <w:tcBorders>
              <w:top w:val="single" w:sz="8" w:space="0" w:color="000000"/>
              <w:left w:val="single" w:sz="8" w:space="0" w:color="000000"/>
              <w:bottom w:val="nil"/>
              <w:right w:val="nil"/>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236" w:history="1">
              <w:r w:rsidR="004474D3">
                <w:rPr>
                  <w:rFonts w:ascii="Microsoft JhengHei" w:eastAsia="Microsoft JhengHei" w:hAnsi="Microsoft JhengHei" w:cs="Microsoft JhengHei"/>
                  <w:color w:val="0000FF"/>
                  <w:w w:val="95"/>
                  <w:sz w:val="14"/>
                  <w:szCs w:val="14"/>
                </w:rPr>
                <w:t>$unset</w:t>
              </w:r>
            </w:hyperlink>
          </w:p>
        </w:tc>
        <w:tc>
          <w:tcPr>
            <w:tcW w:w="3187" w:type="dxa"/>
            <w:tcBorders>
              <w:top w:val="nil"/>
              <w:left w:val="nil"/>
              <w:bottom w:val="nil"/>
              <w:right w:val="single" w:sz="8" w:space="0" w:color="000000"/>
            </w:tcBorders>
          </w:tcPr>
          <w:p w:rsidR="0020037C" w:rsidRDefault="004474D3">
            <w:pPr>
              <w:pStyle w:val="TableParagraph"/>
              <w:spacing w:line="222"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删除指定字段</w:t>
            </w:r>
          </w:p>
        </w:tc>
        <w:tc>
          <w:tcPr>
            <w:tcW w:w="2363" w:type="dxa"/>
            <w:tcBorders>
              <w:top w:val="single" w:sz="8" w:space="0" w:color="000000"/>
              <w:left w:val="single" w:sz="8" w:space="0" w:color="000000"/>
              <w:bottom w:val="nil"/>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删除对象中的指定字段</w:t>
            </w:r>
          </w:p>
        </w:tc>
        <w:tc>
          <w:tcPr>
            <w:tcW w:w="2373" w:type="dxa"/>
            <w:tcBorders>
              <w:top w:val="single" w:sz="8" w:space="0" w:color="000000"/>
              <w:left w:val="single" w:sz="8" w:space="0" w:color="000000"/>
              <w:bottom w:val="nil"/>
              <w:right w:val="single" w:sz="8" w:space="0" w:color="000000"/>
            </w:tcBorders>
          </w:tcPr>
          <w:p w:rsidR="0020037C" w:rsidRDefault="004474D3">
            <w:pPr>
              <w:pStyle w:val="TableParagraph"/>
              <w:spacing w:before="35"/>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db.foo.bar.update({$unset:{age:""}})</w:t>
            </w:r>
          </w:p>
        </w:tc>
      </w:tr>
      <w:tr w:rsidR="0020037C">
        <w:trPr>
          <w:trHeight w:hRule="exact" w:val="322"/>
        </w:trPr>
        <w:tc>
          <w:tcPr>
            <w:tcW w:w="1549" w:type="dxa"/>
            <w:vMerge w:val="restart"/>
            <w:tcBorders>
              <w:top w:val="nil"/>
              <w:left w:val="single" w:sz="8" w:space="0" w:color="000000"/>
              <w:right w:val="nil"/>
            </w:tcBorders>
          </w:tcPr>
          <w:p w:rsidR="0020037C" w:rsidRDefault="00B0609F">
            <w:pPr>
              <w:pStyle w:val="TableParagraph"/>
              <w:spacing w:before="6"/>
              <w:ind w:left="40"/>
              <w:rPr>
                <w:rFonts w:ascii="Microsoft JhengHei" w:eastAsia="Microsoft JhengHei" w:hAnsi="Microsoft JhengHei" w:cs="Microsoft JhengHei"/>
                <w:sz w:val="14"/>
                <w:szCs w:val="14"/>
              </w:rPr>
            </w:pPr>
            <w:hyperlink w:anchor="_bookmark237" w:history="1">
              <w:r w:rsidR="004474D3">
                <w:rPr>
                  <w:rFonts w:ascii="Microsoft JhengHei" w:eastAsia="Microsoft JhengHei" w:hAnsi="Microsoft JhengHei" w:cs="Microsoft JhengHei"/>
                  <w:color w:val="0000FF"/>
                  <w:w w:val="95"/>
                  <w:sz w:val="14"/>
                  <w:szCs w:val="14"/>
                </w:rPr>
                <w:t>$addtoset</w:t>
              </w:r>
            </w:hyperlink>
          </w:p>
        </w:tc>
        <w:tc>
          <w:tcPr>
            <w:tcW w:w="3187" w:type="dxa"/>
            <w:vMerge w:val="restart"/>
            <w:tcBorders>
              <w:top w:val="nil"/>
              <w:left w:val="nil"/>
              <w:right w:val="single" w:sz="8" w:space="0" w:color="000000"/>
            </w:tcBorders>
          </w:tcPr>
          <w:p w:rsidR="0020037C" w:rsidRDefault="004474D3">
            <w:pPr>
              <w:pStyle w:val="TableParagraph"/>
              <w:spacing w:before="6"/>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加入集合</w:t>
            </w:r>
          </w:p>
        </w:tc>
        <w:tc>
          <w:tcPr>
            <w:tcW w:w="2363" w:type="dxa"/>
            <w:tcBorders>
              <w:top w:val="nil"/>
              <w:left w:val="single" w:sz="8" w:space="0" w:color="000000"/>
              <w:bottom w:val="nil"/>
              <w:right w:val="single" w:sz="8" w:space="0" w:color="000000"/>
            </w:tcBorders>
          </w:tcPr>
          <w:p w:rsidR="0020037C" w:rsidRDefault="004474D3">
            <w:pPr>
              <w:pStyle w:val="TableParagraph"/>
              <w:spacing w:before="6"/>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如果添加元素不存在在数组中则添</w:t>
            </w:r>
          </w:p>
        </w:tc>
        <w:tc>
          <w:tcPr>
            <w:tcW w:w="2373" w:type="dxa"/>
            <w:tcBorders>
              <w:top w:val="nil"/>
              <w:left w:val="single" w:sz="8" w:space="0" w:color="000000"/>
              <w:bottom w:val="nil"/>
              <w:right w:val="single" w:sz="8" w:space="0" w:color="000000"/>
            </w:tcBorders>
          </w:tcPr>
          <w:p w:rsidR="0020037C" w:rsidRDefault="004474D3">
            <w:pPr>
              <w:pStyle w:val="TableParagraph"/>
              <w:spacing w:before="7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db.foo.bar.update({$addtoset:</w:t>
            </w:r>
          </w:p>
        </w:tc>
      </w:tr>
      <w:tr w:rsidR="0020037C">
        <w:trPr>
          <w:trHeight w:hRule="exact" w:val="240"/>
        </w:trPr>
        <w:tc>
          <w:tcPr>
            <w:tcW w:w="1549" w:type="dxa"/>
            <w:vMerge/>
            <w:tcBorders>
              <w:left w:val="single" w:sz="8" w:space="0" w:color="000000"/>
              <w:right w:val="nil"/>
            </w:tcBorders>
          </w:tcPr>
          <w:p w:rsidR="0020037C" w:rsidRDefault="0020037C"/>
        </w:tc>
        <w:tc>
          <w:tcPr>
            <w:tcW w:w="3187" w:type="dxa"/>
            <w:vMerge/>
            <w:tcBorders>
              <w:left w:val="nil"/>
              <w:right w:val="single" w:sz="8" w:space="0" w:color="000000"/>
            </w:tcBorders>
          </w:tcPr>
          <w:p w:rsidR="0020037C" w:rsidRDefault="0020037C"/>
        </w:tc>
        <w:tc>
          <w:tcPr>
            <w:tcW w:w="2363" w:type="dxa"/>
            <w:tcBorders>
              <w:top w:val="nil"/>
              <w:left w:val="single" w:sz="8" w:space="0" w:color="000000"/>
              <w:bottom w:val="nil"/>
              <w:right w:val="single" w:sz="8" w:space="0" w:color="000000"/>
            </w:tcBorders>
          </w:tcPr>
          <w:p w:rsidR="0020037C" w:rsidRDefault="004474D3">
            <w:pPr>
              <w:pStyle w:val="TableParagraph"/>
              <w:spacing w:line="165"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加，否则跳过。目标字段必须为数</w:t>
            </w:r>
          </w:p>
        </w:tc>
        <w:tc>
          <w:tcPr>
            <w:tcW w:w="2373" w:type="dxa"/>
            <w:vMerge w:val="restart"/>
            <w:tcBorders>
              <w:top w:val="nil"/>
              <w:left w:val="single" w:sz="8" w:space="0" w:color="000000"/>
              <w:right w:val="single" w:sz="8" w:space="0" w:color="000000"/>
            </w:tcBorders>
          </w:tcPr>
          <w:p w:rsidR="0020037C" w:rsidRDefault="004474D3">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{array:[3,4,5]}})</w:t>
            </w:r>
          </w:p>
        </w:tc>
      </w:tr>
      <w:tr w:rsidR="0020037C">
        <w:trPr>
          <w:trHeight w:hRule="exact" w:val="238"/>
        </w:trPr>
        <w:tc>
          <w:tcPr>
            <w:tcW w:w="1549" w:type="dxa"/>
            <w:vMerge/>
            <w:tcBorders>
              <w:left w:val="single" w:sz="8" w:space="0" w:color="000000"/>
              <w:bottom w:val="single" w:sz="8" w:space="0" w:color="000000"/>
              <w:right w:val="nil"/>
            </w:tcBorders>
          </w:tcPr>
          <w:p w:rsidR="0020037C" w:rsidRDefault="0020037C"/>
        </w:tc>
        <w:tc>
          <w:tcPr>
            <w:tcW w:w="3187" w:type="dxa"/>
            <w:vMerge/>
            <w:tcBorders>
              <w:left w:val="nil"/>
              <w:bottom w:val="nil"/>
              <w:right w:val="single" w:sz="8" w:space="0" w:color="000000"/>
            </w:tcBorders>
          </w:tcPr>
          <w:p w:rsidR="0020037C" w:rsidRDefault="0020037C"/>
        </w:tc>
        <w:tc>
          <w:tcPr>
            <w:tcW w:w="2363" w:type="dxa"/>
            <w:tcBorders>
              <w:top w:val="nil"/>
              <w:left w:val="single" w:sz="8" w:space="0" w:color="000000"/>
              <w:bottom w:val="single" w:sz="8" w:space="0" w:color="000000"/>
              <w:right w:val="single" w:sz="8" w:space="0" w:color="000000"/>
            </w:tcBorders>
          </w:tcPr>
          <w:p w:rsidR="0020037C" w:rsidRDefault="004474D3">
            <w:pPr>
              <w:pStyle w:val="TableParagraph"/>
              <w:spacing w:line="165"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组。</w:t>
            </w:r>
          </w:p>
        </w:tc>
        <w:tc>
          <w:tcPr>
            <w:tcW w:w="2373" w:type="dxa"/>
            <w:vMerge/>
            <w:tcBorders>
              <w:left w:val="single" w:sz="8" w:space="0" w:color="000000"/>
              <w:bottom w:val="single" w:sz="8" w:space="0" w:color="000000"/>
              <w:right w:val="single" w:sz="8" w:space="0" w:color="000000"/>
            </w:tcBorders>
          </w:tcPr>
          <w:p w:rsidR="0020037C" w:rsidRDefault="0020037C"/>
        </w:tc>
      </w:tr>
      <w:tr w:rsidR="0020037C">
        <w:trPr>
          <w:trHeight w:hRule="exact" w:val="780"/>
        </w:trPr>
        <w:tc>
          <w:tcPr>
            <w:tcW w:w="1549"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38" w:history="1">
              <w:r w:rsidR="004474D3">
                <w:rPr>
                  <w:rFonts w:ascii="Microsoft JhengHei" w:eastAsia="Microsoft JhengHei" w:hAnsi="Microsoft JhengHei" w:cs="Microsoft JhengHei"/>
                  <w:color w:val="0000FF"/>
                  <w:w w:val="90"/>
                  <w:sz w:val="14"/>
                  <w:szCs w:val="14"/>
                </w:rPr>
                <w:t>$pop</w:t>
              </w:r>
            </w:hyperlink>
          </w:p>
        </w:tc>
        <w:tc>
          <w:tcPr>
            <w:tcW w:w="3187" w:type="dxa"/>
            <w:tcBorders>
              <w:top w:val="nil"/>
              <w:left w:val="nil"/>
              <w:bottom w:val="nil"/>
              <w:right w:val="single" w:sz="8" w:space="0" w:color="000000"/>
            </w:tcBorders>
          </w:tcPr>
          <w:p w:rsidR="0020037C" w:rsidRDefault="004474D3">
            <w:pPr>
              <w:pStyle w:val="TableParagraph"/>
              <w:spacing w:line="227" w:lineRule="exact"/>
              <w:ind w:left="86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消除数组中最后N</w:t>
            </w:r>
            <w:r>
              <w:rPr>
                <w:rFonts w:ascii="Microsoft JhengHei" w:eastAsia="Microsoft JhengHei" w:hAnsi="Microsoft JhengHei" w:cs="Microsoft JhengHei"/>
                <w:spacing w:val="-11"/>
                <w:sz w:val="14"/>
                <w:szCs w:val="14"/>
                <w:lang w:eastAsia="zh-CN"/>
              </w:rPr>
              <w:t xml:space="preserve"> </w:t>
            </w:r>
            <w:r>
              <w:rPr>
                <w:rFonts w:ascii="Microsoft JhengHei" w:eastAsia="Microsoft JhengHei" w:hAnsi="Microsoft JhengHei" w:cs="Microsoft JhengHei"/>
                <w:sz w:val="14"/>
                <w:szCs w:val="14"/>
                <w:lang w:eastAsia="zh-CN"/>
              </w:rPr>
              <w:t>个数值</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删除数组中最后</w:t>
            </w:r>
            <w:r>
              <w:rPr>
                <w:rFonts w:ascii="Microsoft JhengHei" w:eastAsia="Microsoft JhengHei" w:hAnsi="Microsoft JhengHei" w:cs="Microsoft JhengHei"/>
                <w:spacing w:val="-5"/>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eastAsia="Microsoft JhengHei" w:hAnsi="Microsoft JhengHei" w:cs="Microsoft JhengHei"/>
                <w:spacing w:val="-5"/>
                <w:sz w:val="14"/>
                <w:szCs w:val="14"/>
                <w:lang w:eastAsia="zh-CN"/>
              </w:rPr>
              <w:t xml:space="preserve"> </w:t>
            </w:r>
            <w:r>
              <w:rPr>
                <w:rFonts w:ascii="Microsoft JhengHei" w:eastAsia="Microsoft JhengHei" w:hAnsi="Microsoft JhengHei" w:cs="Microsoft JhengHei"/>
                <w:sz w:val="14"/>
                <w:szCs w:val="14"/>
                <w:lang w:eastAsia="zh-CN"/>
              </w:rPr>
              <w:t>个数值，目标字</w:t>
            </w:r>
          </w:p>
          <w:p w:rsidR="0020037C" w:rsidRDefault="004474D3">
            <w:pPr>
              <w:pStyle w:val="TableParagraph"/>
              <w:spacing w:before="12" w:line="240"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段必须为数组（如果</w:t>
            </w:r>
            <w:r>
              <w:rPr>
                <w:rFonts w:ascii="Microsoft JhengHei" w:eastAsia="Microsoft JhengHei" w:hAnsi="Microsoft JhengHei" w:cs="Microsoft JhengHei"/>
                <w:spacing w:val="-4"/>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小于</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0</w:t>
            </w:r>
            <w:r>
              <w:rPr>
                <w:rFonts w:ascii="Microsoft JhengHei" w:eastAsia="Microsoft JhengHei" w:hAnsi="Microsoft JhengHei" w:cs="Microsoft JhengHei"/>
                <w:spacing w:val="-3"/>
                <w:sz w:val="14"/>
                <w:szCs w:val="14"/>
                <w:lang w:eastAsia="zh-CN"/>
              </w:rPr>
              <w:t xml:space="preserve"> </w:t>
            </w:r>
            <w:r>
              <w:rPr>
                <w:rFonts w:ascii="Microsoft JhengHei" w:eastAsia="Microsoft JhengHei" w:hAnsi="Microsoft JhengHei" w:cs="Microsoft JhengHei"/>
                <w:sz w:val="14"/>
                <w:szCs w:val="14"/>
                <w:lang w:eastAsia="zh-CN"/>
              </w:rPr>
              <w:t>意味 着从数组起始删除第</w:t>
            </w:r>
            <w:r>
              <w:rPr>
                <w:rFonts w:ascii="Microsoft JhengHei" w:eastAsia="Microsoft JhengHei" w:hAnsi="Microsoft JhengHei" w:cs="Microsoft JhengHei"/>
                <w:spacing w:val="-9"/>
                <w:sz w:val="14"/>
                <w:szCs w:val="14"/>
                <w:lang w:eastAsia="zh-CN"/>
              </w:rPr>
              <w:t xml:space="preserve"> </w:t>
            </w:r>
            <w:r>
              <w:rPr>
                <w:rFonts w:ascii="Microsoft JhengHei" w:eastAsia="Microsoft JhengHei" w:hAnsi="Microsoft JhengHei" w:cs="Microsoft JhengHei"/>
                <w:sz w:val="14"/>
                <w:szCs w:val="14"/>
                <w:lang w:eastAsia="zh-CN"/>
              </w:rPr>
              <w:t>-N</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个数值）</w:t>
            </w:r>
            <w:r>
              <w:rPr>
                <w:rFonts w:ascii="Microsoft JhengHei" w:eastAsia="Microsoft JhengHei" w:hAnsi="Microsoft JhengHei" w:cs="Microsoft JhengHei"/>
                <w:spacing w:val="-8"/>
                <w:sz w:val="14"/>
                <w:szCs w:val="14"/>
                <w:lang w:eastAsia="zh-CN"/>
              </w:rPr>
              <w:t xml:space="preserve"> </w:t>
            </w:r>
            <w:r>
              <w:rPr>
                <w:rFonts w:ascii="Microsoft JhengHei" w:eastAsia="Microsoft JhengHei" w:hAnsi="Microsoft JhengHei" w:cs="Microsoft JhengHei"/>
                <w:sz w:val="14"/>
                <w:szCs w:val="14"/>
                <w:lang w:eastAsia="zh-CN"/>
              </w:rPr>
              <w:t>。</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db.foo.bar.update({$pop:{array:2}})</w:t>
            </w:r>
          </w:p>
        </w:tc>
      </w:tr>
      <w:tr w:rsidR="0020037C">
        <w:trPr>
          <w:trHeight w:hRule="exact" w:val="540"/>
        </w:trPr>
        <w:tc>
          <w:tcPr>
            <w:tcW w:w="1549"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39" w:history="1">
              <w:r w:rsidR="004474D3">
                <w:rPr>
                  <w:rFonts w:ascii="Microsoft JhengHei" w:eastAsia="Microsoft JhengHei" w:hAnsi="Microsoft JhengHei" w:cs="Microsoft JhengHei"/>
                  <w:color w:val="0000FF"/>
                  <w:w w:val="95"/>
                  <w:sz w:val="14"/>
                  <w:szCs w:val="14"/>
                </w:rPr>
                <w:t>$pull</w:t>
              </w:r>
            </w:hyperlink>
          </w:p>
        </w:tc>
        <w:tc>
          <w:tcPr>
            <w:tcW w:w="3187" w:type="dxa"/>
            <w:tcBorders>
              <w:top w:val="nil"/>
              <w:left w:val="nil"/>
              <w:bottom w:val="nil"/>
              <w:right w:val="single" w:sz="8" w:space="0" w:color="000000"/>
            </w:tcBorders>
          </w:tcPr>
          <w:p w:rsidR="0020037C" w:rsidRDefault="004474D3">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消除数值</w:t>
            </w:r>
          </w:p>
        </w:tc>
        <w:tc>
          <w:tcPr>
            <w:tcW w:w="236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目标数组中清除给定数值，目标元素</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必须为数组</w:t>
            </w:r>
          </w:p>
        </w:tc>
        <w:tc>
          <w:tcPr>
            <w:tcW w:w="2373"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db.foo.bar.update({$pull:{array:2}})</w:t>
            </w:r>
          </w:p>
        </w:tc>
      </w:tr>
      <w:tr w:rsidR="0020037C">
        <w:trPr>
          <w:trHeight w:hRule="exact" w:val="302"/>
        </w:trPr>
        <w:tc>
          <w:tcPr>
            <w:tcW w:w="1549" w:type="dxa"/>
            <w:vMerge w:val="restart"/>
            <w:tcBorders>
              <w:top w:val="single" w:sz="8" w:space="0" w:color="000000"/>
              <w:left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0" w:history="1">
              <w:r w:rsidR="004474D3">
                <w:rPr>
                  <w:rFonts w:ascii="Microsoft JhengHei" w:eastAsia="Microsoft JhengHei" w:hAnsi="Microsoft JhengHei" w:cs="Microsoft JhengHei"/>
                  <w:color w:val="0000FF"/>
                  <w:w w:val="95"/>
                  <w:sz w:val="14"/>
                  <w:szCs w:val="14"/>
                </w:rPr>
                <w:t>$pull_all</w:t>
              </w:r>
            </w:hyperlink>
          </w:p>
        </w:tc>
        <w:tc>
          <w:tcPr>
            <w:tcW w:w="3187" w:type="dxa"/>
            <w:vMerge w:val="restart"/>
            <w:tcBorders>
              <w:top w:val="nil"/>
              <w:left w:val="nil"/>
              <w:right w:val="single" w:sz="8" w:space="0" w:color="000000"/>
            </w:tcBorders>
          </w:tcPr>
          <w:p w:rsidR="0020037C" w:rsidRDefault="004474D3">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消除数组</w:t>
            </w:r>
          </w:p>
        </w:tc>
        <w:tc>
          <w:tcPr>
            <w:tcW w:w="2363" w:type="dxa"/>
            <w:tcBorders>
              <w:top w:val="single" w:sz="8" w:space="0" w:color="000000"/>
              <w:left w:val="single" w:sz="8" w:space="0" w:color="000000"/>
              <w:bottom w:val="nil"/>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目标数组中清除给定数组中每个元素</w:t>
            </w:r>
          </w:p>
        </w:tc>
        <w:tc>
          <w:tcPr>
            <w:tcW w:w="2373" w:type="dxa"/>
            <w:tcBorders>
              <w:top w:val="single" w:sz="8" w:space="0" w:color="000000"/>
              <w:left w:val="single" w:sz="8" w:space="0" w:color="000000"/>
              <w:bottom w:val="nil"/>
              <w:right w:val="single" w:sz="8" w:space="0" w:color="000000"/>
            </w:tcBorders>
          </w:tcPr>
          <w:p w:rsidR="0020037C" w:rsidRDefault="004474D3">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db.foo.bar.update({$pull_all:{array:</w:t>
            </w:r>
          </w:p>
        </w:tc>
      </w:tr>
      <w:tr w:rsidR="0020037C">
        <w:trPr>
          <w:trHeight w:hRule="exact" w:val="342"/>
        </w:trPr>
        <w:tc>
          <w:tcPr>
            <w:tcW w:w="1549" w:type="dxa"/>
            <w:vMerge/>
            <w:tcBorders>
              <w:left w:val="single" w:sz="8" w:space="0" w:color="000000"/>
              <w:bottom w:val="single" w:sz="8" w:space="0" w:color="000000"/>
              <w:right w:val="nil"/>
            </w:tcBorders>
          </w:tcPr>
          <w:p w:rsidR="0020037C" w:rsidRDefault="0020037C"/>
        </w:tc>
        <w:tc>
          <w:tcPr>
            <w:tcW w:w="3187" w:type="dxa"/>
            <w:vMerge/>
            <w:tcBorders>
              <w:left w:val="nil"/>
              <w:bottom w:val="nil"/>
              <w:right w:val="single" w:sz="8" w:space="0" w:color="000000"/>
            </w:tcBorders>
          </w:tcPr>
          <w:p w:rsidR="0020037C" w:rsidRDefault="0020037C"/>
        </w:tc>
        <w:tc>
          <w:tcPr>
            <w:tcW w:w="2363" w:type="dxa"/>
            <w:tcBorders>
              <w:top w:val="nil"/>
              <w:left w:val="single" w:sz="8" w:space="0" w:color="000000"/>
              <w:bottom w:val="single" w:sz="8" w:space="0" w:color="000000"/>
              <w:right w:val="single" w:sz="8" w:space="0" w:color="000000"/>
            </w:tcBorders>
          </w:tcPr>
          <w:p w:rsidR="0020037C" w:rsidRDefault="004474D3">
            <w:pPr>
              <w:pStyle w:val="TableParagraph"/>
              <w:spacing w:line="165"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的数值，目标元素必须为数组</w:t>
            </w:r>
            <w:r>
              <w:rPr>
                <w:rFonts w:ascii="Microsoft JhengHei" w:eastAsia="Microsoft JhengHei" w:hAnsi="Microsoft JhengHei" w:cs="Microsoft JhengHei"/>
                <w:spacing w:val="1"/>
                <w:sz w:val="14"/>
                <w:szCs w:val="14"/>
                <w:lang w:eastAsia="zh-CN"/>
              </w:rPr>
              <w:t xml:space="preserve"> </w:t>
            </w:r>
            <w:r>
              <w:rPr>
                <w:rFonts w:ascii="Microsoft JhengHei" w:eastAsia="Microsoft JhengHei" w:hAnsi="Microsoft JhengHei" w:cs="Microsoft JhengHei"/>
                <w:sz w:val="14"/>
                <w:szCs w:val="14"/>
                <w:lang w:eastAsia="zh-CN"/>
              </w:rPr>
              <w:t>。</w:t>
            </w:r>
          </w:p>
        </w:tc>
        <w:tc>
          <w:tcPr>
            <w:tcW w:w="2373" w:type="dxa"/>
            <w:tcBorders>
              <w:top w:val="nil"/>
              <w:left w:val="single" w:sz="8" w:space="0" w:color="000000"/>
              <w:bottom w:val="single" w:sz="8" w:space="0" w:color="000000"/>
              <w:right w:val="single" w:sz="8" w:space="0" w:color="000000"/>
            </w:tcBorders>
          </w:tcPr>
          <w:p w:rsidR="0020037C" w:rsidRDefault="004474D3">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[2,3,4}})</w:t>
            </w:r>
          </w:p>
        </w:tc>
      </w:tr>
      <w:tr w:rsidR="0020037C">
        <w:trPr>
          <w:trHeight w:hRule="exact" w:val="302"/>
        </w:trPr>
        <w:tc>
          <w:tcPr>
            <w:tcW w:w="1549" w:type="dxa"/>
            <w:vMerge w:val="restart"/>
            <w:tcBorders>
              <w:top w:val="single" w:sz="8" w:space="0" w:color="000000"/>
              <w:left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1" w:history="1">
              <w:r w:rsidR="004474D3">
                <w:rPr>
                  <w:rFonts w:ascii="Microsoft JhengHei" w:eastAsia="Microsoft JhengHei" w:hAnsi="Microsoft JhengHei" w:cs="Microsoft JhengHei"/>
                  <w:color w:val="0000FF"/>
                  <w:w w:val="95"/>
                  <w:sz w:val="14"/>
                  <w:szCs w:val="14"/>
                </w:rPr>
                <w:t>$push</w:t>
              </w:r>
            </w:hyperlink>
          </w:p>
        </w:tc>
        <w:tc>
          <w:tcPr>
            <w:tcW w:w="3187" w:type="dxa"/>
            <w:vMerge w:val="restart"/>
            <w:tcBorders>
              <w:top w:val="nil"/>
              <w:left w:val="nil"/>
              <w:right w:val="single" w:sz="8" w:space="0" w:color="000000"/>
            </w:tcBorders>
          </w:tcPr>
          <w:p w:rsidR="0020037C" w:rsidRDefault="004474D3">
            <w:pPr>
              <w:pStyle w:val="TableParagraph"/>
              <w:spacing w:line="227"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推入数值</w:t>
            </w:r>
          </w:p>
        </w:tc>
        <w:tc>
          <w:tcPr>
            <w:tcW w:w="2363" w:type="dxa"/>
            <w:tcBorders>
              <w:top w:val="single" w:sz="8" w:space="0" w:color="000000"/>
              <w:left w:val="single" w:sz="8" w:space="0" w:color="000000"/>
              <w:bottom w:val="nil"/>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将数值插入目标数组，目标元素必须</w:t>
            </w:r>
          </w:p>
        </w:tc>
        <w:tc>
          <w:tcPr>
            <w:tcW w:w="2373" w:type="dxa"/>
            <w:tcBorders>
              <w:top w:val="single" w:sz="8" w:space="0" w:color="000000"/>
              <w:left w:val="single" w:sz="8" w:space="0" w:color="000000"/>
              <w:bottom w:val="nil"/>
              <w:right w:val="single" w:sz="8" w:space="0" w:color="000000"/>
            </w:tcBorders>
          </w:tcPr>
          <w:p w:rsidR="0020037C" w:rsidRDefault="004474D3">
            <w:pPr>
              <w:pStyle w:val="TableParagraph"/>
              <w:spacing w:before="40"/>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db.foo.bar.update({$push:</w:t>
            </w:r>
          </w:p>
        </w:tc>
      </w:tr>
      <w:tr w:rsidR="0020037C">
        <w:trPr>
          <w:trHeight w:hRule="exact" w:val="347"/>
        </w:trPr>
        <w:tc>
          <w:tcPr>
            <w:tcW w:w="1549" w:type="dxa"/>
            <w:vMerge/>
            <w:tcBorders>
              <w:left w:val="single" w:sz="8" w:space="0" w:color="000000"/>
              <w:bottom w:val="single" w:sz="8" w:space="0" w:color="000000"/>
              <w:right w:val="nil"/>
            </w:tcBorders>
          </w:tcPr>
          <w:p w:rsidR="0020037C" w:rsidRDefault="0020037C"/>
        </w:tc>
        <w:tc>
          <w:tcPr>
            <w:tcW w:w="3187" w:type="dxa"/>
            <w:vMerge/>
            <w:tcBorders>
              <w:left w:val="nil"/>
              <w:bottom w:val="nil"/>
              <w:right w:val="single" w:sz="8" w:space="0" w:color="000000"/>
            </w:tcBorders>
          </w:tcPr>
          <w:p w:rsidR="0020037C" w:rsidRDefault="0020037C"/>
        </w:tc>
        <w:tc>
          <w:tcPr>
            <w:tcW w:w="2363" w:type="dxa"/>
            <w:tcBorders>
              <w:top w:val="nil"/>
              <w:left w:val="single" w:sz="8" w:space="0" w:color="000000"/>
              <w:bottom w:val="single" w:sz="8" w:space="0" w:color="000000"/>
              <w:right w:val="single" w:sz="8" w:space="0" w:color="000000"/>
            </w:tcBorders>
          </w:tcPr>
          <w:p w:rsidR="0020037C" w:rsidRDefault="004474D3">
            <w:pPr>
              <w:pStyle w:val="TableParagraph"/>
              <w:spacing w:line="165"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为数组</w:t>
            </w:r>
            <w:r>
              <w:rPr>
                <w:rFonts w:ascii="Microsoft JhengHei" w:eastAsia="Microsoft JhengHei" w:hAnsi="Microsoft JhengHei" w:cs="Microsoft JhengHei"/>
                <w:spacing w:val="1"/>
                <w:sz w:val="14"/>
                <w:szCs w:val="14"/>
              </w:rPr>
              <w:t xml:space="preserve"> </w:t>
            </w:r>
            <w:r>
              <w:rPr>
                <w:rFonts w:ascii="Microsoft JhengHei" w:eastAsia="Microsoft JhengHei" w:hAnsi="Microsoft JhengHei" w:cs="Microsoft JhengHei"/>
                <w:sz w:val="14"/>
                <w:szCs w:val="14"/>
              </w:rPr>
              <w:t>。</w:t>
            </w:r>
          </w:p>
        </w:tc>
        <w:tc>
          <w:tcPr>
            <w:tcW w:w="2373" w:type="dxa"/>
            <w:tcBorders>
              <w:top w:val="nil"/>
              <w:left w:val="single" w:sz="8" w:space="0" w:color="000000"/>
              <w:bottom w:val="single" w:sz="8" w:space="0" w:color="000000"/>
              <w:right w:val="single" w:sz="8" w:space="0" w:color="000000"/>
            </w:tcBorders>
          </w:tcPr>
          <w:p w:rsidR="0020037C" w:rsidRDefault="004474D3">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{array:2}})</w:t>
            </w:r>
          </w:p>
        </w:tc>
      </w:tr>
      <w:tr w:rsidR="0020037C">
        <w:trPr>
          <w:trHeight w:hRule="exact" w:val="297"/>
        </w:trPr>
        <w:tc>
          <w:tcPr>
            <w:tcW w:w="1549" w:type="dxa"/>
            <w:vMerge w:val="restart"/>
            <w:tcBorders>
              <w:top w:val="single" w:sz="8" w:space="0" w:color="000000"/>
              <w:left w:val="single" w:sz="8" w:space="0" w:color="000000"/>
              <w:right w:val="nil"/>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242" w:history="1">
              <w:r w:rsidR="004474D3">
                <w:rPr>
                  <w:rFonts w:ascii="Microsoft JhengHei" w:eastAsia="Microsoft JhengHei" w:hAnsi="Microsoft JhengHei" w:cs="Microsoft JhengHei"/>
                  <w:color w:val="0000FF"/>
                  <w:w w:val="95"/>
                  <w:sz w:val="14"/>
                  <w:szCs w:val="14"/>
                </w:rPr>
                <w:t>$push_all</w:t>
              </w:r>
            </w:hyperlink>
          </w:p>
        </w:tc>
        <w:tc>
          <w:tcPr>
            <w:tcW w:w="3187" w:type="dxa"/>
            <w:vMerge w:val="restart"/>
            <w:tcBorders>
              <w:top w:val="nil"/>
              <w:left w:val="nil"/>
              <w:right w:val="single" w:sz="8" w:space="0" w:color="000000"/>
            </w:tcBorders>
          </w:tcPr>
          <w:p w:rsidR="0020037C" w:rsidRDefault="004474D3">
            <w:pPr>
              <w:pStyle w:val="TableParagraph"/>
              <w:spacing w:line="222" w:lineRule="exact"/>
              <w:ind w:left="86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推入数组</w:t>
            </w:r>
          </w:p>
        </w:tc>
        <w:tc>
          <w:tcPr>
            <w:tcW w:w="2363" w:type="dxa"/>
            <w:tcBorders>
              <w:top w:val="single" w:sz="8" w:space="0" w:color="000000"/>
              <w:left w:val="single" w:sz="8" w:space="0" w:color="000000"/>
              <w:bottom w:val="nil"/>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将给定数组中每一个值插入目标数</w:t>
            </w:r>
          </w:p>
        </w:tc>
        <w:tc>
          <w:tcPr>
            <w:tcW w:w="2373" w:type="dxa"/>
            <w:tcBorders>
              <w:top w:val="single" w:sz="8" w:space="0" w:color="000000"/>
              <w:left w:val="single" w:sz="8" w:space="0" w:color="000000"/>
              <w:bottom w:val="nil"/>
              <w:right w:val="single" w:sz="8" w:space="0" w:color="000000"/>
            </w:tcBorders>
          </w:tcPr>
          <w:p w:rsidR="0020037C" w:rsidRDefault="004474D3">
            <w:pPr>
              <w:pStyle w:val="TableParagraph"/>
              <w:spacing w:before="35"/>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db.foo.bar.update({$push_all:</w:t>
            </w:r>
          </w:p>
        </w:tc>
      </w:tr>
      <w:tr w:rsidR="0020037C">
        <w:trPr>
          <w:trHeight w:hRule="exact" w:val="347"/>
        </w:trPr>
        <w:tc>
          <w:tcPr>
            <w:tcW w:w="1549" w:type="dxa"/>
            <w:vMerge/>
            <w:tcBorders>
              <w:left w:val="single" w:sz="8" w:space="0" w:color="000000"/>
              <w:bottom w:val="single" w:sz="8" w:space="0" w:color="000000"/>
              <w:right w:val="nil"/>
            </w:tcBorders>
          </w:tcPr>
          <w:p w:rsidR="0020037C" w:rsidRDefault="0020037C"/>
        </w:tc>
        <w:tc>
          <w:tcPr>
            <w:tcW w:w="3187" w:type="dxa"/>
            <w:vMerge/>
            <w:tcBorders>
              <w:left w:val="nil"/>
              <w:bottom w:val="nil"/>
              <w:right w:val="single" w:sz="8" w:space="0" w:color="000000"/>
            </w:tcBorders>
          </w:tcPr>
          <w:p w:rsidR="0020037C" w:rsidRDefault="0020037C"/>
        </w:tc>
        <w:tc>
          <w:tcPr>
            <w:tcW w:w="2363" w:type="dxa"/>
            <w:tcBorders>
              <w:top w:val="nil"/>
              <w:left w:val="single" w:sz="8" w:space="0" w:color="000000"/>
              <w:bottom w:val="single" w:sz="8" w:space="0" w:color="000000"/>
              <w:right w:val="single" w:sz="8" w:space="0" w:color="000000"/>
            </w:tcBorders>
          </w:tcPr>
          <w:p w:rsidR="0020037C" w:rsidRDefault="004474D3">
            <w:pPr>
              <w:pStyle w:val="TableParagraph"/>
              <w:spacing w:line="165"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组，目标元素必须为数组。</w:t>
            </w:r>
          </w:p>
        </w:tc>
        <w:tc>
          <w:tcPr>
            <w:tcW w:w="2373" w:type="dxa"/>
            <w:tcBorders>
              <w:top w:val="nil"/>
              <w:left w:val="single" w:sz="8" w:space="0" w:color="000000"/>
              <w:bottom w:val="single" w:sz="8" w:space="0" w:color="000000"/>
              <w:right w:val="single" w:sz="8" w:space="0" w:color="000000"/>
            </w:tcBorders>
          </w:tcPr>
          <w:p w:rsidR="0020037C" w:rsidRDefault="004474D3">
            <w:pPr>
              <w:pStyle w:val="TableParagraph"/>
              <w:spacing w:line="229"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{array:[2,3,4}})</w:t>
            </w:r>
          </w:p>
        </w:tc>
      </w:tr>
    </w:tbl>
    <w:p w:rsidR="0020037C" w:rsidRDefault="0020037C">
      <w:pPr>
        <w:spacing w:before="3" w:line="100" w:lineRule="exact"/>
        <w:rPr>
          <w:sz w:val="10"/>
          <w:szCs w:val="10"/>
        </w:rPr>
      </w:pPr>
    </w:p>
    <w:p w:rsidR="0020037C" w:rsidRDefault="004474D3">
      <w:pPr>
        <w:pStyle w:val="BodyText"/>
        <w:spacing w:line="310" w:lineRule="exact"/>
        <w:ind w:left="613"/>
      </w:pPr>
      <w:bookmarkStart w:id="581" w:name="$inc"/>
      <w:bookmarkStart w:id="582" w:name="_bookmark234"/>
      <w:bookmarkEnd w:id="581"/>
      <w:bookmarkEnd w:id="582"/>
      <w:r>
        <w:rPr>
          <w:w w:val="95"/>
        </w:rPr>
        <w:t>$inc</w:t>
      </w:r>
    </w:p>
    <w:p w:rsidR="0020037C" w:rsidRDefault="0020037C">
      <w:pPr>
        <w:spacing w:before="6" w:line="190" w:lineRule="exact"/>
        <w:rPr>
          <w:sz w:val="19"/>
          <w:szCs w:val="19"/>
        </w:rPr>
      </w:pPr>
    </w:p>
    <w:p w:rsidR="0020037C" w:rsidRDefault="004474D3">
      <w:pPr>
        <w:pStyle w:val="BodyText"/>
        <w:ind w:left="613"/>
      </w:pPr>
      <w:r>
        <w:t>语法</w:t>
      </w:r>
    </w:p>
    <w:p w:rsidR="0020037C" w:rsidRDefault="004474D3">
      <w:pPr>
        <w:pStyle w:val="BodyText"/>
        <w:spacing w:before="16"/>
        <w:ind w:left="613"/>
      </w:pPr>
      <w:r>
        <w:rPr>
          <w:w w:val="95"/>
        </w:rPr>
        <w:t>{$inc:{&lt;字段名1&gt;:&lt;值1&gt;,&lt;字段名2&gt;:&lt;值2&gt;,...}}</w:t>
      </w:r>
    </w:p>
    <w:p w:rsidR="0020037C" w:rsidRDefault="0020037C">
      <w:pPr>
        <w:spacing w:before="6" w:line="190" w:lineRule="exact"/>
        <w:rPr>
          <w:sz w:val="19"/>
          <w:szCs w:val="19"/>
        </w:rPr>
      </w:pPr>
    </w:p>
    <w:p w:rsidR="0020037C" w:rsidRDefault="004474D3">
      <w:pPr>
        <w:pStyle w:val="BodyText"/>
        <w:ind w:left="613"/>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left="613" w:right="428"/>
        <w:rPr>
          <w:lang w:eastAsia="zh-CN"/>
        </w:rPr>
      </w:pPr>
      <w:r>
        <w:rPr>
          <w:w w:val="95"/>
          <w:lang w:eastAsia="zh-CN"/>
        </w:rPr>
        <w:t>$inc操作是给指定"&lt;字段名&gt;"增加指定的"&lt;值&gt;"。如果原记录中没有指定的字段名，那将字段名和值填充到</w:t>
      </w:r>
      <w:r>
        <w:rPr>
          <w:lang w:eastAsia="zh-CN"/>
        </w:rPr>
        <w:t xml:space="preserve"> 记录中；</w:t>
      </w:r>
    </w:p>
    <w:p w:rsidR="0020037C" w:rsidRDefault="004474D3">
      <w:pPr>
        <w:pStyle w:val="BodyText"/>
        <w:spacing w:before="31" w:line="376" w:lineRule="auto"/>
        <w:ind w:left="613" w:right="3826"/>
        <w:rPr>
          <w:lang w:eastAsia="zh-CN"/>
        </w:rPr>
      </w:pPr>
      <w:r>
        <w:rPr>
          <w:lang w:eastAsia="zh-CN"/>
        </w:rPr>
        <w:t>如果原记录中存在指定的字段名，那么将字段名的值加上指定的值。 示例</w:t>
      </w:r>
    </w:p>
    <w:p w:rsidR="0020037C" w:rsidRDefault="004474D3">
      <w:pPr>
        <w:pStyle w:val="BodyText"/>
        <w:tabs>
          <w:tab w:val="left" w:pos="897"/>
        </w:tabs>
        <w:spacing w:line="226"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选择集合bar下age字段值大于15的记录，然后更新这些记录，将age字段的值增加5、ID的值添加1。</w:t>
      </w:r>
    </w:p>
    <w:p w:rsidR="0020037C" w:rsidRDefault="00B0609F">
      <w:pPr>
        <w:pStyle w:val="BodyText"/>
        <w:spacing w:before="50"/>
        <w:ind w:left="897"/>
        <w:rPr>
          <w:rFonts w:ascii="仿宋" w:eastAsia="仿宋" w:hAnsi="仿宋" w:cs="仿宋"/>
        </w:rPr>
      </w:pPr>
      <w:r w:rsidRPr="00B0609F">
        <w:pict>
          <v:group id="_x0000_s2297" style="position:absolute;left:0;text-align:left;margin-left:95.85pt;margin-top:6.95pt;width:459.45pt;height:10.6pt;z-index:-251449856;mso-position-horizontal-relative:page" coordorigin="1917,139" coordsize="9189,212">
            <v:shape id="_x0000_s229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db.foo.bar.update({$inc:{age:5,ID:1}},{age:{</w:t>
      </w:r>
      <w:hyperlink w:anchor="_bookmark214" w:history="1">
        <w:r w:rsidR="004474D3">
          <w:rPr>
            <w:rFonts w:ascii="仿宋" w:eastAsia="仿宋" w:hAnsi="仿宋" w:cs="仿宋"/>
            <w:color w:val="0000FF"/>
          </w:rPr>
          <w:t>$gt</w:t>
        </w:r>
      </w:hyperlink>
      <w:r w:rsidR="004474D3">
        <w:rPr>
          <w:rFonts w:ascii="仿宋" w:eastAsia="仿宋" w:hAnsi="仿宋" w:cs="仿宋"/>
          <w:color w:val="000000"/>
        </w:rPr>
        <w:t>:15}})</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选择集合bar中存在数组对象arr的记录，将数组对象arr的第二个元素值添加1。</w:t>
      </w:r>
    </w:p>
    <w:p w:rsidR="0020037C" w:rsidRDefault="00B0609F">
      <w:pPr>
        <w:pStyle w:val="BodyText"/>
        <w:spacing w:before="10"/>
        <w:ind w:left="897"/>
        <w:rPr>
          <w:rFonts w:ascii="仿宋" w:eastAsia="仿宋" w:hAnsi="仿宋" w:cs="仿宋"/>
        </w:rPr>
      </w:pPr>
      <w:r w:rsidRPr="00B0609F">
        <w:pict>
          <v:group id="_x0000_s2295" style="position:absolute;left:0;text-align:left;margin-left:95.85pt;margin-top:4.95pt;width:459.45pt;height:10.6pt;z-index:-251448832;mso-position-horizontal-relative:page" coordorigin="1917,99" coordsize="9189,212">
            <v:shape id="_x0000_s2296"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db.foo.bar.update({$inc:{"arr.1":1}},{arr:{</w:t>
      </w:r>
      <w:hyperlink w:anchor="_bookmark228" w:history="1">
        <w:r w:rsidR="004474D3">
          <w:rPr>
            <w:rFonts w:ascii="仿宋" w:eastAsia="仿宋" w:hAnsi="仿宋" w:cs="仿宋"/>
            <w:color w:val="0000FF"/>
          </w:rPr>
          <w:t>$exists</w:t>
        </w:r>
      </w:hyperlink>
      <w:r w:rsidR="004474D3">
        <w:rPr>
          <w:rFonts w:ascii="仿宋" w:eastAsia="仿宋" w:hAnsi="仿宋" w:cs="仿宋"/>
          <w:color w:val="000000"/>
        </w:rPr>
        <w:t>:1}})</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4" w:line="130" w:lineRule="exact"/>
        <w:rPr>
          <w:sz w:val="13"/>
          <w:szCs w:val="13"/>
        </w:rPr>
      </w:pPr>
    </w:p>
    <w:p w:rsidR="0020037C" w:rsidRDefault="0020037C">
      <w:pPr>
        <w:spacing w:line="200" w:lineRule="exact"/>
        <w:rPr>
          <w:sz w:val="20"/>
          <w:szCs w:val="20"/>
        </w:rPr>
      </w:pPr>
    </w:p>
    <w:p w:rsidR="0020037C" w:rsidRDefault="004474D3">
      <w:pPr>
        <w:pStyle w:val="BodyText"/>
        <w:spacing w:line="310" w:lineRule="exact"/>
        <w:rPr>
          <w:lang w:eastAsia="zh-CN"/>
        </w:rPr>
      </w:pPr>
      <w:bookmarkStart w:id="583" w:name="$set"/>
      <w:bookmarkStart w:id="584" w:name="_bookmark235"/>
      <w:bookmarkEnd w:id="583"/>
      <w:bookmarkEnd w:id="584"/>
      <w:r>
        <w:rPr>
          <w:w w:val="95"/>
          <w:lang w:eastAsia="zh-CN"/>
        </w:rPr>
        <w:t>$set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4474D3">
      <w:pPr>
        <w:pStyle w:val="BodyText"/>
        <w:spacing w:before="16"/>
        <w:rPr>
          <w:lang w:eastAsia="zh-CN"/>
        </w:rPr>
      </w:pPr>
      <w:r>
        <w:rPr>
          <w:w w:val="95"/>
          <w:lang w:eastAsia="zh-CN"/>
        </w:rPr>
        <w:t>{$set:{&lt;字段名1&gt;:&lt;值1&gt;,&lt;字段名2&gt;:&lt;值2&gt;,...}}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right="145"/>
        <w:rPr>
          <w:lang w:eastAsia="zh-CN"/>
        </w:rPr>
      </w:pPr>
      <w:r>
        <w:rPr>
          <w:w w:val="95"/>
          <w:lang w:eastAsia="zh-CN"/>
        </w:rPr>
        <w:t>$set操作是将指定的"&lt;字段名&gt;"更新为指定的"&lt;值&gt;"。如果原记录中没有指定的字段名，那将字段名和值填</w:t>
      </w:r>
      <w:r>
        <w:rPr>
          <w:lang w:eastAsia="zh-CN"/>
        </w:rPr>
        <w:t xml:space="preserve"> 充到记录中；</w:t>
      </w:r>
    </w:p>
    <w:p w:rsidR="0020037C" w:rsidRDefault="004474D3">
      <w:pPr>
        <w:pStyle w:val="BodyText"/>
        <w:spacing w:before="31" w:line="376" w:lineRule="auto"/>
        <w:ind w:right="2967"/>
        <w:rPr>
          <w:lang w:eastAsia="zh-CN"/>
        </w:rPr>
      </w:pPr>
      <w:r>
        <w:rPr>
          <w:lang w:eastAsia="zh-CN"/>
        </w:rPr>
        <w:t>如果原记录中存在指定的字段名，那么将字段名的值更新为指定的值。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选择集合bar下不存在age字段的记录，使用$set更新这些记录。</w:t>
      </w:r>
    </w:p>
    <w:p w:rsidR="0020037C" w:rsidRDefault="00B0609F">
      <w:pPr>
        <w:pStyle w:val="BodyText"/>
        <w:spacing w:before="50"/>
        <w:ind w:left="1217"/>
        <w:rPr>
          <w:rFonts w:ascii="仿宋" w:eastAsia="仿宋" w:hAnsi="仿宋" w:cs="仿宋"/>
        </w:rPr>
      </w:pPr>
      <w:r w:rsidRPr="00B0609F">
        <w:pict>
          <v:group id="_x0000_s2293" style="position:absolute;left:0;text-align:left;margin-left:95.85pt;margin-top:6.95pt;width:459.45pt;height:10.6pt;z-index:-251447808;mso-position-horizontal-relative:page" coordorigin="1917,139" coordsize="9189,212">
            <v:shape id="_x0000_s2294"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db.foo.bar.update({$set:{age:5,ID:10}},{age:{</w:t>
      </w:r>
      <w:hyperlink w:anchor="_bookmark228" w:history="1">
        <w:r w:rsidR="004474D3">
          <w:rPr>
            <w:rFonts w:ascii="仿宋" w:eastAsia="仿宋" w:hAnsi="仿宋" w:cs="仿宋"/>
            <w:color w:val="0000FF"/>
          </w:rPr>
          <w:t>$exists</w:t>
        </w:r>
      </w:hyperlink>
      <w:r w:rsidR="004474D3">
        <w:rPr>
          <w:rFonts w:ascii="仿宋" w:eastAsia="仿宋" w:hAnsi="仿宋" w:cs="仿宋"/>
          <w:color w:val="000000"/>
        </w:rPr>
        <w:t>:0}})</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更新集合bar下的所有记录，使所有记录的字段str的值更新为"abc"</w:t>
      </w:r>
    </w:p>
    <w:p w:rsidR="0020037C" w:rsidRDefault="00B0609F">
      <w:pPr>
        <w:pStyle w:val="BodyText"/>
        <w:spacing w:before="10"/>
        <w:ind w:left="1217"/>
        <w:rPr>
          <w:rFonts w:ascii="仿宋" w:eastAsia="仿宋" w:hAnsi="仿宋" w:cs="仿宋"/>
        </w:rPr>
      </w:pPr>
      <w:r w:rsidRPr="00B0609F">
        <w:pict>
          <v:group id="_x0000_s2291" style="position:absolute;left:0;text-align:left;margin-left:95.85pt;margin-top:4.95pt;width:459.45pt;height:10.6pt;z-index:-251446784;mso-position-horizontal-relative:page" coordorigin="1917,99" coordsize="9189,212">
            <v:shape id="_x0000_s2292"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db.foo.bar.update({$set:{str:"abd"}})</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使用$set更新嵌套数组对象里面的元素。字段名arr在集合bar中是一个嵌套数组对象，例如</w:t>
      </w:r>
    </w:p>
    <w:p w:rsidR="0020037C" w:rsidRDefault="00B0609F">
      <w:pPr>
        <w:pStyle w:val="BodyText"/>
        <w:spacing w:before="18" w:line="275" w:lineRule="auto"/>
        <w:ind w:left="1217"/>
        <w:rPr>
          <w:lang w:eastAsia="zh-CN"/>
        </w:rPr>
      </w:pPr>
      <w:r>
        <w:pict>
          <v:group id="_x0000_s2289" style="position:absolute;left:0;text-align:left;margin-left:95.85pt;margin-top:24.95pt;width:459.45pt;height:10.6pt;z-index:-251445760;mso-position-horizontal-relative:page" coordorigin="1917,499" coordsize="9189,212">
            <v:shape id="_x0000_s2290" style="position:absolute;left:1917;top:499;width:9189;height:212" coordorigin="1917,499" coordsize="9189,212" path="m1917,499r9189,l11106,711r-9189,l1917,499xe" fillcolor="#efefef" stroked="f">
              <v:path arrowok="t"/>
            </v:shape>
            <w10:wrap anchorx="page"/>
          </v:group>
        </w:pict>
      </w:r>
      <w:r w:rsidR="004474D3">
        <w:t xml:space="preserve">有两条记录：{arr:[1,2,3],name:"Tom"},{name:"Mike",age:20}第二条记录没有arr字段名。 </w:t>
      </w:r>
      <w:r w:rsidR="004474D3">
        <w:rPr>
          <w:rFonts w:ascii="仿宋" w:eastAsia="仿宋" w:hAnsi="仿宋" w:cs="仿宋"/>
        </w:rPr>
        <w:t>db.foo.bar.update({$set:{"arr.1":4}},{name:{</w:t>
      </w:r>
      <w:hyperlink w:anchor="_bookmark228" w:history="1">
        <w:r w:rsidR="004474D3">
          <w:rPr>
            <w:rFonts w:ascii="仿宋" w:eastAsia="仿宋" w:hAnsi="仿宋" w:cs="仿宋"/>
            <w:color w:val="0000FF"/>
          </w:rPr>
          <w:t>$exists</w:t>
        </w:r>
      </w:hyperlink>
      <w:r w:rsidR="004474D3">
        <w:rPr>
          <w:rFonts w:ascii="仿宋" w:eastAsia="仿宋" w:hAnsi="仿宋" w:cs="仿宋"/>
          <w:color w:val="000000"/>
        </w:rPr>
        <w:t xml:space="preserve">:1}}) </w:t>
      </w:r>
      <w:r w:rsidR="004474D3">
        <w:rPr>
          <w:color w:val="000000"/>
          <w:w w:val="95"/>
        </w:rPr>
        <w:t>此操作是选择含有name字段的所有记录，然后使用$set更新这些记录的数组对象arr。</w:t>
      </w:r>
      <w:r w:rsidR="004474D3">
        <w:rPr>
          <w:color w:val="000000"/>
          <w:w w:val="95"/>
          <w:lang w:eastAsia="zh-CN"/>
        </w:rPr>
        <w:t>如果原记录中没有</w:t>
      </w:r>
    </w:p>
    <w:p w:rsidR="0020037C" w:rsidRDefault="004474D3">
      <w:pPr>
        <w:pStyle w:val="BodyText"/>
        <w:spacing w:line="201" w:lineRule="exact"/>
        <w:ind w:left="1217"/>
        <w:rPr>
          <w:lang w:eastAsia="zh-CN"/>
        </w:rPr>
      </w:pPr>
      <w:r>
        <w:rPr>
          <w:lang w:eastAsia="zh-CN"/>
        </w:rPr>
        <w:t>数组对象arr，使用$set</w:t>
      </w:r>
    </w:p>
    <w:p w:rsidR="0020037C" w:rsidRDefault="004474D3">
      <w:pPr>
        <w:pStyle w:val="BodyText"/>
        <w:spacing w:before="16"/>
        <w:ind w:left="1217"/>
        <w:rPr>
          <w:lang w:eastAsia="zh-CN"/>
        </w:rPr>
      </w:pPr>
      <w:r>
        <w:rPr>
          <w:lang w:eastAsia="zh-CN"/>
        </w:rPr>
        <w:t>会将arr字段以嵌套对象的方式插入到记录中。上面两条记录更新之后为：</w:t>
      </w:r>
    </w:p>
    <w:p w:rsidR="0020037C" w:rsidRDefault="00B0609F">
      <w:pPr>
        <w:pStyle w:val="BodyText"/>
        <w:spacing w:before="48"/>
        <w:ind w:left="1217"/>
        <w:rPr>
          <w:rFonts w:ascii="仿宋" w:eastAsia="仿宋" w:hAnsi="仿宋" w:cs="仿宋"/>
        </w:rPr>
      </w:pPr>
      <w:r w:rsidRPr="00B0609F">
        <w:pict>
          <v:group id="_x0000_s2287" style="position:absolute;left:0;text-align:left;margin-left:95.85pt;margin-top:6.85pt;width:459.45pt;height:10.6pt;z-index:-251444736;mso-position-horizontal-relative:page" coordorigin="1917,137" coordsize="9189,212">
            <v:shape id="_x0000_s2288"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{arr:[1,4,3],name:"Tom"},{arr:{"1":4},name:"Mike",age:20}</w:t>
      </w:r>
    </w:p>
    <w:p w:rsidR="0020037C" w:rsidRDefault="004474D3">
      <w:pPr>
        <w:pStyle w:val="BodyText"/>
        <w:spacing w:before="85"/>
      </w:pPr>
      <w:bookmarkStart w:id="585" w:name="$unset"/>
      <w:bookmarkStart w:id="586" w:name="_bookmark236"/>
      <w:bookmarkEnd w:id="585"/>
      <w:bookmarkEnd w:id="586"/>
      <w:r>
        <w:rPr>
          <w:w w:val="95"/>
        </w:rPr>
        <w:t>$unset</w:t>
      </w:r>
    </w:p>
    <w:p w:rsidR="0020037C" w:rsidRDefault="0020037C">
      <w:pPr>
        <w:spacing w:before="6" w:line="190" w:lineRule="exact"/>
        <w:rPr>
          <w:sz w:val="19"/>
          <w:szCs w:val="19"/>
        </w:rPr>
      </w:pPr>
    </w:p>
    <w:p w:rsidR="0020037C" w:rsidRDefault="004474D3">
      <w:pPr>
        <w:pStyle w:val="BodyText"/>
      </w:pPr>
      <w:r>
        <w:t>语法</w:t>
      </w:r>
    </w:p>
    <w:p w:rsidR="0020037C" w:rsidRDefault="004474D3">
      <w:pPr>
        <w:pStyle w:val="BodyText"/>
        <w:spacing w:before="16"/>
      </w:pPr>
      <w:r>
        <w:rPr>
          <w:w w:val="95"/>
        </w:rPr>
        <w:t>{$unset:{&lt;字段名1&gt;:"",&lt;字段名2&gt;:"",...}}</w:t>
      </w:r>
    </w:p>
    <w:p w:rsidR="0020037C" w:rsidRDefault="0020037C">
      <w:pPr>
        <w:spacing w:before="6" w:line="190" w:lineRule="exact"/>
        <w:rPr>
          <w:sz w:val="19"/>
          <w:szCs w:val="19"/>
        </w:rPr>
      </w:pPr>
    </w:p>
    <w:p w:rsidR="0020037C" w:rsidRDefault="004474D3">
      <w:pPr>
        <w:pStyle w:val="BodyText"/>
      </w:pPr>
      <w:r>
        <w:t>描述</w:t>
      </w:r>
    </w:p>
    <w:p w:rsidR="0020037C" w:rsidRDefault="004474D3">
      <w:pPr>
        <w:pStyle w:val="BodyText"/>
        <w:spacing w:before="16" w:line="376" w:lineRule="auto"/>
        <w:ind w:right="2483"/>
      </w:pPr>
      <w:r>
        <w:rPr>
          <w:w w:val="95"/>
        </w:rPr>
        <w:t>$unset操作是删除集合中指定的字段名。如果记录中没有指定的字段名，跳过。</w:t>
      </w:r>
      <w:r>
        <w:t xml:space="preserve"> 示例</w:t>
      </w:r>
    </w:p>
    <w:p w:rsidR="0020037C" w:rsidRDefault="004474D3">
      <w:pPr>
        <w:pStyle w:val="BodyText"/>
        <w:tabs>
          <w:tab w:val="left" w:pos="1217"/>
        </w:tabs>
        <w:spacing w:line="226"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删除集合bar下记录的name字段和age字段，如果记录中没有字段name或age，跳过，不做任何处理。</w:t>
      </w:r>
    </w:p>
    <w:p w:rsidR="0020037C" w:rsidRDefault="00B0609F">
      <w:pPr>
        <w:pStyle w:val="BodyText"/>
        <w:spacing w:before="50"/>
        <w:ind w:left="1217"/>
        <w:rPr>
          <w:rFonts w:ascii="仿宋" w:eastAsia="仿宋" w:hAnsi="仿宋" w:cs="仿宋"/>
        </w:rPr>
      </w:pPr>
      <w:r w:rsidRPr="00B0609F">
        <w:pict>
          <v:group id="_x0000_s2285" style="position:absolute;left:0;text-align:left;margin-left:95.85pt;margin-top:6.95pt;width:459.45pt;height:10.6pt;z-index:-251443712;mso-position-horizontal-relative:page" coordorigin="1917,139" coordsize="9189,212">
            <v:shape id="_x0000_s2286"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db.foo.bar.update({$unset:{name:"",age:""}})</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$unset删除数组对象中的元素。如有一条记录：{arr:[1,2,3],name:"Tom"}。使用$unset删除第二个</w:t>
      </w:r>
    </w:p>
    <w:p w:rsidR="0020037C" w:rsidRDefault="00B0609F">
      <w:pPr>
        <w:pStyle w:val="BodyText"/>
        <w:spacing w:before="18" w:line="275" w:lineRule="auto"/>
        <w:ind w:left="1217" w:right="4300"/>
        <w:rPr>
          <w:lang w:eastAsia="zh-CN"/>
        </w:rPr>
      </w:pPr>
      <w:r>
        <w:pict>
          <v:group id="_x0000_s2283" style="position:absolute;left:0;text-align:left;margin-left:95.85pt;margin-top:24.95pt;width:459.45pt;height:10.6pt;z-index:-251442688;mso-position-horizontal-relative:page" coordorigin="1917,499" coordsize="9189,212">
            <v:shape id="_x0000_s2284" style="position:absolute;left:1917;top:499;width:9189;height:212" coordorigin="1917,499" coordsize="9189,212" path="m1917,499r9189,l11106,711r-9189,l1917,499xe" fillcolor="#efefef" stroked="f">
              <v:path arrowok="t"/>
            </v:shape>
            <w10:wrap anchorx="page"/>
          </v:group>
        </w:pict>
      </w:r>
      <w:r w:rsidR="004474D3">
        <w:rPr>
          <w:lang w:eastAsia="zh-CN"/>
        </w:rPr>
        <w:t xml:space="preserve">元素操作如下： </w:t>
      </w:r>
      <w:r w:rsidR="004474D3">
        <w:rPr>
          <w:rFonts w:ascii="仿宋" w:eastAsia="仿宋" w:hAnsi="仿宋" w:cs="仿宋"/>
          <w:lang w:eastAsia="zh-CN"/>
        </w:rPr>
        <w:t xml:space="preserve">db.foo.bar.update({$unset:{"arr.2":""}}) </w:t>
      </w:r>
      <w:r w:rsidR="004474D3">
        <w:rPr>
          <w:w w:val="95"/>
          <w:lang w:eastAsia="zh-CN"/>
        </w:rPr>
        <w:t>此操作后，记录更新为{arr:[1,null,3],name:"Tom"}</w:t>
      </w:r>
    </w:p>
    <w:p w:rsidR="0020037C" w:rsidRDefault="004474D3">
      <w:pPr>
        <w:pStyle w:val="BodyText"/>
        <w:tabs>
          <w:tab w:val="left" w:pos="1217"/>
        </w:tabs>
        <w:spacing w:line="229"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$unset删除嵌套对象中的字段。如有一条记录：{content:</w:t>
      </w:r>
    </w:p>
    <w:p w:rsidR="0020037C" w:rsidRDefault="004474D3">
      <w:pPr>
        <w:pStyle w:val="BodyText"/>
        <w:spacing w:line="242" w:lineRule="exact"/>
        <w:ind w:left="1217"/>
      </w:pPr>
      <w:r>
        <w:rPr>
          <w:w w:val="95"/>
        </w:rPr>
        <w:t>{ID:1,type:"system",position:"manager"},name:"Tom"}，</w:t>
      </w:r>
    </w:p>
    <w:p w:rsidR="0020037C" w:rsidRDefault="00B0609F">
      <w:pPr>
        <w:pStyle w:val="BodyText"/>
        <w:spacing w:before="16" w:line="275" w:lineRule="auto"/>
        <w:ind w:left="1217" w:right="145"/>
      </w:pPr>
      <w:r>
        <w:pict>
          <v:group id="_x0000_s2281" style="position:absolute;left:0;text-align:left;margin-left:95.85pt;margin-top:24.85pt;width:459.45pt;height:10.6pt;z-index:-251441664;mso-position-horizontal-relative:page" coordorigin="1917,497" coordsize="9189,212">
            <v:shape id="_x0000_s2282" style="position:absolute;left:1917;top:497;width:9189;height:212" coordorigin="1917,497" coordsize="9189,212" path="m1917,497r9189,l11106,709r-9189,l1917,497xe" fillcolor="#efefef" stroked="f">
              <v:path arrowok="t"/>
            </v:shape>
            <w10:wrap anchorx="page"/>
          </v:group>
        </w:pict>
      </w:r>
      <w:r w:rsidR="004474D3">
        <w:rPr>
          <w:w w:val="95"/>
        </w:rPr>
        <w:t>content是一个嵌套对象，它有ID、type、position三个字段。使用$unset删除type字段操作如下：</w:t>
      </w:r>
      <w:r w:rsidR="004474D3">
        <w:t xml:space="preserve"> </w:t>
      </w:r>
      <w:r w:rsidR="004474D3">
        <w:rPr>
          <w:rFonts w:ascii="仿宋" w:eastAsia="仿宋" w:hAnsi="仿宋" w:cs="仿宋"/>
        </w:rPr>
        <w:t xml:space="preserve">db.foo.bar.update({$unset:{"content.type":""}}) </w:t>
      </w:r>
      <w:r w:rsidR="004474D3">
        <w:t>此操作后，记录更新为{content:{ID:1,position:"manager"},name:"Tom"}</w:t>
      </w:r>
    </w:p>
    <w:p w:rsidR="0020037C" w:rsidRDefault="0020037C">
      <w:pPr>
        <w:spacing w:line="275" w:lineRule="auto"/>
        <w:sectPr w:rsidR="0020037C">
          <w:pgSz w:w="12240" w:h="15840"/>
          <w:pgMar w:top="900" w:right="1060" w:bottom="280" w:left="700" w:header="713" w:footer="0" w:gutter="0"/>
          <w:cols w:space="720"/>
        </w:sectPr>
      </w:pPr>
    </w:p>
    <w:p w:rsidR="0020037C" w:rsidRDefault="0020037C">
      <w:pPr>
        <w:spacing w:before="4" w:line="130" w:lineRule="exact"/>
        <w:rPr>
          <w:sz w:val="13"/>
          <w:szCs w:val="13"/>
        </w:rPr>
      </w:pPr>
    </w:p>
    <w:p w:rsidR="0020037C" w:rsidRDefault="0020037C">
      <w:pPr>
        <w:spacing w:line="200" w:lineRule="exact"/>
        <w:rPr>
          <w:sz w:val="20"/>
          <w:szCs w:val="20"/>
        </w:rPr>
      </w:pPr>
    </w:p>
    <w:p w:rsidR="0020037C" w:rsidRDefault="004474D3">
      <w:pPr>
        <w:pStyle w:val="BodyText"/>
        <w:spacing w:line="310" w:lineRule="exact"/>
        <w:ind w:left="113"/>
      </w:pPr>
      <w:bookmarkStart w:id="587" w:name="_bookmark237"/>
      <w:bookmarkEnd w:id="587"/>
      <w:r>
        <w:rPr>
          <w:w w:val="95"/>
        </w:rPr>
        <w:t>$addtoset</w:t>
      </w:r>
    </w:p>
    <w:p w:rsidR="0020037C" w:rsidRDefault="0020037C">
      <w:pPr>
        <w:spacing w:before="6" w:line="190" w:lineRule="exact"/>
        <w:rPr>
          <w:sz w:val="19"/>
          <w:szCs w:val="19"/>
        </w:rPr>
      </w:pPr>
    </w:p>
    <w:p w:rsidR="0020037C" w:rsidRDefault="004474D3">
      <w:pPr>
        <w:pStyle w:val="BodyText"/>
        <w:ind w:left="113"/>
      </w:pPr>
      <w:r>
        <w:t>语法</w:t>
      </w:r>
    </w:p>
    <w:p w:rsidR="0020037C" w:rsidRDefault="004474D3">
      <w:pPr>
        <w:pStyle w:val="BodyText"/>
        <w:spacing w:before="16"/>
        <w:ind w:left="113"/>
      </w:pPr>
      <w:r>
        <w:rPr>
          <w:w w:val="95"/>
        </w:rPr>
        <w:t>{$addtoset:{&lt;字段名1&gt;:[&lt;值1&gt;,&lt;值2&gt;,...,&lt;值N&gt;]，&lt;字段名2&gt;:[&lt;值1&gt;,&lt;值2&gt;,...,&lt;值N&gt;],...}}</w:t>
      </w:r>
    </w:p>
    <w:p w:rsidR="0020037C" w:rsidRDefault="0020037C">
      <w:pPr>
        <w:spacing w:before="6" w:line="190" w:lineRule="exact"/>
        <w:rPr>
          <w:sz w:val="19"/>
          <w:szCs w:val="19"/>
        </w:rPr>
      </w:pPr>
    </w:p>
    <w:p w:rsidR="0020037C" w:rsidRDefault="004474D3">
      <w:pPr>
        <w:pStyle w:val="BodyText"/>
        <w:ind w:left="113"/>
      </w:pPr>
      <w:r>
        <w:t>描述</w:t>
      </w:r>
    </w:p>
    <w:p w:rsidR="0020037C" w:rsidRDefault="004474D3">
      <w:pPr>
        <w:pStyle w:val="BodyText"/>
        <w:spacing w:before="16" w:line="251" w:lineRule="auto"/>
        <w:ind w:left="113" w:right="1444"/>
      </w:pPr>
      <w:r>
        <w:rPr>
          <w:w w:val="95"/>
        </w:rPr>
        <w:t>$addtoset是向数组对象中添加元素和值，操作对象必须为数组类型的字段。$addtoset有如</w:t>
      </w:r>
      <w:r>
        <w:t xml:space="preserve"> 下规则：</w:t>
      </w:r>
    </w:p>
    <w:p w:rsidR="0020037C" w:rsidRDefault="004474D3">
      <w:pPr>
        <w:pStyle w:val="BodyText"/>
        <w:tabs>
          <w:tab w:val="left" w:pos="397"/>
        </w:tabs>
        <w:spacing w:before="19" w:line="251" w:lineRule="auto"/>
        <w:ind w:left="397" w:right="2063"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 xml:space="preserve">记录中有指定的字段名(&lt;字段名1&gt;,&lt;字段名2&gt;,...)。 </w:t>
      </w:r>
      <w:r>
        <w:rPr>
          <w:w w:val="95"/>
          <w:lang w:eastAsia="zh-CN"/>
        </w:rPr>
        <w:t>如果指定的值([&lt;值1&gt;,&lt;值2&gt;,...,&lt;值N&gt;])在记录中存在，跳过不做任何操作，只向目标数</w:t>
      </w:r>
      <w:r>
        <w:rPr>
          <w:lang w:eastAsia="zh-CN"/>
        </w:rPr>
        <w:t xml:space="preserve"> 组对象中添加不存在的值。</w:t>
      </w:r>
    </w:p>
    <w:p w:rsidR="0020037C" w:rsidRDefault="004474D3">
      <w:pPr>
        <w:pStyle w:val="BodyText"/>
        <w:tabs>
          <w:tab w:val="left" w:pos="397"/>
        </w:tabs>
        <w:spacing w:line="255"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记录中不存在指定的字段名。</w:t>
      </w:r>
    </w:p>
    <w:p w:rsidR="0020037C" w:rsidRDefault="004474D3">
      <w:pPr>
        <w:pStyle w:val="BodyText"/>
        <w:spacing w:before="18" w:line="251" w:lineRule="auto"/>
        <w:ind w:left="397" w:right="872"/>
        <w:rPr>
          <w:lang w:eastAsia="zh-CN"/>
        </w:rPr>
      </w:pPr>
      <w:r>
        <w:rPr>
          <w:w w:val="95"/>
          <w:lang w:eastAsia="zh-CN"/>
        </w:rPr>
        <w:t>如果记录本身不存在指定的字段名(&lt;字段名1&gt;,&lt;字段名2&gt;,...)，那么将指定的字段名和值</w:t>
      </w:r>
      <w:r>
        <w:rPr>
          <w:lang w:eastAsia="zh-CN"/>
        </w:rPr>
        <w:t xml:space="preserve"> 更新到记录中。</w:t>
      </w:r>
    </w:p>
    <w:p w:rsidR="0020037C" w:rsidRDefault="0020037C">
      <w:pPr>
        <w:spacing w:before="4" w:line="180" w:lineRule="exact"/>
        <w:rPr>
          <w:sz w:val="18"/>
          <w:szCs w:val="18"/>
          <w:lang w:eastAsia="zh-CN"/>
        </w:rPr>
      </w:pPr>
    </w:p>
    <w:p w:rsidR="0020037C" w:rsidRDefault="004474D3">
      <w:pPr>
        <w:pStyle w:val="BodyText"/>
        <w:ind w:left="113"/>
        <w:rPr>
          <w:lang w:eastAsia="zh-CN"/>
        </w:rPr>
      </w:pPr>
      <w:r>
        <w:rPr>
          <w:lang w:eastAsia="zh-CN"/>
        </w:rPr>
        <w:t>示例</w:t>
      </w:r>
    </w:p>
    <w:p w:rsidR="0020037C" w:rsidRDefault="00B0609F">
      <w:pPr>
        <w:pStyle w:val="BodyText"/>
        <w:tabs>
          <w:tab w:val="left" w:pos="397"/>
        </w:tabs>
        <w:spacing w:before="31" w:line="267" w:lineRule="auto"/>
        <w:ind w:left="397" w:right="1521" w:hanging="284"/>
        <w:rPr>
          <w:lang w:eastAsia="zh-CN"/>
        </w:rPr>
      </w:pPr>
      <w:r>
        <w:pict>
          <v:group id="_x0000_s2279" style="position:absolute;left:0;text-align:left;margin-left:95.85pt;margin-top:25.8pt;width:459.45pt;height:10.6pt;z-index:-251440640;mso-position-horizontal-relative:page" coordorigin="1917,516" coordsize="9189,212">
            <v:shape id="_x0000_s2280" style="position:absolute;left:1917;top:516;width:9189;height:212" coordorigin="1917,516" coordsize="9189,212" path="m1917,516r9189,l11106,728r-9189,l1917,516xe" fillcolor="#efefef" stroked="f">
              <v:path arrowok="t"/>
            </v:shape>
            <w10:wrap anchorx="page"/>
          </v:group>
        </w:pict>
      </w:r>
      <w:r w:rsidR="004474D3">
        <w:rPr>
          <w:rFonts w:ascii="Times New Roman" w:eastAsia="Times New Roman" w:hAnsi="Times New Roman" w:cs="Times New Roman"/>
          <w:lang w:eastAsia="zh-CN"/>
        </w:rPr>
        <w:t>•</w:t>
      </w:r>
      <w:r w:rsidR="004474D3">
        <w:rPr>
          <w:rFonts w:ascii="Times New Roman" w:eastAsia="Times New Roman" w:hAnsi="Times New Roman" w:cs="Times New Roman"/>
          <w:lang w:eastAsia="zh-CN"/>
        </w:rPr>
        <w:tab/>
      </w:r>
      <w:r w:rsidR="004474D3">
        <w:rPr>
          <w:position w:val="1"/>
          <w:lang w:eastAsia="zh-CN"/>
        </w:rPr>
        <w:t>记录中存在目标数组对象。如有记录：{arr:[1,2,4],age:10,name:"Tom"}</w:t>
      </w:r>
      <w:r w:rsidR="004474D3">
        <w:rPr>
          <w:w w:val="98"/>
          <w:position w:val="1"/>
          <w:lang w:eastAsia="zh-CN"/>
        </w:rPr>
        <w:t xml:space="preserve"> </w:t>
      </w:r>
      <w:r w:rsidR="004474D3">
        <w:rPr>
          <w:rFonts w:ascii="仿宋" w:eastAsia="仿宋" w:hAnsi="仿宋" w:cs="仿宋"/>
          <w:lang w:eastAsia="zh-CN"/>
        </w:rPr>
        <w:t>db.foo.bar.update({$addtoset:{arr:[1,3,5]}},{arr:{</w:t>
      </w:r>
      <w:hyperlink w:anchor="_bookmark228" w:history="1">
        <w:r w:rsidR="004474D3">
          <w:rPr>
            <w:rFonts w:ascii="仿宋" w:eastAsia="仿宋" w:hAnsi="仿宋" w:cs="仿宋"/>
            <w:color w:val="0000FF"/>
            <w:lang w:eastAsia="zh-CN"/>
          </w:rPr>
          <w:t>$exists</w:t>
        </w:r>
      </w:hyperlink>
      <w:r w:rsidR="004474D3">
        <w:rPr>
          <w:rFonts w:ascii="仿宋" w:eastAsia="仿宋" w:hAnsi="仿宋" w:cs="仿宋"/>
          <w:color w:val="000000"/>
          <w:lang w:eastAsia="zh-CN"/>
        </w:rPr>
        <w:t xml:space="preserve">:1}}) </w:t>
      </w:r>
      <w:r w:rsidR="004474D3">
        <w:rPr>
          <w:color w:val="000000"/>
          <w:w w:val="95"/>
          <w:lang w:eastAsia="zh-CN"/>
        </w:rPr>
        <w:t>此操作后，记录更新为：{arr:[1,2,4,3,5],age:10,name:"Tom"}。将原记录arr数组没有的元素3</w:t>
      </w:r>
      <w:r w:rsidR="004474D3">
        <w:rPr>
          <w:color w:val="000000"/>
          <w:w w:val="94"/>
          <w:lang w:eastAsia="zh-CN"/>
        </w:rPr>
        <w:t xml:space="preserve"> </w:t>
      </w:r>
      <w:r w:rsidR="004474D3">
        <w:rPr>
          <w:color w:val="000000"/>
          <w:lang w:eastAsia="zh-CN"/>
        </w:rPr>
        <w:t>和5，使用$addtoset之后更新到arr数组内。</w:t>
      </w:r>
    </w:p>
    <w:p w:rsidR="0020037C" w:rsidRDefault="004474D3">
      <w:pPr>
        <w:pStyle w:val="BodyText"/>
        <w:tabs>
          <w:tab w:val="left" w:pos="397"/>
        </w:tabs>
        <w:spacing w:line="237"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记录中不存在指定的数组对象，如有记录：{name:"Mike",age:12}</w:t>
      </w:r>
    </w:p>
    <w:p w:rsidR="0020037C" w:rsidRDefault="00B0609F">
      <w:pPr>
        <w:pStyle w:val="BodyText"/>
        <w:spacing w:before="50"/>
        <w:ind w:left="397"/>
        <w:rPr>
          <w:rFonts w:ascii="仿宋" w:eastAsia="仿宋" w:hAnsi="仿宋" w:cs="仿宋"/>
        </w:rPr>
      </w:pPr>
      <w:r w:rsidRPr="00B0609F">
        <w:pict>
          <v:group id="_x0000_s2277" style="position:absolute;left:0;text-align:left;margin-left:95.85pt;margin-top:6.95pt;width:459.45pt;height:10.6pt;z-index:-251439616;mso-position-horizontal-relative:page" coordorigin="1917,139" coordsize="9189,212">
            <v:shape id="_x0000_s227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db.foo.bar.update({$addtoset:{arr:[1,3,5]}},{arr:{</w:t>
      </w:r>
      <w:hyperlink w:anchor="_bookmark228" w:history="1">
        <w:r w:rsidR="004474D3">
          <w:rPr>
            <w:rFonts w:ascii="仿宋" w:eastAsia="仿宋" w:hAnsi="仿宋" w:cs="仿宋"/>
            <w:color w:val="0000FF"/>
          </w:rPr>
          <w:t>$exists</w:t>
        </w:r>
      </w:hyperlink>
      <w:r w:rsidR="004474D3">
        <w:rPr>
          <w:rFonts w:ascii="仿宋" w:eastAsia="仿宋" w:hAnsi="仿宋" w:cs="仿宋"/>
          <w:color w:val="000000"/>
        </w:rPr>
        <w:t>:0}})</w:t>
      </w:r>
    </w:p>
    <w:p w:rsidR="0020037C" w:rsidRDefault="004474D3">
      <w:pPr>
        <w:pStyle w:val="BodyText"/>
        <w:spacing w:before="45"/>
        <w:ind w:left="397"/>
        <w:rPr>
          <w:lang w:eastAsia="zh-CN"/>
        </w:rPr>
      </w:pPr>
      <w:r>
        <w:t>此操作后，记录更新为：{arr:[1,3,5],age:10,name:"Tom"}。</w:t>
      </w:r>
      <w:r>
        <w:rPr>
          <w:lang w:eastAsia="zh-CN"/>
        </w:rPr>
        <w:t>原记录中没有数组对象arr字段，</w:t>
      </w:r>
    </w:p>
    <w:p w:rsidR="0020037C" w:rsidRDefault="004474D3">
      <w:pPr>
        <w:pStyle w:val="BodyText"/>
        <w:spacing w:before="16"/>
        <w:ind w:left="397"/>
        <w:rPr>
          <w:lang w:eastAsia="zh-CN"/>
        </w:rPr>
      </w:pPr>
      <w:r>
        <w:rPr>
          <w:lang w:eastAsia="zh-CN"/>
        </w:rPr>
        <w:t>$addtoset操作将arr字段和值更新到记录中。</w:t>
      </w:r>
    </w:p>
    <w:p w:rsidR="0020037C" w:rsidRDefault="004474D3">
      <w:pPr>
        <w:pStyle w:val="BodyText"/>
        <w:spacing w:before="96"/>
        <w:ind w:left="113"/>
        <w:rPr>
          <w:lang w:eastAsia="zh-CN"/>
        </w:rPr>
      </w:pPr>
      <w:bookmarkStart w:id="588" w:name="$pop"/>
      <w:bookmarkStart w:id="589" w:name="_bookmark238"/>
      <w:bookmarkEnd w:id="588"/>
      <w:bookmarkEnd w:id="589"/>
      <w:r>
        <w:rPr>
          <w:w w:val="90"/>
          <w:lang w:eastAsia="zh-CN"/>
        </w:rPr>
        <w:t>$pop</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4474D3">
      <w:pPr>
        <w:pStyle w:val="BodyText"/>
        <w:spacing w:before="16"/>
        <w:ind w:left="113"/>
        <w:rPr>
          <w:lang w:eastAsia="zh-CN"/>
        </w:rPr>
      </w:pPr>
      <w:r>
        <w:rPr>
          <w:w w:val="90"/>
          <w:lang w:eastAsia="zh-CN"/>
        </w:rPr>
        <w:t>{$pop:{&lt;字段名1&gt;:&lt;N&gt;,&lt;字段名2&gt;:&lt;N&gt;,...}}</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left="113" w:right="492"/>
        <w:rPr>
          <w:lang w:eastAsia="zh-CN"/>
        </w:rPr>
      </w:pPr>
      <w:r>
        <w:rPr>
          <w:w w:val="95"/>
          <w:lang w:eastAsia="zh-CN"/>
        </w:rPr>
        <w:t>$pop操作是删除指定数组对象(&lt;字段名1&gt;,&lt;字段名2&gt;,...)最后N个元素，操作对象必须为数组类型的字段。如</w:t>
      </w:r>
      <w:r>
        <w:rPr>
          <w:lang w:eastAsia="zh-CN"/>
        </w:rPr>
        <w:t xml:space="preserve"> 果</w:t>
      </w:r>
    </w:p>
    <w:p w:rsidR="0020037C" w:rsidRDefault="0020037C">
      <w:pPr>
        <w:spacing w:before="10" w:line="110" w:lineRule="exact"/>
        <w:rPr>
          <w:sz w:val="11"/>
          <w:szCs w:val="11"/>
          <w:lang w:eastAsia="zh-CN"/>
        </w:rPr>
      </w:pPr>
    </w:p>
    <w:p w:rsidR="0020037C" w:rsidRDefault="004474D3">
      <w:pPr>
        <w:pStyle w:val="BodyText"/>
        <w:spacing w:line="167" w:lineRule="auto"/>
        <w:ind w:left="113" w:right="492"/>
        <w:rPr>
          <w:lang w:eastAsia="zh-CN"/>
        </w:rPr>
      </w:pPr>
      <w:r>
        <w:rPr>
          <w:w w:val="95"/>
          <w:lang w:eastAsia="zh-CN"/>
        </w:rPr>
        <w:t>记录中不存在指定的数组对象，跳过不做任何操作；如果指定的N值大于数组对象的长度，数组对象的长度</w:t>
      </w:r>
      <w:r>
        <w:rPr>
          <w:lang w:eastAsia="zh-CN"/>
        </w:rPr>
        <w:t xml:space="preserve"> 更</w:t>
      </w:r>
    </w:p>
    <w:p w:rsidR="0020037C" w:rsidRDefault="004474D3">
      <w:pPr>
        <w:pStyle w:val="BodyText"/>
        <w:spacing w:before="31" w:line="376" w:lineRule="auto"/>
        <w:ind w:left="113" w:right="1512"/>
        <w:rPr>
          <w:lang w:eastAsia="zh-CN"/>
        </w:rPr>
      </w:pPr>
      <w:r>
        <w:rPr>
          <w:w w:val="95"/>
          <w:lang w:eastAsia="zh-CN"/>
        </w:rPr>
        <w:t xml:space="preserve">新为0，即它的元素全部被删除；如果指定的N值&lt;0，意味着  </w:t>
      </w:r>
      <w:r>
        <w:rPr>
          <w:spacing w:val="6"/>
          <w:w w:val="95"/>
          <w:lang w:eastAsia="zh-CN"/>
        </w:rPr>
        <w:t xml:space="preserve"> </w:t>
      </w:r>
      <w:r>
        <w:rPr>
          <w:w w:val="95"/>
          <w:lang w:eastAsia="zh-CN"/>
        </w:rPr>
        <w:t xml:space="preserve">从数组起始删除第  </w:t>
      </w:r>
      <w:r>
        <w:rPr>
          <w:spacing w:val="7"/>
          <w:w w:val="95"/>
          <w:lang w:eastAsia="zh-CN"/>
        </w:rPr>
        <w:t xml:space="preserve"> </w:t>
      </w:r>
      <w:r>
        <w:rPr>
          <w:w w:val="95"/>
          <w:lang w:eastAsia="zh-CN"/>
        </w:rPr>
        <w:t xml:space="preserve">-N  </w:t>
      </w:r>
      <w:r>
        <w:rPr>
          <w:spacing w:val="6"/>
          <w:w w:val="95"/>
          <w:lang w:eastAsia="zh-CN"/>
        </w:rPr>
        <w:t xml:space="preserve"> </w:t>
      </w:r>
      <w:r>
        <w:rPr>
          <w:w w:val="95"/>
          <w:lang w:eastAsia="zh-CN"/>
        </w:rPr>
        <w:t>个元素。</w:t>
      </w:r>
      <w:r>
        <w:rPr>
          <w:lang w:eastAsia="zh-CN"/>
        </w:rPr>
        <w:t xml:space="preserve">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删除集合bar下数组对象arr的最后两个元素。如有记录：{arr:[1,2,3,4],age:20,name:"Tom"}</w:t>
      </w:r>
    </w:p>
    <w:p w:rsidR="0020037C" w:rsidRDefault="00B0609F">
      <w:pPr>
        <w:pStyle w:val="BodyText"/>
        <w:spacing w:before="10"/>
        <w:ind w:left="397"/>
        <w:rPr>
          <w:rFonts w:ascii="仿宋" w:eastAsia="仿宋" w:hAnsi="仿宋" w:cs="仿宋"/>
          <w:lang w:eastAsia="zh-CN"/>
        </w:rPr>
      </w:pPr>
      <w:r w:rsidRPr="00B0609F">
        <w:pict>
          <v:group id="_x0000_s2275" style="position:absolute;left:0;text-align:left;margin-left:95.85pt;margin-top:4.95pt;width:459.45pt;height:10.6pt;z-index:-251438592;mso-position-horizontal-relative:page" coordorigin="1917,99" coordsize="9189,212">
            <v:shape id="_x0000_s2276"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lang w:eastAsia="zh-CN"/>
        </w:rPr>
        <w:t>db.foo.bar.update({$pop:{arr:2}})</w:t>
      </w:r>
    </w:p>
    <w:p w:rsidR="0020037C" w:rsidRDefault="004474D3">
      <w:pPr>
        <w:pStyle w:val="BodyText"/>
        <w:spacing w:before="45"/>
        <w:ind w:left="397"/>
        <w:rPr>
          <w:lang w:eastAsia="zh-CN"/>
        </w:rPr>
      </w:pPr>
      <w:r>
        <w:rPr>
          <w:lang w:eastAsia="zh-CN"/>
        </w:rPr>
        <w:t>此操作后，记录更新为：{arr:[1,2],age:20,name:"Tom"}</w:t>
      </w:r>
    </w:p>
    <w:p w:rsidR="0020037C" w:rsidRDefault="0020037C">
      <w:pPr>
        <w:rPr>
          <w:lang w:eastAsia="zh-CN"/>
        </w:rPr>
        <w:sectPr w:rsidR="0020037C">
          <w:pgSz w:w="12240" w:h="15840"/>
          <w:pgMar w:top="900" w:right="680" w:bottom="280" w:left="1520" w:header="713" w:footer="0" w:gutter="0"/>
          <w:cols w:space="720"/>
        </w:sectPr>
      </w:pPr>
    </w:p>
    <w:p w:rsidR="0020037C" w:rsidRDefault="0020037C">
      <w:pPr>
        <w:spacing w:before="4" w:line="130" w:lineRule="exact"/>
        <w:rPr>
          <w:sz w:val="13"/>
          <w:szCs w:val="13"/>
          <w:lang w:eastAsia="zh-CN"/>
        </w:rPr>
      </w:pPr>
    </w:p>
    <w:p w:rsidR="0020037C" w:rsidRDefault="004474D3">
      <w:pPr>
        <w:pStyle w:val="BodyText"/>
        <w:tabs>
          <w:tab w:val="left" w:pos="1217"/>
        </w:tabs>
        <w:spacing w:line="308"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删除集合bar下数组对象arr的最后10个元素。如有记录：{arr:[1,2,3,4],age:20,name:"Tom"}</w:t>
      </w:r>
    </w:p>
    <w:p w:rsidR="0020037C" w:rsidRDefault="00B0609F">
      <w:pPr>
        <w:pStyle w:val="BodyText"/>
        <w:spacing w:before="10"/>
        <w:ind w:left="1217"/>
        <w:rPr>
          <w:rFonts w:ascii="仿宋" w:eastAsia="仿宋" w:hAnsi="仿宋" w:cs="仿宋"/>
          <w:lang w:eastAsia="zh-CN"/>
        </w:rPr>
      </w:pPr>
      <w:r w:rsidRPr="00B0609F">
        <w:pict>
          <v:group id="_x0000_s2273" style="position:absolute;left:0;text-align:left;margin-left:95.85pt;margin-top:4.95pt;width:459.45pt;height:10.6pt;z-index:-251437568;mso-position-horizontal-relative:page" coordorigin="1917,99" coordsize="9189,212">
            <v:shape id="_x0000_s2274"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lang w:eastAsia="zh-CN"/>
        </w:rPr>
        <w:t>db.foo.bar.update({$pop:{arr:10}})</w:t>
      </w:r>
    </w:p>
    <w:p w:rsidR="0020037C" w:rsidRDefault="004474D3">
      <w:pPr>
        <w:pStyle w:val="BodyText"/>
        <w:spacing w:before="45"/>
        <w:ind w:left="1217"/>
        <w:rPr>
          <w:lang w:eastAsia="zh-CN"/>
        </w:rPr>
      </w:pPr>
      <w:r>
        <w:rPr>
          <w:lang w:eastAsia="zh-CN"/>
        </w:rPr>
        <w:t>此操作后，记录更新为：{arr:[],age:20,name:"Tom"}</w:t>
      </w:r>
    </w:p>
    <w:p w:rsidR="0020037C" w:rsidRDefault="004474D3">
      <w:pPr>
        <w:pStyle w:val="BodyText"/>
        <w:tabs>
          <w:tab w:val="left" w:pos="1217"/>
        </w:tabs>
        <w:spacing w:before="11" w:line="169" w:lineRule="auto"/>
        <w:ind w:left="1217" w:right="2364"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删除集合bar下数组对象arr的前两个元素，即设置N的值为-2。如有记录：{arr:</w:t>
      </w:r>
      <w:r>
        <w:rPr>
          <w:w w:val="103"/>
          <w:position w:val="1"/>
          <w:lang w:eastAsia="zh-CN"/>
        </w:rPr>
        <w:t xml:space="preserve"> </w:t>
      </w:r>
      <w:r>
        <w:rPr>
          <w:lang w:eastAsia="zh-CN"/>
        </w:rPr>
        <w:t>[1,2,3,4],age:20,name:"Tom"}</w:t>
      </w:r>
    </w:p>
    <w:p w:rsidR="0020037C" w:rsidRDefault="00B0609F">
      <w:pPr>
        <w:pStyle w:val="BodyText"/>
        <w:spacing w:before="23"/>
        <w:ind w:left="1217"/>
        <w:rPr>
          <w:rFonts w:ascii="仿宋" w:eastAsia="仿宋" w:hAnsi="仿宋" w:cs="仿宋"/>
          <w:lang w:eastAsia="zh-CN"/>
        </w:rPr>
      </w:pPr>
      <w:r w:rsidRPr="00B0609F">
        <w:pict>
          <v:group id="_x0000_s2271" style="position:absolute;left:0;text-align:left;margin-left:95.85pt;margin-top:5.6pt;width:459.45pt;height:10.6pt;z-index:-251436544;mso-position-horizontal-relative:page" coordorigin="1917,112" coordsize="9189,212">
            <v:shape id="_x0000_s2272" style="position:absolute;left:1917;top:112;width:9189;height:212" coordorigin="1917,112" coordsize="9189,212" path="m1917,112r9189,l11106,324r-9189,l1917,112xe" fillcolor="#efefef" stroked="f">
              <v:path arrowok="t"/>
            </v:shape>
            <w10:wrap anchorx="page"/>
          </v:group>
        </w:pict>
      </w:r>
      <w:r w:rsidR="004474D3">
        <w:rPr>
          <w:rFonts w:ascii="仿宋" w:eastAsia="仿宋" w:hAnsi="仿宋" w:cs="仿宋"/>
          <w:lang w:eastAsia="zh-CN"/>
        </w:rPr>
        <w:t>db.foo.bar.update({$pop:{arr:-2}})</w:t>
      </w:r>
    </w:p>
    <w:p w:rsidR="0020037C" w:rsidRDefault="004474D3">
      <w:pPr>
        <w:pStyle w:val="BodyText"/>
        <w:spacing w:before="45"/>
        <w:ind w:left="1217"/>
        <w:rPr>
          <w:lang w:eastAsia="zh-CN"/>
        </w:rPr>
      </w:pPr>
      <w:r>
        <w:rPr>
          <w:lang w:eastAsia="zh-CN"/>
        </w:rPr>
        <w:t>此操作后，记录更新为：{arr:[3,4],age:20,name:"Tom"}</w:t>
      </w:r>
    </w:p>
    <w:p w:rsidR="0020037C" w:rsidRDefault="004474D3">
      <w:pPr>
        <w:pStyle w:val="BodyText"/>
        <w:spacing w:before="96"/>
        <w:rPr>
          <w:lang w:eastAsia="zh-CN"/>
        </w:rPr>
      </w:pPr>
      <w:bookmarkStart w:id="590" w:name="$pull"/>
      <w:bookmarkStart w:id="591" w:name="_bookmark239"/>
      <w:bookmarkEnd w:id="590"/>
      <w:bookmarkEnd w:id="591"/>
      <w:r>
        <w:rPr>
          <w:w w:val="95"/>
          <w:lang w:eastAsia="zh-CN"/>
        </w:rPr>
        <w:t>$pull</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语法</w:t>
      </w:r>
    </w:p>
    <w:p w:rsidR="0020037C" w:rsidRDefault="004474D3">
      <w:pPr>
        <w:pStyle w:val="BodyText"/>
        <w:spacing w:before="16"/>
        <w:rPr>
          <w:lang w:eastAsia="zh-CN"/>
        </w:rPr>
      </w:pPr>
      <w:r>
        <w:rPr>
          <w:w w:val="95"/>
          <w:lang w:eastAsia="zh-CN"/>
        </w:rPr>
        <w:t>{$pull:{&lt;字段名1&gt;:&lt;值1&gt;,&lt;字段名2&gt;:&lt;值2&gt;,...}}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描述</w:t>
      </w:r>
    </w:p>
    <w:p w:rsidR="0020037C" w:rsidRDefault="004474D3">
      <w:pPr>
        <w:pStyle w:val="BodyText"/>
        <w:spacing w:before="16" w:line="251" w:lineRule="auto"/>
        <w:ind w:right="291"/>
        <w:jc w:val="both"/>
        <w:rPr>
          <w:lang w:eastAsia="zh-CN"/>
        </w:rPr>
      </w:pPr>
      <w:r>
        <w:rPr>
          <w:w w:val="95"/>
          <w:lang w:eastAsia="zh-CN"/>
        </w:rPr>
        <w:t>$pull清除指定数组对象(&lt;字段名1&gt;,&lt;字段名2&gt;,...)的</w:t>
      </w:r>
      <w:r>
        <w:rPr>
          <w:spacing w:val="34"/>
          <w:w w:val="95"/>
          <w:lang w:eastAsia="zh-CN"/>
        </w:rPr>
        <w:t xml:space="preserve"> </w:t>
      </w:r>
      <w:r>
        <w:rPr>
          <w:w w:val="95"/>
          <w:lang w:eastAsia="zh-CN"/>
        </w:rPr>
        <w:t>指定值(&lt;值1&gt;,&lt;值2&gt;,...)</w:t>
      </w:r>
      <w:r>
        <w:rPr>
          <w:spacing w:val="34"/>
          <w:w w:val="95"/>
          <w:lang w:eastAsia="zh-CN"/>
        </w:rPr>
        <w:t xml:space="preserve"> </w:t>
      </w:r>
      <w:r>
        <w:rPr>
          <w:w w:val="95"/>
          <w:lang w:eastAsia="zh-CN"/>
        </w:rPr>
        <w:t>。操作对象必须为数组类型的</w:t>
      </w:r>
      <w:r>
        <w:rPr>
          <w:lang w:eastAsia="zh-CN"/>
        </w:rPr>
        <w:t xml:space="preserve"> 字段。如果记录中不存在指定的数组对象，跳过不做任何操作；如果指定的值不存在数组对象中，也不做 任何操作。</w:t>
      </w:r>
    </w:p>
    <w:p w:rsidR="0020037C" w:rsidRDefault="0020037C">
      <w:pPr>
        <w:spacing w:before="4" w:line="180" w:lineRule="exact"/>
        <w:rPr>
          <w:sz w:val="18"/>
          <w:szCs w:val="18"/>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清除集合bar下数组对象arr值为2的元素以及数组对象name中元素值为"Tom"的元素。如有记录：</w:t>
      </w:r>
    </w:p>
    <w:p w:rsidR="0020037C" w:rsidRDefault="004474D3">
      <w:pPr>
        <w:pStyle w:val="BodyText"/>
        <w:spacing w:before="18"/>
        <w:ind w:left="1217"/>
        <w:rPr>
          <w:lang w:eastAsia="zh-CN"/>
        </w:rPr>
      </w:pPr>
      <w:r>
        <w:rPr>
          <w:w w:val="95"/>
          <w:lang w:eastAsia="zh-CN"/>
        </w:rPr>
        <w:t>{arr[1,2,4,5],age:10,name:["Tom","Mike"]}</w:t>
      </w:r>
    </w:p>
    <w:p w:rsidR="0020037C" w:rsidRDefault="00B0609F">
      <w:pPr>
        <w:pStyle w:val="BodyText"/>
        <w:spacing w:before="48"/>
        <w:ind w:left="1217"/>
        <w:rPr>
          <w:rFonts w:ascii="仿宋" w:eastAsia="仿宋" w:hAnsi="仿宋" w:cs="仿宋"/>
          <w:lang w:eastAsia="zh-CN"/>
        </w:rPr>
      </w:pPr>
      <w:r w:rsidRPr="00B0609F">
        <w:pict>
          <v:group id="_x0000_s2269" style="position:absolute;left:0;text-align:left;margin-left:95.85pt;margin-top:6.85pt;width:459.45pt;height:10.6pt;z-index:-251435520;mso-position-horizontal-relative:page" coordorigin="1917,137" coordsize="9189,212">
            <v:shape id="_x0000_s2270"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lang w:eastAsia="zh-CN"/>
        </w:rPr>
        <w:t>db.foo.bar.update({$pull:{arr:2,name:"Tom"}})</w:t>
      </w:r>
    </w:p>
    <w:p w:rsidR="0020037C" w:rsidRDefault="004474D3">
      <w:pPr>
        <w:pStyle w:val="BodyText"/>
        <w:spacing w:before="45"/>
        <w:ind w:left="1217"/>
        <w:rPr>
          <w:lang w:eastAsia="zh-CN"/>
        </w:rPr>
      </w:pPr>
      <w:r>
        <w:rPr>
          <w:lang w:eastAsia="zh-CN"/>
        </w:rPr>
        <w:t>此操作后，记录更新为：{arr[1,4,5],age:10,name:["Mike"]}</w:t>
      </w:r>
    </w:p>
    <w:p w:rsidR="0020037C" w:rsidRDefault="004474D3">
      <w:pPr>
        <w:pStyle w:val="BodyText"/>
        <w:tabs>
          <w:tab w:val="left" w:pos="1217"/>
        </w:tabs>
        <w:spacing w:before="11" w:line="169" w:lineRule="auto"/>
        <w:ind w:left="1217" w:right="295"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清除集合bar下数组对象arr中元素值等于2的元素以及数组对象name中元素值为"Tom"的元素。如有记</w:t>
      </w:r>
      <w:r>
        <w:rPr>
          <w:position w:val="1"/>
          <w:lang w:eastAsia="zh-CN"/>
        </w:rPr>
        <w:t xml:space="preserve"> </w:t>
      </w:r>
      <w:r>
        <w:rPr>
          <w:lang w:eastAsia="zh-CN"/>
        </w:rPr>
        <w:t>录：</w:t>
      </w:r>
    </w:p>
    <w:p w:rsidR="0020037C" w:rsidRDefault="004474D3">
      <w:pPr>
        <w:pStyle w:val="BodyText"/>
        <w:spacing w:before="31"/>
        <w:ind w:left="1217"/>
        <w:rPr>
          <w:lang w:eastAsia="zh-CN"/>
        </w:rPr>
      </w:pPr>
      <w:r>
        <w:rPr>
          <w:w w:val="95"/>
          <w:lang w:eastAsia="zh-CN"/>
        </w:rPr>
        <w:t>{arr[1,3,4,5],age:10,name:["Tom","Mike"]}</w:t>
      </w:r>
    </w:p>
    <w:p w:rsidR="0020037C" w:rsidRDefault="00B0609F">
      <w:pPr>
        <w:pStyle w:val="BodyText"/>
        <w:spacing w:before="48"/>
        <w:ind w:left="1217"/>
        <w:rPr>
          <w:rFonts w:ascii="仿宋" w:eastAsia="仿宋" w:hAnsi="仿宋" w:cs="仿宋"/>
          <w:lang w:eastAsia="zh-CN"/>
        </w:rPr>
      </w:pPr>
      <w:r w:rsidRPr="00B0609F">
        <w:pict>
          <v:group id="_x0000_s2267" style="position:absolute;left:0;text-align:left;margin-left:95.85pt;margin-top:6.85pt;width:459.45pt;height:10.6pt;z-index:-251434496;mso-position-horizontal-relative:page" coordorigin="1917,137" coordsize="9189,212">
            <v:shape id="_x0000_s2268"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lang w:eastAsia="zh-CN"/>
        </w:rPr>
        <w:t>db.foo.bar.update({$pull:{arr:2,name:"Tom"}})</w:t>
      </w:r>
    </w:p>
    <w:p w:rsidR="0020037C" w:rsidRDefault="0020037C">
      <w:pPr>
        <w:spacing w:before="4" w:line="130" w:lineRule="exact"/>
        <w:rPr>
          <w:sz w:val="13"/>
          <w:szCs w:val="13"/>
          <w:lang w:eastAsia="zh-CN"/>
        </w:rPr>
      </w:pPr>
    </w:p>
    <w:p w:rsidR="0020037C" w:rsidRDefault="004474D3">
      <w:pPr>
        <w:pStyle w:val="BodyText"/>
        <w:spacing w:line="167" w:lineRule="auto"/>
        <w:ind w:left="1217" w:right="157"/>
        <w:rPr>
          <w:lang w:eastAsia="zh-CN"/>
        </w:rPr>
      </w:pPr>
      <w:r>
        <w:rPr>
          <w:w w:val="95"/>
          <w:lang w:eastAsia="zh-CN"/>
        </w:rPr>
        <w:t>此操作后，记录更新为：{arr[1,3,4,5],age:10,name:["Mike"]}。由于arr数组对象没有元素值为2的元</w:t>
      </w:r>
      <w:r>
        <w:rPr>
          <w:lang w:eastAsia="zh-CN"/>
        </w:rPr>
        <w:t xml:space="preserve"> 素，因此</w:t>
      </w:r>
    </w:p>
    <w:p w:rsidR="0020037C" w:rsidRDefault="004474D3">
      <w:pPr>
        <w:pStyle w:val="BodyText"/>
        <w:spacing w:before="31"/>
        <w:ind w:left="1217"/>
        <w:rPr>
          <w:lang w:eastAsia="zh-CN"/>
        </w:rPr>
      </w:pPr>
      <w:r>
        <w:rPr>
          <w:lang w:eastAsia="zh-CN"/>
        </w:rPr>
        <w:t>对arr对象不做任何操作。</w:t>
      </w:r>
    </w:p>
    <w:p w:rsidR="0020037C" w:rsidRDefault="004474D3">
      <w:pPr>
        <w:pStyle w:val="BodyText"/>
        <w:spacing w:before="96"/>
      </w:pPr>
      <w:bookmarkStart w:id="592" w:name="$pull_all"/>
      <w:bookmarkStart w:id="593" w:name="_bookmark240"/>
      <w:bookmarkEnd w:id="592"/>
      <w:bookmarkEnd w:id="593"/>
      <w:r>
        <w:rPr>
          <w:w w:val="95"/>
        </w:rPr>
        <w:t>$pull_all</w:t>
      </w:r>
    </w:p>
    <w:p w:rsidR="0020037C" w:rsidRDefault="0020037C">
      <w:pPr>
        <w:spacing w:before="6" w:line="190" w:lineRule="exact"/>
        <w:rPr>
          <w:sz w:val="19"/>
          <w:szCs w:val="19"/>
        </w:rPr>
      </w:pPr>
    </w:p>
    <w:p w:rsidR="0020037C" w:rsidRDefault="004474D3">
      <w:pPr>
        <w:pStyle w:val="BodyText"/>
      </w:pPr>
      <w:r>
        <w:t>语法</w:t>
      </w:r>
    </w:p>
    <w:p w:rsidR="0020037C" w:rsidRDefault="004474D3">
      <w:pPr>
        <w:pStyle w:val="BodyText"/>
        <w:spacing w:before="16"/>
      </w:pPr>
      <w:r>
        <w:rPr>
          <w:w w:val="95"/>
        </w:rPr>
        <w:t>{$pull_all:{&lt;字段名1&gt;:[&lt;值1&gt;,&lt;值2&gt;,...,&lt;值N&gt;],&lt;字段名2&gt;:[&lt;值1&gt;,&lt;值2&gt;,...,&lt;值N&gt;],...}}</w:t>
      </w:r>
    </w:p>
    <w:p w:rsidR="0020037C" w:rsidRDefault="0020037C">
      <w:pPr>
        <w:spacing w:before="6" w:line="190" w:lineRule="exact"/>
        <w:rPr>
          <w:sz w:val="19"/>
          <w:szCs w:val="19"/>
        </w:rPr>
      </w:pPr>
    </w:p>
    <w:p w:rsidR="0020037C" w:rsidRDefault="004474D3">
      <w:pPr>
        <w:pStyle w:val="BodyText"/>
      </w:pPr>
      <w:r>
        <w:t>描述</w:t>
      </w:r>
    </w:p>
    <w:p w:rsidR="0020037C" w:rsidRDefault="0020037C">
      <w:pPr>
        <w:spacing w:before="5" w:line="100" w:lineRule="exact"/>
        <w:rPr>
          <w:sz w:val="10"/>
          <w:szCs w:val="10"/>
        </w:rPr>
      </w:pPr>
    </w:p>
    <w:p w:rsidR="0020037C" w:rsidRDefault="004474D3">
      <w:pPr>
        <w:pStyle w:val="BodyText"/>
        <w:spacing w:line="167" w:lineRule="auto"/>
        <w:rPr>
          <w:lang w:eastAsia="zh-CN"/>
        </w:rPr>
      </w:pPr>
      <w:r>
        <w:rPr>
          <w:w w:val="95"/>
        </w:rPr>
        <w:t xml:space="preserve">$pull_all清除指定数组对象(如&lt;字段名1&gt;)的指定值([&lt;值1&gt;,&lt;值2&gt;,...,&lt;值N&gt;])  </w:t>
      </w:r>
      <w:r>
        <w:rPr>
          <w:spacing w:val="28"/>
          <w:w w:val="95"/>
        </w:rPr>
        <w:t xml:space="preserve"> </w:t>
      </w:r>
      <w:r>
        <w:rPr>
          <w:w w:val="95"/>
        </w:rPr>
        <w:t>。</w:t>
      </w:r>
      <w:r>
        <w:rPr>
          <w:w w:val="95"/>
          <w:lang w:eastAsia="zh-CN"/>
        </w:rPr>
        <w:t>操作对象必须为数组类型的字</w:t>
      </w:r>
      <w:r>
        <w:rPr>
          <w:lang w:eastAsia="zh-CN"/>
        </w:rPr>
        <w:t xml:space="preserve"> 段。</w:t>
      </w:r>
    </w:p>
    <w:p w:rsidR="0020037C" w:rsidRDefault="0020037C">
      <w:pPr>
        <w:spacing w:before="10" w:line="110" w:lineRule="exact"/>
        <w:rPr>
          <w:sz w:val="11"/>
          <w:szCs w:val="11"/>
          <w:lang w:eastAsia="zh-CN"/>
        </w:rPr>
      </w:pPr>
    </w:p>
    <w:p w:rsidR="0020037C" w:rsidRDefault="004474D3">
      <w:pPr>
        <w:pStyle w:val="BodyText"/>
        <w:spacing w:line="167" w:lineRule="auto"/>
        <w:ind w:right="157"/>
        <w:rPr>
          <w:lang w:eastAsia="zh-CN"/>
        </w:rPr>
      </w:pPr>
      <w:r>
        <w:rPr>
          <w:lang w:eastAsia="zh-CN"/>
        </w:rPr>
        <w:t>如果记录中不存在指定的数组对象，跳过不做任何操作；如果指定的值不存在数组对象中，也不做任何操 作。</w:t>
      </w:r>
    </w:p>
    <w:p w:rsidR="0020037C" w:rsidRDefault="0020037C">
      <w:pPr>
        <w:spacing w:before="11" w:line="200" w:lineRule="exact"/>
        <w:rPr>
          <w:sz w:val="20"/>
          <w:szCs w:val="20"/>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清除集合bar中数组对象arr中值为2和3的元素以及数组对象name中元素值为"Tom"的元素。如有记录：</w:t>
      </w:r>
    </w:p>
    <w:p w:rsidR="0020037C" w:rsidRDefault="0020037C">
      <w:pPr>
        <w:rPr>
          <w:lang w:eastAsia="zh-CN"/>
        </w:rPr>
        <w:sectPr w:rsidR="0020037C">
          <w:pgSz w:w="12240" w:h="15840"/>
          <w:pgMar w:top="900" w:right="1080" w:bottom="280" w:left="700" w:header="713" w:footer="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397"/>
        <w:rPr>
          <w:lang w:eastAsia="zh-CN"/>
        </w:rPr>
      </w:pPr>
      <w:r>
        <w:rPr>
          <w:w w:val="95"/>
          <w:lang w:eastAsia="zh-CN"/>
        </w:rPr>
        <w:t>{arr[1,2,4,5],age:10,name:["Tom","Mike"]}</w:t>
      </w:r>
    </w:p>
    <w:p w:rsidR="0020037C" w:rsidRDefault="00B0609F">
      <w:pPr>
        <w:pStyle w:val="BodyText"/>
        <w:spacing w:before="48"/>
        <w:ind w:left="397"/>
        <w:rPr>
          <w:rFonts w:ascii="仿宋" w:eastAsia="仿宋" w:hAnsi="仿宋" w:cs="仿宋"/>
          <w:lang w:eastAsia="zh-CN"/>
        </w:rPr>
      </w:pPr>
      <w:r w:rsidRPr="00B0609F">
        <w:pict>
          <v:group id="_x0000_s2265" style="position:absolute;left:0;text-align:left;margin-left:95.85pt;margin-top:6.85pt;width:459.45pt;height:10.6pt;z-index:-251433472;mso-position-horizontal-relative:page" coordorigin="1917,137" coordsize="9189,212">
            <v:shape id="_x0000_s2266"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lang w:eastAsia="zh-CN"/>
        </w:rPr>
        <w:t>db.foo.bar.update({$pull_all:{arr:[2,3],name:["Tom"]}})</w:t>
      </w:r>
    </w:p>
    <w:p w:rsidR="0020037C" w:rsidRDefault="004474D3">
      <w:pPr>
        <w:pStyle w:val="BodyText"/>
        <w:spacing w:before="45"/>
        <w:ind w:left="397"/>
        <w:rPr>
          <w:lang w:eastAsia="zh-CN"/>
        </w:rPr>
      </w:pPr>
      <w:r>
        <w:rPr>
          <w:lang w:eastAsia="zh-CN"/>
        </w:rPr>
        <w:t>此操作后，记录更新为：{arr[1,4,5],age:10,name:["Mike"]}</w:t>
      </w:r>
    </w:p>
    <w:p w:rsidR="0020037C" w:rsidRDefault="004474D3">
      <w:pPr>
        <w:pStyle w:val="BodyText"/>
        <w:tabs>
          <w:tab w:val="left" w:pos="397"/>
        </w:tabs>
        <w:spacing w:before="11" w:line="169" w:lineRule="auto"/>
        <w:ind w:left="397" w:right="1352" w:hanging="284"/>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w w:val="95"/>
          <w:position w:val="1"/>
          <w:lang w:eastAsia="zh-CN"/>
        </w:rPr>
        <w:t>删除集合bar中数组对象arr里面的元素值为4和5的元素。如有记录：{arr[1,3,4,5],age:10,name:</w:t>
      </w:r>
      <w:r>
        <w:rPr>
          <w:w w:val="98"/>
          <w:position w:val="1"/>
          <w:lang w:eastAsia="zh-CN"/>
        </w:rPr>
        <w:t xml:space="preserve"> </w:t>
      </w:r>
      <w:r>
        <w:rPr>
          <w:lang w:eastAsia="zh-CN"/>
        </w:rPr>
        <w:t>["Tom","Mike"]}</w:t>
      </w:r>
    </w:p>
    <w:p w:rsidR="0020037C" w:rsidRDefault="00B0609F">
      <w:pPr>
        <w:pStyle w:val="BodyText"/>
        <w:spacing w:before="63"/>
        <w:ind w:left="397"/>
        <w:rPr>
          <w:rFonts w:ascii="仿宋" w:eastAsia="仿宋" w:hAnsi="仿宋" w:cs="仿宋"/>
          <w:lang w:eastAsia="zh-CN"/>
        </w:rPr>
      </w:pPr>
      <w:r w:rsidRPr="00B0609F">
        <w:pict>
          <v:group id="_x0000_s2263" style="position:absolute;left:0;text-align:left;margin-left:95.85pt;margin-top:7.6pt;width:459.45pt;height:10.6pt;z-index:-251432448;mso-position-horizontal-relative:page" coordorigin="1917,152" coordsize="9189,212">
            <v:shape id="_x0000_s2264" style="position:absolute;left:1917;top:152;width:9189;height:212" coordorigin="1917,152" coordsize="9189,212" path="m1917,152r9189,l11106,364r-9189,l1917,152xe" fillcolor="#efefef" stroked="f">
              <v:path arrowok="t"/>
            </v:shape>
            <w10:wrap anchorx="page"/>
          </v:group>
        </w:pict>
      </w:r>
      <w:r w:rsidR="004474D3">
        <w:rPr>
          <w:rFonts w:ascii="仿宋" w:eastAsia="仿宋" w:hAnsi="仿宋" w:cs="仿宋"/>
          <w:lang w:eastAsia="zh-CN"/>
        </w:rPr>
        <w:t>db.foo.bar.update({$pull_all:{arr:[4,5]}})</w:t>
      </w:r>
    </w:p>
    <w:p w:rsidR="0020037C" w:rsidRDefault="004474D3">
      <w:pPr>
        <w:pStyle w:val="BodyText"/>
        <w:spacing w:before="45"/>
        <w:ind w:left="397"/>
        <w:rPr>
          <w:lang w:eastAsia="zh-CN"/>
        </w:rPr>
      </w:pPr>
      <w:r>
        <w:rPr>
          <w:lang w:eastAsia="zh-CN"/>
        </w:rPr>
        <w:t>此操作后，记录更新为：{arr[1,3],age:10,name:["Tom","Mike"]}。</w:t>
      </w:r>
    </w:p>
    <w:p w:rsidR="0020037C" w:rsidRDefault="004474D3">
      <w:pPr>
        <w:pStyle w:val="BodyText"/>
        <w:spacing w:before="96"/>
        <w:ind w:left="113"/>
        <w:rPr>
          <w:lang w:eastAsia="zh-CN"/>
        </w:rPr>
      </w:pPr>
      <w:bookmarkStart w:id="594" w:name="_bookmark241"/>
      <w:bookmarkEnd w:id="594"/>
      <w:r>
        <w:rPr>
          <w:w w:val="95"/>
          <w:lang w:eastAsia="zh-CN"/>
        </w:rPr>
        <w:t>$push</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语法</w:t>
      </w:r>
    </w:p>
    <w:p w:rsidR="0020037C" w:rsidRDefault="004474D3">
      <w:pPr>
        <w:pStyle w:val="BodyText"/>
        <w:spacing w:before="16"/>
        <w:ind w:left="113"/>
        <w:rPr>
          <w:lang w:eastAsia="zh-CN"/>
        </w:rPr>
      </w:pPr>
      <w:r>
        <w:rPr>
          <w:w w:val="95"/>
          <w:lang w:eastAsia="zh-CN"/>
        </w:rPr>
        <w:t>{$push:{&lt;字段名1&gt;:&lt;值1&gt;,&lt;字段名2&gt;:&lt;值2&gt;,...}}</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left="113"/>
        <w:rPr>
          <w:lang w:eastAsia="zh-CN"/>
        </w:rPr>
      </w:pPr>
      <w:r>
        <w:rPr>
          <w:w w:val="95"/>
          <w:lang w:eastAsia="zh-CN"/>
        </w:rPr>
        <w:t xml:space="preserve">$push     </w:t>
      </w:r>
      <w:r>
        <w:rPr>
          <w:spacing w:val="28"/>
          <w:w w:val="95"/>
          <w:lang w:eastAsia="zh-CN"/>
        </w:rPr>
        <w:t xml:space="preserve"> </w:t>
      </w:r>
      <w:r>
        <w:rPr>
          <w:w w:val="95"/>
          <w:lang w:eastAsia="zh-CN"/>
        </w:rPr>
        <w:t>将给定数值(&lt;值1&gt;)插入到目标数组(&lt;字段名1&gt;)中，操作对象必须为数组类型的字段。如果记录中不</w:t>
      </w:r>
      <w:r>
        <w:rPr>
          <w:lang w:eastAsia="zh-CN"/>
        </w:rPr>
        <w:t xml:space="preserve"> 存在指定的字段</w:t>
      </w:r>
    </w:p>
    <w:p w:rsidR="0020037C" w:rsidRDefault="0020037C">
      <w:pPr>
        <w:spacing w:before="10" w:line="110" w:lineRule="exact"/>
        <w:rPr>
          <w:sz w:val="11"/>
          <w:szCs w:val="11"/>
          <w:lang w:eastAsia="zh-CN"/>
        </w:rPr>
      </w:pPr>
    </w:p>
    <w:p w:rsidR="0020037C" w:rsidRDefault="004474D3">
      <w:pPr>
        <w:pStyle w:val="BodyText"/>
        <w:spacing w:line="167" w:lineRule="auto"/>
        <w:ind w:left="113" w:right="492"/>
        <w:rPr>
          <w:lang w:eastAsia="zh-CN"/>
        </w:rPr>
      </w:pPr>
      <w:r>
        <w:rPr>
          <w:lang w:eastAsia="zh-CN"/>
        </w:rPr>
        <w:t>名，将指定的字段名以数组对象的形式推入到记录中并填充其指定的数值；如果记录中存在指定的字段 名，且字段名存在</w:t>
      </w:r>
    </w:p>
    <w:p w:rsidR="0020037C" w:rsidRDefault="004474D3">
      <w:pPr>
        <w:pStyle w:val="BodyText"/>
        <w:spacing w:before="31" w:line="376" w:lineRule="auto"/>
        <w:ind w:left="113" w:right="5442"/>
        <w:rPr>
          <w:lang w:eastAsia="zh-CN"/>
        </w:rPr>
      </w:pPr>
      <w:r>
        <w:rPr>
          <w:lang w:eastAsia="zh-CN"/>
        </w:rPr>
        <w:t>指定的数值，指定的数值也会被推入到记录中。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向集合bar下的arr数组对象推入数值1。原记录中arr数组对象存在元素1，如有记录：</w:t>
      </w:r>
    </w:p>
    <w:p w:rsidR="0020037C" w:rsidRDefault="004474D3">
      <w:pPr>
        <w:pStyle w:val="BodyText"/>
        <w:spacing w:line="242" w:lineRule="exact"/>
        <w:ind w:left="397"/>
      </w:pPr>
      <w:r>
        <w:rPr>
          <w:w w:val="95"/>
        </w:rPr>
        <w:t>{arr[1,2,4],age:10,name:["Tom","Mike"]}</w:t>
      </w:r>
    </w:p>
    <w:p w:rsidR="0020037C" w:rsidRDefault="00B0609F">
      <w:pPr>
        <w:pStyle w:val="BodyText"/>
        <w:spacing w:before="48"/>
        <w:ind w:left="397"/>
        <w:rPr>
          <w:rFonts w:ascii="仿宋" w:eastAsia="仿宋" w:hAnsi="仿宋" w:cs="仿宋"/>
        </w:rPr>
      </w:pPr>
      <w:r w:rsidRPr="00B0609F">
        <w:pict>
          <v:group id="_x0000_s2261" style="position:absolute;left:0;text-align:left;margin-left:95.85pt;margin-top:6.85pt;width:459.45pt;height:10.6pt;z-index:-251431424;mso-position-horizontal-relative:page" coordorigin="1917,137" coordsize="9189,212">
            <v:shape id="_x0000_s2262"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db.foo.bar.update({$push:{arr:1}})</w:t>
      </w:r>
    </w:p>
    <w:p w:rsidR="0020037C" w:rsidRDefault="0020037C">
      <w:pPr>
        <w:spacing w:before="4" w:line="130" w:lineRule="exact"/>
        <w:rPr>
          <w:sz w:val="13"/>
          <w:szCs w:val="13"/>
        </w:rPr>
      </w:pPr>
    </w:p>
    <w:p w:rsidR="0020037C" w:rsidRDefault="004474D3">
      <w:pPr>
        <w:pStyle w:val="BodyText"/>
        <w:spacing w:line="167" w:lineRule="auto"/>
        <w:ind w:left="397" w:right="492"/>
      </w:pPr>
      <w:r>
        <w:rPr>
          <w:w w:val="95"/>
        </w:rPr>
        <w:t>此操作后，记录更新为：{arr[1,2,4,1],age:10,name:["Tom","Mike"]}。虽然原来arr中有元素1，使</w:t>
      </w:r>
      <w:r>
        <w:t xml:space="preserve"> 用$push操作符，还是会将元</w:t>
      </w:r>
    </w:p>
    <w:p w:rsidR="0020037C" w:rsidRDefault="004474D3">
      <w:pPr>
        <w:pStyle w:val="BodyText"/>
        <w:spacing w:before="31"/>
        <w:ind w:left="397"/>
      </w:pPr>
      <w:r>
        <w:t>素1推入到arr数组对象中</w:t>
      </w:r>
    </w:p>
    <w:p w:rsidR="0020037C" w:rsidRDefault="004474D3">
      <w:pPr>
        <w:pStyle w:val="BodyText"/>
        <w:tabs>
          <w:tab w:val="left" w:pos="397"/>
        </w:tabs>
        <w:spacing w:line="268"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向集合bar中推入不存在的数组对象和值。原记录中不存在数组对象name，如有记录：{arr[1,2],age:20}</w:t>
      </w:r>
    </w:p>
    <w:p w:rsidR="0020037C" w:rsidRDefault="00B0609F">
      <w:pPr>
        <w:pStyle w:val="BodyText"/>
        <w:spacing w:before="50"/>
        <w:ind w:left="397"/>
        <w:rPr>
          <w:rFonts w:ascii="仿宋" w:eastAsia="仿宋" w:hAnsi="仿宋" w:cs="仿宋"/>
        </w:rPr>
      </w:pPr>
      <w:r w:rsidRPr="00B0609F">
        <w:pict>
          <v:group id="_x0000_s2259" style="position:absolute;left:0;text-align:left;margin-left:95.85pt;margin-top:6.95pt;width:459.45pt;height:10.6pt;z-index:-251430400;mso-position-horizontal-relative:page" coordorigin="1917,139" coordsize="9189,212">
            <v:shape id="_x0000_s2260"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db.foo.bar.update({$push:{name:"Tom"}},{name:{</w:t>
      </w:r>
      <w:hyperlink w:anchor="_bookmark228" w:history="1">
        <w:r w:rsidR="004474D3">
          <w:rPr>
            <w:rFonts w:ascii="仿宋" w:eastAsia="仿宋" w:hAnsi="仿宋" w:cs="仿宋"/>
            <w:color w:val="0000FF"/>
          </w:rPr>
          <w:t>$exixts</w:t>
        </w:r>
      </w:hyperlink>
      <w:r w:rsidR="004474D3">
        <w:rPr>
          <w:rFonts w:ascii="仿宋" w:eastAsia="仿宋" w:hAnsi="仿宋" w:cs="仿宋"/>
          <w:color w:val="000000"/>
        </w:rPr>
        <w:t>:0}})</w:t>
      </w:r>
    </w:p>
    <w:p w:rsidR="0020037C" w:rsidRDefault="0020037C">
      <w:pPr>
        <w:spacing w:before="4" w:line="130" w:lineRule="exact"/>
        <w:rPr>
          <w:sz w:val="13"/>
          <w:szCs w:val="13"/>
        </w:rPr>
      </w:pPr>
    </w:p>
    <w:p w:rsidR="0020037C" w:rsidRDefault="004474D3">
      <w:pPr>
        <w:pStyle w:val="BodyText"/>
        <w:spacing w:line="167" w:lineRule="auto"/>
        <w:ind w:left="397" w:right="1476"/>
      </w:pPr>
      <w:r>
        <w:rPr>
          <w:w w:val="95"/>
        </w:rPr>
        <w:t>此操作后，记录更新为：{arr[1,2],age:20,name:["Tom"]}。原记录中不存在数组对象name，使</w:t>
      </w:r>
      <w:r>
        <w:t xml:space="preserve"> 用$push操作符，会将name以数组</w:t>
      </w:r>
    </w:p>
    <w:p w:rsidR="0020037C" w:rsidRDefault="004474D3">
      <w:pPr>
        <w:pStyle w:val="BodyText"/>
        <w:spacing w:before="31"/>
        <w:ind w:left="397"/>
      </w:pPr>
      <w:r>
        <w:t>对象的形式推入到记录中。</w:t>
      </w:r>
    </w:p>
    <w:p w:rsidR="0020037C" w:rsidRDefault="004474D3">
      <w:pPr>
        <w:pStyle w:val="BodyText"/>
        <w:spacing w:before="96"/>
        <w:ind w:left="113"/>
      </w:pPr>
      <w:bookmarkStart w:id="595" w:name="$push_all"/>
      <w:bookmarkStart w:id="596" w:name="_bookmark242"/>
      <w:bookmarkEnd w:id="595"/>
      <w:bookmarkEnd w:id="596"/>
      <w:r>
        <w:rPr>
          <w:w w:val="95"/>
        </w:rPr>
        <w:t>$push_all</w:t>
      </w:r>
    </w:p>
    <w:p w:rsidR="0020037C" w:rsidRDefault="0020037C">
      <w:pPr>
        <w:spacing w:before="6" w:line="190" w:lineRule="exact"/>
        <w:rPr>
          <w:sz w:val="19"/>
          <w:szCs w:val="19"/>
        </w:rPr>
      </w:pPr>
    </w:p>
    <w:p w:rsidR="0020037C" w:rsidRDefault="004474D3">
      <w:pPr>
        <w:pStyle w:val="BodyText"/>
        <w:ind w:left="113"/>
      </w:pPr>
      <w:r>
        <w:t>语法</w:t>
      </w:r>
    </w:p>
    <w:p w:rsidR="0020037C" w:rsidRDefault="004474D3">
      <w:pPr>
        <w:pStyle w:val="BodyText"/>
        <w:spacing w:before="16"/>
        <w:ind w:left="113"/>
      </w:pPr>
      <w:r>
        <w:rPr>
          <w:w w:val="95"/>
        </w:rPr>
        <w:t>{$push_all:{&lt;字段名1&gt;:[&lt;值1&gt;,&lt;值2&gt;,...,&lt;值N&gt;],&lt;字段名2&gt;:[&lt;值1&gt;,&lt;值2&gt;,...,&lt;值N&gt;],...}}</w:t>
      </w:r>
    </w:p>
    <w:p w:rsidR="0020037C" w:rsidRDefault="0020037C">
      <w:pPr>
        <w:spacing w:before="6" w:line="190" w:lineRule="exact"/>
        <w:rPr>
          <w:sz w:val="19"/>
          <w:szCs w:val="19"/>
        </w:rPr>
      </w:pPr>
    </w:p>
    <w:p w:rsidR="0020037C" w:rsidRDefault="004474D3">
      <w:pPr>
        <w:pStyle w:val="BodyText"/>
        <w:ind w:left="113"/>
      </w:pPr>
      <w:r>
        <w:t>描述</w:t>
      </w:r>
    </w:p>
    <w:p w:rsidR="0020037C" w:rsidRDefault="0020037C">
      <w:pPr>
        <w:spacing w:before="5" w:line="100" w:lineRule="exact"/>
        <w:rPr>
          <w:sz w:val="10"/>
          <w:szCs w:val="10"/>
        </w:rPr>
      </w:pPr>
    </w:p>
    <w:p w:rsidR="0020037C" w:rsidRDefault="004474D3">
      <w:pPr>
        <w:pStyle w:val="BodyText"/>
        <w:spacing w:line="167" w:lineRule="auto"/>
        <w:ind w:left="113"/>
        <w:rPr>
          <w:lang w:eastAsia="zh-CN"/>
        </w:rPr>
      </w:pPr>
      <w:r>
        <w:rPr>
          <w:w w:val="95"/>
        </w:rPr>
        <w:t xml:space="preserve">$push_all向指定数组对象(如&lt;字段名1&gt;)推入每一个指定值([&lt;值1&gt;,&lt;值2&gt;,...,&lt;值N&gt;])  </w:t>
      </w:r>
      <w:r>
        <w:rPr>
          <w:spacing w:val="18"/>
          <w:w w:val="95"/>
        </w:rPr>
        <w:t xml:space="preserve"> </w:t>
      </w:r>
      <w:r>
        <w:rPr>
          <w:w w:val="95"/>
        </w:rPr>
        <w:t>。</w:t>
      </w:r>
      <w:r>
        <w:rPr>
          <w:w w:val="95"/>
          <w:lang w:eastAsia="zh-CN"/>
        </w:rPr>
        <w:t>操作对象必须为数组</w:t>
      </w:r>
      <w:r>
        <w:rPr>
          <w:lang w:eastAsia="zh-CN"/>
        </w:rPr>
        <w:t xml:space="preserve"> 类型的字段。如</w:t>
      </w:r>
    </w:p>
    <w:p w:rsidR="0020037C" w:rsidRDefault="0020037C">
      <w:pPr>
        <w:spacing w:before="10" w:line="110" w:lineRule="exact"/>
        <w:rPr>
          <w:sz w:val="11"/>
          <w:szCs w:val="11"/>
          <w:lang w:eastAsia="zh-CN"/>
        </w:rPr>
      </w:pPr>
    </w:p>
    <w:p w:rsidR="0020037C" w:rsidRDefault="004474D3">
      <w:pPr>
        <w:pStyle w:val="BodyText"/>
        <w:spacing w:line="167" w:lineRule="auto"/>
        <w:ind w:left="113" w:right="1147"/>
        <w:rPr>
          <w:lang w:eastAsia="zh-CN"/>
        </w:rPr>
      </w:pPr>
      <w:r>
        <w:rPr>
          <w:lang w:eastAsia="zh-CN"/>
        </w:rPr>
        <w:t xml:space="preserve">果记录中不存在指定的数组对象，向记录推入指定的数组对象和每一个指定的 </w:t>
      </w:r>
      <w:r>
        <w:rPr>
          <w:w w:val="90"/>
          <w:lang w:eastAsia="zh-CN"/>
        </w:rPr>
        <w:t xml:space="preserve">值([&lt;值1&gt;,&lt;值2&gt;,...,&lt;值N&gt;])   </w:t>
      </w:r>
      <w:r>
        <w:rPr>
          <w:spacing w:val="36"/>
          <w:w w:val="90"/>
          <w:lang w:eastAsia="zh-CN"/>
        </w:rPr>
        <w:t xml:space="preserve"> </w:t>
      </w:r>
      <w:r>
        <w:rPr>
          <w:w w:val="90"/>
          <w:lang w:eastAsia="zh-CN"/>
        </w:rPr>
        <w:t>；如果指定的值</w:t>
      </w:r>
    </w:p>
    <w:p w:rsidR="0020037C" w:rsidRDefault="004474D3">
      <w:pPr>
        <w:pStyle w:val="BodyText"/>
        <w:spacing w:before="31"/>
        <w:ind w:left="113"/>
        <w:rPr>
          <w:lang w:eastAsia="zh-CN"/>
        </w:rPr>
      </w:pPr>
      <w:r>
        <w:rPr>
          <w:lang w:eastAsia="zh-CN"/>
        </w:rPr>
        <w:t>存在数组对象中，同样被推入到数组对象中。</w:t>
      </w:r>
    </w:p>
    <w:p w:rsidR="0020037C" w:rsidRDefault="0020037C">
      <w:pPr>
        <w:rPr>
          <w:lang w:eastAsia="zh-CN"/>
        </w:rPr>
        <w:sectPr w:rsidR="0020037C">
          <w:pgSz w:w="12240" w:h="15840"/>
          <w:pgMar w:top="900" w:right="680" w:bottom="280" w:left="1520" w:header="713" w:footer="0" w:gutter="0"/>
          <w:cols w:space="720"/>
        </w:sectPr>
      </w:pPr>
    </w:p>
    <w:p w:rsidR="0020037C" w:rsidRDefault="00B0609F">
      <w:pPr>
        <w:pStyle w:val="BodyText"/>
        <w:tabs>
          <w:tab w:val="left" w:pos="1217"/>
        </w:tabs>
        <w:spacing w:before="42" w:line="275" w:lineRule="auto"/>
        <w:ind w:left="1217" w:right="526" w:hanging="284"/>
        <w:rPr>
          <w:lang w:eastAsia="zh-CN"/>
        </w:rPr>
      </w:pPr>
      <w:r>
        <w:lastRenderedPageBreak/>
        <w:pict>
          <v:group id="_x0000_s2257" style="position:absolute;left:0;text-align:left;margin-left:95.85pt;margin-top:26.35pt;width:459.45pt;height:10.6pt;z-index:-251429376;mso-position-horizontal-relative:page" coordorigin="1917,527" coordsize="9189,212">
            <v:shape id="_x0000_s2258" style="position:absolute;left:1917;top:527;width:9189;height:212" coordorigin="1917,527" coordsize="9189,212" path="m1917,527r9189,l11106,739r-9189,l1917,527xe" fillcolor="#efefef" stroked="f">
              <v:path arrowok="t"/>
            </v:shape>
            <w10:wrap anchorx="page"/>
          </v:group>
        </w:pict>
      </w:r>
      <w:r w:rsidR="004474D3">
        <w:rPr>
          <w:rFonts w:ascii="Times New Roman" w:eastAsia="Times New Roman" w:hAnsi="Times New Roman" w:cs="Times New Roman"/>
          <w:lang w:eastAsia="zh-CN"/>
        </w:rPr>
        <w:t>•</w:t>
      </w:r>
      <w:r w:rsidR="004474D3">
        <w:rPr>
          <w:rFonts w:ascii="Times New Roman" w:eastAsia="Times New Roman" w:hAnsi="Times New Roman" w:cs="Times New Roman"/>
          <w:lang w:eastAsia="zh-CN"/>
        </w:rPr>
        <w:tab/>
      </w:r>
      <w:r w:rsidR="004474D3">
        <w:rPr>
          <w:w w:val="95"/>
          <w:position w:val="1"/>
          <w:lang w:eastAsia="zh-CN"/>
        </w:rPr>
        <w:t>向集合bar下的arr数组对象推入[1,2,8,9]数组。如有记录：{arr[1,2,4,5],age:10,name:["Tom","Mike"]}</w:t>
      </w:r>
      <w:r w:rsidR="004474D3">
        <w:rPr>
          <w:w w:val="97"/>
          <w:position w:val="1"/>
          <w:lang w:eastAsia="zh-CN"/>
        </w:rPr>
        <w:t xml:space="preserve"> </w:t>
      </w:r>
      <w:r w:rsidR="004474D3">
        <w:rPr>
          <w:rFonts w:ascii="仿宋" w:eastAsia="仿宋" w:hAnsi="仿宋" w:cs="仿宋"/>
          <w:lang w:eastAsia="zh-CN"/>
        </w:rPr>
        <w:t xml:space="preserve">db.foo.bar.update({$push_all:{arr:[1,2,8,9]}}) </w:t>
      </w:r>
      <w:r w:rsidR="004474D3">
        <w:rPr>
          <w:lang w:eastAsia="zh-CN"/>
        </w:rPr>
        <w:t>此操作后，记录更新为：{arr[1,2,4,5,1,2,8,9],age:10,name:["Mike"]},虽然原来记录arr对象有元</w:t>
      </w:r>
    </w:p>
    <w:p w:rsidR="0020037C" w:rsidRDefault="004474D3">
      <w:pPr>
        <w:pStyle w:val="BodyText"/>
        <w:spacing w:line="200" w:lineRule="exact"/>
        <w:ind w:left="1217"/>
      </w:pPr>
      <w:r>
        <w:t>素1和2，使用$push_all操作符，</w:t>
      </w:r>
    </w:p>
    <w:p w:rsidR="0020037C" w:rsidRDefault="004474D3">
      <w:pPr>
        <w:pStyle w:val="BodyText"/>
        <w:spacing w:before="16"/>
        <w:ind w:left="1217"/>
        <w:rPr>
          <w:lang w:eastAsia="zh-CN"/>
        </w:rPr>
      </w:pPr>
      <w:r>
        <w:rPr>
          <w:lang w:eastAsia="zh-CN"/>
        </w:rPr>
        <w:t>会将[1,2,8,9]全部值推入到数组对象arr中。</w:t>
      </w:r>
    </w:p>
    <w:p w:rsidR="0020037C" w:rsidRDefault="004474D3">
      <w:pPr>
        <w:pStyle w:val="BodyText"/>
        <w:tabs>
          <w:tab w:val="left" w:pos="1217"/>
        </w:tabs>
        <w:spacing w:line="268"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向集合bar中推入数组对象name，假设原记录不存在数组对象name。如有记录：{arr[1,3,4,5],age:10}</w:t>
      </w:r>
    </w:p>
    <w:p w:rsidR="0020037C" w:rsidRDefault="00B0609F">
      <w:pPr>
        <w:pStyle w:val="BodyText"/>
        <w:spacing w:before="50"/>
        <w:ind w:left="1217"/>
        <w:rPr>
          <w:rFonts w:ascii="仿宋" w:eastAsia="仿宋" w:hAnsi="仿宋" w:cs="仿宋"/>
          <w:lang w:eastAsia="zh-CN"/>
        </w:rPr>
      </w:pPr>
      <w:r w:rsidRPr="00B0609F">
        <w:pict>
          <v:group id="_x0000_s2255" style="position:absolute;left:0;text-align:left;margin-left:95.85pt;margin-top:6.95pt;width:459.45pt;height:10.6pt;z-index:-251428352;mso-position-horizontal-relative:page" coordorigin="1917,139" coordsize="9189,212">
            <v:shape id="_x0000_s2256"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lang w:eastAsia="zh-CN"/>
        </w:rPr>
        <w:t>db.foo.bar.update({$push_all:{name:["Tom","Jhon"]}},{name:{</w:t>
      </w:r>
      <w:hyperlink w:anchor="_bookmark228" w:history="1">
        <w:r w:rsidR="004474D3">
          <w:rPr>
            <w:rFonts w:ascii="仿宋" w:eastAsia="仿宋" w:hAnsi="仿宋" w:cs="仿宋"/>
            <w:color w:val="0000FF"/>
            <w:lang w:eastAsia="zh-CN"/>
          </w:rPr>
          <w:t>$exixts</w:t>
        </w:r>
      </w:hyperlink>
      <w:r w:rsidR="004474D3">
        <w:rPr>
          <w:rFonts w:ascii="仿宋" w:eastAsia="仿宋" w:hAnsi="仿宋" w:cs="仿宋"/>
          <w:color w:val="000000"/>
          <w:lang w:eastAsia="zh-CN"/>
        </w:rPr>
        <w:t>:0}})</w:t>
      </w:r>
    </w:p>
    <w:p w:rsidR="0020037C" w:rsidRDefault="004474D3">
      <w:pPr>
        <w:pStyle w:val="BodyText"/>
        <w:spacing w:before="45"/>
        <w:ind w:left="1217"/>
        <w:rPr>
          <w:lang w:eastAsia="zh-CN"/>
        </w:rPr>
      </w:pPr>
      <w:r>
        <w:rPr>
          <w:lang w:eastAsia="zh-CN"/>
        </w:rPr>
        <w:t>此操作后，记录更新为：{arr[1,3,4,5],age:10,name:["Tom","Mike"]}。</w:t>
      </w:r>
    </w:p>
    <w:p w:rsidR="0020037C" w:rsidRDefault="0020037C">
      <w:pPr>
        <w:spacing w:before="2" w:line="110" w:lineRule="exact"/>
        <w:rPr>
          <w:sz w:val="11"/>
          <w:szCs w:val="11"/>
          <w:lang w:eastAsia="zh-CN"/>
        </w:rPr>
      </w:pPr>
    </w:p>
    <w:p w:rsidR="0020037C" w:rsidRDefault="004474D3">
      <w:pPr>
        <w:pStyle w:val="Heading3"/>
      </w:pPr>
      <w:bookmarkStart w:id="597" w:name="聚集符"/>
      <w:bookmarkStart w:id="598" w:name="_bookmark243"/>
      <w:bookmarkEnd w:id="597"/>
      <w:bookmarkEnd w:id="598"/>
      <w:r>
        <w:t>聚集符</w:t>
      </w:r>
    </w:p>
    <w:p w:rsidR="0020037C" w:rsidRDefault="0020037C">
      <w:pPr>
        <w:spacing w:line="130" w:lineRule="exact"/>
        <w:rPr>
          <w:sz w:val="13"/>
          <w:szCs w:val="13"/>
        </w:rPr>
      </w:pPr>
    </w:p>
    <w:tbl>
      <w:tblPr>
        <w:tblW w:w="0" w:type="auto"/>
        <w:tblInd w:w="923" w:type="dxa"/>
        <w:tblLayout w:type="fixed"/>
        <w:tblCellMar>
          <w:left w:w="0" w:type="dxa"/>
          <w:right w:w="0" w:type="dxa"/>
        </w:tblCellMar>
        <w:tblLook w:val="01E0"/>
      </w:tblPr>
      <w:tblGrid>
        <w:gridCol w:w="1888"/>
        <w:gridCol w:w="4427"/>
        <w:gridCol w:w="3157"/>
      </w:tblGrid>
      <w:tr w:rsidR="0020037C">
        <w:trPr>
          <w:trHeight w:hRule="exact" w:val="295"/>
        </w:trPr>
        <w:tc>
          <w:tcPr>
            <w:tcW w:w="1888"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参数名</w:t>
            </w:r>
          </w:p>
        </w:tc>
        <w:tc>
          <w:tcPr>
            <w:tcW w:w="4427" w:type="dxa"/>
            <w:tcBorders>
              <w:top w:val="nil"/>
              <w:left w:val="nil"/>
              <w:bottom w:val="nil"/>
              <w:right w:val="single" w:sz="8" w:space="0" w:color="000000"/>
            </w:tcBorders>
          </w:tcPr>
          <w:p w:rsidR="0020037C" w:rsidRDefault="004474D3">
            <w:pPr>
              <w:pStyle w:val="TableParagraph"/>
              <w:spacing w:line="222"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4" w:history="1">
              <w:r w:rsidR="004474D3">
                <w:rPr>
                  <w:rFonts w:ascii="Microsoft JhengHei" w:eastAsia="Microsoft JhengHei" w:hAnsi="Microsoft JhengHei" w:cs="Microsoft JhengHei"/>
                  <w:color w:val="0000FF"/>
                  <w:w w:val="95"/>
                  <w:sz w:val="14"/>
                  <w:szCs w:val="14"/>
                </w:rPr>
                <w:t>$project</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选择需要输出的字段名，"1"表示输出，"0"表示</w:t>
            </w:r>
          </w:p>
          <w:p w:rsidR="0020037C" w:rsidRDefault="004474D3">
            <w:pPr>
              <w:pStyle w:val="TableParagraph"/>
              <w:spacing w:line="240"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不输出，还可以实现字段的重命名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{$project:{field1:1,field:0,aliase:"$field3"}}</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5" w:history="1">
              <w:r w:rsidR="004474D3">
                <w:rPr>
                  <w:rFonts w:ascii="Microsoft JhengHei" w:eastAsia="Microsoft JhengHei" w:hAnsi="Microsoft JhengHei" w:cs="Microsoft JhengHei"/>
                  <w:color w:val="0000FF"/>
                  <w:w w:val="95"/>
                  <w:sz w:val="14"/>
                  <w:szCs w:val="14"/>
                </w:rPr>
                <w:t>$match</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实现从集合中选择匹配条件的记录，相当</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与SQL语句的where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{$match:{field:{$lte:value}}}</w:t>
            </w:r>
          </w:p>
        </w:tc>
      </w:tr>
      <w:tr w:rsidR="0020037C">
        <w:trPr>
          <w:trHeight w:hRule="exact" w:val="30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5" w:history="1">
              <w:r w:rsidR="004474D3">
                <w:rPr>
                  <w:rFonts w:ascii="Microsoft JhengHei" w:eastAsia="Microsoft JhengHei" w:hAnsi="Microsoft JhengHei" w:cs="Microsoft JhengHei"/>
                  <w:color w:val="0000FF"/>
                  <w:w w:val="95"/>
                  <w:sz w:val="14"/>
                  <w:szCs w:val="14"/>
                </w:rPr>
                <w:t>$limit</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限制返回的记录条数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{$limit:10}</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7" w:history="1">
              <w:r w:rsidR="004474D3">
                <w:rPr>
                  <w:rFonts w:ascii="Microsoft JhengHei" w:eastAsia="Microsoft JhengHei" w:hAnsi="Microsoft JhengHei" w:cs="Microsoft JhengHei"/>
                  <w:color w:val="0000FF"/>
                  <w:w w:val="95"/>
                  <w:sz w:val="14"/>
                  <w:szCs w:val="14"/>
                </w:rPr>
                <w:t>$skip</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控制结果集的开始点，即跳过结果集中指定条数</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的记录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{$skip:5}</w:t>
            </w:r>
          </w:p>
        </w:tc>
      </w:tr>
      <w:tr w:rsidR="0020037C">
        <w:trPr>
          <w:trHeight w:hRule="exact" w:val="540"/>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6" w:history="1">
              <w:r w:rsidR="004474D3">
                <w:rPr>
                  <w:rFonts w:ascii="Microsoft JhengHei" w:eastAsia="Microsoft JhengHei" w:hAnsi="Microsoft JhengHei" w:cs="Microsoft JhengHei"/>
                  <w:color w:val="0000FF"/>
                  <w:w w:val="95"/>
                  <w:sz w:val="14"/>
                  <w:szCs w:val="14"/>
                </w:rPr>
                <w:t>$group</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 xml:space="preserve">实现对记录的分组，类似与SQL的group  </w:t>
            </w:r>
            <w:r>
              <w:rPr>
                <w:rFonts w:ascii="Microsoft JhengHei" w:eastAsia="Microsoft JhengHei" w:hAnsi="Microsoft JhengHei" w:cs="Microsoft JhengHei"/>
                <w:spacing w:val="11"/>
                <w:w w:val="95"/>
                <w:sz w:val="14"/>
                <w:szCs w:val="14"/>
                <w:lang w:eastAsia="zh-CN"/>
              </w:rPr>
              <w:t xml:space="preserve"> </w:t>
            </w:r>
            <w:r>
              <w:rPr>
                <w:rFonts w:ascii="Microsoft JhengHei" w:eastAsia="Microsoft JhengHei" w:hAnsi="Microsoft JhengHei" w:cs="Microsoft JhengHei"/>
                <w:w w:val="95"/>
                <w:sz w:val="14"/>
                <w:szCs w:val="14"/>
                <w:lang w:eastAsia="zh-CN"/>
              </w:rPr>
              <w:t>by语</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句，"_id"指定分组字段</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{$group:{_id:"$field"}}</w:t>
            </w:r>
          </w:p>
        </w:tc>
      </w:tr>
      <w:tr w:rsidR="0020037C">
        <w:trPr>
          <w:trHeight w:hRule="exact" w:val="545"/>
        </w:trPr>
        <w:tc>
          <w:tcPr>
            <w:tcW w:w="1888"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6" w:history="1">
              <w:r w:rsidR="004474D3">
                <w:rPr>
                  <w:rFonts w:ascii="Microsoft JhengHei" w:eastAsia="Microsoft JhengHei" w:hAnsi="Microsoft JhengHei" w:cs="Microsoft JhengHei"/>
                  <w:color w:val="0000FF"/>
                  <w:w w:val="95"/>
                  <w:sz w:val="14"/>
                  <w:szCs w:val="14"/>
                </w:rPr>
                <w:t>$sort</w:t>
              </w:r>
            </w:hyperlink>
          </w:p>
        </w:tc>
        <w:tc>
          <w:tcPr>
            <w:tcW w:w="4427" w:type="dxa"/>
            <w:tcBorders>
              <w:top w:val="nil"/>
              <w:left w:val="nil"/>
              <w:bottom w:val="nil"/>
              <w:right w:val="single" w:sz="8" w:space="0" w:color="000000"/>
            </w:tcBorders>
          </w:tcPr>
          <w:p w:rsidR="0020037C" w:rsidRDefault="004474D3">
            <w:pPr>
              <w:pStyle w:val="TableParagraph"/>
              <w:spacing w:line="227" w:lineRule="exact"/>
              <w:ind w:left="1319"/>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实现对结果集的排序，"1"代表升序，"-1"代表降</w:t>
            </w:r>
          </w:p>
          <w:p w:rsidR="0020037C" w:rsidRDefault="004474D3">
            <w:pPr>
              <w:pStyle w:val="TableParagraph"/>
              <w:spacing w:line="240" w:lineRule="exact"/>
              <w:ind w:left="1319"/>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{$sort:{field1:1,field2:-1,...}}</w:t>
            </w:r>
          </w:p>
        </w:tc>
      </w:tr>
    </w:tbl>
    <w:p w:rsidR="0020037C" w:rsidRDefault="004474D3">
      <w:pPr>
        <w:pStyle w:val="BodyText"/>
        <w:spacing w:line="333" w:lineRule="exact"/>
      </w:pPr>
      <w:r>
        <w:t>$group聚集符支持以下聚集函数：</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7" w:history="1">
              <w:r w:rsidR="004474D3">
                <w:rPr>
                  <w:rFonts w:ascii="Microsoft JhengHei" w:eastAsia="Microsoft JhengHei" w:hAnsi="Microsoft JhengHei" w:cs="Microsoft JhengHei"/>
                  <w:color w:val="0000FF"/>
                  <w:w w:val="95"/>
                  <w:sz w:val="14"/>
                  <w:szCs w:val="14"/>
                </w:rPr>
                <w:t>$addtoset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将指定字段值添加到数组中，相同的字段值只会添加一次</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8" w:history="1">
              <w:r w:rsidR="004474D3">
                <w:rPr>
                  <w:rFonts w:ascii="Microsoft JhengHei" w:eastAsia="Microsoft JhengHei" w:hAnsi="Microsoft JhengHei" w:cs="Microsoft JhengHei"/>
                  <w:color w:val="0000FF"/>
                  <w:sz w:val="14"/>
                  <w:szCs w:val="14"/>
                </w:rPr>
                <w:t>$first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取分组中第一条记录中的字段值</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9" w:history="1">
              <w:r w:rsidR="004474D3">
                <w:rPr>
                  <w:rFonts w:ascii="Microsoft JhengHei" w:eastAsia="Microsoft JhengHei" w:hAnsi="Microsoft JhengHei" w:cs="Microsoft JhengHei"/>
                  <w:color w:val="0000FF"/>
                  <w:w w:val="95"/>
                  <w:sz w:val="14"/>
                  <w:szCs w:val="14"/>
                </w:rPr>
                <w:t>$last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取分组中最后一条记录中的字段值</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0" w:history="1">
              <w:r w:rsidR="004474D3">
                <w:rPr>
                  <w:rFonts w:ascii="Microsoft JhengHei" w:eastAsia="Microsoft JhengHei" w:hAnsi="Microsoft JhengHei" w:cs="Microsoft JhengHei"/>
                  <w:color w:val="0000FF"/>
                  <w:w w:val="95"/>
                  <w:sz w:val="14"/>
                  <w:szCs w:val="14"/>
                </w:rPr>
                <w:t>$max</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取分组中字段值最大的</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1" w:history="1">
              <w:r w:rsidR="004474D3">
                <w:rPr>
                  <w:rFonts w:ascii="Microsoft JhengHei" w:eastAsia="Microsoft JhengHei" w:hAnsi="Microsoft JhengHei" w:cs="Microsoft JhengHei"/>
                  <w:color w:val="0000FF"/>
                  <w:w w:val="95"/>
                  <w:sz w:val="14"/>
                  <w:szCs w:val="14"/>
                </w:rPr>
                <w:t>$min</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取分组中字段值最小的</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2" w:history="1">
              <w:r w:rsidR="004474D3">
                <w:rPr>
                  <w:rFonts w:ascii="Microsoft JhengHei" w:eastAsia="Microsoft JhengHei" w:hAnsi="Microsoft JhengHei" w:cs="Microsoft JhengHei"/>
                  <w:color w:val="0000FF"/>
                  <w:w w:val="90"/>
                  <w:sz w:val="14"/>
                  <w:szCs w:val="14"/>
                </w:rPr>
                <w:t>$avg</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取分组中字段值的平均值</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4" w:history="1">
              <w:r w:rsidR="004474D3">
                <w:rPr>
                  <w:rFonts w:ascii="Microsoft JhengHei" w:eastAsia="Microsoft JhengHei" w:hAnsi="Microsoft JhengHei" w:cs="Microsoft JhengHei"/>
                  <w:color w:val="0000FF"/>
                  <w:w w:val="95"/>
                  <w:sz w:val="14"/>
                  <w:szCs w:val="14"/>
                </w:rPr>
                <w:t>$push</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将所有字段添加到数组中，即使数组中已经存在相同的字段值，也继续添加</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253" w:history="1">
              <w:r w:rsidR="004474D3">
                <w:rPr>
                  <w:rFonts w:ascii="Microsoft JhengHei" w:eastAsia="Microsoft JhengHei" w:hAnsi="Microsoft JhengHei" w:cs="Microsoft JhengHei"/>
                  <w:color w:val="0000FF"/>
                  <w:w w:val="95"/>
                  <w:sz w:val="14"/>
                  <w:szCs w:val="14"/>
                </w:rPr>
                <w:t>$sum</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取分组中字段值的总和</w:t>
            </w:r>
          </w:p>
        </w:tc>
      </w:tr>
    </w:tbl>
    <w:p w:rsidR="0020037C" w:rsidRDefault="0020037C">
      <w:pPr>
        <w:spacing w:before="3" w:line="100" w:lineRule="exact"/>
        <w:rPr>
          <w:sz w:val="10"/>
          <w:szCs w:val="10"/>
          <w:lang w:eastAsia="zh-CN"/>
        </w:rPr>
      </w:pPr>
    </w:p>
    <w:p w:rsidR="0020037C" w:rsidRDefault="004474D3">
      <w:pPr>
        <w:pStyle w:val="BodyText"/>
        <w:spacing w:line="310" w:lineRule="exact"/>
      </w:pPr>
      <w:bookmarkStart w:id="599" w:name="$project"/>
      <w:bookmarkStart w:id="600" w:name="_bookmark244"/>
      <w:bookmarkEnd w:id="599"/>
      <w:bookmarkEnd w:id="600"/>
      <w:r>
        <w:rPr>
          <w:w w:val="95"/>
        </w:rPr>
        <w:t>$project</w:t>
      </w:r>
    </w:p>
    <w:p w:rsidR="0020037C" w:rsidRDefault="0020037C">
      <w:pPr>
        <w:spacing w:before="6" w:line="190" w:lineRule="exact"/>
        <w:rPr>
          <w:sz w:val="19"/>
          <w:szCs w:val="19"/>
        </w:rPr>
      </w:pPr>
    </w:p>
    <w:p w:rsidR="0020037C" w:rsidRDefault="004474D3">
      <w:pPr>
        <w:pStyle w:val="BodyText"/>
      </w:pPr>
      <w:r>
        <w:t>描述</w:t>
      </w:r>
    </w:p>
    <w:p w:rsidR="0020037C" w:rsidRDefault="0020037C">
      <w:pPr>
        <w:spacing w:before="5" w:line="100" w:lineRule="exact"/>
        <w:rPr>
          <w:sz w:val="10"/>
          <w:szCs w:val="10"/>
        </w:rPr>
      </w:pPr>
    </w:p>
    <w:p w:rsidR="0020037C" w:rsidRDefault="004474D3">
      <w:pPr>
        <w:pStyle w:val="BodyText"/>
        <w:spacing w:line="167" w:lineRule="auto"/>
        <w:ind w:right="362"/>
      </w:pPr>
      <w:r>
        <w:rPr>
          <w:w w:val="95"/>
        </w:rPr>
        <w:t>$project类似SQL中的select语句，通过使用$project操作可以从记录中筛选出所需字段，字段名的值如果</w:t>
      </w:r>
      <w:r>
        <w:t xml:space="preserve"> 为1，表示选出，</w:t>
      </w:r>
    </w:p>
    <w:p w:rsidR="0020037C" w:rsidRDefault="004474D3">
      <w:pPr>
        <w:pStyle w:val="BodyText"/>
        <w:spacing w:before="31"/>
      </w:pPr>
      <w:r>
        <w:t>为0表示不选；还可以实现字段的重命名。</w:t>
      </w:r>
    </w:p>
    <w:p w:rsidR="0020037C" w:rsidRDefault="0020037C">
      <w:pPr>
        <w:spacing w:before="9" w:line="130" w:lineRule="exact"/>
        <w:rPr>
          <w:sz w:val="13"/>
          <w:szCs w:val="13"/>
        </w:rPr>
      </w:pPr>
    </w:p>
    <w:p w:rsidR="0020037C" w:rsidRDefault="00DD1987">
      <w:pPr>
        <w:pStyle w:val="BodyText"/>
        <w:spacing w:line="139" w:lineRule="auto"/>
        <w:ind w:left="1573" w:right="741" w:hanging="640"/>
        <w:rPr>
          <w:lang w:eastAsia="zh-CN"/>
        </w:rPr>
      </w:pPr>
      <w:r>
        <w:pict>
          <v:shape id="_x0000_i1118"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spacing w:val="14"/>
          <w:lang w:eastAsia="zh-CN"/>
        </w:rPr>
        <w:t xml:space="preserve"> </w:t>
      </w:r>
      <w:r w:rsidR="004474D3">
        <w:rPr>
          <w:lang w:eastAsia="zh-CN"/>
        </w:rPr>
        <w:t>如果记录不存在所选字段，则以如下格式输出："field":null，field为不存在的字段名。 对嵌套对象使用点操作符(.)引用字段名。</w:t>
      </w:r>
    </w:p>
    <w:p w:rsidR="0020037C" w:rsidRDefault="0020037C">
      <w:pPr>
        <w:spacing w:line="139" w:lineRule="auto"/>
        <w:rPr>
          <w:lang w:eastAsia="zh-CN"/>
        </w:rPr>
        <w:sectPr w:rsidR="0020037C">
          <w:headerReference w:type="even" r:id="rId69"/>
          <w:headerReference w:type="default" r:id="rId70"/>
          <w:pgSz w:w="12240" w:h="15840"/>
          <w:pgMar w:top="1340" w:right="1020" w:bottom="280" w:left="700" w:header="713" w:footer="0" w:gutter="0"/>
          <w:pgNumType w:start="178"/>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ind w:left="113"/>
      </w:pPr>
      <w:r>
        <w:t>示例</w:t>
      </w:r>
    </w:p>
    <w:p w:rsidR="0020037C" w:rsidRDefault="00B0609F">
      <w:pPr>
        <w:pStyle w:val="BodyText"/>
        <w:tabs>
          <w:tab w:val="left" w:pos="397"/>
        </w:tabs>
        <w:spacing w:before="31" w:line="261" w:lineRule="auto"/>
        <w:ind w:left="397" w:right="2142" w:hanging="284"/>
      </w:pPr>
      <w:r>
        <w:pict>
          <v:group id="_x0000_s2252" style="position:absolute;left:0;text-align:left;margin-left:95.85pt;margin-top:23.8pt;width:459.45pt;height:10.6pt;z-index:-251427328;mso-position-horizontal-relative:page" coordorigin="1917,476" coordsize="9189,212">
            <v:shape id="_x0000_s2253" style="position:absolute;left:1917;top:476;width:9189;height:212" coordorigin="1917,476" coordsize="9189,212" path="m1917,476r9189,l11106,688r-9189,l1917,476xe" fillcolor="#efefef" stroked="f">
              <v:path arrowok="t"/>
            </v:shape>
            <w10:wrap anchorx="page"/>
          </v:group>
        </w:pict>
      </w:r>
      <w:r w:rsidR="004474D3">
        <w:rPr>
          <w:rFonts w:ascii="Times New Roman" w:eastAsia="Times New Roman" w:hAnsi="Times New Roman" w:cs="Times New Roman"/>
        </w:rPr>
        <w:t>•</w:t>
      </w:r>
      <w:r w:rsidR="004474D3">
        <w:rPr>
          <w:rFonts w:ascii="Times New Roman" w:eastAsia="Times New Roman" w:hAnsi="Times New Roman" w:cs="Times New Roman"/>
        </w:rPr>
        <w:tab/>
      </w:r>
      <w:r w:rsidR="004474D3">
        <w:rPr>
          <w:position w:val="1"/>
        </w:rPr>
        <w:t xml:space="preserve">使用$project快速地从结果集中选取所需字段 </w:t>
      </w:r>
      <w:r w:rsidR="004474D3">
        <w:rPr>
          <w:rFonts w:ascii="仿宋" w:eastAsia="仿宋" w:hAnsi="仿宋" w:cs="仿宋"/>
        </w:rPr>
        <w:t xml:space="preserve">db.collectionspace.collection.aggregate({ $project : {title: 0,author: 1}}) </w:t>
      </w:r>
      <w:r w:rsidR="004474D3">
        <w:t>此操作是选出author字段，而title字段在结果集中不输出。</w:t>
      </w:r>
    </w:p>
    <w:p w:rsidR="0020037C" w:rsidRDefault="004474D3">
      <w:pPr>
        <w:pStyle w:val="BodyText"/>
        <w:tabs>
          <w:tab w:val="left" w:pos="397"/>
        </w:tabs>
        <w:spacing w:line="244"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使用$project重命名字段名，如下：</w:t>
      </w:r>
    </w:p>
    <w:p w:rsidR="0020037C" w:rsidRDefault="00B0609F">
      <w:pPr>
        <w:pStyle w:val="BodyText"/>
        <w:spacing w:before="84" w:line="172" w:lineRule="auto"/>
        <w:ind w:left="497" w:right="492" w:hanging="100"/>
        <w:rPr>
          <w:rFonts w:ascii="仿宋" w:eastAsia="仿宋" w:hAnsi="仿宋" w:cs="仿宋"/>
        </w:rPr>
      </w:pPr>
      <w:r w:rsidRPr="00B0609F">
        <w:pict>
          <v:group id="_x0000_s2250" style="position:absolute;left:0;text-align:left;margin-left:95.85pt;margin-top:4.9pt;width:459.45pt;height:21.2pt;z-index:-251426304;mso-position-horizontal-relative:page" coordorigin="1917,98" coordsize="9189,424">
            <v:shape id="_x0000_s2251" style="position:absolute;left:1917;top:98;width:9189;height:424" coordorigin="1917,98" coordsize="9189,424" path="m1917,98r9189,l11106,522r-9189,l1917,98xe" fillcolor="#efefef" stroked="f">
              <v:path arrowok="t"/>
            </v:shape>
            <w10:wrap anchorx="page"/>
          </v:group>
        </w:pict>
      </w:r>
      <w:r w:rsidR="004474D3">
        <w:rPr>
          <w:rFonts w:ascii="仿宋" w:eastAsia="仿宋" w:hAnsi="仿宋" w:cs="仿宋"/>
        </w:rPr>
        <w:t>db.collectionspace.collection.aggregate({ $project : {author: 1,name:"$studentName",dep:"$info.department"}})</w:t>
      </w:r>
    </w:p>
    <w:p w:rsidR="0020037C" w:rsidRDefault="0020037C">
      <w:pPr>
        <w:spacing w:before="2" w:line="140" w:lineRule="exact"/>
        <w:rPr>
          <w:sz w:val="14"/>
          <w:szCs w:val="14"/>
        </w:rPr>
      </w:pPr>
    </w:p>
    <w:p w:rsidR="0020037C" w:rsidRDefault="004474D3">
      <w:pPr>
        <w:pStyle w:val="BodyText"/>
        <w:spacing w:line="167" w:lineRule="auto"/>
        <w:ind w:left="397" w:right="1147"/>
      </w:pPr>
      <w:r>
        <w:rPr>
          <w:w w:val="95"/>
        </w:rPr>
        <w:t>此操作将字段名studentName重命名为name输出，将info对象中的子对象department字段重命名</w:t>
      </w:r>
      <w:r>
        <w:t xml:space="preserve"> </w:t>
      </w:r>
      <w:r>
        <w:rPr>
          <w:w w:val="95"/>
        </w:rPr>
        <w:t>为dep。</w:t>
      </w:r>
    </w:p>
    <w:p w:rsidR="0020037C" w:rsidRDefault="004474D3">
      <w:pPr>
        <w:pStyle w:val="BodyText"/>
        <w:spacing w:before="31"/>
        <w:ind w:left="397"/>
      </w:pPr>
      <w:r>
        <w:t>对嵌套对象，字段引用使用点操作符(.)指向。</w:t>
      </w:r>
    </w:p>
    <w:p w:rsidR="0020037C" w:rsidRDefault="004474D3">
      <w:pPr>
        <w:pStyle w:val="BodyText"/>
        <w:tabs>
          <w:tab w:val="left" w:pos="397"/>
        </w:tabs>
        <w:spacing w:line="268"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下面的示例使用$project选择输出字段，然后使用</w:t>
      </w:r>
      <w:hyperlink w:anchor="_bookmark245" w:history="1">
        <w:r>
          <w:rPr>
            <w:color w:val="0000FF"/>
            <w:position w:val="1"/>
          </w:rPr>
          <w:t>$match</w:t>
        </w:r>
      </w:hyperlink>
      <w:r>
        <w:rPr>
          <w:color w:val="000000"/>
          <w:position w:val="1"/>
        </w:rPr>
        <w:t>按条件匹配记录</w:t>
      </w:r>
    </w:p>
    <w:p w:rsidR="0020037C" w:rsidRDefault="00B0609F">
      <w:pPr>
        <w:pStyle w:val="BodyText"/>
        <w:spacing w:before="10"/>
        <w:ind w:left="397"/>
        <w:rPr>
          <w:rFonts w:ascii="仿宋" w:eastAsia="仿宋" w:hAnsi="仿宋" w:cs="仿宋"/>
        </w:rPr>
      </w:pPr>
      <w:r w:rsidRPr="00B0609F">
        <w:pict>
          <v:group id="_x0000_s2248" style="position:absolute;left:0;text-align:left;margin-left:95.85pt;margin-top:4.95pt;width:459.45pt;height:21.2pt;z-index:-251425280;mso-position-horizontal-relative:page" coordorigin="1917,99" coordsize="9189,424">
            <v:shape id="_x0000_s2249"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 $project: {score:1,author:1}},{</w:t>
      </w:r>
      <w:hyperlink w:anchor="_bookmark245" w:history="1">
        <w:r w:rsidR="004474D3">
          <w:rPr>
            <w:rFonts w:ascii="仿宋" w:eastAsia="仿宋" w:hAnsi="仿宋" w:cs="仿宋"/>
            <w:color w:val="0000FF"/>
          </w:rPr>
          <w:t>$match</w:t>
        </w:r>
      </w:hyperlink>
      <w:r w:rsidR="004474D3">
        <w:rPr>
          <w:rFonts w:ascii="仿宋" w:eastAsia="仿宋" w:hAnsi="仿宋" w:cs="仿宋"/>
          <w:color w:val="000000"/>
        </w:rPr>
        <w:t>:{score:</w:t>
      </w:r>
    </w:p>
    <w:p w:rsidR="0020037C" w:rsidRDefault="004474D3">
      <w:pPr>
        <w:pStyle w:val="BodyText"/>
        <w:spacing w:line="212" w:lineRule="exact"/>
        <w:ind w:left="397"/>
        <w:rPr>
          <w:rFonts w:ascii="仿宋" w:eastAsia="仿宋" w:hAnsi="仿宋" w:cs="仿宋"/>
        </w:rPr>
      </w:pPr>
      <w:r>
        <w:rPr>
          <w:rFonts w:ascii="仿宋" w:eastAsia="仿宋" w:hAnsi="仿宋" w:cs="仿宋"/>
        </w:rPr>
        <w:t>{$gt:80}}}</w:t>
      </w:r>
    </w:p>
    <w:p w:rsidR="0020037C" w:rsidRDefault="004474D3">
      <w:pPr>
        <w:pStyle w:val="BodyText"/>
        <w:spacing w:before="45" w:line="251" w:lineRule="auto"/>
        <w:ind w:left="397" w:right="910"/>
      </w:pPr>
      <w:r>
        <w:rPr>
          <w:w w:val="95"/>
        </w:rPr>
        <w:t>此操作使用$project输出所有记录的score和author字段值，然后按$match输出匹配条件的记录。</w:t>
      </w:r>
      <w:r>
        <w:t xml:space="preserve"> </w:t>
      </w:r>
      <w:r w:rsidR="00DD1987">
        <w:pict>
          <v:shape id="_x0000_i1119" type="#_x0000_t75" style="width:24.2pt;height:24.2pt;mso-position-horizontal-relative:char;mso-position-vertical-relative:line">
            <v:imagedata r:id="rId21" o:title=""/>
          </v:shape>
        </w:pict>
      </w:r>
      <w:r>
        <w:rPr>
          <w:rFonts w:ascii="Times New Roman" w:eastAsia="Times New Roman" w:hAnsi="Times New Roman" w:cs="Times New Roman"/>
        </w:rPr>
        <w:t xml:space="preserve">   </w:t>
      </w:r>
      <w:r>
        <w:rPr>
          <w:w w:val="95"/>
        </w:rPr>
        <w:t xml:space="preserve">注:       </w:t>
      </w:r>
      <w:r>
        <w:rPr>
          <w:spacing w:val="23"/>
          <w:w w:val="95"/>
        </w:rPr>
        <w:t xml:space="preserve"> </w:t>
      </w:r>
      <w:r>
        <w:rPr>
          <w:w w:val="95"/>
        </w:rPr>
        <w:t>由于$project选取了输出字段名，所以</w:t>
      </w:r>
      <w:hyperlink w:anchor="_bookmark245" w:history="1">
        <w:r>
          <w:rPr>
            <w:color w:val="0000FF"/>
            <w:w w:val="95"/>
          </w:rPr>
          <w:t>$match</w:t>
        </w:r>
      </w:hyperlink>
      <w:r>
        <w:rPr>
          <w:color w:val="000000"/>
          <w:w w:val="95"/>
        </w:rPr>
        <w:t>中字段名必须是$project中选出的字段名。</w:t>
      </w:r>
    </w:p>
    <w:p w:rsidR="0020037C" w:rsidRDefault="0020037C">
      <w:pPr>
        <w:spacing w:before="1" w:line="120" w:lineRule="exact"/>
        <w:rPr>
          <w:sz w:val="12"/>
          <w:szCs w:val="12"/>
        </w:rPr>
      </w:pPr>
    </w:p>
    <w:p w:rsidR="0020037C" w:rsidRDefault="004474D3">
      <w:pPr>
        <w:pStyle w:val="BodyText"/>
        <w:ind w:left="113"/>
      </w:pPr>
      <w:bookmarkStart w:id="601" w:name="$match"/>
      <w:bookmarkStart w:id="602" w:name="_bookmark245"/>
      <w:bookmarkEnd w:id="601"/>
      <w:bookmarkEnd w:id="602"/>
      <w:r>
        <w:rPr>
          <w:w w:val="95"/>
        </w:rPr>
        <w:t>$match</w:t>
      </w:r>
    </w:p>
    <w:p w:rsidR="0020037C" w:rsidRDefault="0020037C">
      <w:pPr>
        <w:spacing w:before="6" w:line="190" w:lineRule="exact"/>
        <w:rPr>
          <w:sz w:val="19"/>
          <w:szCs w:val="19"/>
        </w:rPr>
      </w:pPr>
    </w:p>
    <w:p w:rsidR="0020037C" w:rsidRDefault="004474D3">
      <w:pPr>
        <w:pStyle w:val="BodyText"/>
        <w:ind w:left="113"/>
      </w:pPr>
      <w:r>
        <w:t>描述</w:t>
      </w:r>
    </w:p>
    <w:p w:rsidR="0020037C" w:rsidRDefault="004474D3">
      <w:pPr>
        <w:pStyle w:val="BodyText"/>
        <w:spacing w:before="16"/>
        <w:ind w:left="113"/>
      </w:pPr>
      <w:r>
        <w:t>$match与find()方法中的cond参数完全相同，通过$match可以实现从集合中选择匹配条件的记录。</w:t>
      </w:r>
    </w:p>
    <w:p w:rsidR="0020037C" w:rsidRDefault="004474D3">
      <w:pPr>
        <w:pStyle w:val="BodyText"/>
        <w:spacing w:before="16" w:line="376" w:lineRule="auto"/>
        <w:ind w:left="113" w:right="4157"/>
      </w:pPr>
      <w:r>
        <w:rPr>
          <w:w w:val="95"/>
        </w:rPr>
        <w:t>$match的语法规则请参考读取操作</w:t>
      </w:r>
      <w:hyperlink w:anchor="_bookmark121" w:history="1">
        <w:r>
          <w:rPr>
            <w:color w:val="0000FF"/>
            <w:w w:val="95"/>
          </w:rPr>
          <w:t>find()</w:t>
        </w:r>
      </w:hyperlink>
      <w:r>
        <w:rPr>
          <w:color w:val="000000"/>
          <w:w w:val="95"/>
        </w:rPr>
        <w:t>方法的cond参数介绍。</w:t>
      </w:r>
      <w:r>
        <w:rPr>
          <w:color w:val="000000"/>
        </w:rPr>
        <w:t xml:space="preserve"> 示例</w:t>
      </w:r>
    </w:p>
    <w:p w:rsidR="0020037C" w:rsidRDefault="004474D3">
      <w:pPr>
        <w:pStyle w:val="BodyText"/>
        <w:tabs>
          <w:tab w:val="left" w:pos="397"/>
        </w:tabs>
        <w:spacing w:line="226"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下面的示例使用$match执行简单的匹配</w:t>
      </w:r>
    </w:p>
    <w:p w:rsidR="0020037C" w:rsidRDefault="00B0609F">
      <w:pPr>
        <w:pStyle w:val="BodyText"/>
        <w:spacing w:before="10"/>
        <w:ind w:left="397"/>
        <w:rPr>
          <w:rFonts w:ascii="仿宋" w:eastAsia="仿宋" w:hAnsi="仿宋" w:cs="仿宋"/>
        </w:rPr>
      </w:pPr>
      <w:r w:rsidRPr="00B0609F">
        <w:pict>
          <v:group id="_x0000_s2245" style="position:absolute;left:0;text-align:left;margin-left:95.85pt;margin-top:4.95pt;width:459.45pt;height:21.2pt;z-index:-251424256;mso-position-horizontal-relative:page" coordorigin="1917,99" coordsize="9189,424">
            <v:shape id="_x0000_s2246"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 $match : {$and:{[{age: {$score:80}},{"info.name":</w:t>
      </w:r>
    </w:p>
    <w:p w:rsidR="0020037C" w:rsidRDefault="004474D3">
      <w:pPr>
        <w:pStyle w:val="BodyText"/>
        <w:spacing w:line="212" w:lineRule="exact"/>
        <w:ind w:left="397"/>
        <w:rPr>
          <w:rFonts w:ascii="仿宋" w:eastAsia="仿宋" w:hAnsi="仿宋" w:cs="仿宋"/>
        </w:rPr>
      </w:pPr>
      <w:r>
        <w:rPr>
          <w:rFonts w:ascii="仿宋" w:eastAsia="仿宋" w:hAnsi="仿宋" w:cs="仿宋"/>
        </w:rPr>
        <w:t>{$exists:1}}]}}})</w:t>
      </w:r>
    </w:p>
    <w:p w:rsidR="0020037C" w:rsidRDefault="004474D3">
      <w:pPr>
        <w:pStyle w:val="BodyText"/>
        <w:spacing w:before="45"/>
        <w:ind w:left="397"/>
      </w:pPr>
      <w:r>
        <w:t>该操作表示从集合collection中返回符合条件score&lt;=80且info对象中的子对象name字段存在的记录。</w:t>
      </w:r>
    </w:p>
    <w:p w:rsidR="0020037C" w:rsidRDefault="004474D3">
      <w:pPr>
        <w:pStyle w:val="BodyText"/>
        <w:tabs>
          <w:tab w:val="left" w:pos="397"/>
        </w:tabs>
        <w:spacing w:before="11" w:line="169" w:lineRule="auto"/>
        <w:ind w:left="397" w:right="532" w:hanging="284"/>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下面的示例使用$match匹配符合条件的记录，然后使用</w:t>
      </w:r>
      <w:hyperlink w:anchor="_bookmark246" w:history="1">
        <w:r>
          <w:rPr>
            <w:color w:val="0000FF"/>
            <w:w w:val="95"/>
            <w:position w:val="1"/>
          </w:rPr>
          <w:t>$group</w:t>
        </w:r>
      </w:hyperlink>
      <w:r>
        <w:rPr>
          <w:color w:val="000000"/>
          <w:w w:val="95"/>
          <w:position w:val="1"/>
        </w:rPr>
        <w:t xml:space="preserve">对结果集分组       </w:t>
      </w:r>
      <w:r>
        <w:rPr>
          <w:color w:val="000000"/>
          <w:spacing w:val="8"/>
          <w:w w:val="95"/>
          <w:position w:val="1"/>
        </w:rPr>
        <w:t xml:space="preserve"> </w:t>
      </w:r>
      <w:r>
        <w:rPr>
          <w:color w:val="000000"/>
          <w:w w:val="95"/>
          <w:position w:val="1"/>
        </w:rPr>
        <w:t>，最后使用</w:t>
      </w:r>
      <w:hyperlink w:anchor="_bookmark244" w:history="1">
        <w:r>
          <w:rPr>
            <w:color w:val="0000FF"/>
            <w:w w:val="95"/>
            <w:position w:val="1"/>
          </w:rPr>
          <w:t>$project</w:t>
        </w:r>
      </w:hyperlink>
      <w:r>
        <w:rPr>
          <w:color w:val="000000"/>
          <w:w w:val="95"/>
          <w:position w:val="1"/>
        </w:rPr>
        <w:t>输出结</w:t>
      </w:r>
      <w:r>
        <w:rPr>
          <w:color w:val="000000"/>
          <w:position w:val="1"/>
        </w:rPr>
        <w:t xml:space="preserve"> </w:t>
      </w:r>
      <w:r>
        <w:rPr>
          <w:color w:val="000000"/>
        </w:rPr>
        <w:t>果集中指定的字段名</w:t>
      </w:r>
    </w:p>
    <w:p w:rsidR="0020037C" w:rsidRDefault="00B0609F">
      <w:pPr>
        <w:pStyle w:val="BodyText"/>
        <w:spacing w:before="23"/>
        <w:ind w:left="397"/>
        <w:rPr>
          <w:rFonts w:ascii="仿宋" w:eastAsia="仿宋" w:hAnsi="仿宋" w:cs="仿宋"/>
        </w:rPr>
      </w:pPr>
      <w:r w:rsidRPr="00B0609F">
        <w:pict>
          <v:group id="_x0000_s2243" style="position:absolute;left:0;text-align:left;margin-left:95.85pt;margin-top:5.6pt;width:459.45pt;height:21.2pt;z-index:-251423232;mso-position-horizontal-relative:page" coordorigin="1917,112" coordsize="9189,424">
            <v:shape id="_x0000_s2244" style="position:absolute;left:1917;top:112;width:9189;height:424" coordorigin="1917,112" coordsize="9189,424" path="m1917,112r9189,l11106,536r-9189,l1917,112xe" fillcolor="#efefef" stroked="f">
              <v:path arrowok="t"/>
            </v:shape>
            <w10:wrap anchorx="page"/>
          </v:group>
        </w:pict>
      </w:r>
      <w:r w:rsidR="004474D3">
        <w:rPr>
          <w:rFonts w:ascii="仿宋" w:eastAsia="仿宋" w:hAnsi="仿宋" w:cs="仿宋"/>
        </w:rPr>
        <w:t>db.collectionspace.collection.aggregate({ $match : {$and:{[{age: {$score:80}},{"info.name":</w:t>
      </w:r>
    </w:p>
    <w:p w:rsidR="0020037C" w:rsidRDefault="004474D3">
      <w:pPr>
        <w:pStyle w:val="BodyText"/>
        <w:spacing w:line="212" w:lineRule="exact"/>
        <w:ind w:left="397"/>
        <w:rPr>
          <w:rFonts w:ascii="仿宋" w:eastAsia="仿宋" w:hAnsi="仿宋" w:cs="仿宋"/>
        </w:rPr>
      </w:pPr>
      <w:r>
        <w:rPr>
          <w:rFonts w:ascii="仿宋" w:eastAsia="仿宋" w:hAnsi="仿宋" w:cs="仿宋"/>
        </w:rPr>
        <w:t>{$exists:1}}]}}},{</w:t>
      </w:r>
      <w:hyperlink w:anchor="_bookmark246" w:history="1">
        <w:r>
          <w:rPr>
            <w:rFonts w:ascii="仿宋" w:eastAsia="仿宋" w:hAnsi="仿宋" w:cs="仿宋"/>
            <w:color w:val="0000FF"/>
          </w:rPr>
          <w:t>$group</w:t>
        </w:r>
      </w:hyperlink>
      <w:r>
        <w:rPr>
          <w:rFonts w:ascii="仿宋" w:eastAsia="仿宋" w:hAnsi="仿宋" w:cs="仿宋"/>
          <w:color w:val="000000"/>
        </w:rPr>
        <w:t>:{_id:"$major"}},{</w:t>
      </w:r>
      <w:hyperlink w:anchor="_bookmark244" w:history="1">
        <w:r>
          <w:rPr>
            <w:rFonts w:ascii="仿宋" w:eastAsia="仿宋" w:hAnsi="仿宋" w:cs="仿宋"/>
            <w:color w:val="0000FF"/>
          </w:rPr>
          <w:t>$project</w:t>
        </w:r>
      </w:hyperlink>
      <w:r>
        <w:rPr>
          <w:rFonts w:ascii="仿宋" w:eastAsia="仿宋" w:hAnsi="仿宋" w:cs="仿宋"/>
          <w:color w:val="000000"/>
        </w:rPr>
        <w:t>:{major:1,dep:1}})</w:t>
      </w:r>
    </w:p>
    <w:p w:rsidR="0020037C" w:rsidRDefault="0020037C">
      <w:pPr>
        <w:spacing w:before="4" w:line="130" w:lineRule="exact"/>
        <w:rPr>
          <w:sz w:val="13"/>
          <w:szCs w:val="13"/>
        </w:rPr>
      </w:pPr>
    </w:p>
    <w:p w:rsidR="0020037C" w:rsidRDefault="004474D3">
      <w:pPr>
        <w:pStyle w:val="BodyText"/>
        <w:spacing w:line="167" w:lineRule="auto"/>
        <w:ind w:left="397" w:right="459"/>
      </w:pPr>
      <w:r>
        <w:rPr>
          <w:w w:val="95"/>
        </w:rPr>
        <w:t>该操作首先集合collection中返回符合条件score&lt;=80且info对象中的子对象name字段存在的记录，然后</w:t>
      </w:r>
      <w:r>
        <w:t xml:space="preserve"> 按major字段进行分组，最后选择输出结果集中的major和dep字段。</w:t>
      </w:r>
    </w:p>
    <w:p w:rsidR="0020037C" w:rsidRDefault="0020037C">
      <w:pPr>
        <w:spacing w:before="1" w:line="110" w:lineRule="exact"/>
        <w:rPr>
          <w:sz w:val="11"/>
          <w:szCs w:val="11"/>
        </w:rPr>
      </w:pPr>
    </w:p>
    <w:p w:rsidR="0020037C" w:rsidRDefault="004474D3">
      <w:pPr>
        <w:pStyle w:val="BodyText"/>
        <w:ind w:left="113"/>
        <w:rPr>
          <w:lang w:eastAsia="zh-CN"/>
        </w:rPr>
      </w:pPr>
      <w:bookmarkStart w:id="603" w:name="$group"/>
      <w:bookmarkStart w:id="604" w:name="_bookmark246"/>
      <w:bookmarkEnd w:id="603"/>
      <w:bookmarkEnd w:id="604"/>
      <w:r>
        <w:rPr>
          <w:w w:val="95"/>
          <w:lang w:eastAsia="zh-CN"/>
        </w:rPr>
        <w:t>$group</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left="113" w:right="427"/>
        <w:rPr>
          <w:lang w:eastAsia="zh-CN"/>
        </w:rPr>
      </w:pPr>
      <w:r>
        <w:rPr>
          <w:w w:val="95"/>
          <w:lang w:eastAsia="zh-CN"/>
        </w:rPr>
        <w:t xml:space="preserve">$group实现对结果集的分组，类似SQL中的group </w:t>
      </w:r>
      <w:r>
        <w:rPr>
          <w:spacing w:val="24"/>
          <w:w w:val="95"/>
          <w:lang w:eastAsia="zh-CN"/>
        </w:rPr>
        <w:t xml:space="preserve"> </w:t>
      </w:r>
      <w:r>
        <w:rPr>
          <w:w w:val="95"/>
          <w:lang w:eastAsia="zh-CN"/>
        </w:rPr>
        <w:t xml:space="preserve">by语句。首先指定分组键(_id) </w:t>
      </w:r>
      <w:r>
        <w:rPr>
          <w:spacing w:val="25"/>
          <w:w w:val="95"/>
          <w:lang w:eastAsia="zh-CN"/>
        </w:rPr>
        <w:t xml:space="preserve"> </w:t>
      </w:r>
      <w:r>
        <w:rPr>
          <w:w w:val="95"/>
          <w:lang w:eastAsia="zh-CN"/>
        </w:rPr>
        <w:t xml:space="preserve">，通过" </w:t>
      </w:r>
      <w:r>
        <w:rPr>
          <w:spacing w:val="25"/>
          <w:w w:val="95"/>
          <w:lang w:eastAsia="zh-CN"/>
        </w:rPr>
        <w:t xml:space="preserve"> </w:t>
      </w:r>
      <w:r>
        <w:rPr>
          <w:w w:val="95"/>
          <w:lang w:eastAsia="zh-CN"/>
        </w:rPr>
        <w:t xml:space="preserve">_id </w:t>
      </w:r>
      <w:r>
        <w:rPr>
          <w:spacing w:val="25"/>
          <w:w w:val="95"/>
          <w:lang w:eastAsia="zh-CN"/>
        </w:rPr>
        <w:t xml:space="preserve"> </w:t>
      </w:r>
      <w:r>
        <w:rPr>
          <w:w w:val="95"/>
          <w:lang w:eastAsia="zh-CN"/>
        </w:rPr>
        <w:t>"来标识分组字</w:t>
      </w:r>
      <w:r>
        <w:rPr>
          <w:lang w:eastAsia="zh-CN"/>
        </w:rPr>
        <w:t xml:space="preserve"> 段</w:t>
      </w:r>
      <w:r>
        <w:rPr>
          <w:spacing w:val="2"/>
          <w:lang w:eastAsia="zh-CN"/>
        </w:rPr>
        <w:t xml:space="preserve"> </w:t>
      </w:r>
      <w:r>
        <w:rPr>
          <w:lang w:eastAsia="zh-CN"/>
        </w:rPr>
        <w:t>，分组字段可以是单个，也可以是多个，格式如下：</w:t>
      </w:r>
    </w:p>
    <w:p w:rsidR="0020037C" w:rsidRDefault="00B0609F">
      <w:pPr>
        <w:pStyle w:val="BodyText"/>
        <w:spacing w:before="98" w:line="172" w:lineRule="auto"/>
        <w:ind w:left="113" w:right="4013"/>
        <w:rPr>
          <w:rFonts w:ascii="仿宋" w:eastAsia="仿宋" w:hAnsi="仿宋" w:cs="仿宋"/>
        </w:rPr>
      </w:pPr>
      <w:r w:rsidRPr="00B0609F">
        <w:pict>
          <v:group id="_x0000_s2241" style="position:absolute;left:0;text-align:left;margin-left:81.7pt;margin-top:5.6pt;width:473.6pt;height:21.2pt;z-index:-251422208;mso-position-horizontal-relative:page" coordorigin="1634,112" coordsize="9472,424">
            <v:shape id="_x0000_s2242" style="position:absolute;left:1634;top:112;width:9472;height:424" coordorigin="1634,112" coordsize="9472,424" path="m1634,112r9472,l11106,536r-9472,l1634,112xe" fillcolor="#efefef" stroked="f">
              <v:path arrowok="t"/>
            </v:shape>
            <w10:wrap anchorx="page"/>
          </v:group>
        </w:pict>
      </w:r>
      <w:r w:rsidR="004474D3">
        <w:rPr>
          <w:rFonts w:ascii="仿宋" w:eastAsia="仿宋" w:hAnsi="仿宋" w:cs="仿宋"/>
        </w:rPr>
        <w:t>单个分组键：{_id:"$field"} 多个分组键：{_id:{field1:"$field1",field2:"$field2",...}}</w:t>
      </w:r>
    </w:p>
    <w:p w:rsidR="0020037C" w:rsidRDefault="0020037C">
      <w:pPr>
        <w:spacing w:before="6" w:line="170" w:lineRule="exact"/>
        <w:rPr>
          <w:sz w:val="17"/>
          <w:szCs w:val="17"/>
        </w:rPr>
      </w:pPr>
    </w:p>
    <w:p w:rsidR="0020037C" w:rsidRDefault="00DD1987">
      <w:pPr>
        <w:pStyle w:val="BodyText"/>
        <w:spacing w:line="139" w:lineRule="auto"/>
        <w:ind w:left="753" w:right="1476" w:hanging="640"/>
        <w:rPr>
          <w:lang w:eastAsia="zh-CN"/>
        </w:rPr>
      </w:pPr>
      <w:r>
        <w:pict>
          <v:shape id="_x0000_i1120"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95"/>
        </w:rPr>
        <w:t xml:space="preserve">注:      </w:t>
      </w:r>
      <w:r w:rsidR="004474D3">
        <w:rPr>
          <w:spacing w:val="33"/>
          <w:w w:val="95"/>
        </w:rPr>
        <w:t xml:space="preserve"> </w:t>
      </w:r>
      <w:r w:rsidR="004474D3">
        <w:rPr>
          <w:w w:val="95"/>
        </w:rPr>
        <w:t>使用$group必须指定_id字段，当_id的值为null时，即{_id:null}，表示不分组。</w:t>
      </w:r>
      <w:r w:rsidR="004474D3">
        <w:t xml:space="preserve"> </w:t>
      </w:r>
      <w:r w:rsidR="004474D3">
        <w:rPr>
          <w:lang w:eastAsia="zh-CN"/>
        </w:rPr>
        <w:t>对嵌套对象使用点操作符(.)引用字段名。</w:t>
      </w:r>
    </w:p>
    <w:p w:rsidR="0020037C" w:rsidRDefault="0020037C">
      <w:pPr>
        <w:spacing w:line="139" w:lineRule="auto"/>
        <w:rPr>
          <w:lang w:eastAsia="zh-CN"/>
        </w:rPr>
        <w:sectPr w:rsidR="0020037C">
          <w:pgSz w:w="12240" w:h="15840"/>
          <w:pgMar w:top="900" w:right="680" w:bottom="280" w:left="1520" w:header="713" w:footer="0" w:gutter="0"/>
          <w:cols w:space="720"/>
        </w:sectPr>
      </w:pPr>
    </w:p>
    <w:p w:rsidR="0020037C" w:rsidRDefault="004474D3">
      <w:pPr>
        <w:pStyle w:val="BodyText"/>
        <w:numPr>
          <w:ilvl w:val="0"/>
          <w:numId w:val="1"/>
        </w:numPr>
        <w:tabs>
          <w:tab w:val="left" w:pos="1217"/>
        </w:tabs>
        <w:spacing w:before="42"/>
        <w:ind w:left="1217"/>
      </w:pPr>
      <w:r>
        <w:rPr>
          <w:w w:val="95"/>
          <w:position w:val="1"/>
        </w:rPr>
        <w:lastRenderedPageBreak/>
        <w:t>$group使用如下</w:t>
      </w:r>
    </w:p>
    <w:p w:rsidR="0020037C" w:rsidRDefault="00B0609F">
      <w:pPr>
        <w:pStyle w:val="BodyText"/>
        <w:spacing w:before="10"/>
        <w:ind w:left="1217"/>
        <w:rPr>
          <w:rFonts w:ascii="仿宋" w:eastAsia="仿宋" w:hAnsi="仿宋" w:cs="仿宋"/>
        </w:rPr>
      </w:pPr>
      <w:r w:rsidRPr="00B0609F">
        <w:pict>
          <v:group id="_x0000_s2238" style="position:absolute;left:0;text-align:left;margin-left:95.85pt;margin-top:4.95pt;width:459.45pt;height:21.2pt;z-index:-251421184;mso-position-horizontal-relative:page" coordorigin="1917,99" coordsize="9189,424">
            <v:shape id="_x0000_s2239"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db.collectionspace.collection.aggregate({$group:{_id:"$major",avg_score:</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hyperlink w:anchor="_bookmark252" w:history="1">
        <w:r>
          <w:rPr>
            <w:rFonts w:ascii="仿宋" w:eastAsia="仿宋" w:hAnsi="仿宋" w:cs="仿宋"/>
            <w:color w:val="0000FF"/>
          </w:rPr>
          <w:t>$avg</w:t>
        </w:r>
      </w:hyperlink>
      <w:r>
        <w:rPr>
          <w:rFonts w:ascii="仿宋" w:eastAsia="仿宋" w:hAnsi="仿宋" w:cs="仿宋"/>
          <w:color w:val="000000"/>
        </w:rPr>
        <w:t>:"$score"，Major:{</w:t>
      </w:r>
      <w:hyperlink w:anchor="_bookmark248" w:history="1">
        <w:r>
          <w:rPr>
            <w:rFonts w:ascii="仿宋" w:eastAsia="仿宋" w:hAnsi="仿宋" w:cs="仿宋"/>
            <w:color w:val="0000FF"/>
          </w:rPr>
          <w:t>$first</w:t>
        </w:r>
      </w:hyperlink>
      <w:r>
        <w:rPr>
          <w:rFonts w:ascii="仿宋" w:eastAsia="仿宋" w:hAnsi="仿宋" w:cs="仿宋"/>
          <w:color w:val="000000"/>
        </w:rPr>
        <w:t>:"$major"}}}})</w:t>
      </w:r>
    </w:p>
    <w:p w:rsidR="0020037C" w:rsidRDefault="0020037C">
      <w:pPr>
        <w:spacing w:before="4" w:line="130" w:lineRule="exact"/>
        <w:rPr>
          <w:sz w:val="13"/>
          <w:szCs w:val="13"/>
        </w:rPr>
      </w:pPr>
    </w:p>
    <w:p w:rsidR="0020037C" w:rsidRDefault="004474D3">
      <w:pPr>
        <w:pStyle w:val="BodyText"/>
        <w:spacing w:line="167" w:lineRule="auto"/>
        <w:ind w:left="1217"/>
      </w:pPr>
      <w:r>
        <w:rPr>
          <w:w w:val="95"/>
        </w:rPr>
        <w:t xml:space="preserve">该操作表示从集合collection中读取记录，并按major字段进行分组。在返回的结果集中，        </w:t>
      </w:r>
      <w:r>
        <w:rPr>
          <w:spacing w:val="6"/>
          <w:w w:val="95"/>
        </w:rPr>
        <w:t xml:space="preserve"> </w:t>
      </w:r>
      <w:r>
        <w:rPr>
          <w:w w:val="95"/>
        </w:rPr>
        <w:t>取各分组的第</w:t>
      </w:r>
      <w:r>
        <w:t xml:space="preserve"> 一条记录的</w:t>
      </w:r>
      <w:r>
        <w:rPr>
          <w:spacing w:val="-7"/>
        </w:rPr>
        <w:t xml:space="preserve"> </w:t>
      </w:r>
      <w:r>
        <w:t>major字段</w:t>
      </w:r>
      <w:r>
        <w:rPr>
          <w:spacing w:val="-6"/>
        </w:rPr>
        <w:t xml:space="preserve"> </w:t>
      </w:r>
      <w:r>
        <w:t>，</w:t>
      </w:r>
    </w:p>
    <w:p w:rsidR="0020037C" w:rsidRDefault="004474D3">
      <w:pPr>
        <w:pStyle w:val="BodyText"/>
        <w:spacing w:before="31"/>
        <w:ind w:left="1217"/>
      </w:pPr>
      <w:r>
        <w:t>重命名为Major；对各分组中的score字段值求平均值，重命名为avg_score。返回如下所以</w:t>
      </w:r>
    </w:p>
    <w:p w:rsidR="0020037C" w:rsidRDefault="00B0609F">
      <w:pPr>
        <w:pStyle w:val="BodyText"/>
        <w:spacing w:before="8"/>
        <w:ind w:left="1217"/>
        <w:rPr>
          <w:rFonts w:ascii="仿宋" w:eastAsia="仿宋" w:hAnsi="仿宋" w:cs="仿宋"/>
        </w:rPr>
      </w:pPr>
      <w:r w:rsidRPr="00B0609F">
        <w:pict>
          <v:group id="_x0000_s2236" style="position:absolute;left:0;text-align:left;margin-left:95.85pt;margin-top:4.85pt;width:459.45pt;height:84.8pt;z-index:-251420160;mso-position-horizontal-relative:page" coordorigin="1917,97" coordsize="9189,1696">
            <v:shape id="_x0000_s2237" style="position:absolute;left:1917;top:97;width:9189;height:1696" coordorigin="1917,97" coordsize="9189,1696" path="m1917,97r9189,l11106,1793r-9189,l1917,97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"avg_score": 82,</w:t>
      </w:r>
    </w:p>
    <w:p w:rsidR="0020037C" w:rsidRDefault="004474D3">
      <w:pPr>
        <w:pStyle w:val="BodyText"/>
        <w:spacing w:line="212" w:lineRule="exact"/>
        <w:ind w:left="1417"/>
        <w:rPr>
          <w:rFonts w:ascii="仿宋" w:eastAsia="仿宋" w:hAnsi="仿宋" w:cs="仿宋"/>
        </w:rPr>
      </w:pPr>
      <w:r>
        <w:rPr>
          <w:rFonts w:ascii="仿宋" w:eastAsia="仿宋" w:hAnsi="仿宋" w:cs="仿宋"/>
        </w:rPr>
        <w:t>"major": "光学"</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"avg_score": 77.25,</w:t>
      </w:r>
    </w:p>
    <w:p w:rsidR="0020037C" w:rsidRDefault="004474D3">
      <w:pPr>
        <w:pStyle w:val="BodyText"/>
        <w:spacing w:line="212" w:lineRule="exact"/>
        <w:ind w:left="1417"/>
        <w:rPr>
          <w:rFonts w:ascii="仿宋" w:eastAsia="仿宋" w:hAnsi="仿宋" w:cs="仿宋"/>
        </w:rPr>
      </w:pPr>
      <w:r>
        <w:rPr>
          <w:rFonts w:ascii="仿宋" w:eastAsia="仿宋" w:hAnsi="仿宋" w:cs="仿宋"/>
        </w:rPr>
        <w:t>"major": "物理学"</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20037C">
      <w:pPr>
        <w:spacing w:before="19" w:line="200" w:lineRule="exact"/>
        <w:rPr>
          <w:sz w:val="20"/>
          <w:szCs w:val="20"/>
        </w:rPr>
      </w:pPr>
    </w:p>
    <w:p w:rsidR="0020037C" w:rsidRDefault="004474D3">
      <w:pPr>
        <w:pStyle w:val="BodyText"/>
        <w:spacing w:line="310" w:lineRule="exact"/>
      </w:pPr>
      <w:r>
        <w:t>$group支持的聚集函数：</w:t>
      </w:r>
    </w:p>
    <w:p w:rsidR="0020037C" w:rsidRDefault="0020037C">
      <w:pPr>
        <w:spacing w:before="7" w:line="120" w:lineRule="exact"/>
        <w:rPr>
          <w:sz w:val="12"/>
          <w:szCs w:val="12"/>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函数名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7" w:history="1">
              <w:r w:rsidR="004474D3">
                <w:rPr>
                  <w:rFonts w:ascii="Microsoft JhengHei" w:eastAsia="Microsoft JhengHei" w:hAnsi="Microsoft JhengHei" w:cs="Microsoft JhengHei"/>
                  <w:color w:val="0000FF"/>
                  <w:w w:val="95"/>
                  <w:sz w:val="14"/>
                  <w:szCs w:val="14"/>
                </w:rPr>
                <w:t>$addtoset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将字段添加到数组中，相同的字段值只会添加一次</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8" w:history="1">
              <w:r w:rsidR="004474D3">
                <w:rPr>
                  <w:rFonts w:ascii="Microsoft JhengHei" w:eastAsia="Microsoft JhengHei" w:hAnsi="Microsoft JhengHei" w:cs="Microsoft JhengHei"/>
                  <w:color w:val="0000FF"/>
                  <w:sz w:val="14"/>
                  <w:szCs w:val="14"/>
                </w:rPr>
                <w:t>$first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取分组中第一条记录中的字段值</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49" w:history="1">
              <w:r w:rsidR="004474D3">
                <w:rPr>
                  <w:rFonts w:ascii="Microsoft JhengHei" w:eastAsia="Microsoft JhengHei" w:hAnsi="Microsoft JhengHei" w:cs="Microsoft JhengHei"/>
                  <w:color w:val="0000FF"/>
                  <w:w w:val="95"/>
                  <w:sz w:val="14"/>
                  <w:szCs w:val="14"/>
                </w:rPr>
                <w:t>$last</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取分组中最后一条记录中的字段值</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0" w:history="1">
              <w:r w:rsidR="004474D3">
                <w:rPr>
                  <w:rFonts w:ascii="Microsoft JhengHei" w:eastAsia="Microsoft JhengHei" w:hAnsi="Microsoft JhengHei" w:cs="Microsoft JhengHei"/>
                  <w:color w:val="0000FF"/>
                  <w:w w:val="95"/>
                  <w:sz w:val="14"/>
                  <w:szCs w:val="14"/>
                </w:rPr>
                <w:t>$max</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取分组中字段值最大的</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1" w:history="1">
              <w:r w:rsidR="004474D3">
                <w:rPr>
                  <w:rFonts w:ascii="Microsoft JhengHei" w:eastAsia="Microsoft JhengHei" w:hAnsi="Microsoft JhengHei" w:cs="Microsoft JhengHei"/>
                  <w:color w:val="0000FF"/>
                  <w:w w:val="95"/>
                  <w:sz w:val="14"/>
                  <w:szCs w:val="14"/>
                </w:rPr>
                <w:t>$min</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取分组中字段值最小的</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2" w:history="1">
              <w:r w:rsidR="004474D3">
                <w:rPr>
                  <w:rFonts w:ascii="Microsoft JhengHei" w:eastAsia="Microsoft JhengHei" w:hAnsi="Microsoft JhengHei" w:cs="Microsoft JhengHei"/>
                  <w:color w:val="0000FF"/>
                  <w:w w:val="90"/>
                  <w:sz w:val="14"/>
                  <w:szCs w:val="14"/>
                </w:rPr>
                <w:t>$avg</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取分组中字段值的平均值</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4" w:history="1">
              <w:r w:rsidR="004474D3">
                <w:rPr>
                  <w:rFonts w:ascii="Microsoft JhengHei" w:eastAsia="Microsoft JhengHei" w:hAnsi="Microsoft JhengHei" w:cs="Microsoft JhengHei"/>
                  <w:color w:val="0000FF"/>
                  <w:w w:val="95"/>
                  <w:sz w:val="14"/>
                  <w:szCs w:val="14"/>
                </w:rPr>
                <w:t>$push</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将所有字段添加到数组中，即使数组中已经存在相同的字段值，也继续添加</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3" w:history="1">
              <w:r w:rsidR="004474D3">
                <w:rPr>
                  <w:rFonts w:ascii="Microsoft JhengHei" w:eastAsia="Microsoft JhengHei" w:hAnsi="Microsoft JhengHei" w:cs="Microsoft JhengHei"/>
                  <w:color w:val="0000FF"/>
                  <w:w w:val="95"/>
                  <w:sz w:val="14"/>
                  <w:szCs w:val="14"/>
                </w:rPr>
                <w:t>$sum</w:t>
              </w:r>
            </w:hyperlink>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取分组中字段值的总和</w:t>
            </w:r>
          </w:p>
        </w:tc>
      </w:tr>
    </w:tbl>
    <w:p w:rsidR="0020037C" w:rsidRDefault="004474D3">
      <w:pPr>
        <w:pStyle w:val="BodyText"/>
        <w:spacing w:line="273" w:lineRule="exact"/>
        <w:rPr>
          <w:lang w:eastAsia="zh-CN"/>
        </w:rPr>
      </w:pPr>
      <w:bookmarkStart w:id="605" w:name="$addtoset"/>
      <w:bookmarkStart w:id="606" w:name="_bookmark247"/>
      <w:bookmarkEnd w:id="605"/>
      <w:bookmarkEnd w:id="606"/>
      <w:r>
        <w:rPr>
          <w:w w:val="95"/>
          <w:lang w:eastAsia="zh-CN"/>
        </w:rPr>
        <w:t>$addtoset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w w:val="95"/>
          <w:lang w:eastAsia="zh-CN"/>
        </w:rPr>
        <w:t xml:space="preserve">记录分组后，使用$addtoset将指定字段值添加到数组中，相同的字段值只会添加一次        </w:t>
      </w:r>
      <w:r>
        <w:rPr>
          <w:spacing w:val="34"/>
          <w:w w:val="95"/>
          <w:lang w:eastAsia="zh-CN"/>
        </w:rPr>
        <w:t xml:space="preserve"> </w:t>
      </w:r>
      <w:r>
        <w:rPr>
          <w:w w:val="95"/>
          <w:lang w:eastAsia="zh-CN"/>
        </w:rPr>
        <w:t>。对嵌套对象使用点</w:t>
      </w:r>
      <w:r>
        <w:rPr>
          <w:lang w:eastAsia="zh-CN"/>
        </w:rPr>
        <w:t xml:space="preserve"> 操作符(.)引用字段名。</w:t>
      </w:r>
    </w:p>
    <w:p w:rsidR="0020037C" w:rsidRDefault="0020037C">
      <w:pPr>
        <w:spacing w:before="11" w:line="200" w:lineRule="exact"/>
        <w:rPr>
          <w:sz w:val="20"/>
          <w:szCs w:val="20"/>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如下操作对记录分组后将指定字段值添加到数组中输出</w:t>
      </w:r>
    </w:p>
    <w:p w:rsidR="0020037C" w:rsidRDefault="00B0609F">
      <w:pPr>
        <w:pStyle w:val="BodyText"/>
        <w:spacing w:before="10"/>
        <w:ind w:left="1217"/>
        <w:rPr>
          <w:rFonts w:ascii="仿宋" w:eastAsia="仿宋" w:hAnsi="仿宋" w:cs="仿宋"/>
        </w:rPr>
      </w:pPr>
      <w:r w:rsidRPr="00B0609F">
        <w:pict>
          <v:group id="_x0000_s2234" style="position:absolute;left:0;text-align:left;margin-left:95.85pt;margin-top:4.95pt;width:459.45pt;height:21.2pt;z-index:-251419136;mso-position-horizontal-relative:page" coordorigin="1917,99" coordsize="9189,424">
            <v:shape id="_x0000_s2235"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db.collectionspace.collection.aggregate({$group:{_id:"$dep",dep:</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hyperlink w:anchor="_bookmark248" w:history="1">
        <w:r>
          <w:rPr>
            <w:rFonts w:ascii="仿宋" w:eastAsia="仿宋" w:hAnsi="仿宋" w:cs="仿宋"/>
            <w:color w:val="0000FF"/>
          </w:rPr>
          <w:t>$first</w:t>
        </w:r>
      </w:hyperlink>
      <w:r>
        <w:rPr>
          <w:rFonts w:ascii="仿宋" w:eastAsia="仿宋" w:hAnsi="仿宋" w:cs="仿宋"/>
          <w:color w:val="000000"/>
        </w:rPr>
        <w:t>:"$dep"},addtoset_major:{$addtoset:"$major"}}})</w:t>
      </w:r>
    </w:p>
    <w:p w:rsidR="0020037C" w:rsidRDefault="0020037C">
      <w:pPr>
        <w:spacing w:before="4" w:line="130" w:lineRule="exact"/>
        <w:rPr>
          <w:sz w:val="13"/>
          <w:szCs w:val="13"/>
        </w:rPr>
      </w:pPr>
    </w:p>
    <w:p w:rsidR="0020037C" w:rsidRDefault="004474D3">
      <w:pPr>
        <w:pStyle w:val="BodyText"/>
        <w:spacing w:line="167" w:lineRule="auto"/>
        <w:ind w:left="1217" w:right="741"/>
        <w:rPr>
          <w:lang w:eastAsia="zh-CN"/>
        </w:rPr>
      </w:pPr>
      <w:r>
        <w:rPr>
          <w:w w:val="95"/>
          <w:lang w:eastAsia="zh-CN"/>
        </w:rPr>
        <w:t>此操作对记录按dep字段值进行分组，并使用</w:t>
      </w:r>
      <w:hyperlink w:anchor="_bookmark248" w:history="1">
        <w:r>
          <w:rPr>
            <w:color w:val="0000FF"/>
            <w:w w:val="95"/>
            <w:lang w:eastAsia="zh-CN"/>
          </w:rPr>
          <w:t>$first</w:t>
        </w:r>
      </w:hyperlink>
      <w:r>
        <w:rPr>
          <w:color w:val="000000"/>
          <w:w w:val="95"/>
          <w:lang w:eastAsia="zh-CN"/>
        </w:rPr>
        <w:t>输出每个组第一条记录的dep字段，输出字段名</w:t>
      </w:r>
      <w:r>
        <w:rPr>
          <w:color w:val="000000"/>
          <w:lang w:eastAsia="zh-CN"/>
        </w:rPr>
        <w:t xml:space="preserve"> 为Dep；</w:t>
      </w:r>
    </w:p>
    <w:p w:rsidR="0020037C" w:rsidRDefault="004474D3">
      <w:pPr>
        <w:pStyle w:val="BodyText"/>
        <w:spacing w:before="31"/>
        <w:ind w:left="1217"/>
      </w:pPr>
      <w:r>
        <w:t>又将major字段的值使用$addtoset放入数组中返回，输出字段名为addtoset_major，如下：</w:t>
      </w:r>
    </w:p>
    <w:p w:rsidR="0020037C" w:rsidRDefault="00B0609F">
      <w:pPr>
        <w:pStyle w:val="BodyText"/>
        <w:spacing w:before="8"/>
        <w:ind w:left="1217"/>
        <w:rPr>
          <w:rFonts w:ascii="仿宋" w:eastAsia="仿宋" w:hAnsi="仿宋" w:cs="仿宋"/>
        </w:rPr>
      </w:pPr>
      <w:r w:rsidRPr="00B0609F">
        <w:pict>
          <v:group id="_x0000_s2232" style="position:absolute;left:0;text-align:left;margin-left:95.85pt;margin-top:4.85pt;width:459.45pt;height:116.6pt;z-index:-251418112;mso-position-horizontal-relative:page" coordorigin="1917,97" coordsize="9189,2332">
            <v:shape id="_x0000_s2233" style="position:absolute;left:1917;top:97;width:9189;height:2332" coordorigin="1917,97" coordsize="9189,2332" path="m1917,97r9189,l11106,2429r-9189,l1917,97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"Dep": "物电学院",</w:t>
      </w:r>
    </w:p>
    <w:p w:rsidR="0020037C" w:rsidRDefault="004474D3">
      <w:pPr>
        <w:pStyle w:val="BodyText"/>
        <w:spacing w:line="212" w:lineRule="exact"/>
        <w:ind w:left="1417"/>
        <w:rPr>
          <w:rFonts w:ascii="仿宋" w:eastAsia="仿宋" w:hAnsi="仿宋" w:cs="仿宋"/>
        </w:rPr>
      </w:pPr>
      <w:r>
        <w:rPr>
          <w:rFonts w:ascii="仿宋" w:eastAsia="仿宋" w:hAnsi="仿宋" w:cs="仿宋"/>
        </w:rPr>
        <w:t>"addtoset_major": [</w:t>
      </w:r>
    </w:p>
    <w:p w:rsidR="0020037C" w:rsidRDefault="004474D3">
      <w:pPr>
        <w:pStyle w:val="BodyText"/>
        <w:spacing w:line="212" w:lineRule="exact"/>
        <w:ind w:left="1617"/>
        <w:rPr>
          <w:rFonts w:ascii="仿宋" w:eastAsia="仿宋" w:hAnsi="仿宋" w:cs="仿宋"/>
        </w:rPr>
      </w:pPr>
      <w:r>
        <w:rPr>
          <w:rFonts w:ascii="仿宋" w:eastAsia="仿宋" w:hAnsi="仿宋" w:cs="仿宋"/>
        </w:rPr>
        <w:t>"物理学",</w:t>
      </w:r>
    </w:p>
    <w:p w:rsidR="0020037C" w:rsidRDefault="004474D3">
      <w:pPr>
        <w:pStyle w:val="BodyText"/>
        <w:spacing w:line="212" w:lineRule="exact"/>
        <w:ind w:left="1617"/>
        <w:rPr>
          <w:rFonts w:ascii="仿宋" w:eastAsia="仿宋" w:hAnsi="仿宋" w:cs="仿宋"/>
        </w:rPr>
      </w:pPr>
      <w:r>
        <w:rPr>
          <w:rFonts w:ascii="仿宋" w:eastAsia="仿宋" w:hAnsi="仿宋" w:cs="仿宋"/>
        </w:rPr>
        <w:t>"光学",</w:t>
      </w:r>
    </w:p>
    <w:p w:rsidR="0020037C" w:rsidRDefault="004474D3">
      <w:pPr>
        <w:pStyle w:val="BodyText"/>
        <w:spacing w:line="212" w:lineRule="exact"/>
        <w:ind w:left="1617"/>
        <w:rPr>
          <w:rFonts w:ascii="仿宋" w:eastAsia="仿宋" w:hAnsi="仿宋" w:cs="仿宋"/>
        </w:rPr>
      </w:pPr>
      <w:r>
        <w:rPr>
          <w:rFonts w:ascii="仿宋" w:eastAsia="仿宋" w:hAnsi="仿宋" w:cs="仿宋"/>
        </w:rPr>
        <w:t>"电学"</w:t>
      </w:r>
    </w:p>
    <w:p w:rsidR="0020037C" w:rsidRDefault="004474D3">
      <w:pPr>
        <w:pStyle w:val="BodyText"/>
        <w:spacing w:line="212" w:lineRule="exact"/>
        <w:ind w:left="14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"Dep": "计算机学院",</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"addtoset_major": [</w:t>
      </w:r>
    </w:p>
    <w:p w:rsidR="0020037C" w:rsidRDefault="0020037C">
      <w:pPr>
        <w:spacing w:line="212" w:lineRule="exact"/>
        <w:rPr>
          <w:rFonts w:ascii="仿宋" w:eastAsia="仿宋" w:hAnsi="仿宋" w:cs="仿宋"/>
          <w:lang w:eastAsia="zh-CN"/>
        </w:rPr>
        <w:sectPr w:rsidR="0020037C">
          <w:pgSz w:w="12240" w:h="15840"/>
          <w:pgMar w:top="1340" w:right="1020" w:bottom="280" w:left="700" w:header="713" w:footer="0" w:gutter="0"/>
          <w:cols w:space="720"/>
        </w:sectPr>
      </w:pPr>
    </w:p>
    <w:p w:rsidR="0020037C" w:rsidRDefault="0020037C">
      <w:pPr>
        <w:spacing w:before="7" w:line="120" w:lineRule="exact"/>
        <w:rPr>
          <w:sz w:val="12"/>
          <w:szCs w:val="12"/>
          <w:lang w:eastAsia="zh-CN"/>
        </w:rPr>
      </w:pPr>
    </w:p>
    <w:p w:rsidR="0020037C" w:rsidRDefault="0020037C">
      <w:pPr>
        <w:spacing w:line="120" w:lineRule="exact"/>
        <w:rPr>
          <w:sz w:val="12"/>
          <w:szCs w:val="12"/>
          <w:lang w:eastAsia="zh-CN"/>
        </w:rPr>
        <w:sectPr w:rsidR="0020037C">
          <w:pgSz w:w="12240" w:h="15840"/>
          <w:pgMar w:top="900" w:right="680" w:bottom="280" w:left="1520" w:header="713" w:footer="0" w:gutter="0"/>
          <w:cols w:space="720"/>
        </w:sect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before="1" w:line="240" w:lineRule="exact"/>
        <w:rPr>
          <w:sz w:val="24"/>
          <w:szCs w:val="24"/>
          <w:lang w:eastAsia="zh-CN"/>
        </w:rPr>
      </w:pPr>
    </w:p>
    <w:p w:rsidR="0020037C" w:rsidRDefault="004474D3">
      <w:pPr>
        <w:pStyle w:val="BodyText"/>
        <w:ind w:left="0"/>
        <w:jc w:val="right"/>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25"/>
        <w:ind w:left="113"/>
        <w:rPr>
          <w:lang w:eastAsia="zh-CN"/>
        </w:rPr>
      </w:pPr>
      <w:bookmarkStart w:id="607" w:name="$first"/>
      <w:bookmarkStart w:id="608" w:name="_bookmark248"/>
      <w:bookmarkEnd w:id="607"/>
      <w:bookmarkEnd w:id="608"/>
      <w:r>
        <w:rPr>
          <w:lang w:eastAsia="zh-CN"/>
        </w:rPr>
        <w:t>$first</w:t>
      </w:r>
    </w:p>
    <w:p w:rsidR="0020037C" w:rsidRDefault="004474D3">
      <w:pPr>
        <w:pStyle w:val="BodyText"/>
        <w:spacing w:before="80" w:line="172" w:lineRule="auto"/>
        <w:ind w:left="60" w:right="7342"/>
        <w:jc w:val="both"/>
        <w:rPr>
          <w:rFonts w:ascii="仿宋" w:eastAsia="仿宋" w:hAnsi="仿宋" w:cs="仿宋"/>
          <w:lang w:eastAsia="zh-CN"/>
        </w:rPr>
      </w:pPr>
      <w:r>
        <w:rPr>
          <w:lang w:eastAsia="zh-CN"/>
        </w:rPr>
        <w:br w:type="column"/>
      </w:r>
      <w:r>
        <w:rPr>
          <w:rFonts w:ascii="仿宋" w:eastAsia="仿宋" w:hAnsi="仿宋" w:cs="仿宋"/>
          <w:lang w:eastAsia="zh-CN"/>
        </w:rPr>
        <w:lastRenderedPageBreak/>
        <w:t>"计算机科学与技术", "计算机软件与理论", "计算机工程"</w:t>
      </w:r>
    </w:p>
    <w:p w:rsidR="0020037C" w:rsidRDefault="0020037C">
      <w:pPr>
        <w:spacing w:line="172" w:lineRule="auto"/>
        <w:jc w:val="both"/>
        <w:rPr>
          <w:rFonts w:ascii="仿宋" w:eastAsia="仿宋" w:hAnsi="仿宋" w:cs="仿宋"/>
          <w:lang w:eastAsia="zh-CN"/>
        </w:rPr>
        <w:sectPr w:rsidR="0020037C">
          <w:type w:val="continuous"/>
          <w:pgSz w:w="12240" w:h="15840"/>
          <w:pgMar w:top="1480" w:right="680" w:bottom="280" w:left="1520" w:header="720" w:footer="720" w:gutter="0"/>
          <w:cols w:num="2" w:space="720" w:equalWidth="0">
            <w:col w:w="698" w:space="40"/>
            <w:col w:w="9302"/>
          </w:cols>
        </w:sectPr>
      </w:pPr>
    </w:p>
    <w:p w:rsidR="0020037C" w:rsidRDefault="0020037C">
      <w:pPr>
        <w:spacing w:before="10" w:line="220" w:lineRule="exact"/>
        <w:rPr>
          <w:lang w:eastAsia="zh-CN"/>
        </w:rPr>
      </w:pPr>
    </w:p>
    <w:p w:rsidR="0020037C" w:rsidRDefault="00B0609F">
      <w:pPr>
        <w:pStyle w:val="BodyText"/>
        <w:spacing w:line="310" w:lineRule="exact"/>
        <w:ind w:left="113"/>
        <w:rPr>
          <w:lang w:eastAsia="zh-CN"/>
        </w:rPr>
      </w:pPr>
      <w:r>
        <w:pict>
          <v:group id="_x0000_s2230" style="position:absolute;left:0;text-align:left;margin-left:95.85pt;margin-top:-82.65pt;width:459.45pt;height:53pt;z-index:-251417088;mso-position-horizontal-relative:page" coordorigin="1917,-1653" coordsize="9189,1060">
            <v:shape id="_x0000_s2231" style="position:absolute;left:1917;top:-1653;width:9189;height:1060" coordorigin="1917,-1653" coordsize="9189,1060" path="m1917,-1653r9189,l11106,-593r-9189,l1917,-1653xe" fillcolor="#efefef" stroked="f">
              <v:path arrowok="t"/>
            </v:shape>
            <w10:wrap anchorx="page"/>
          </v:group>
        </w:pict>
      </w:r>
      <w:r w:rsidR="004474D3">
        <w:rPr>
          <w:lang w:eastAsia="zh-CN"/>
        </w:rPr>
        <w:t>描述</w:t>
      </w:r>
    </w:p>
    <w:p w:rsidR="0020037C" w:rsidRDefault="004474D3">
      <w:pPr>
        <w:pStyle w:val="BodyText"/>
        <w:spacing w:before="16" w:line="376" w:lineRule="auto"/>
        <w:ind w:left="113" w:right="1952"/>
        <w:rPr>
          <w:lang w:eastAsia="zh-CN"/>
        </w:rPr>
      </w:pPr>
      <w:r>
        <w:rPr>
          <w:w w:val="95"/>
          <w:lang w:eastAsia="zh-CN"/>
        </w:rPr>
        <w:t>记录分组后，取分组中第一条记录指定的字段值，对嵌套对象使用点操作符(.)引用字段名。</w:t>
      </w:r>
      <w:r>
        <w:rPr>
          <w:lang w:eastAsia="zh-CN"/>
        </w:rPr>
        <w:t xml:space="preserve"> 示例</w:t>
      </w:r>
    </w:p>
    <w:p w:rsidR="0020037C" w:rsidRDefault="004474D3">
      <w:pPr>
        <w:pStyle w:val="BodyText"/>
        <w:tabs>
          <w:tab w:val="left" w:pos="397"/>
        </w:tabs>
        <w:spacing w:line="226" w:lineRule="exact"/>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对记录分组后，输出每个分组第一条记录的指定字段值</w:t>
      </w:r>
    </w:p>
    <w:p w:rsidR="0020037C" w:rsidRDefault="00B0609F">
      <w:pPr>
        <w:pStyle w:val="BodyText"/>
        <w:spacing w:before="10"/>
        <w:ind w:left="397"/>
        <w:rPr>
          <w:rFonts w:ascii="仿宋" w:eastAsia="仿宋" w:hAnsi="仿宋" w:cs="仿宋"/>
        </w:rPr>
      </w:pPr>
      <w:r w:rsidRPr="00B0609F">
        <w:pict>
          <v:group id="_x0000_s2228" style="position:absolute;left:0;text-align:left;margin-left:95.85pt;margin-top:4.95pt;width:459.45pt;height:21.2pt;z-index:-251416064;mso-position-horizontal-relative:page" coordorigin="1917,99" coordsize="9189,424">
            <v:shape id="_x0000_s2229"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db.collectionspace.collection.aggregate({$group:{_id:"$dep",Dep:{$first:"$dep"},Name:</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{$first:"$info.name"}}})</w:t>
      </w:r>
    </w:p>
    <w:p w:rsidR="0020037C" w:rsidRDefault="0020037C">
      <w:pPr>
        <w:spacing w:before="4" w:line="130" w:lineRule="exact"/>
        <w:rPr>
          <w:sz w:val="13"/>
          <w:szCs w:val="13"/>
          <w:lang w:eastAsia="zh-CN"/>
        </w:rPr>
      </w:pPr>
    </w:p>
    <w:p w:rsidR="0020037C" w:rsidRDefault="004474D3">
      <w:pPr>
        <w:pStyle w:val="BodyText"/>
        <w:spacing w:line="167" w:lineRule="auto"/>
        <w:ind w:left="397" w:right="369"/>
        <w:rPr>
          <w:lang w:eastAsia="zh-CN"/>
        </w:rPr>
      </w:pPr>
      <w:r>
        <w:rPr>
          <w:w w:val="95"/>
          <w:lang w:eastAsia="zh-CN"/>
        </w:rPr>
        <w:t>此操作对记录按dep字段分组，取每个分组中第一条记录的dep字段值和嵌套对象name字段值，输出字</w:t>
      </w:r>
      <w:r>
        <w:rPr>
          <w:lang w:eastAsia="zh-CN"/>
        </w:rPr>
        <w:t xml:space="preserve"> 段名分别为Dep和Name，记录返回如下：</w:t>
      </w:r>
    </w:p>
    <w:p w:rsidR="0020037C" w:rsidRDefault="00B0609F">
      <w:pPr>
        <w:pStyle w:val="BodyText"/>
        <w:spacing w:before="23"/>
        <w:ind w:left="397"/>
        <w:rPr>
          <w:rFonts w:ascii="仿宋" w:eastAsia="仿宋" w:hAnsi="仿宋" w:cs="仿宋"/>
        </w:rPr>
      </w:pPr>
      <w:r w:rsidRPr="00B0609F">
        <w:pict>
          <v:group id="_x0000_s2226" style="position:absolute;left:0;text-align:left;margin-left:95.85pt;margin-top:5.6pt;width:459.45pt;height:84.8pt;z-index:-251415040;mso-position-horizontal-relative:page" coordorigin="1917,112" coordsize="9189,1696">
            <v:shape id="_x0000_s2227"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rPr>
        <w:t>{</w:t>
      </w:r>
    </w:p>
    <w:p w:rsidR="0020037C" w:rsidRDefault="0020037C">
      <w:pPr>
        <w:rPr>
          <w:rFonts w:ascii="仿宋" w:eastAsia="仿宋" w:hAnsi="仿宋" w:cs="仿宋"/>
        </w:rPr>
        <w:sectPr w:rsidR="0020037C">
          <w:type w:val="continuous"/>
          <w:pgSz w:w="12240" w:h="15840"/>
          <w:pgMar w:top="1480" w:right="680" w:bottom="280" w:left="1520" w:header="720" w:footer="720" w:gutter="0"/>
          <w:cols w:space="720"/>
        </w:sectPr>
      </w:pP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0" w:right="42"/>
        <w:jc w:val="right"/>
        <w:rPr>
          <w:rFonts w:ascii="仿宋" w:eastAsia="仿宋" w:hAnsi="仿宋" w:cs="仿宋"/>
        </w:rPr>
      </w:pPr>
      <w:r>
        <w:rPr>
          <w:rFonts w:ascii="仿宋" w:eastAsia="仿宋" w:hAnsi="仿宋" w:cs="仿宋"/>
        </w:rPr>
        <w:t>}</w:t>
      </w:r>
    </w:p>
    <w:p w:rsidR="0020037C" w:rsidRDefault="004474D3">
      <w:pPr>
        <w:pStyle w:val="BodyText"/>
        <w:spacing w:line="212" w:lineRule="exact"/>
        <w:ind w:left="0" w:right="42"/>
        <w:jc w:val="right"/>
        <w:rPr>
          <w:rFonts w:ascii="仿宋" w:eastAsia="仿宋" w:hAnsi="仿宋" w:cs="仿宋"/>
        </w:rPr>
      </w:pPr>
      <w:r>
        <w:rPr>
          <w:rFonts w:ascii="仿宋" w:eastAsia="仿宋" w:hAnsi="仿宋" w:cs="仿宋"/>
        </w:rPr>
        <w:t>{</w:t>
      </w: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0" w:right="42"/>
        <w:jc w:val="right"/>
        <w:rPr>
          <w:rFonts w:ascii="仿宋" w:eastAsia="仿宋" w:hAnsi="仿宋" w:cs="仿宋"/>
        </w:rPr>
      </w:pPr>
      <w:r>
        <w:rPr>
          <w:rFonts w:ascii="仿宋" w:eastAsia="仿宋" w:hAnsi="仿宋" w:cs="仿宋"/>
        </w:rPr>
        <w:t>}</w:t>
      </w:r>
    </w:p>
    <w:p w:rsidR="0020037C" w:rsidRDefault="004474D3">
      <w:pPr>
        <w:pStyle w:val="BodyText"/>
        <w:spacing w:before="25"/>
        <w:ind w:left="0"/>
        <w:jc w:val="right"/>
      </w:pPr>
      <w:bookmarkStart w:id="609" w:name="$last"/>
      <w:bookmarkStart w:id="610" w:name="_bookmark249"/>
      <w:bookmarkEnd w:id="609"/>
      <w:bookmarkEnd w:id="610"/>
      <w:r>
        <w:rPr>
          <w:w w:val="95"/>
        </w:rPr>
        <w:t>$last</w:t>
      </w:r>
    </w:p>
    <w:p w:rsidR="0020037C" w:rsidRDefault="004474D3">
      <w:pPr>
        <w:pStyle w:val="BodyText"/>
        <w:spacing w:line="212" w:lineRule="exact"/>
        <w:ind w:left="17"/>
        <w:rPr>
          <w:rFonts w:ascii="仿宋" w:eastAsia="仿宋" w:hAnsi="仿宋" w:cs="仿宋"/>
        </w:rPr>
      </w:pPr>
      <w:r>
        <w:br w:type="column"/>
      </w:r>
      <w:r>
        <w:rPr>
          <w:rFonts w:ascii="仿宋" w:eastAsia="仿宋" w:hAnsi="仿宋" w:cs="仿宋"/>
        </w:rPr>
        <w:lastRenderedPageBreak/>
        <w:t>"Dep": "物电学院",</w:t>
      </w:r>
    </w:p>
    <w:p w:rsidR="0020037C" w:rsidRDefault="004474D3">
      <w:pPr>
        <w:pStyle w:val="BodyText"/>
        <w:spacing w:line="212" w:lineRule="exact"/>
        <w:ind w:left="17"/>
        <w:rPr>
          <w:rFonts w:ascii="仿宋" w:eastAsia="仿宋" w:hAnsi="仿宋" w:cs="仿宋"/>
        </w:rPr>
      </w:pPr>
      <w:r>
        <w:rPr>
          <w:rFonts w:ascii="仿宋" w:eastAsia="仿宋" w:hAnsi="仿宋" w:cs="仿宋"/>
        </w:rPr>
        <w:t>"Name": "Lily"</w:t>
      </w: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17"/>
        <w:rPr>
          <w:rFonts w:ascii="仿宋" w:eastAsia="仿宋" w:hAnsi="仿宋" w:cs="仿宋"/>
        </w:rPr>
      </w:pPr>
      <w:r>
        <w:rPr>
          <w:rFonts w:ascii="仿宋" w:eastAsia="仿宋" w:hAnsi="仿宋" w:cs="仿宋"/>
        </w:rPr>
        <w:t>"Dep": "计算机学院",</w:t>
      </w:r>
    </w:p>
    <w:p w:rsidR="0020037C" w:rsidRDefault="004474D3">
      <w:pPr>
        <w:pStyle w:val="BodyText"/>
        <w:spacing w:line="212" w:lineRule="exact"/>
        <w:ind w:left="17"/>
        <w:rPr>
          <w:rFonts w:ascii="仿宋" w:eastAsia="仿宋" w:hAnsi="仿宋" w:cs="仿宋"/>
        </w:rPr>
      </w:pPr>
      <w:r>
        <w:rPr>
          <w:rFonts w:ascii="仿宋" w:eastAsia="仿宋" w:hAnsi="仿宋" w:cs="仿宋"/>
        </w:rPr>
        <w:t>"Name": "Tom"</w:t>
      </w:r>
    </w:p>
    <w:p w:rsidR="0020037C" w:rsidRDefault="0020037C">
      <w:pPr>
        <w:spacing w:line="212" w:lineRule="exact"/>
        <w:rPr>
          <w:rFonts w:ascii="仿宋" w:eastAsia="仿宋" w:hAnsi="仿宋" w:cs="仿宋"/>
        </w:rPr>
        <w:sectPr w:rsidR="0020037C">
          <w:type w:val="continuous"/>
          <w:pgSz w:w="12240" w:h="15840"/>
          <w:pgMar w:top="1480" w:right="680" w:bottom="280" w:left="1520" w:header="720" w:footer="720" w:gutter="0"/>
          <w:cols w:num="2" w:space="720" w:equalWidth="0">
            <w:col w:w="540" w:space="40"/>
            <w:col w:w="9460"/>
          </w:cols>
        </w:sectPr>
      </w:pPr>
    </w:p>
    <w:p w:rsidR="0020037C" w:rsidRDefault="0020037C">
      <w:pPr>
        <w:spacing w:before="10" w:line="220" w:lineRule="exact"/>
      </w:pPr>
    </w:p>
    <w:p w:rsidR="0020037C" w:rsidRDefault="004474D3">
      <w:pPr>
        <w:pStyle w:val="BodyText"/>
        <w:spacing w:line="310" w:lineRule="exact"/>
        <w:ind w:left="113"/>
      </w:pPr>
      <w:r>
        <w:t>描述</w:t>
      </w:r>
    </w:p>
    <w:p w:rsidR="0020037C" w:rsidRDefault="004474D3">
      <w:pPr>
        <w:pStyle w:val="BodyText"/>
        <w:spacing w:before="16" w:line="376" w:lineRule="auto"/>
        <w:ind w:left="113" w:right="1952"/>
      </w:pPr>
      <w:r>
        <w:rPr>
          <w:w w:val="95"/>
        </w:rPr>
        <w:t>记录分组后，取分组中最后一条记录指定的字段值，对嵌套对象使用点操作符(.)引用字段名。</w:t>
      </w:r>
      <w:r>
        <w:t xml:space="preserve"> 示例</w:t>
      </w:r>
    </w:p>
    <w:p w:rsidR="0020037C" w:rsidRDefault="004474D3">
      <w:pPr>
        <w:pStyle w:val="BodyText"/>
        <w:tabs>
          <w:tab w:val="left" w:pos="397"/>
        </w:tabs>
        <w:spacing w:line="226" w:lineRule="exact"/>
        <w:ind w:left="113"/>
      </w:pPr>
      <w:r>
        <w:rPr>
          <w:rFonts w:ascii="Times New Roman" w:eastAsia="Times New Roman" w:hAnsi="Times New Roman" w:cs="Times New Roman"/>
        </w:rPr>
        <w:t>•</w:t>
      </w:r>
      <w:r>
        <w:rPr>
          <w:rFonts w:ascii="Times New Roman" w:eastAsia="Times New Roman" w:hAnsi="Times New Roman" w:cs="Times New Roman"/>
        </w:rPr>
        <w:tab/>
      </w:r>
      <w:r>
        <w:rPr>
          <w:position w:val="1"/>
        </w:rPr>
        <w:t>对记录分组后，输出每个分组最后一条记录的指定字段值</w:t>
      </w:r>
    </w:p>
    <w:p w:rsidR="0020037C" w:rsidRDefault="00B0609F">
      <w:pPr>
        <w:pStyle w:val="BodyText"/>
        <w:spacing w:before="10"/>
        <w:ind w:left="397" w:right="3042"/>
        <w:jc w:val="both"/>
        <w:rPr>
          <w:rFonts w:ascii="仿宋" w:eastAsia="仿宋" w:hAnsi="仿宋" w:cs="仿宋"/>
        </w:rPr>
      </w:pPr>
      <w:r w:rsidRPr="00B0609F">
        <w:pict>
          <v:group id="_x0000_s2224" style="position:absolute;left:0;text-align:left;margin-left:95.85pt;margin-top:4.95pt;width:459.45pt;height:21.2pt;z-index:-251414016;mso-position-horizontal-relative:page" coordorigin="1917,99" coordsize="9189,424">
            <v:shape id="_x0000_s2225"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db.collectionspace.collection.aggregate({$group:{_id:"$dep",Major:</w:t>
      </w:r>
    </w:p>
    <w:p w:rsidR="0020037C" w:rsidRDefault="004474D3">
      <w:pPr>
        <w:pStyle w:val="BodyText"/>
        <w:spacing w:line="212" w:lineRule="exact"/>
        <w:ind w:left="397" w:right="4742"/>
        <w:jc w:val="both"/>
        <w:rPr>
          <w:rFonts w:ascii="仿宋" w:eastAsia="仿宋" w:hAnsi="仿宋" w:cs="仿宋"/>
        </w:rPr>
      </w:pPr>
      <w:r>
        <w:rPr>
          <w:rFonts w:ascii="仿宋" w:eastAsia="仿宋" w:hAnsi="仿宋" w:cs="仿宋"/>
        </w:rPr>
        <w:t>{$addtoset:"$major"},Name:{$last:"$info.name"}}})</w:t>
      </w:r>
    </w:p>
    <w:p w:rsidR="0020037C" w:rsidRDefault="0020037C">
      <w:pPr>
        <w:spacing w:before="4" w:line="130" w:lineRule="exact"/>
        <w:rPr>
          <w:sz w:val="13"/>
          <w:szCs w:val="13"/>
        </w:rPr>
      </w:pPr>
    </w:p>
    <w:p w:rsidR="0020037C" w:rsidRDefault="004474D3">
      <w:pPr>
        <w:pStyle w:val="BodyText"/>
        <w:spacing w:line="167" w:lineRule="auto"/>
        <w:ind w:left="397" w:right="547"/>
        <w:jc w:val="both"/>
        <w:rPr>
          <w:lang w:eastAsia="zh-CN"/>
        </w:rPr>
      </w:pPr>
      <w:r>
        <w:rPr>
          <w:w w:val="95"/>
          <w:lang w:eastAsia="zh-CN"/>
        </w:rPr>
        <w:t>此操作对记录按dep字段分组，使用$last取每个分组中最后一条记录嵌套对象name字段值，输出字段名</w:t>
      </w:r>
      <w:r>
        <w:rPr>
          <w:lang w:eastAsia="zh-CN"/>
        </w:rPr>
        <w:t xml:space="preserve"> </w:t>
      </w:r>
      <w:r>
        <w:rPr>
          <w:w w:val="95"/>
          <w:lang w:eastAsia="zh-CN"/>
        </w:rPr>
        <w:t>为Name，并且将每个分组中的major字段值使用</w:t>
      </w:r>
      <w:hyperlink w:anchor="_bookmark247" w:history="1">
        <w:r>
          <w:rPr>
            <w:color w:val="0000FF"/>
            <w:w w:val="95"/>
            <w:lang w:eastAsia="zh-CN"/>
          </w:rPr>
          <w:t>$addtoset</w:t>
        </w:r>
      </w:hyperlink>
      <w:r>
        <w:rPr>
          <w:color w:val="000000"/>
          <w:w w:val="95"/>
          <w:lang w:eastAsia="zh-CN"/>
        </w:rPr>
        <w:t>填充到数组中返回，返回字段名为Major；记</w:t>
      </w:r>
      <w:r>
        <w:rPr>
          <w:color w:val="000000"/>
          <w:lang w:eastAsia="zh-CN"/>
        </w:rPr>
        <w:t xml:space="preserve"> 录返回如下：</w:t>
      </w:r>
    </w:p>
    <w:p w:rsidR="0020037C" w:rsidRDefault="00B0609F">
      <w:pPr>
        <w:pStyle w:val="BodyText"/>
        <w:spacing w:before="23"/>
        <w:ind w:left="397" w:right="9542"/>
        <w:jc w:val="both"/>
        <w:rPr>
          <w:rFonts w:ascii="仿宋" w:eastAsia="仿宋" w:hAnsi="仿宋" w:cs="仿宋"/>
          <w:lang w:eastAsia="zh-CN"/>
        </w:rPr>
      </w:pPr>
      <w:r w:rsidRPr="00B0609F">
        <w:pict>
          <v:group id="_x0000_s2222" style="position:absolute;left:0;text-align:left;margin-left:95.85pt;margin-top:5.6pt;width:459.45pt;height:169.6pt;z-index:-251412992;mso-position-horizontal-relative:page" coordorigin="1917,112" coordsize="9189,3392">
            <v:shape id="_x0000_s2223" style="position:absolute;left:1917;top:112;width:9189;height:3392" coordorigin="1917,112" coordsize="9189,3392" path="m1917,112r9189,l11106,3504r-9189,l1917,112xe" fillcolor="#efefef" stroked="f">
              <v:path arrowok="t"/>
            </v:shape>
            <w10:wrap anchorx="page"/>
          </v:group>
        </w:pict>
      </w:r>
      <w:r w:rsidR="004474D3">
        <w:rPr>
          <w:rFonts w:ascii="仿宋" w:eastAsia="仿宋" w:hAnsi="仿宋" w:cs="仿宋"/>
          <w:lang w:eastAsia="zh-CN"/>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"Major": [</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"物理学",</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"光学",</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"电学"</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"Name": "Kate"</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"Major": [</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"计算机科学与技术",</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"计算机软件与理论",</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"计算机工程"</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"Name": "Jim"</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20037C">
      <w:pPr>
        <w:spacing w:line="212" w:lineRule="exact"/>
        <w:rPr>
          <w:rFonts w:ascii="仿宋" w:eastAsia="仿宋" w:hAnsi="仿宋" w:cs="仿宋"/>
          <w:lang w:eastAsia="zh-CN"/>
        </w:rPr>
        <w:sectPr w:rsidR="0020037C">
          <w:type w:val="continuous"/>
          <w:pgSz w:w="12240" w:h="15840"/>
          <w:pgMar w:top="1480" w:right="680" w:bottom="280" w:left="1520" w:header="720" w:footer="720" w:gutter="0"/>
          <w:cols w:space="720"/>
        </w:sectPr>
      </w:pPr>
    </w:p>
    <w:p w:rsidR="0020037C" w:rsidRDefault="0020037C">
      <w:pPr>
        <w:spacing w:before="4" w:line="130" w:lineRule="exact"/>
        <w:rPr>
          <w:sz w:val="13"/>
          <w:szCs w:val="13"/>
          <w:lang w:eastAsia="zh-CN"/>
        </w:rPr>
      </w:pPr>
    </w:p>
    <w:p w:rsidR="0020037C" w:rsidRDefault="004474D3">
      <w:pPr>
        <w:pStyle w:val="BodyText"/>
        <w:spacing w:line="310" w:lineRule="exact"/>
        <w:rPr>
          <w:lang w:eastAsia="zh-CN"/>
        </w:rPr>
      </w:pPr>
      <w:bookmarkStart w:id="611" w:name="$max"/>
      <w:bookmarkStart w:id="612" w:name="_bookmark250"/>
      <w:bookmarkEnd w:id="611"/>
      <w:bookmarkEnd w:id="612"/>
      <w:r>
        <w:rPr>
          <w:w w:val="95"/>
          <w:lang w:eastAsia="zh-CN"/>
        </w:rPr>
        <w:t>$max</w:t>
      </w:r>
    </w:p>
    <w:p w:rsidR="0020037C" w:rsidRDefault="0020037C">
      <w:pPr>
        <w:spacing w:before="6" w:line="190" w:lineRule="exact"/>
        <w:rPr>
          <w:sz w:val="19"/>
          <w:szCs w:val="19"/>
          <w:lang w:eastAsia="zh-CN"/>
        </w:rPr>
      </w:pPr>
    </w:p>
    <w:p w:rsidR="0020037C" w:rsidRDefault="004474D3">
      <w:pPr>
        <w:pStyle w:val="BodyText"/>
        <w:spacing w:line="251" w:lineRule="auto"/>
        <w:ind w:right="1712"/>
        <w:rPr>
          <w:lang w:eastAsia="zh-CN"/>
        </w:rPr>
      </w:pPr>
      <w:r>
        <w:rPr>
          <w:lang w:eastAsia="zh-CN"/>
        </w:rPr>
        <w:t xml:space="preserve">描述 </w:t>
      </w:r>
      <w:r>
        <w:rPr>
          <w:w w:val="95"/>
          <w:lang w:eastAsia="zh-CN"/>
        </w:rPr>
        <w:t>记录分组后，取分组中指定字段的最大值返回，对嵌套对象使用点操作符(.)引用字段名。</w:t>
      </w:r>
    </w:p>
    <w:p w:rsidR="0020037C" w:rsidRDefault="0020037C">
      <w:pPr>
        <w:spacing w:before="4" w:line="180" w:lineRule="exact"/>
        <w:rPr>
          <w:sz w:val="18"/>
          <w:szCs w:val="18"/>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对记录分组后，返回分组中指定字段的最大值</w:t>
      </w:r>
    </w:p>
    <w:p w:rsidR="0020037C" w:rsidRDefault="00B0609F">
      <w:pPr>
        <w:pStyle w:val="BodyText"/>
        <w:spacing w:before="10"/>
        <w:ind w:left="1217"/>
        <w:rPr>
          <w:rFonts w:ascii="仿宋" w:eastAsia="仿宋" w:hAnsi="仿宋" w:cs="仿宋"/>
        </w:rPr>
      </w:pPr>
      <w:r w:rsidRPr="00B0609F">
        <w:pict>
          <v:group id="_x0000_s2220" style="position:absolute;left:0;text-align:left;margin-left:95.85pt;margin-top:4.95pt;width:459.45pt;height:21.2pt;z-index:-251411968;mso-position-horizontal-relative:page" coordorigin="1917,99" coordsize="9189,424">
            <v:shape id="_x0000_s2221"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db.collectionspace.collection.aggregate({$group:{_id:"$dep",max_score:{$max:"$score"},Name:</w:t>
      </w:r>
    </w:p>
    <w:p w:rsidR="0020037C" w:rsidRDefault="004474D3">
      <w:pPr>
        <w:pStyle w:val="BodyText"/>
        <w:spacing w:line="212" w:lineRule="exact"/>
        <w:ind w:left="1217"/>
        <w:rPr>
          <w:rFonts w:ascii="仿宋" w:eastAsia="仿宋" w:hAnsi="仿宋" w:cs="仿宋"/>
        </w:rPr>
      </w:pPr>
      <w:r>
        <w:rPr>
          <w:rFonts w:ascii="仿宋" w:eastAsia="仿宋" w:hAnsi="仿宋" w:cs="仿宋"/>
        </w:rPr>
        <w:t>{$last:"$info.name"}}})</w:t>
      </w:r>
    </w:p>
    <w:p w:rsidR="0020037C" w:rsidRDefault="0020037C">
      <w:pPr>
        <w:spacing w:before="4" w:line="130" w:lineRule="exact"/>
        <w:rPr>
          <w:sz w:val="13"/>
          <w:szCs w:val="13"/>
        </w:rPr>
      </w:pPr>
    </w:p>
    <w:p w:rsidR="0020037C" w:rsidRDefault="004474D3">
      <w:pPr>
        <w:pStyle w:val="BodyText"/>
        <w:spacing w:line="167" w:lineRule="auto"/>
        <w:ind w:left="1217"/>
      </w:pPr>
      <w:r>
        <w:t xml:space="preserve">此操作对记录按dep字段分组，使用$max返回每个分组中score字段的最大值，输出字段名 </w:t>
      </w:r>
      <w:r>
        <w:rPr>
          <w:w w:val="95"/>
        </w:rPr>
        <w:t>为max_score，又使用</w:t>
      </w:r>
      <w:hyperlink w:anchor="_bookmark249" w:history="1">
        <w:r>
          <w:rPr>
            <w:color w:val="0000FF"/>
            <w:w w:val="95"/>
          </w:rPr>
          <w:t>$last</w:t>
        </w:r>
      </w:hyperlink>
      <w:r>
        <w:rPr>
          <w:color w:val="000000"/>
          <w:w w:val="95"/>
        </w:rPr>
        <w:t>取每个分组中最后一条记录嵌套对象name字段值，输出字段名为Name。记</w:t>
      </w:r>
      <w:r>
        <w:rPr>
          <w:color w:val="000000"/>
        </w:rPr>
        <w:t xml:space="preserve"> 录返回如下：</w:t>
      </w:r>
    </w:p>
    <w:p w:rsidR="0020037C" w:rsidRDefault="00B0609F">
      <w:pPr>
        <w:pStyle w:val="BodyText"/>
        <w:spacing w:before="23"/>
        <w:ind w:left="1217"/>
        <w:rPr>
          <w:rFonts w:ascii="仿宋" w:eastAsia="仿宋" w:hAnsi="仿宋" w:cs="仿宋"/>
        </w:rPr>
      </w:pPr>
      <w:r w:rsidRPr="00B0609F">
        <w:pict>
          <v:group id="_x0000_s2218" style="position:absolute;left:0;text-align:left;margin-left:95.85pt;margin-top:5.6pt;width:459.45pt;height:84.8pt;z-index:-251410944;mso-position-horizontal-relative:page" coordorigin="1917,112" coordsize="9189,1696">
            <v:shape id="_x0000_s2219"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rPr>
        <w:t>{</w:t>
      </w:r>
    </w:p>
    <w:p w:rsidR="0020037C" w:rsidRDefault="0020037C">
      <w:pPr>
        <w:rPr>
          <w:rFonts w:ascii="仿宋" w:eastAsia="仿宋" w:hAnsi="仿宋" w:cs="仿宋"/>
        </w:rPr>
        <w:sectPr w:rsidR="0020037C">
          <w:headerReference w:type="even" r:id="rId71"/>
          <w:headerReference w:type="default" r:id="rId72"/>
          <w:pgSz w:w="12240" w:h="15840"/>
          <w:pgMar w:top="900" w:right="1120" w:bottom="280" w:left="700" w:header="713" w:footer="0" w:gutter="0"/>
          <w:pgNumType w:start="182"/>
          <w:cols w:space="720"/>
        </w:sectPr>
      </w:pP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0" w:right="74"/>
        <w:jc w:val="right"/>
        <w:rPr>
          <w:rFonts w:ascii="仿宋" w:eastAsia="仿宋" w:hAnsi="仿宋" w:cs="仿宋"/>
        </w:rPr>
      </w:pPr>
      <w:r>
        <w:rPr>
          <w:rFonts w:ascii="仿宋" w:eastAsia="仿宋" w:hAnsi="仿宋" w:cs="仿宋"/>
        </w:rPr>
        <w:t>}</w:t>
      </w:r>
    </w:p>
    <w:p w:rsidR="0020037C" w:rsidRDefault="004474D3">
      <w:pPr>
        <w:pStyle w:val="BodyText"/>
        <w:spacing w:line="212" w:lineRule="exact"/>
        <w:ind w:left="0" w:right="74"/>
        <w:jc w:val="right"/>
        <w:rPr>
          <w:rFonts w:ascii="仿宋" w:eastAsia="仿宋" w:hAnsi="仿宋" w:cs="仿宋"/>
        </w:rPr>
      </w:pPr>
      <w:r>
        <w:rPr>
          <w:rFonts w:ascii="仿宋" w:eastAsia="仿宋" w:hAnsi="仿宋" w:cs="仿宋"/>
        </w:rPr>
        <w:t>{</w:t>
      </w: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0" w:right="74"/>
        <w:jc w:val="right"/>
        <w:rPr>
          <w:rFonts w:ascii="仿宋" w:eastAsia="仿宋" w:hAnsi="仿宋" w:cs="仿宋"/>
        </w:rPr>
      </w:pPr>
      <w:r>
        <w:rPr>
          <w:rFonts w:ascii="仿宋" w:eastAsia="仿宋" w:hAnsi="仿宋" w:cs="仿宋"/>
        </w:rPr>
        <w:t>}</w:t>
      </w:r>
    </w:p>
    <w:p w:rsidR="0020037C" w:rsidRDefault="004474D3">
      <w:pPr>
        <w:pStyle w:val="BodyText"/>
        <w:spacing w:before="25"/>
        <w:ind w:left="0"/>
        <w:jc w:val="right"/>
      </w:pPr>
      <w:bookmarkStart w:id="613" w:name="$min"/>
      <w:bookmarkStart w:id="614" w:name="_bookmark251"/>
      <w:bookmarkEnd w:id="613"/>
      <w:bookmarkEnd w:id="614"/>
      <w:r>
        <w:rPr>
          <w:w w:val="95"/>
        </w:rPr>
        <w:t>$min</w:t>
      </w:r>
    </w:p>
    <w:p w:rsidR="0020037C" w:rsidRDefault="004474D3">
      <w:pPr>
        <w:pStyle w:val="BodyText"/>
        <w:spacing w:line="212" w:lineRule="exact"/>
        <w:ind w:left="-15"/>
        <w:rPr>
          <w:rFonts w:ascii="仿宋" w:eastAsia="仿宋" w:hAnsi="仿宋" w:cs="仿宋"/>
        </w:rPr>
      </w:pPr>
      <w:r>
        <w:br w:type="column"/>
      </w:r>
      <w:r>
        <w:rPr>
          <w:rFonts w:ascii="仿宋" w:eastAsia="仿宋" w:hAnsi="仿宋" w:cs="仿宋"/>
        </w:rPr>
        <w:lastRenderedPageBreak/>
        <w:t>"max_score": 93,</w:t>
      </w:r>
    </w:p>
    <w:p w:rsidR="0020037C" w:rsidRDefault="004474D3">
      <w:pPr>
        <w:pStyle w:val="BodyText"/>
        <w:spacing w:line="212" w:lineRule="exact"/>
        <w:ind w:left="-15"/>
        <w:rPr>
          <w:rFonts w:ascii="仿宋" w:eastAsia="仿宋" w:hAnsi="仿宋" w:cs="仿宋"/>
        </w:rPr>
      </w:pPr>
      <w:r>
        <w:rPr>
          <w:rFonts w:ascii="仿宋" w:eastAsia="仿宋" w:hAnsi="仿宋" w:cs="仿宋"/>
        </w:rPr>
        <w:t>"Name": "Kate"</w:t>
      </w:r>
    </w:p>
    <w:p w:rsidR="0020037C" w:rsidRDefault="0020037C">
      <w:pPr>
        <w:spacing w:line="200" w:lineRule="exact"/>
        <w:rPr>
          <w:sz w:val="20"/>
          <w:szCs w:val="20"/>
        </w:rPr>
      </w:pPr>
    </w:p>
    <w:p w:rsidR="0020037C" w:rsidRDefault="0020037C">
      <w:pPr>
        <w:spacing w:before="16" w:line="200" w:lineRule="exact"/>
        <w:rPr>
          <w:sz w:val="20"/>
          <w:szCs w:val="20"/>
        </w:rPr>
      </w:pPr>
    </w:p>
    <w:p w:rsidR="0020037C" w:rsidRDefault="004474D3">
      <w:pPr>
        <w:pStyle w:val="BodyText"/>
        <w:spacing w:line="172" w:lineRule="auto"/>
        <w:ind w:left="-15" w:right="7402"/>
        <w:rPr>
          <w:rFonts w:ascii="仿宋" w:eastAsia="仿宋" w:hAnsi="仿宋" w:cs="仿宋"/>
        </w:rPr>
      </w:pPr>
      <w:r>
        <w:rPr>
          <w:rFonts w:ascii="仿宋" w:eastAsia="仿宋" w:hAnsi="仿宋" w:cs="仿宋"/>
        </w:rPr>
        <w:t>"max_score": 90, "Name": "Jim"</w:t>
      </w:r>
    </w:p>
    <w:p w:rsidR="0020037C" w:rsidRDefault="0020037C">
      <w:pPr>
        <w:spacing w:line="172" w:lineRule="auto"/>
        <w:rPr>
          <w:rFonts w:ascii="仿宋" w:eastAsia="仿宋" w:hAnsi="仿宋" w:cs="仿宋"/>
        </w:rPr>
        <w:sectPr w:rsidR="0020037C">
          <w:type w:val="continuous"/>
          <w:pgSz w:w="12240" w:h="15840"/>
          <w:pgMar w:top="1480" w:right="1120" w:bottom="280" w:left="700" w:header="720" w:footer="720" w:gutter="0"/>
          <w:cols w:num="2" w:space="720" w:equalWidth="0">
            <w:col w:w="1392" w:space="40"/>
            <w:col w:w="8988"/>
          </w:cols>
        </w:sectPr>
      </w:pPr>
    </w:p>
    <w:p w:rsidR="0020037C" w:rsidRDefault="0020037C">
      <w:pPr>
        <w:spacing w:before="10" w:line="220" w:lineRule="exact"/>
      </w:pPr>
    </w:p>
    <w:p w:rsidR="0020037C" w:rsidRDefault="004474D3">
      <w:pPr>
        <w:pStyle w:val="BodyText"/>
        <w:spacing w:line="310" w:lineRule="exact"/>
      </w:pPr>
      <w:r>
        <w:t>描述</w:t>
      </w:r>
    </w:p>
    <w:p w:rsidR="0020037C" w:rsidRDefault="004474D3">
      <w:pPr>
        <w:pStyle w:val="BodyText"/>
        <w:spacing w:before="16" w:line="376" w:lineRule="auto"/>
        <w:ind w:right="1712"/>
      </w:pPr>
      <w:r>
        <w:rPr>
          <w:w w:val="95"/>
        </w:rPr>
        <w:t>记录分组后，取分组中指定字段的最小值返回，对嵌套对象使用点操作符(.)引用字段名。</w:t>
      </w:r>
      <w: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对记录分组后，返回分组中指定字段的最小值</w:t>
      </w:r>
    </w:p>
    <w:p w:rsidR="0020037C" w:rsidRDefault="00B0609F">
      <w:pPr>
        <w:pStyle w:val="BodyText"/>
        <w:spacing w:before="10"/>
        <w:ind w:left="1217"/>
        <w:rPr>
          <w:rFonts w:ascii="仿宋" w:eastAsia="仿宋" w:hAnsi="仿宋" w:cs="仿宋"/>
        </w:rPr>
      </w:pPr>
      <w:r w:rsidRPr="00B0609F">
        <w:pict>
          <v:group id="_x0000_s2216" style="position:absolute;left:0;text-align:left;margin-left:95.85pt;margin-top:4.95pt;width:459.45pt;height:21.2pt;z-index:-251409920;mso-position-horizontal-relative:page" coordorigin="1917,99" coordsize="9189,424">
            <v:shape id="_x0000_s2217"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db.collectionspace.collection.aggregate({$group:{_id:"$dep",min_score:{$min:"$score"},Name:</w:t>
      </w:r>
    </w:p>
    <w:p w:rsidR="0020037C" w:rsidRDefault="004474D3">
      <w:pPr>
        <w:pStyle w:val="BodyText"/>
        <w:spacing w:line="212" w:lineRule="exact"/>
        <w:ind w:left="1217"/>
        <w:rPr>
          <w:rFonts w:ascii="仿宋" w:eastAsia="仿宋" w:hAnsi="仿宋" w:cs="仿宋"/>
        </w:rPr>
      </w:pPr>
      <w:r>
        <w:rPr>
          <w:rFonts w:ascii="仿宋" w:eastAsia="仿宋" w:hAnsi="仿宋" w:cs="仿宋"/>
        </w:rPr>
        <w:t>{$last:"$info.name"}}})</w:t>
      </w:r>
    </w:p>
    <w:p w:rsidR="0020037C" w:rsidRDefault="0020037C">
      <w:pPr>
        <w:spacing w:before="4" w:line="130" w:lineRule="exact"/>
        <w:rPr>
          <w:sz w:val="13"/>
          <w:szCs w:val="13"/>
        </w:rPr>
      </w:pPr>
    </w:p>
    <w:p w:rsidR="0020037C" w:rsidRDefault="004474D3">
      <w:pPr>
        <w:pStyle w:val="BodyText"/>
        <w:spacing w:line="167" w:lineRule="auto"/>
        <w:ind w:left="1217"/>
      </w:pPr>
      <w:r>
        <w:t xml:space="preserve">此操作对记录按dep字段分组，使用$min返回每个分组中score字段的最小值，输出字段名 </w:t>
      </w:r>
      <w:r>
        <w:rPr>
          <w:w w:val="95"/>
        </w:rPr>
        <w:t>为min_score，又使用</w:t>
      </w:r>
      <w:hyperlink w:anchor="_bookmark249" w:history="1">
        <w:r>
          <w:rPr>
            <w:color w:val="0000FF"/>
            <w:w w:val="95"/>
          </w:rPr>
          <w:t>$last</w:t>
        </w:r>
      </w:hyperlink>
      <w:r>
        <w:rPr>
          <w:color w:val="000000"/>
          <w:w w:val="95"/>
        </w:rPr>
        <w:t>取每个分组中最后一条记录嵌套对象name字段值，输出字段名为Name。记</w:t>
      </w:r>
      <w:r>
        <w:rPr>
          <w:color w:val="000000"/>
        </w:rPr>
        <w:t xml:space="preserve"> 录返回如下：</w:t>
      </w:r>
    </w:p>
    <w:p w:rsidR="0020037C" w:rsidRDefault="00B0609F">
      <w:pPr>
        <w:pStyle w:val="BodyText"/>
        <w:spacing w:before="23"/>
        <w:ind w:left="1217"/>
        <w:rPr>
          <w:rFonts w:ascii="仿宋" w:eastAsia="仿宋" w:hAnsi="仿宋" w:cs="仿宋"/>
        </w:rPr>
      </w:pPr>
      <w:r w:rsidRPr="00B0609F">
        <w:pict>
          <v:group id="_x0000_s2214" style="position:absolute;left:0;text-align:left;margin-left:95.85pt;margin-top:5.6pt;width:459.45pt;height:84.8pt;z-index:-251408896;mso-position-horizontal-relative:page" coordorigin="1917,112" coordsize="9189,1696">
            <v:shape id="_x0000_s2215"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rPr>
        <w:t>{</w:t>
      </w:r>
    </w:p>
    <w:p w:rsidR="0020037C" w:rsidRDefault="0020037C">
      <w:pPr>
        <w:rPr>
          <w:rFonts w:ascii="仿宋" w:eastAsia="仿宋" w:hAnsi="仿宋" w:cs="仿宋"/>
        </w:rPr>
        <w:sectPr w:rsidR="0020037C">
          <w:type w:val="continuous"/>
          <w:pgSz w:w="12240" w:h="15840"/>
          <w:pgMar w:top="1480" w:right="1120" w:bottom="280" w:left="700" w:header="720" w:footer="720" w:gutter="0"/>
          <w:cols w:space="720"/>
        </w:sectPr>
      </w:pP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0" w:right="32"/>
        <w:jc w:val="right"/>
        <w:rPr>
          <w:rFonts w:ascii="仿宋" w:eastAsia="仿宋" w:hAnsi="仿宋" w:cs="仿宋"/>
        </w:rPr>
      </w:pPr>
      <w:r>
        <w:rPr>
          <w:rFonts w:ascii="仿宋" w:eastAsia="仿宋" w:hAnsi="仿宋" w:cs="仿宋"/>
        </w:rPr>
        <w:t>}</w:t>
      </w:r>
    </w:p>
    <w:p w:rsidR="0020037C" w:rsidRDefault="004474D3">
      <w:pPr>
        <w:pStyle w:val="BodyText"/>
        <w:spacing w:line="212" w:lineRule="exact"/>
        <w:ind w:left="0" w:right="32"/>
        <w:jc w:val="right"/>
        <w:rPr>
          <w:rFonts w:ascii="仿宋" w:eastAsia="仿宋" w:hAnsi="仿宋" w:cs="仿宋"/>
        </w:rPr>
      </w:pPr>
      <w:r>
        <w:rPr>
          <w:rFonts w:ascii="仿宋" w:eastAsia="仿宋" w:hAnsi="仿宋" w:cs="仿宋"/>
        </w:rPr>
        <w:t>{</w:t>
      </w:r>
    </w:p>
    <w:p w:rsidR="0020037C" w:rsidRDefault="0020037C">
      <w:pPr>
        <w:spacing w:before="1" w:line="140" w:lineRule="exact"/>
        <w:rPr>
          <w:sz w:val="14"/>
          <w:szCs w:val="14"/>
        </w:rPr>
      </w:pPr>
    </w:p>
    <w:p w:rsidR="0020037C" w:rsidRDefault="0020037C">
      <w:pPr>
        <w:spacing w:line="200" w:lineRule="exact"/>
        <w:rPr>
          <w:sz w:val="20"/>
          <w:szCs w:val="20"/>
        </w:rPr>
      </w:pPr>
    </w:p>
    <w:p w:rsidR="0020037C" w:rsidRDefault="004474D3">
      <w:pPr>
        <w:pStyle w:val="BodyText"/>
        <w:ind w:left="0" w:right="32"/>
        <w:jc w:val="right"/>
        <w:rPr>
          <w:rFonts w:ascii="仿宋" w:eastAsia="仿宋" w:hAnsi="仿宋" w:cs="仿宋"/>
        </w:rPr>
      </w:pPr>
      <w:r>
        <w:rPr>
          <w:rFonts w:ascii="仿宋" w:eastAsia="仿宋" w:hAnsi="仿宋" w:cs="仿宋"/>
        </w:rPr>
        <w:t>}</w:t>
      </w:r>
    </w:p>
    <w:p w:rsidR="0020037C" w:rsidRDefault="004474D3">
      <w:pPr>
        <w:pStyle w:val="BodyText"/>
        <w:spacing w:before="25"/>
        <w:ind w:left="0"/>
        <w:jc w:val="right"/>
      </w:pPr>
      <w:bookmarkStart w:id="615" w:name="$avg"/>
      <w:bookmarkStart w:id="616" w:name="_bookmark252"/>
      <w:bookmarkEnd w:id="615"/>
      <w:bookmarkEnd w:id="616"/>
      <w:r>
        <w:rPr>
          <w:w w:val="90"/>
        </w:rPr>
        <w:t>$avg</w:t>
      </w:r>
    </w:p>
    <w:p w:rsidR="0020037C" w:rsidRDefault="004474D3">
      <w:pPr>
        <w:pStyle w:val="BodyText"/>
        <w:spacing w:line="212" w:lineRule="exact"/>
        <w:ind w:left="27"/>
        <w:rPr>
          <w:rFonts w:ascii="仿宋" w:eastAsia="仿宋" w:hAnsi="仿宋" w:cs="仿宋"/>
        </w:rPr>
      </w:pPr>
      <w:r>
        <w:br w:type="column"/>
      </w:r>
      <w:r>
        <w:rPr>
          <w:rFonts w:ascii="仿宋" w:eastAsia="仿宋" w:hAnsi="仿宋" w:cs="仿宋"/>
        </w:rPr>
        <w:lastRenderedPageBreak/>
        <w:t>"min_score": 72,</w:t>
      </w:r>
    </w:p>
    <w:p w:rsidR="0020037C" w:rsidRDefault="004474D3">
      <w:pPr>
        <w:pStyle w:val="BodyText"/>
        <w:spacing w:line="212" w:lineRule="exact"/>
        <w:ind w:left="27"/>
        <w:rPr>
          <w:rFonts w:ascii="仿宋" w:eastAsia="仿宋" w:hAnsi="仿宋" w:cs="仿宋"/>
        </w:rPr>
      </w:pPr>
      <w:r>
        <w:rPr>
          <w:rFonts w:ascii="仿宋" w:eastAsia="仿宋" w:hAnsi="仿宋" w:cs="仿宋"/>
        </w:rPr>
        <w:t>"Name": "Kate"</w:t>
      </w:r>
    </w:p>
    <w:p w:rsidR="0020037C" w:rsidRDefault="0020037C">
      <w:pPr>
        <w:spacing w:line="200" w:lineRule="exact"/>
        <w:rPr>
          <w:sz w:val="20"/>
          <w:szCs w:val="20"/>
        </w:rPr>
      </w:pPr>
    </w:p>
    <w:p w:rsidR="0020037C" w:rsidRDefault="0020037C">
      <w:pPr>
        <w:spacing w:before="16" w:line="200" w:lineRule="exact"/>
        <w:rPr>
          <w:sz w:val="20"/>
          <w:szCs w:val="20"/>
        </w:rPr>
      </w:pPr>
    </w:p>
    <w:p w:rsidR="0020037C" w:rsidRDefault="004474D3">
      <w:pPr>
        <w:pStyle w:val="BodyText"/>
        <w:spacing w:line="172" w:lineRule="auto"/>
        <w:ind w:left="27" w:right="7402"/>
        <w:rPr>
          <w:rFonts w:ascii="仿宋" w:eastAsia="仿宋" w:hAnsi="仿宋" w:cs="仿宋"/>
        </w:rPr>
      </w:pPr>
      <w:r>
        <w:rPr>
          <w:rFonts w:ascii="仿宋" w:eastAsia="仿宋" w:hAnsi="仿宋" w:cs="仿宋"/>
        </w:rPr>
        <w:t>"min_score": 69, "Name": "Jim"</w:t>
      </w:r>
    </w:p>
    <w:p w:rsidR="0020037C" w:rsidRDefault="0020037C">
      <w:pPr>
        <w:spacing w:line="172" w:lineRule="auto"/>
        <w:rPr>
          <w:rFonts w:ascii="仿宋" w:eastAsia="仿宋" w:hAnsi="仿宋" w:cs="仿宋"/>
        </w:rPr>
        <w:sectPr w:rsidR="0020037C">
          <w:type w:val="continuous"/>
          <w:pgSz w:w="12240" w:h="15840"/>
          <w:pgMar w:top="1480" w:right="1120" w:bottom="280" w:left="700" w:header="720" w:footer="720" w:gutter="0"/>
          <w:cols w:num="2" w:space="720" w:equalWidth="0">
            <w:col w:w="1350" w:space="40"/>
            <w:col w:w="9030"/>
          </w:cols>
        </w:sectPr>
      </w:pPr>
    </w:p>
    <w:p w:rsidR="0020037C" w:rsidRDefault="0020037C">
      <w:pPr>
        <w:spacing w:before="10" w:line="220" w:lineRule="exact"/>
      </w:pPr>
    </w:p>
    <w:p w:rsidR="0020037C" w:rsidRDefault="004474D3">
      <w:pPr>
        <w:pStyle w:val="BodyText"/>
        <w:spacing w:line="310" w:lineRule="exact"/>
      </w:pPr>
      <w:r>
        <w:t>描述</w:t>
      </w:r>
    </w:p>
    <w:p w:rsidR="0020037C" w:rsidRDefault="004474D3">
      <w:pPr>
        <w:pStyle w:val="BodyText"/>
        <w:spacing w:before="16" w:line="376" w:lineRule="auto"/>
        <w:ind w:right="1712"/>
      </w:pPr>
      <w:r>
        <w:rPr>
          <w:w w:val="95"/>
        </w:rPr>
        <w:t>记录分组后，取分组中指定字段的平均值返回，对嵌套对象使用点操作符(.)引用字段名。</w:t>
      </w:r>
      <w: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对记录分组后，返回分组中指定字段的平均值</w:t>
      </w:r>
    </w:p>
    <w:p w:rsidR="0020037C" w:rsidRDefault="00B0609F">
      <w:pPr>
        <w:pStyle w:val="BodyText"/>
        <w:spacing w:before="10"/>
        <w:ind w:left="1217"/>
        <w:rPr>
          <w:rFonts w:ascii="仿宋" w:eastAsia="仿宋" w:hAnsi="仿宋" w:cs="仿宋"/>
        </w:rPr>
      </w:pPr>
      <w:r w:rsidRPr="00B0609F">
        <w:pict>
          <v:group id="_x0000_s2212" style="position:absolute;left:0;text-align:left;margin-left:95.85pt;margin-top:4.95pt;width:459.45pt;height:21.2pt;z-index:-251407872;mso-position-horizontal-relative:page" coordorigin="1917,99" coordsize="9189,424">
            <v:shape id="_x0000_s2213"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db.collectionspace.collection.aggregate({$group:{_id:"$dep",avg_age:</w:t>
      </w:r>
    </w:p>
    <w:p w:rsidR="0020037C" w:rsidRDefault="004474D3">
      <w:pPr>
        <w:pStyle w:val="BodyText"/>
        <w:spacing w:line="212" w:lineRule="exact"/>
        <w:ind w:left="1217"/>
        <w:rPr>
          <w:rFonts w:ascii="仿宋" w:eastAsia="仿宋" w:hAnsi="仿宋" w:cs="仿宋"/>
        </w:rPr>
      </w:pPr>
      <w:r>
        <w:rPr>
          <w:rFonts w:ascii="仿宋" w:eastAsia="仿宋" w:hAnsi="仿宋" w:cs="仿宋"/>
        </w:rPr>
        <w:t>{$avg:"$info.age"},max_age:{$max:"$info.age"},min_age:{$min:"$info.age"}}})</w:t>
      </w:r>
    </w:p>
    <w:p w:rsidR="0020037C" w:rsidRDefault="0020037C">
      <w:pPr>
        <w:spacing w:line="212" w:lineRule="exact"/>
        <w:rPr>
          <w:rFonts w:ascii="仿宋" w:eastAsia="仿宋" w:hAnsi="仿宋" w:cs="仿宋"/>
        </w:rPr>
        <w:sectPr w:rsidR="0020037C">
          <w:type w:val="continuous"/>
          <w:pgSz w:w="12240" w:h="15840"/>
          <w:pgMar w:top="1480" w:right="1120" w:bottom="280" w:left="700" w:header="720" w:footer="720" w:gutter="0"/>
          <w:cols w:space="720"/>
        </w:sectPr>
      </w:pPr>
    </w:p>
    <w:p w:rsidR="0020037C" w:rsidRDefault="0020037C">
      <w:pPr>
        <w:spacing w:before="4" w:line="130" w:lineRule="exact"/>
        <w:rPr>
          <w:sz w:val="13"/>
          <w:szCs w:val="13"/>
        </w:rPr>
      </w:pPr>
    </w:p>
    <w:p w:rsidR="0020037C" w:rsidRDefault="004474D3">
      <w:pPr>
        <w:pStyle w:val="BodyText"/>
        <w:spacing w:before="55" w:line="167" w:lineRule="auto"/>
        <w:ind w:left="397" w:right="492"/>
        <w:rPr>
          <w:lang w:eastAsia="zh-CN"/>
        </w:rPr>
      </w:pPr>
      <w:r>
        <w:rPr>
          <w:lang w:eastAsia="zh-CN"/>
        </w:rPr>
        <w:t xml:space="preserve">此操作对记录按dep字段分组，使用$avg返回每个分组中的嵌套对象age字段的平均值，输出字段 </w:t>
      </w:r>
      <w:r>
        <w:rPr>
          <w:w w:val="95"/>
          <w:lang w:eastAsia="zh-CN"/>
        </w:rPr>
        <w:t>名为avg_age；又使用</w:t>
      </w:r>
      <w:hyperlink w:anchor="_bookmark251" w:history="1">
        <w:r>
          <w:rPr>
            <w:color w:val="0000FF"/>
            <w:w w:val="95"/>
            <w:lang w:eastAsia="zh-CN"/>
          </w:rPr>
          <w:t>$min</w:t>
        </w:r>
      </w:hyperlink>
      <w:r>
        <w:rPr>
          <w:color w:val="000000"/>
          <w:w w:val="95"/>
          <w:lang w:eastAsia="zh-CN"/>
        </w:rPr>
        <w:t>返回每个分组中嵌套对象age字段的最小值，输出字段名为min_age，使</w:t>
      </w:r>
      <w:r>
        <w:rPr>
          <w:color w:val="000000"/>
          <w:lang w:eastAsia="zh-CN"/>
        </w:rPr>
        <w:t xml:space="preserve"> 用</w:t>
      </w:r>
      <w:hyperlink w:anchor="_bookmark250" w:history="1">
        <w:r>
          <w:rPr>
            <w:color w:val="0000FF"/>
            <w:lang w:eastAsia="zh-CN"/>
          </w:rPr>
          <w:t>$max</w:t>
        </w:r>
      </w:hyperlink>
      <w:r>
        <w:rPr>
          <w:color w:val="000000"/>
          <w:lang w:eastAsia="zh-CN"/>
        </w:rPr>
        <w:t>返回每个分组中嵌套对象age字段的最大值，输出字段名为max_age。记录返回如下：</w:t>
      </w:r>
    </w:p>
    <w:p w:rsidR="0020037C" w:rsidRDefault="00B0609F">
      <w:pPr>
        <w:pStyle w:val="BodyText"/>
        <w:spacing w:before="23"/>
        <w:ind w:left="397"/>
        <w:rPr>
          <w:rFonts w:ascii="仿宋" w:eastAsia="仿宋" w:hAnsi="仿宋" w:cs="仿宋"/>
          <w:lang w:eastAsia="zh-CN"/>
        </w:rPr>
      </w:pPr>
      <w:r w:rsidRPr="00B0609F">
        <w:pict>
          <v:group id="_x0000_s2210" style="position:absolute;left:0;text-align:left;margin-left:95.85pt;margin-top:5.6pt;width:459.45pt;height:106pt;z-index:-251406848;mso-position-horizontal-relative:page" coordorigin="1917,112" coordsize="9189,2120">
            <v:shape id="_x0000_s2211" style="position:absolute;left:1917;top:112;width:9189;height:2120" coordorigin="1917,112" coordsize="9189,2120" path="m1917,112r9189,l11106,2232r-9189,l1917,112xe" fillcolor="#efefef" stroked="f">
              <v:path arrowok="t"/>
            </v:shape>
            <w10:wrap anchorx="page"/>
          </v:group>
        </w:pict>
      </w:r>
      <w:r w:rsidR="004474D3">
        <w:rPr>
          <w:rFonts w:ascii="仿宋" w:eastAsia="仿宋" w:hAnsi="仿宋" w:cs="仿宋"/>
          <w:lang w:eastAsia="zh-CN"/>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"avg_age": 23.727273,</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"max_age": 36,</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"min_age": 15</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"avg_age": 24.5,</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"max_age": 30,</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"min_age": 20</w:t>
      </w:r>
    </w:p>
    <w:p w:rsidR="0020037C" w:rsidRDefault="004474D3">
      <w:pPr>
        <w:pStyle w:val="BodyText"/>
        <w:spacing w:line="212" w:lineRule="exact"/>
        <w:ind w:left="397"/>
        <w:rPr>
          <w:rFonts w:ascii="仿宋" w:eastAsia="仿宋" w:hAnsi="仿宋" w:cs="仿宋"/>
          <w:lang w:eastAsia="zh-CN"/>
        </w:rPr>
      </w:pPr>
      <w:r>
        <w:rPr>
          <w:rFonts w:ascii="仿宋" w:eastAsia="仿宋" w:hAnsi="仿宋" w:cs="仿宋"/>
          <w:lang w:eastAsia="zh-CN"/>
        </w:rPr>
        <w:t>}</w:t>
      </w:r>
    </w:p>
    <w:p w:rsidR="0020037C" w:rsidRDefault="004474D3">
      <w:pPr>
        <w:pStyle w:val="BodyText"/>
        <w:spacing w:before="25"/>
        <w:ind w:left="113"/>
        <w:rPr>
          <w:lang w:eastAsia="zh-CN"/>
        </w:rPr>
      </w:pPr>
      <w:bookmarkStart w:id="617" w:name="$sum"/>
      <w:bookmarkStart w:id="618" w:name="_bookmark253"/>
      <w:bookmarkEnd w:id="617"/>
      <w:bookmarkEnd w:id="618"/>
      <w:r>
        <w:rPr>
          <w:w w:val="95"/>
          <w:lang w:eastAsia="zh-CN"/>
        </w:rPr>
        <w:t>$sum</w:t>
      </w:r>
    </w:p>
    <w:p w:rsidR="0020037C" w:rsidRDefault="0020037C">
      <w:pPr>
        <w:spacing w:before="6" w:line="190" w:lineRule="exact"/>
        <w:rPr>
          <w:sz w:val="19"/>
          <w:szCs w:val="19"/>
          <w:lang w:eastAsia="zh-CN"/>
        </w:rPr>
      </w:pPr>
    </w:p>
    <w:p w:rsidR="0020037C" w:rsidRDefault="004474D3">
      <w:pPr>
        <w:pStyle w:val="BodyText"/>
        <w:spacing w:line="251" w:lineRule="auto"/>
        <w:ind w:left="113" w:right="1952"/>
        <w:rPr>
          <w:lang w:eastAsia="zh-CN"/>
        </w:rPr>
      </w:pPr>
      <w:r>
        <w:rPr>
          <w:lang w:eastAsia="zh-CN"/>
        </w:rPr>
        <w:t xml:space="preserve">描述 </w:t>
      </w:r>
      <w:r>
        <w:rPr>
          <w:w w:val="95"/>
          <w:lang w:eastAsia="zh-CN"/>
        </w:rPr>
        <w:t>记录分组后，返回每个分组中指定字段值的总和，对嵌套对象使用点操作符(.)引用字段名。</w:t>
      </w:r>
    </w:p>
    <w:p w:rsidR="0020037C" w:rsidRDefault="0020037C">
      <w:pPr>
        <w:spacing w:before="4" w:line="180" w:lineRule="exact"/>
        <w:rPr>
          <w:sz w:val="18"/>
          <w:szCs w:val="18"/>
          <w:lang w:eastAsia="zh-CN"/>
        </w:rPr>
      </w:pPr>
    </w:p>
    <w:p w:rsidR="0020037C" w:rsidRDefault="004474D3">
      <w:pPr>
        <w:pStyle w:val="BodyText"/>
        <w:ind w:left="113"/>
        <w:rPr>
          <w:lang w:eastAsia="zh-CN"/>
        </w:rPr>
      </w:pPr>
      <w:r>
        <w:rPr>
          <w:lang w:eastAsia="zh-CN"/>
        </w:rPr>
        <w:t>示例</w:t>
      </w:r>
    </w:p>
    <w:p w:rsidR="0020037C" w:rsidRDefault="004474D3">
      <w:pPr>
        <w:pStyle w:val="BodyText"/>
        <w:tabs>
          <w:tab w:val="left" w:pos="397"/>
        </w:tabs>
        <w:spacing w:before="31"/>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对记录分组后，返回分组中指定字段值的总和</w:t>
      </w:r>
    </w:p>
    <w:p w:rsidR="0020037C" w:rsidRDefault="00B0609F">
      <w:pPr>
        <w:pStyle w:val="BodyText"/>
        <w:spacing w:before="10"/>
        <w:ind w:left="397"/>
        <w:rPr>
          <w:rFonts w:ascii="仿宋" w:eastAsia="仿宋" w:hAnsi="仿宋" w:cs="仿宋"/>
        </w:rPr>
      </w:pPr>
      <w:r w:rsidRPr="00B0609F">
        <w:pict>
          <v:group id="_x0000_s2208" style="position:absolute;left:0;text-align:left;margin-left:95.85pt;margin-top:4.95pt;width:459.45pt;height:21.2pt;z-index:-251405824;mso-position-horizontal-relative:page" coordorigin="1917,99" coordsize="9189,424">
            <v:shape id="_x0000_s2209"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db.collectionspace.collection.aggregate({$group:{_id:"$dep",sum_score:{$sum:"$score"},Dep:</w:t>
      </w:r>
    </w:p>
    <w:p w:rsidR="0020037C" w:rsidRDefault="004474D3">
      <w:pPr>
        <w:pStyle w:val="BodyText"/>
        <w:spacing w:line="212" w:lineRule="exact"/>
        <w:ind w:left="397"/>
        <w:rPr>
          <w:rFonts w:ascii="仿宋" w:eastAsia="仿宋" w:hAnsi="仿宋" w:cs="仿宋"/>
        </w:rPr>
      </w:pPr>
      <w:r>
        <w:rPr>
          <w:rFonts w:ascii="仿宋" w:eastAsia="仿宋" w:hAnsi="仿宋" w:cs="仿宋"/>
        </w:rPr>
        <w:t>{$first:"$dep"}}})</w:t>
      </w:r>
    </w:p>
    <w:p w:rsidR="0020037C" w:rsidRDefault="0020037C">
      <w:pPr>
        <w:spacing w:before="4" w:line="130" w:lineRule="exact"/>
        <w:rPr>
          <w:sz w:val="13"/>
          <w:szCs w:val="13"/>
        </w:rPr>
      </w:pPr>
    </w:p>
    <w:p w:rsidR="0020037C" w:rsidRDefault="004474D3">
      <w:pPr>
        <w:pStyle w:val="BodyText"/>
        <w:spacing w:line="167" w:lineRule="auto"/>
        <w:ind w:left="397" w:right="459"/>
      </w:pPr>
      <w:r>
        <w:t xml:space="preserve">此操作对记录按dep字段分组，使用$sum返回每个分组中score字段值的总和，输出字段名 </w:t>
      </w:r>
      <w:r>
        <w:rPr>
          <w:w w:val="95"/>
        </w:rPr>
        <w:t>为sum_score；又使用</w:t>
      </w:r>
      <w:hyperlink w:anchor="_bookmark248" w:history="1">
        <w:r>
          <w:rPr>
            <w:color w:val="0000FF"/>
            <w:w w:val="95"/>
          </w:rPr>
          <w:t>$first</w:t>
        </w:r>
      </w:hyperlink>
      <w:r>
        <w:rPr>
          <w:color w:val="000000"/>
          <w:w w:val="95"/>
        </w:rPr>
        <w:t>取每个分组中第一条记录的dep字段值，输出字段名为Dep。记录返回如下：</w:t>
      </w:r>
    </w:p>
    <w:p w:rsidR="0020037C" w:rsidRDefault="00B0609F">
      <w:pPr>
        <w:pStyle w:val="BodyText"/>
        <w:spacing w:before="23"/>
        <w:ind w:left="397"/>
        <w:rPr>
          <w:rFonts w:ascii="仿宋" w:eastAsia="仿宋" w:hAnsi="仿宋" w:cs="仿宋"/>
        </w:rPr>
      </w:pPr>
      <w:r w:rsidRPr="00B0609F">
        <w:pict>
          <v:group id="_x0000_s2206" style="position:absolute;left:0;text-align:left;margin-left:95.85pt;margin-top:5.6pt;width:459.45pt;height:84.8pt;z-index:-251404800;mso-position-horizontal-relative:page" coordorigin="1917,112" coordsize="9189,1696">
            <v:shape id="_x0000_s2207"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"sum_score": 888,</w:t>
      </w:r>
    </w:p>
    <w:p w:rsidR="0020037C" w:rsidRDefault="004474D3">
      <w:pPr>
        <w:pStyle w:val="BodyText"/>
        <w:spacing w:line="212" w:lineRule="exact"/>
        <w:ind w:left="597"/>
        <w:rPr>
          <w:rFonts w:ascii="仿宋" w:eastAsia="仿宋" w:hAnsi="仿宋" w:cs="仿宋"/>
        </w:rPr>
      </w:pPr>
      <w:r>
        <w:rPr>
          <w:rFonts w:ascii="仿宋" w:eastAsia="仿宋" w:hAnsi="仿宋" w:cs="仿宋"/>
        </w:rPr>
        <w:t>"Dep": "物电学院"</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line="212" w:lineRule="exact"/>
        <w:ind w:left="597"/>
        <w:rPr>
          <w:rFonts w:ascii="仿宋" w:eastAsia="仿宋" w:hAnsi="仿宋" w:cs="仿宋"/>
        </w:rPr>
      </w:pPr>
      <w:r>
        <w:rPr>
          <w:rFonts w:ascii="仿宋" w:eastAsia="仿宋" w:hAnsi="仿宋" w:cs="仿宋"/>
        </w:rPr>
        <w:t>"sum_score": 476,</w:t>
      </w:r>
    </w:p>
    <w:p w:rsidR="0020037C" w:rsidRDefault="004474D3">
      <w:pPr>
        <w:pStyle w:val="BodyText"/>
        <w:spacing w:line="212" w:lineRule="exact"/>
        <w:ind w:left="597"/>
        <w:rPr>
          <w:rFonts w:ascii="仿宋" w:eastAsia="仿宋" w:hAnsi="仿宋" w:cs="仿宋"/>
        </w:rPr>
      </w:pPr>
      <w:r>
        <w:rPr>
          <w:rFonts w:ascii="仿宋" w:eastAsia="仿宋" w:hAnsi="仿宋" w:cs="仿宋"/>
        </w:rPr>
        <w:t>"Dep": "计算机学院"</w:t>
      </w:r>
    </w:p>
    <w:p w:rsidR="0020037C" w:rsidRDefault="004474D3">
      <w:pPr>
        <w:pStyle w:val="BodyText"/>
        <w:spacing w:line="212" w:lineRule="exact"/>
        <w:ind w:left="397"/>
        <w:rPr>
          <w:rFonts w:ascii="仿宋" w:eastAsia="仿宋" w:hAnsi="仿宋" w:cs="仿宋"/>
        </w:rPr>
      </w:pPr>
      <w:r>
        <w:rPr>
          <w:rFonts w:ascii="仿宋" w:eastAsia="仿宋" w:hAnsi="仿宋" w:cs="仿宋"/>
        </w:rPr>
        <w:t>}</w:t>
      </w:r>
    </w:p>
    <w:p w:rsidR="0020037C" w:rsidRDefault="004474D3">
      <w:pPr>
        <w:pStyle w:val="BodyText"/>
        <w:spacing w:before="25"/>
        <w:ind w:left="113"/>
      </w:pPr>
      <w:bookmarkStart w:id="619" w:name="$push"/>
      <w:bookmarkStart w:id="620" w:name="_bookmark254"/>
      <w:bookmarkEnd w:id="619"/>
      <w:bookmarkEnd w:id="620"/>
      <w:r>
        <w:rPr>
          <w:w w:val="95"/>
        </w:rPr>
        <w:t>$push</w:t>
      </w:r>
    </w:p>
    <w:p w:rsidR="0020037C" w:rsidRDefault="0020037C">
      <w:pPr>
        <w:spacing w:before="6" w:line="190" w:lineRule="exact"/>
        <w:rPr>
          <w:sz w:val="19"/>
          <w:szCs w:val="19"/>
        </w:rPr>
      </w:pPr>
    </w:p>
    <w:p w:rsidR="0020037C" w:rsidRDefault="004474D3">
      <w:pPr>
        <w:pStyle w:val="BodyText"/>
        <w:spacing w:line="251" w:lineRule="auto"/>
        <w:ind w:left="113" w:right="791"/>
        <w:rPr>
          <w:lang w:eastAsia="zh-CN"/>
        </w:rPr>
      </w:pPr>
      <w:r>
        <w:t xml:space="preserve">描述 </w:t>
      </w:r>
      <w:r>
        <w:rPr>
          <w:w w:val="95"/>
        </w:rPr>
        <w:t>记录分组后，使用$push将指定字段值添加到数组中，即使数组中已经存在相同的值，也继续添加。</w:t>
      </w:r>
      <w:r>
        <w:rPr>
          <w:w w:val="95"/>
          <w:lang w:eastAsia="zh-CN"/>
        </w:rPr>
        <w:t>对嵌套</w:t>
      </w:r>
    </w:p>
    <w:p w:rsidR="0020037C" w:rsidRDefault="004474D3">
      <w:pPr>
        <w:pStyle w:val="BodyText"/>
        <w:spacing w:line="227" w:lineRule="exact"/>
        <w:ind w:left="113"/>
        <w:rPr>
          <w:lang w:eastAsia="zh-CN"/>
        </w:rPr>
      </w:pPr>
      <w:r>
        <w:rPr>
          <w:lang w:eastAsia="zh-CN"/>
        </w:rPr>
        <w:t>对象使用点操作符(.)引用字段名。</w:t>
      </w:r>
    </w:p>
    <w:p w:rsidR="0020037C" w:rsidRDefault="0020037C">
      <w:pPr>
        <w:spacing w:before="6" w:line="190" w:lineRule="exact"/>
        <w:rPr>
          <w:sz w:val="19"/>
          <w:szCs w:val="19"/>
          <w:lang w:eastAsia="zh-CN"/>
        </w:rPr>
      </w:pPr>
    </w:p>
    <w:p w:rsidR="0020037C" w:rsidRDefault="004474D3">
      <w:pPr>
        <w:pStyle w:val="BodyText"/>
        <w:ind w:left="113"/>
        <w:rPr>
          <w:lang w:eastAsia="zh-CN"/>
        </w:rPr>
      </w:pPr>
      <w:r>
        <w:rPr>
          <w:lang w:eastAsia="zh-CN"/>
        </w:rPr>
        <w:t>示例</w:t>
      </w:r>
    </w:p>
    <w:p w:rsidR="0020037C" w:rsidRDefault="004474D3">
      <w:pPr>
        <w:pStyle w:val="BodyText"/>
        <w:tabs>
          <w:tab w:val="left" w:pos="397"/>
        </w:tabs>
        <w:spacing w:before="31"/>
        <w:ind w:left="1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如下操作对记录分组后将指定字段值添加到数组中输出</w:t>
      </w:r>
    </w:p>
    <w:p w:rsidR="0020037C" w:rsidRDefault="00B0609F">
      <w:pPr>
        <w:pStyle w:val="BodyText"/>
        <w:spacing w:before="10"/>
        <w:ind w:left="397"/>
        <w:rPr>
          <w:rFonts w:ascii="仿宋" w:eastAsia="仿宋" w:hAnsi="仿宋" w:cs="仿宋"/>
        </w:rPr>
      </w:pPr>
      <w:r w:rsidRPr="00B0609F">
        <w:pict>
          <v:group id="_x0000_s2204" style="position:absolute;left:0;text-align:left;margin-left:95.85pt;margin-top:4.95pt;width:459.45pt;height:21.2pt;z-index:-251403776;mso-position-horizontal-relative:page" coordorigin="1917,99" coordsize="9189,424">
            <v:shape id="_x0000_s2205" style="position:absolute;left:1917;top:99;width:9189;height:424" coordorigin="1917,99" coordsize="9189,424" path="m1917,99r9189,l11106,523r-9189,l1917,99xe" fillcolor="#efefef" stroked="f">
              <v:path arrowok="t"/>
            </v:shape>
            <w10:wrap anchorx="page"/>
          </v:group>
        </w:pict>
      </w:r>
      <w:r w:rsidR="004474D3">
        <w:rPr>
          <w:rFonts w:ascii="仿宋" w:eastAsia="仿宋" w:hAnsi="仿宋" w:cs="仿宋"/>
        </w:rPr>
        <w:t>db.collectionspace.collection.aggregate({$group:{_id:"$dep",Dep:{$first:"$dep"},push_age:</w:t>
      </w:r>
    </w:p>
    <w:p w:rsidR="0020037C" w:rsidRDefault="004474D3">
      <w:pPr>
        <w:pStyle w:val="BodyText"/>
        <w:spacing w:line="212" w:lineRule="exact"/>
        <w:ind w:left="397"/>
        <w:rPr>
          <w:rFonts w:ascii="仿宋" w:eastAsia="仿宋" w:hAnsi="仿宋" w:cs="仿宋"/>
        </w:rPr>
      </w:pPr>
      <w:r>
        <w:rPr>
          <w:rFonts w:ascii="仿宋" w:eastAsia="仿宋" w:hAnsi="仿宋" w:cs="仿宋"/>
        </w:rPr>
        <w:t>{$push:"$info.age"}}})</w:t>
      </w:r>
    </w:p>
    <w:p w:rsidR="0020037C" w:rsidRDefault="0020037C">
      <w:pPr>
        <w:spacing w:before="4" w:line="130" w:lineRule="exact"/>
        <w:rPr>
          <w:sz w:val="13"/>
          <w:szCs w:val="13"/>
        </w:rPr>
      </w:pPr>
    </w:p>
    <w:p w:rsidR="0020037C" w:rsidRDefault="004474D3">
      <w:pPr>
        <w:pStyle w:val="BodyText"/>
        <w:spacing w:line="167" w:lineRule="auto"/>
        <w:ind w:left="397"/>
      </w:pPr>
      <w:r>
        <w:rPr>
          <w:w w:val="95"/>
        </w:rPr>
        <w:t>此操作对记录按dep字段值进行分组，每个分组中嵌套对象age字段的值使用$push放入数组中返回，输</w:t>
      </w:r>
      <w:r>
        <w:t xml:space="preserve"> 出字段名为push_age，如下：</w:t>
      </w:r>
    </w:p>
    <w:p w:rsidR="0020037C" w:rsidRDefault="00B0609F">
      <w:pPr>
        <w:pStyle w:val="BodyText"/>
        <w:spacing w:before="23"/>
        <w:ind w:left="397"/>
        <w:rPr>
          <w:rFonts w:ascii="仿宋" w:eastAsia="仿宋" w:hAnsi="仿宋" w:cs="仿宋"/>
        </w:rPr>
      </w:pPr>
      <w:r w:rsidRPr="00B0609F">
        <w:pict>
          <v:group id="_x0000_s2202" style="position:absolute;left:0;text-align:left;margin-left:95.85pt;margin-top:5.6pt;width:459.45pt;height:84.8pt;z-index:-251402752;mso-position-horizontal-relative:page" coordorigin="1917,112" coordsize="9189,1696">
            <v:shape id="_x0000_s2203" style="position:absolute;left:1917;top:112;width:9189;height:1696" coordorigin="1917,112" coordsize="9189,1696" path="m1917,112r9189,l11106,1808r-9189,l1917,112xe" fillcolor="#efefef" stroked="f">
              <v:path arrowok="t"/>
            </v:shape>
            <w10:wrap anchorx="page"/>
          </v:group>
        </w:pict>
      </w:r>
      <w:r w:rsidR="004474D3">
        <w:rPr>
          <w:rFonts w:ascii="仿宋" w:eastAsia="仿宋" w:hAnsi="仿宋" w:cs="仿宋"/>
        </w:rPr>
        <w:t>{</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"Dep": "物电学院",</w:t>
      </w:r>
    </w:p>
    <w:p w:rsidR="0020037C" w:rsidRDefault="004474D3">
      <w:pPr>
        <w:pStyle w:val="BodyText"/>
        <w:spacing w:line="212" w:lineRule="exact"/>
        <w:ind w:left="597"/>
        <w:rPr>
          <w:rFonts w:ascii="仿宋" w:eastAsia="仿宋" w:hAnsi="仿宋" w:cs="仿宋"/>
          <w:lang w:eastAsia="zh-CN"/>
        </w:rPr>
      </w:pPr>
      <w:r>
        <w:rPr>
          <w:rFonts w:ascii="仿宋" w:eastAsia="仿宋" w:hAnsi="仿宋" w:cs="仿宋"/>
          <w:lang w:eastAsia="zh-CN"/>
        </w:rPr>
        <w:t>"push_age": [</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28,</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18,</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20,</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30,</w:t>
      </w:r>
    </w:p>
    <w:p w:rsidR="0020037C" w:rsidRDefault="004474D3">
      <w:pPr>
        <w:pStyle w:val="BodyText"/>
        <w:spacing w:line="212" w:lineRule="exact"/>
        <w:ind w:left="797"/>
        <w:rPr>
          <w:rFonts w:ascii="仿宋" w:eastAsia="仿宋" w:hAnsi="仿宋" w:cs="仿宋"/>
          <w:lang w:eastAsia="zh-CN"/>
        </w:rPr>
      </w:pPr>
      <w:r>
        <w:rPr>
          <w:rFonts w:ascii="仿宋" w:eastAsia="仿宋" w:hAnsi="仿宋" w:cs="仿宋"/>
          <w:lang w:eastAsia="zh-CN"/>
        </w:rPr>
        <w:t>28,</w:t>
      </w:r>
    </w:p>
    <w:p w:rsidR="0020037C" w:rsidRDefault="0020037C">
      <w:pPr>
        <w:spacing w:line="212" w:lineRule="exact"/>
        <w:rPr>
          <w:rFonts w:ascii="仿宋" w:eastAsia="仿宋" w:hAnsi="仿宋" w:cs="仿宋"/>
          <w:lang w:eastAsia="zh-CN"/>
        </w:rPr>
        <w:sectPr w:rsidR="0020037C">
          <w:pgSz w:w="12240" w:h="15840"/>
          <w:pgMar w:top="900" w:right="680" w:bottom="280" w:left="1520" w:header="713" w:footer="0" w:gutter="0"/>
          <w:cols w:space="720"/>
        </w:sectPr>
      </w:pPr>
    </w:p>
    <w:p w:rsidR="0020037C" w:rsidRDefault="0020037C">
      <w:pPr>
        <w:spacing w:before="7" w:line="120" w:lineRule="exact"/>
        <w:rPr>
          <w:sz w:val="12"/>
          <w:szCs w:val="12"/>
          <w:lang w:eastAsia="zh-CN"/>
        </w:rPr>
      </w:pPr>
    </w:p>
    <w:p w:rsidR="0020037C" w:rsidRDefault="00B0609F">
      <w:pPr>
        <w:pStyle w:val="BodyText"/>
        <w:spacing w:before="5"/>
        <w:ind w:left="1617"/>
        <w:rPr>
          <w:rFonts w:ascii="仿宋" w:eastAsia="仿宋" w:hAnsi="仿宋" w:cs="仿宋"/>
          <w:lang w:eastAsia="zh-CN"/>
        </w:rPr>
      </w:pPr>
      <w:r w:rsidRPr="00B0609F">
        <w:pict>
          <v:group id="_x0000_s2200" style="position:absolute;left:0;text-align:left;margin-left:95.85pt;margin-top:4.7pt;width:459.45pt;height:116.6pt;z-index:-251401728;mso-position-horizontal-relative:page" coordorigin="1917,94" coordsize="9189,2332">
            <v:shape id="_x0000_s2201" style="position:absolute;left:1917;top:94;width:9189;height:2332" coordorigin="1917,94" coordsize="9189,2332" path="m1917,94r9189,l11106,2426r-9189,l1917,94xe" fillcolor="#efefef" stroked="f">
              <v:path arrowok="t"/>
            </v:shape>
            <w10:wrap anchorx="page"/>
          </v:group>
        </w:pict>
      </w:r>
      <w:r w:rsidR="004474D3">
        <w:rPr>
          <w:rFonts w:ascii="仿宋" w:eastAsia="仿宋" w:hAnsi="仿宋" w:cs="仿宋"/>
          <w:lang w:eastAsia="zh-CN"/>
        </w:rPr>
        <w:t>20</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"Dep": "计算机学院",</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"push_age": [</w:t>
      </w:r>
    </w:p>
    <w:p w:rsidR="0020037C" w:rsidRDefault="004474D3">
      <w:pPr>
        <w:pStyle w:val="BodyText"/>
        <w:spacing w:line="212" w:lineRule="exact"/>
        <w:ind w:left="1617"/>
        <w:rPr>
          <w:rFonts w:ascii="仿宋" w:eastAsia="仿宋" w:hAnsi="仿宋" w:cs="仿宋"/>
          <w:lang w:eastAsia="zh-CN"/>
        </w:rPr>
      </w:pPr>
      <w:r>
        <w:rPr>
          <w:rFonts w:ascii="仿宋" w:eastAsia="仿宋" w:hAnsi="仿宋" w:cs="仿宋"/>
          <w:lang w:eastAsia="zh-CN"/>
        </w:rPr>
        <w:t>25,</w:t>
      </w:r>
    </w:p>
    <w:p w:rsidR="0020037C" w:rsidRDefault="004474D3">
      <w:pPr>
        <w:pStyle w:val="BodyText"/>
        <w:spacing w:line="212" w:lineRule="exact"/>
        <w:ind w:left="1617"/>
        <w:rPr>
          <w:rFonts w:ascii="仿宋" w:eastAsia="仿宋" w:hAnsi="仿宋" w:cs="仿宋"/>
          <w:lang w:eastAsia="zh-CN"/>
        </w:rPr>
      </w:pPr>
      <w:r>
        <w:rPr>
          <w:rFonts w:ascii="仿宋" w:eastAsia="仿宋" w:hAnsi="仿宋" w:cs="仿宋"/>
          <w:lang w:eastAsia="zh-CN"/>
        </w:rPr>
        <w:t>20,</w:t>
      </w:r>
    </w:p>
    <w:p w:rsidR="0020037C" w:rsidRDefault="004474D3">
      <w:pPr>
        <w:pStyle w:val="BodyText"/>
        <w:spacing w:line="212" w:lineRule="exact"/>
        <w:ind w:left="1617"/>
        <w:rPr>
          <w:rFonts w:ascii="仿宋" w:eastAsia="仿宋" w:hAnsi="仿宋" w:cs="仿宋"/>
          <w:lang w:eastAsia="zh-CN"/>
        </w:rPr>
      </w:pPr>
      <w:r>
        <w:rPr>
          <w:rFonts w:ascii="仿宋" w:eastAsia="仿宋" w:hAnsi="仿宋" w:cs="仿宋"/>
          <w:lang w:eastAsia="zh-CN"/>
        </w:rPr>
        <w:t>22</w:t>
      </w:r>
    </w:p>
    <w:p w:rsidR="0020037C" w:rsidRDefault="004474D3">
      <w:pPr>
        <w:pStyle w:val="BodyText"/>
        <w:spacing w:line="212" w:lineRule="exact"/>
        <w:ind w:left="1417"/>
        <w:rPr>
          <w:rFonts w:ascii="仿宋" w:eastAsia="仿宋" w:hAnsi="仿宋" w:cs="仿宋"/>
          <w:lang w:eastAsia="zh-CN"/>
        </w:rPr>
      </w:pPr>
      <w:r>
        <w:rPr>
          <w:rFonts w:ascii="仿宋" w:eastAsia="仿宋" w:hAnsi="仿宋" w:cs="仿宋"/>
          <w:lang w:eastAsia="zh-CN"/>
        </w:rPr>
        <w:t>]</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20037C" w:rsidRDefault="0020037C">
      <w:pPr>
        <w:spacing w:before="9" w:line="110" w:lineRule="exact"/>
        <w:rPr>
          <w:sz w:val="11"/>
          <w:szCs w:val="11"/>
          <w:lang w:eastAsia="zh-CN"/>
        </w:rPr>
      </w:pPr>
    </w:p>
    <w:p w:rsidR="0020037C" w:rsidRDefault="004474D3">
      <w:pPr>
        <w:pStyle w:val="BodyText"/>
        <w:spacing w:line="310" w:lineRule="exact"/>
        <w:rPr>
          <w:lang w:eastAsia="zh-CN"/>
        </w:rPr>
      </w:pPr>
      <w:bookmarkStart w:id="621" w:name="$limit"/>
      <w:bookmarkStart w:id="622" w:name="_bookmark255"/>
      <w:bookmarkEnd w:id="621"/>
      <w:bookmarkEnd w:id="622"/>
      <w:r>
        <w:rPr>
          <w:w w:val="95"/>
          <w:lang w:eastAsia="zh-CN"/>
        </w:rPr>
        <w:t>$limit</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ind w:right="43"/>
        <w:rPr>
          <w:lang w:eastAsia="zh-CN"/>
        </w:rPr>
      </w:pPr>
      <w:r>
        <w:rPr>
          <w:w w:val="95"/>
          <w:lang w:eastAsia="zh-CN"/>
        </w:rPr>
        <w:t>$limit实现在结果集中限制返回的记录条数。如果指定的记录条数大于实际的记录总数，那么返回实际的记</w:t>
      </w:r>
      <w:r>
        <w:rPr>
          <w:lang w:eastAsia="zh-CN"/>
        </w:rPr>
        <w:t xml:space="preserve"> 录总数。</w:t>
      </w:r>
    </w:p>
    <w:p w:rsidR="0020037C" w:rsidRDefault="0020037C">
      <w:pPr>
        <w:spacing w:before="11" w:line="200" w:lineRule="exact"/>
        <w:rPr>
          <w:sz w:val="20"/>
          <w:szCs w:val="20"/>
          <w:lang w:eastAsia="zh-CN"/>
        </w:rPr>
      </w:pPr>
    </w:p>
    <w:p w:rsidR="0020037C" w:rsidRDefault="004474D3">
      <w:pPr>
        <w:pStyle w:val="BodyText"/>
      </w:pPr>
      <w:r>
        <w:t>示例</w:t>
      </w:r>
    </w:p>
    <w:p w:rsidR="0020037C" w:rsidRDefault="00B0609F">
      <w:pPr>
        <w:pStyle w:val="BodyText"/>
        <w:tabs>
          <w:tab w:val="left" w:pos="1217"/>
        </w:tabs>
        <w:spacing w:before="31" w:line="261" w:lineRule="auto"/>
        <w:ind w:left="1217" w:right="3502" w:hanging="284"/>
      </w:pPr>
      <w:r>
        <w:pict>
          <v:group id="_x0000_s2198" style="position:absolute;left:0;text-align:left;margin-left:95.85pt;margin-top:23.8pt;width:459.45pt;height:10.6pt;z-index:-251400704;mso-position-horizontal-relative:page" coordorigin="1917,476" coordsize="9189,212">
            <v:shape id="_x0000_s2199" style="position:absolute;left:1917;top:476;width:9189;height:212" coordorigin="1917,476" coordsize="9189,212" path="m1917,476r9189,l11106,688r-9189,l1917,476xe" fillcolor="#efefef" stroked="f">
              <v:path arrowok="t"/>
            </v:shape>
            <w10:wrap anchorx="page"/>
          </v:group>
        </w:pict>
      </w:r>
      <w:r w:rsidR="004474D3">
        <w:rPr>
          <w:rFonts w:ascii="Times New Roman" w:eastAsia="Times New Roman" w:hAnsi="Times New Roman" w:cs="Times New Roman"/>
        </w:rPr>
        <w:t>•</w:t>
      </w:r>
      <w:r w:rsidR="004474D3">
        <w:rPr>
          <w:rFonts w:ascii="Times New Roman" w:eastAsia="Times New Roman" w:hAnsi="Times New Roman" w:cs="Times New Roman"/>
        </w:rPr>
        <w:tab/>
      </w:r>
      <w:r w:rsidR="004474D3">
        <w:rPr>
          <w:position w:val="1"/>
        </w:rPr>
        <w:t xml:space="preserve">限制返回结果集中的前10条记录 </w:t>
      </w:r>
      <w:r w:rsidR="004474D3">
        <w:rPr>
          <w:rFonts w:ascii="仿宋" w:eastAsia="仿宋" w:hAnsi="仿宋" w:cs="仿宋"/>
        </w:rPr>
        <w:t xml:space="preserve">db.collectionspace.collection.aggregate( { $limit : 10 } ) </w:t>
      </w:r>
      <w:r w:rsidR="004474D3">
        <w:t>该操作表示集合collection中读取前10条记录。</w:t>
      </w:r>
    </w:p>
    <w:p w:rsidR="0020037C" w:rsidRDefault="004474D3">
      <w:pPr>
        <w:pStyle w:val="BodyText"/>
        <w:spacing w:before="72"/>
      </w:pPr>
      <w:bookmarkStart w:id="623" w:name="$sort"/>
      <w:bookmarkStart w:id="624" w:name="_bookmark256"/>
      <w:bookmarkEnd w:id="623"/>
      <w:bookmarkEnd w:id="624"/>
      <w:r>
        <w:rPr>
          <w:w w:val="95"/>
        </w:rPr>
        <w:t>$sort</w:t>
      </w:r>
    </w:p>
    <w:p w:rsidR="0020037C" w:rsidRDefault="0020037C">
      <w:pPr>
        <w:spacing w:before="6" w:line="190" w:lineRule="exact"/>
        <w:rPr>
          <w:sz w:val="19"/>
          <w:szCs w:val="19"/>
        </w:rPr>
      </w:pPr>
    </w:p>
    <w:p w:rsidR="0020037C" w:rsidRDefault="004474D3">
      <w:pPr>
        <w:pStyle w:val="BodyText"/>
      </w:pPr>
      <w:r>
        <w:t>描述</w:t>
      </w:r>
    </w:p>
    <w:p w:rsidR="0020037C" w:rsidRDefault="004474D3">
      <w:pPr>
        <w:pStyle w:val="BodyText"/>
        <w:spacing w:before="16"/>
      </w:pPr>
      <w:r>
        <w:t>$sort用来指定结果集的排序规则。对嵌套对象使用点操作符(.)引用字段名。</w:t>
      </w:r>
    </w:p>
    <w:p w:rsidR="0020037C" w:rsidRDefault="0020037C">
      <w:pPr>
        <w:spacing w:before="6" w:line="190" w:lineRule="exact"/>
        <w:rPr>
          <w:sz w:val="19"/>
          <w:szCs w:val="19"/>
        </w:rPr>
      </w:pPr>
    </w:p>
    <w:p w:rsidR="0020037C" w:rsidRDefault="004474D3">
      <w:pPr>
        <w:pStyle w:val="BodyText"/>
      </w:pPr>
      <w:r>
        <w:t>示例</w:t>
      </w:r>
    </w:p>
    <w:p w:rsidR="0020037C" w:rsidRDefault="00B0609F">
      <w:pPr>
        <w:pStyle w:val="BodyText"/>
        <w:spacing w:before="8" w:line="264" w:lineRule="auto"/>
      </w:pPr>
      <w:r>
        <w:pict>
          <v:group id="_x0000_s2196" style="position:absolute;left:0;text-align:left;margin-left:81.7pt;margin-top:4.85pt;width:473.6pt;height:10.6pt;z-index:-251399680;mso-position-horizontal-relative:page" coordorigin="1634,97" coordsize="9472,212">
            <v:shape id="_x0000_s2197" style="position:absolute;left:1634;top:97;width:9472;height:212" coordorigin="1634,97" coordsize="9472,212" path="m1634,97r9472,l11106,309r-9472,l1634,97xe" fillcolor="#efefef" stroked="f">
              <v:path arrowok="t"/>
            </v:shape>
            <w10:wrap anchorx="page"/>
          </v:group>
        </w:pict>
      </w:r>
      <w:r w:rsidR="004474D3">
        <w:rPr>
          <w:rFonts w:ascii="仿宋" w:eastAsia="仿宋" w:hAnsi="仿宋" w:cs="仿宋"/>
        </w:rPr>
        <w:t xml:space="preserve">db.collectionspace.collection.aggregate({$sort:{score:-1,name:1}}); </w:t>
      </w:r>
      <w:r w:rsidR="004474D3">
        <w:rPr>
          <w:w w:val="95"/>
        </w:rPr>
        <w:t>该操作表示从集合collection中读取记录，并以score的字段值进行降序排序（1表示升序，-1表示降序）；</w:t>
      </w:r>
      <w:r w:rsidR="004474D3">
        <w:t xml:space="preserve"> 当记录间score字段值相同时，则以name字段值进行升序排序。</w:t>
      </w:r>
    </w:p>
    <w:p w:rsidR="0020037C" w:rsidRDefault="004474D3">
      <w:pPr>
        <w:pStyle w:val="BodyText"/>
        <w:spacing w:before="69"/>
        <w:rPr>
          <w:lang w:eastAsia="zh-CN"/>
        </w:rPr>
      </w:pPr>
      <w:bookmarkStart w:id="625" w:name="$skip"/>
      <w:bookmarkStart w:id="626" w:name="_bookmark257"/>
      <w:bookmarkEnd w:id="625"/>
      <w:bookmarkEnd w:id="626"/>
      <w:r>
        <w:rPr>
          <w:w w:val="95"/>
          <w:lang w:eastAsia="zh-CN"/>
        </w:rPr>
        <w:t>$skip</w:t>
      </w:r>
    </w:p>
    <w:p w:rsidR="0020037C" w:rsidRDefault="0020037C">
      <w:pPr>
        <w:spacing w:before="6" w:line="190" w:lineRule="exact"/>
        <w:rPr>
          <w:sz w:val="19"/>
          <w:szCs w:val="19"/>
          <w:lang w:eastAsia="zh-CN"/>
        </w:rPr>
      </w:pPr>
    </w:p>
    <w:p w:rsidR="0020037C" w:rsidRDefault="004474D3">
      <w:pPr>
        <w:pStyle w:val="BodyText"/>
        <w:rPr>
          <w:lang w:eastAsia="zh-CN"/>
        </w:rPr>
      </w:pPr>
      <w:r>
        <w:rPr>
          <w:lang w:eastAsia="zh-CN"/>
        </w:rPr>
        <w:t>描述</w:t>
      </w:r>
    </w:p>
    <w:p w:rsidR="0020037C" w:rsidRDefault="0020037C">
      <w:pPr>
        <w:spacing w:before="5" w:line="100" w:lineRule="exact"/>
        <w:rPr>
          <w:sz w:val="10"/>
          <w:szCs w:val="10"/>
          <w:lang w:eastAsia="zh-CN"/>
        </w:rPr>
      </w:pPr>
    </w:p>
    <w:p w:rsidR="0020037C" w:rsidRDefault="004474D3">
      <w:pPr>
        <w:pStyle w:val="BodyText"/>
        <w:spacing w:line="167" w:lineRule="auto"/>
        <w:rPr>
          <w:lang w:eastAsia="zh-CN"/>
        </w:rPr>
      </w:pPr>
      <w:r>
        <w:rPr>
          <w:w w:val="95"/>
          <w:lang w:eastAsia="zh-CN"/>
        </w:rPr>
        <w:t>$skip参数控制结果集的开始点，即跳过结果集中指定条数的记录。如果跳过的记录数大于总记录数，返</w:t>
      </w:r>
      <w:r>
        <w:rPr>
          <w:lang w:eastAsia="zh-CN"/>
        </w:rPr>
        <w:t xml:space="preserve"> 回0条记录。</w:t>
      </w:r>
    </w:p>
    <w:p w:rsidR="0020037C" w:rsidRDefault="0020037C">
      <w:pPr>
        <w:spacing w:before="11" w:line="200" w:lineRule="exact"/>
        <w:rPr>
          <w:sz w:val="20"/>
          <w:szCs w:val="20"/>
          <w:lang w:eastAsia="zh-CN"/>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跳过10条记录返回</w:t>
      </w:r>
    </w:p>
    <w:p w:rsidR="0020037C" w:rsidRDefault="00B0609F">
      <w:pPr>
        <w:pStyle w:val="BodyText"/>
        <w:spacing w:before="10"/>
        <w:ind w:left="1217"/>
        <w:rPr>
          <w:rFonts w:ascii="仿宋" w:eastAsia="仿宋" w:hAnsi="仿宋" w:cs="仿宋"/>
        </w:rPr>
      </w:pPr>
      <w:r w:rsidRPr="00B0609F">
        <w:pict>
          <v:group id="_x0000_s2194" style="position:absolute;left:0;text-align:left;margin-left:95.85pt;margin-top:4.95pt;width:459.45pt;height:10.6pt;z-index:-251398656;mso-position-horizontal-relative:page" coordorigin="1917,99" coordsize="9189,212">
            <v:shape id="_x0000_s219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db.collectionspace.collection.aggregate( { $skip : 10 } ) ;</w:t>
      </w:r>
    </w:p>
    <w:p w:rsidR="0020037C" w:rsidRDefault="004474D3">
      <w:pPr>
        <w:pStyle w:val="BodyText"/>
        <w:spacing w:before="45" w:line="306" w:lineRule="auto"/>
        <w:ind w:right="1765" w:firstLine="283"/>
      </w:pPr>
      <w:r>
        <w:rPr>
          <w:w w:val="95"/>
        </w:rPr>
        <w:t>该操作表示从集合collection中读取记录，并跳过前面10条，从第11条记录开始返回。</w:t>
      </w:r>
      <w:r>
        <w:t xml:space="preserve"> </w:t>
      </w:r>
      <w:bookmarkStart w:id="627" w:name="SQL_to_Aggregate_映射表"/>
      <w:bookmarkEnd w:id="627"/>
      <w:r>
        <w:rPr>
          <w:w w:val="95"/>
        </w:rPr>
        <w:t>SQL</w:t>
      </w:r>
      <w:r>
        <w:rPr>
          <w:spacing w:val="-8"/>
          <w:w w:val="95"/>
        </w:rPr>
        <w:t xml:space="preserve"> </w:t>
      </w:r>
      <w:r>
        <w:rPr>
          <w:w w:val="95"/>
        </w:rPr>
        <w:t>to</w:t>
      </w:r>
      <w:r>
        <w:rPr>
          <w:spacing w:val="-8"/>
          <w:w w:val="95"/>
        </w:rPr>
        <w:t xml:space="preserve"> </w:t>
      </w:r>
      <w:r>
        <w:rPr>
          <w:w w:val="95"/>
        </w:rPr>
        <w:t>Aggregate</w:t>
      </w:r>
      <w:r>
        <w:rPr>
          <w:spacing w:val="-8"/>
          <w:w w:val="95"/>
        </w:rPr>
        <w:t xml:space="preserve"> </w:t>
      </w:r>
      <w:r>
        <w:rPr>
          <w:w w:val="95"/>
        </w:rPr>
        <w:t>映射表</w:t>
      </w:r>
    </w:p>
    <w:p w:rsidR="0020037C" w:rsidRDefault="004474D3">
      <w:pPr>
        <w:pStyle w:val="BodyText"/>
        <w:spacing w:line="286" w:lineRule="exact"/>
      </w:pPr>
      <w:r>
        <w:t>下表主要是描述SQL关键字与SequoiaDB聚集操作符的对照表。</w:t>
      </w:r>
    </w:p>
    <w:p w:rsidR="0020037C" w:rsidRDefault="0020037C">
      <w:pPr>
        <w:spacing w:before="7" w:line="60" w:lineRule="exact"/>
        <w:rPr>
          <w:sz w:val="6"/>
          <w:szCs w:val="6"/>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451"/>
        </w:trPr>
        <w:tc>
          <w:tcPr>
            <w:tcW w:w="4741"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SQL关键字</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where</w:t>
            </w:r>
          </w:p>
        </w:tc>
        <w:tc>
          <w:tcPr>
            <w:tcW w:w="4731" w:type="dxa"/>
            <w:tcBorders>
              <w:top w:val="single" w:sz="8" w:space="0" w:color="000000"/>
              <w:left w:val="nil"/>
              <w:bottom w:val="single" w:sz="8" w:space="0" w:color="000000"/>
              <w:right w:val="nil"/>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SequoiaDB聚集操作符</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$match</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by</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having</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$match</w:t>
            </w:r>
          </w:p>
        </w:tc>
      </w:tr>
    </w:tbl>
    <w:p w:rsidR="0020037C" w:rsidRDefault="0020037C">
      <w:pPr>
        <w:spacing w:line="181"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B0609F">
      <w:pPr>
        <w:spacing w:before="11" w:line="200" w:lineRule="exact"/>
        <w:rPr>
          <w:sz w:val="20"/>
          <w:szCs w:val="20"/>
        </w:rPr>
      </w:pPr>
      <w:r w:rsidRPr="00B0609F">
        <w:lastRenderedPageBreak/>
        <w:pict>
          <v:group id="_x0000_s2192" style="position:absolute;margin-left:555.3pt;margin-top:691.3pt;width:.1pt;height:38.3pt;z-index:-251397632;mso-position-horizontal-relative:page;mso-position-vertical-relative:page" coordorigin="11106,13826" coordsize="2,766">
            <v:shape id="_x0000_s2193" style="position:absolute;left:11106;top:13826;width:2;height:766" coordorigin="11106,13826" coordsize="0,766" path="m11106,13826r,766e" filled="f" strokeweight="1pt">
              <v:path arrowok="t"/>
            </v:shape>
            <w10:wrap anchorx="page" anchory="page"/>
          </v:group>
        </w:pict>
      </w:r>
    </w:p>
    <w:tbl>
      <w:tblPr>
        <w:tblW w:w="0" w:type="auto"/>
        <w:tblInd w:w="103" w:type="dxa"/>
        <w:tblLayout w:type="fixed"/>
        <w:tblCellMar>
          <w:left w:w="0" w:type="dxa"/>
          <w:right w:w="0" w:type="dxa"/>
        </w:tblCellMar>
        <w:tblLook w:val="01E0"/>
      </w:tblPr>
      <w:tblGrid>
        <w:gridCol w:w="4741"/>
        <w:gridCol w:w="4731"/>
      </w:tblGrid>
      <w:tr w:rsidR="0020037C">
        <w:trPr>
          <w:trHeight w:hRule="exact" w:val="456"/>
        </w:trPr>
        <w:tc>
          <w:tcPr>
            <w:tcW w:w="4741"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SQL关键字</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p>
        </w:tc>
        <w:tc>
          <w:tcPr>
            <w:tcW w:w="4731" w:type="dxa"/>
            <w:tcBorders>
              <w:top w:val="single" w:sz="8" w:space="0" w:color="000000"/>
              <w:left w:val="nil"/>
              <w:bottom w:val="single" w:sz="8" w:space="0" w:color="000000"/>
              <w:right w:val="nil"/>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SequoiaDB聚集操作符</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$project</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order</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by</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$sort</w:t>
            </w:r>
          </w:p>
        </w:tc>
      </w:tr>
      <w:tr w:rsidR="0020037C">
        <w:trPr>
          <w:trHeight w:hRule="exact" w:val="451"/>
        </w:trPr>
        <w:tc>
          <w:tcPr>
            <w:tcW w:w="4741"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top</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offset</w:t>
            </w:r>
          </w:p>
        </w:tc>
        <w:tc>
          <w:tcPr>
            <w:tcW w:w="4731" w:type="dxa"/>
            <w:tcBorders>
              <w:top w:val="single" w:sz="8" w:space="0" w:color="000000"/>
              <w:left w:val="nil"/>
              <w:bottom w:val="single" w:sz="8" w:space="0" w:color="000000"/>
              <w:right w:val="nil"/>
            </w:tcBorders>
          </w:tcPr>
          <w:p w:rsidR="0020037C" w:rsidRDefault="004474D3">
            <w:pPr>
              <w:pStyle w:val="TableParagraph"/>
              <w:spacing w:line="17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$limit</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$skip</w:t>
            </w:r>
          </w:p>
        </w:tc>
      </w:tr>
      <w:tr w:rsidR="0020037C">
        <w:trPr>
          <w:trHeight w:hRule="exact" w:val="188"/>
        </w:trPr>
        <w:tc>
          <w:tcPr>
            <w:tcW w:w="4741" w:type="dxa"/>
            <w:tcBorders>
              <w:top w:val="single" w:sz="8" w:space="0" w:color="000000"/>
              <w:left w:val="single" w:sz="8" w:space="0" w:color="000000"/>
              <w:bottom w:val="single" w:sz="8" w:space="0" w:color="000000"/>
              <w:right w:val="single" w:sz="8" w:space="0" w:color="000000"/>
            </w:tcBorders>
          </w:tcPr>
          <w:p w:rsidR="0020037C" w:rsidRDefault="0020037C"/>
        </w:tc>
        <w:tc>
          <w:tcPr>
            <w:tcW w:w="4731" w:type="dxa"/>
            <w:tcBorders>
              <w:top w:val="single" w:sz="8" w:space="0" w:color="000000"/>
              <w:left w:val="single" w:sz="8" w:space="0" w:color="000000"/>
              <w:bottom w:val="single" w:sz="8" w:space="0" w:color="000000"/>
              <w:right w:val="single" w:sz="8" w:space="0" w:color="000000"/>
            </w:tcBorders>
          </w:tcPr>
          <w:p w:rsidR="0020037C" w:rsidRDefault="0020037C"/>
        </w:tc>
      </w:tr>
    </w:tbl>
    <w:p w:rsidR="0020037C" w:rsidRDefault="004474D3">
      <w:pPr>
        <w:pStyle w:val="BodyText"/>
        <w:spacing w:line="333" w:lineRule="exact"/>
        <w:ind w:left="113"/>
        <w:rPr>
          <w:lang w:eastAsia="zh-CN"/>
        </w:rPr>
      </w:pPr>
      <w:r>
        <w:rPr>
          <w:lang w:eastAsia="zh-CN"/>
        </w:rPr>
        <w:t>下表主要描述标准SQL语句与SequoiaDB聚集语句之间的对照。</w:t>
      </w:r>
    </w:p>
    <w:p w:rsidR="0020037C" w:rsidRDefault="0020037C">
      <w:pPr>
        <w:spacing w:before="7" w:line="60" w:lineRule="exact"/>
        <w:rPr>
          <w:sz w:val="6"/>
          <w:szCs w:val="6"/>
          <w:lang w:eastAsia="zh-CN"/>
        </w:rPr>
      </w:pPr>
    </w:p>
    <w:tbl>
      <w:tblPr>
        <w:tblW w:w="0" w:type="auto"/>
        <w:tblInd w:w="103" w:type="dxa"/>
        <w:tblLayout w:type="fixed"/>
        <w:tblCellMar>
          <w:left w:w="0" w:type="dxa"/>
          <w:right w:w="0" w:type="dxa"/>
        </w:tblCellMar>
        <w:tblLook w:val="01E0"/>
      </w:tblPr>
      <w:tblGrid>
        <w:gridCol w:w="3089"/>
        <w:gridCol w:w="3226"/>
        <w:gridCol w:w="3157"/>
      </w:tblGrid>
      <w:tr w:rsidR="0020037C">
        <w:trPr>
          <w:trHeight w:hRule="exact" w:val="228"/>
        </w:trPr>
        <w:tc>
          <w:tcPr>
            <w:tcW w:w="3089"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SQL语句</w:t>
            </w:r>
          </w:p>
        </w:tc>
        <w:tc>
          <w:tcPr>
            <w:tcW w:w="3226" w:type="dxa"/>
            <w:tcBorders>
              <w:top w:val="single" w:sz="8" w:space="0" w:color="000000"/>
              <w:left w:val="nil"/>
              <w:bottom w:val="single" w:sz="8" w:space="0" w:color="000000"/>
              <w:right w:val="single" w:sz="8" w:space="0" w:color="000000"/>
            </w:tcBorders>
          </w:tcPr>
          <w:p w:rsidR="0020037C" w:rsidRDefault="004474D3">
            <w:pPr>
              <w:pStyle w:val="TableParagraph"/>
              <w:spacing w:line="176" w:lineRule="exact"/>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SequoiaDB聚集语句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20037C">
        <w:trPr>
          <w:trHeight w:hRule="exact" w:val="1093"/>
        </w:trPr>
        <w:tc>
          <w:tcPr>
            <w:tcW w:w="3089" w:type="dxa"/>
            <w:tcBorders>
              <w:top w:val="single" w:sz="8" w:space="0" w:color="000000"/>
              <w:left w:val="single" w:sz="8" w:space="0" w:color="000000"/>
              <w:bottom w:val="single" w:sz="8" w:space="0" w:color="000000"/>
              <w:right w:val="nil"/>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product_id</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p_id,price</w:t>
            </w:r>
          </w:p>
          <w:p w:rsidR="0020037C" w:rsidRDefault="004474D3">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table</w:t>
            </w:r>
          </w:p>
        </w:tc>
        <w:tc>
          <w:tcPr>
            <w:tcW w:w="3226" w:type="dxa"/>
            <w:tcBorders>
              <w:top w:val="single" w:sz="8" w:space="0" w:color="000000"/>
              <w:left w:val="nil"/>
              <w:bottom w:val="single" w:sz="8" w:space="0" w:color="000000"/>
              <w:right w:val="single" w:sz="8" w:space="0" w:color="000000"/>
            </w:tcBorders>
          </w:tcPr>
          <w:p w:rsidR="0020037C" w:rsidRDefault="004474D3">
            <w:pPr>
              <w:pStyle w:val="TableParagraph"/>
              <w:spacing w:line="240" w:lineRule="exact"/>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line="251" w:lineRule="auto"/>
              <w:ind w:left="264" w:right="813" w:hanging="11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{$project:{p_id:"$product_id",</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price:1,</w:t>
            </w:r>
          </w:p>
          <w:p w:rsidR="0020037C" w:rsidRDefault="004474D3">
            <w:pPr>
              <w:pStyle w:val="TableParagraph"/>
              <w:spacing w:before="2"/>
              <w:ind w:left="26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date:0}})</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返回所有记录的product_id和price字段，其</w:t>
            </w:r>
          </w:p>
          <w:p w:rsidR="0020037C" w:rsidRDefault="004474D3">
            <w:pPr>
              <w:pStyle w:val="TableParagraph"/>
              <w:spacing w:line="168"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中product_id重命名为p_id，对记录中的date字段</w:t>
            </w:r>
          </w:p>
          <w:p w:rsidR="0020037C" w:rsidRDefault="004474D3">
            <w:pPr>
              <w:pStyle w:val="TableParagraph"/>
              <w:spacing w:line="168"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不返回。</w:t>
            </w:r>
          </w:p>
        </w:tc>
      </w:tr>
      <w:tr w:rsidR="0020037C">
        <w:trPr>
          <w:trHeight w:hRule="exact" w:val="836"/>
        </w:trPr>
        <w:tc>
          <w:tcPr>
            <w:tcW w:w="3089" w:type="dxa"/>
            <w:tcBorders>
              <w:top w:val="single" w:sz="8" w:space="0" w:color="000000"/>
              <w:left w:val="single" w:sz="8" w:space="0" w:color="000000"/>
              <w:bottom w:val="single" w:sz="8" w:space="0" w:color="000000"/>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sum(price)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total</w:t>
            </w:r>
          </w:p>
          <w:p w:rsidR="0020037C" w:rsidRDefault="004474D3">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table</w:t>
            </w:r>
          </w:p>
        </w:tc>
        <w:tc>
          <w:tcPr>
            <w:tcW w:w="3226" w:type="dxa"/>
            <w:tcBorders>
              <w:top w:val="single" w:sz="8" w:space="0" w:color="000000"/>
              <w:left w:val="nil"/>
              <w:bottom w:val="single" w:sz="8" w:space="0" w:color="000000"/>
              <w:right w:val="single" w:sz="8" w:space="0" w:color="000000"/>
            </w:tcBorders>
          </w:tcPr>
          <w:p w:rsidR="0020037C" w:rsidRDefault="004474D3">
            <w:pPr>
              <w:pStyle w:val="TableParagraph"/>
              <w:spacing w:line="235" w:lineRule="exact"/>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line="251" w:lineRule="auto"/>
              <w:ind w:left="264" w:right="1497" w:hanging="11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{$group:{_id:null,</w:t>
            </w:r>
            <w:r>
              <w:rPr>
                <w:rFonts w:ascii="Microsoft JhengHei" w:eastAsia="Microsoft JhengHei" w:hAnsi="Microsoft JhengHei" w:cs="Microsoft JhengHei"/>
                <w:w w:val="97"/>
                <w:sz w:val="14"/>
                <w:szCs w:val="14"/>
              </w:rPr>
              <w:t xml:space="preserve"> </w:t>
            </w:r>
            <w:r>
              <w:rPr>
                <w:rFonts w:ascii="Microsoft JhengHei" w:eastAsia="Microsoft JhengHei" w:hAnsi="Microsoft JhengHei" w:cs="Microsoft JhengHei"/>
                <w:w w:val="95"/>
                <w:sz w:val="14"/>
                <w:szCs w:val="14"/>
              </w:rPr>
              <w:t>total:{$sum:"$price"}}})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对table中的字段price值求和，并重命名为total。</w:t>
            </w:r>
          </w:p>
        </w:tc>
      </w:tr>
      <w:tr w:rsidR="0020037C">
        <w:trPr>
          <w:trHeight w:hRule="exact" w:val="1088"/>
        </w:trPr>
        <w:tc>
          <w:tcPr>
            <w:tcW w:w="3089" w:type="dxa"/>
            <w:tcBorders>
              <w:top w:val="single" w:sz="8" w:space="0" w:color="000000"/>
              <w:left w:val="single" w:sz="8" w:space="0" w:color="000000"/>
              <w:bottom w:val="single" w:sz="8" w:space="0" w:color="000000"/>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product_id,sum(price)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total</w:t>
            </w:r>
          </w:p>
          <w:p w:rsidR="0020037C" w:rsidRDefault="004474D3">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product_id</w:t>
            </w:r>
          </w:p>
        </w:tc>
        <w:tc>
          <w:tcPr>
            <w:tcW w:w="3226" w:type="dxa"/>
            <w:tcBorders>
              <w:top w:val="single" w:sz="8" w:space="0" w:color="000000"/>
              <w:left w:val="nil"/>
              <w:bottom w:val="single" w:sz="8" w:space="0" w:color="000000"/>
              <w:right w:val="single" w:sz="8" w:space="0" w:color="000000"/>
            </w:tcBorders>
          </w:tcPr>
          <w:p w:rsidR="0020037C" w:rsidRDefault="004474D3">
            <w:pPr>
              <w:pStyle w:val="TableParagraph"/>
              <w:spacing w:line="235" w:lineRule="exact"/>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line="251" w:lineRule="auto"/>
              <w:ind w:left="264" w:hanging="11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{$group:{_id:"$product_id", product_id:{$first:"$product_id"},</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total:{$sum:"$price"}}})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35"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对表table中的记录按product_id字段分组；</w:t>
            </w:r>
          </w:p>
          <w:p w:rsidR="0020037C" w:rsidRDefault="004474D3">
            <w:pPr>
              <w:pStyle w:val="TableParagraph"/>
              <w:spacing w:before="73" w:line="167" w:lineRule="auto"/>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求每个分组中字段price值的累加和，并重命名</w:t>
            </w:r>
            <w:r>
              <w:rPr>
                <w:rFonts w:ascii="Microsoft JhengHei" w:eastAsia="Microsoft JhengHei" w:hAnsi="Microsoft JhengHei" w:cs="Microsoft JhengHei"/>
                <w:sz w:val="14"/>
                <w:szCs w:val="14"/>
              </w:rPr>
              <w:t xml:space="preserve"> 为total。</w:t>
            </w:r>
          </w:p>
        </w:tc>
      </w:tr>
      <w:tr w:rsidR="0020037C">
        <w:trPr>
          <w:trHeight w:hRule="exact" w:val="1340"/>
        </w:trPr>
        <w:tc>
          <w:tcPr>
            <w:tcW w:w="3089" w:type="dxa"/>
            <w:tcBorders>
              <w:top w:val="single" w:sz="8" w:space="0" w:color="000000"/>
              <w:left w:val="single" w:sz="8" w:space="0" w:color="000000"/>
              <w:bottom w:val="single" w:sz="8" w:space="0" w:color="000000"/>
              <w:right w:val="nil"/>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product_id,sum(price)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total</w:t>
            </w:r>
          </w:p>
          <w:p w:rsidR="0020037C" w:rsidRDefault="004474D3">
            <w:pPr>
              <w:pStyle w:val="TableParagraph"/>
              <w:spacing w:before="11" w:line="251" w:lineRule="auto"/>
              <w:ind w:left="40" w:right="107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product_id</w:t>
            </w:r>
            <w:r>
              <w:rPr>
                <w:rFonts w:ascii="Microsoft JhengHei" w:eastAsia="Microsoft JhengHei" w:hAnsi="Microsoft JhengHei" w:cs="Microsoft JhengHei"/>
                <w:w w:val="94"/>
                <w:sz w:val="14"/>
                <w:szCs w:val="14"/>
              </w:rPr>
              <w:t xml:space="preserve"> </w:t>
            </w:r>
            <w:r>
              <w:rPr>
                <w:rFonts w:ascii="Microsoft JhengHei" w:eastAsia="Microsoft JhengHei" w:hAnsi="Microsoft JhengHei" w:cs="Microsoft JhengHei"/>
                <w:w w:val="95"/>
                <w:sz w:val="14"/>
                <w:szCs w:val="14"/>
              </w:rPr>
              <w:t>order</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total</w:t>
            </w:r>
          </w:p>
        </w:tc>
        <w:tc>
          <w:tcPr>
            <w:tcW w:w="3226" w:type="dxa"/>
            <w:tcBorders>
              <w:top w:val="single" w:sz="8" w:space="0" w:color="000000"/>
              <w:left w:val="nil"/>
              <w:bottom w:val="single" w:sz="8" w:space="0" w:color="000000"/>
              <w:right w:val="single" w:sz="8" w:space="0" w:color="000000"/>
            </w:tcBorders>
          </w:tcPr>
          <w:p w:rsidR="0020037C" w:rsidRDefault="004474D3">
            <w:pPr>
              <w:pStyle w:val="TableParagraph"/>
              <w:spacing w:line="235" w:lineRule="exact"/>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line="251" w:lineRule="auto"/>
              <w:ind w:left="228" w:hanging="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{$group:{_id:"$product_id", product_id:{$first:"$product_id"},</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total:{$sum:"$price"}}},</w:t>
            </w:r>
          </w:p>
          <w:p w:rsidR="0020037C" w:rsidRDefault="004474D3">
            <w:pPr>
              <w:pStyle w:val="TableParagraph"/>
              <w:spacing w:before="2"/>
              <w:ind w:left="155" w:right="81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{$sort:{total:1}})</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35"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对表table中的记录按product_id字段分组；</w:t>
            </w:r>
          </w:p>
          <w:p w:rsidR="0020037C" w:rsidRDefault="004474D3">
            <w:pPr>
              <w:pStyle w:val="TableParagraph"/>
              <w:spacing w:before="73" w:line="167" w:lineRule="auto"/>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求每个分组中字段price值的累加和，并重命名</w:t>
            </w:r>
            <w:r>
              <w:rPr>
                <w:rFonts w:ascii="Microsoft JhengHei" w:eastAsia="Microsoft JhengHei" w:hAnsi="Microsoft JhengHei" w:cs="Microsoft JhengHei"/>
                <w:sz w:val="14"/>
                <w:szCs w:val="14"/>
              </w:rPr>
              <w:t xml:space="preserve"> 为total；</w:t>
            </w:r>
          </w:p>
          <w:p w:rsidR="0020037C" w:rsidRDefault="004474D3">
            <w:pPr>
              <w:pStyle w:val="TableParagraph"/>
              <w:spacing w:before="22"/>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对结果集按字段名total的值升序排序。</w:t>
            </w:r>
          </w:p>
        </w:tc>
      </w:tr>
      <w:tr w:rsidR="0020037C">
        <w:trPr>
          <w:trHeight w:hRule="exact" w:val="2586"/>
        </w:trPr>
        <w:tc>
          <w:tcPr>
            <w:tcW w:w="3089" w:type="dxa"/>
            <w:tcBorders>
              <w:top w:val="single" w:sz="8" w:space="0" w:color="000000"/>
              <w:left w:val="nil"/>
              <w:bottom w:val="single" w:sz="8" w:space="0" w:color="000000"/>
              <w:right w:val="nil"/>
            </w:tcBorders>
          </w:tcPr>
          <w:p w:rsidR="0020037C" w:rsidRDefault="004474D3">
            <w:pPr>
              <w:pStyle w:val="TableParagraph"/>
              <w:spacing w:line="235"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16"/>
                <w:w w:val="95"/>
                <w:sz w:val="14"/>
                <w:szCs w:val="14"/>
              </w:rPr>
              <w:t xml:space="preserve"> </w:t>
            </w:r>
            <w:r>
              <w:rPr>
                <w:rFonts w:ascii="Microsoft JhengHei" w:eastAsia="Microsoft JhengHei" w:hAnsi="Microsoft JhengHei" w:cs="Microsoft JhengHei"/>
                <w:w w:val="95"/>
                <w:sz w:val="14"/>
                <w:szCs w:val="14"/>
              </w:rPr>
              <w:t>product_type_id,product_id,</w:t>
            </w:r>
          </w:p>
          <w:p w:rsidR="0020037C" w:rsidRDefault="004474D3">
            <w:pPr>
              <w:pStyle w:val="TableParagraph"/>
              <w:spacing w:before="11"/>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sum(price)</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total</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table</w:t>
            </w:r>
          </w:p>
          <w:p w:rsidR="0020037C" w:rsidRDefault="004474D3">
            <w:pPr>
              <w:pStyle w:val="TableParagraph"/>
              <w:spacing w:before="11"/>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product_type_id,product_id</w:t>
            </w:r>
          </w:p>
          <w:p w:rsidR="0020037C" w:rsidRDefault="0020037C">
            <w:pPr>
              <w:pStyle w:val="TableParagraph"/>
              <w:spacing w:line="200" w:lineRule="exact"/>
              <w:rPr>
                <w:sz w:val="20"/>
                <w:szCs w:val="20"/>
              </w:rPr>
            </w:pPr>
          </w:p>
          <w:p w:rsidR="0020037C" w:rsidRDefault="0020037C">
            <w:pPr>
              <w:pStyle w:val="TableParagraph"/>
              <w:spacing w:before="7" w:line="240" w:lineRule="exact"/>
              <w:rPr>
                <w:sz w:val="24"/>
                <w:szCs w:val="24"/>
              </w:rPr>
            </w:pPr>
          </w:p>
          <w:p w:rsidR="0020037C" w:rsidRDefault="004474D3">
            <w:pPr>
              <w:pStyle w:val="TableParagraph"/>
              <w:spacing w:line="251" w:lineRule="auto"/>
              <w:ind w:left="50" w:right="769"/>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product_id,sum(price)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total</w:t>
            </w:r>
            <w:r>
              <w:rPr>
                <w:rFonts w:ascii="Microsoft JhengHei" w:eastAsia="Microsoft JhengHei" w:hAnsi="Microsoft JhengHei" w:cs="Microsoft JhengHei"/>
                <w:w w:val="94"/>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product_id</w:t>
            </w:r>
            <w:r>
              <w:rPr>
                <w:rFonts w:ascii="Microsoft JhengHei" w:eastAsia="Microsoft JhengHei" w:hAnsi="Microsoft JhengHei" w:cs="Microsoft JhengHei"/>
                <w:w w:val="94"/>
                <w:sz w:val="14"/>
                <w:szCs w:val="14"/>
              </w:rPr>
              <w:t xml:space="preserve"> </w:t>
            </w:r>
            <w:r>
              <w:rPr>
                <w:rFonts w:ascii="Microsoft JhengHei" w:eastAsia="Microsoft JhengHei" w:hAnsi="Microsoft JhengHei" w:cs="Microsoft JhengHei"/>
                <w:w w:val="90"/>
                <w:sz w:val="14"/>
                <w:szCs w:val="14"/>
              </w:rPr>
              <w:t>having</w:t>
            </w:r>
            <w:r>
              <w:rPr>
                <w:rFonts w:ascii="Microsoft JhengHei" w:eastAsia="Microsoft JhengHei" w:hAnsi="Microsoft JhengHei" w:cs="Microsoft JhengHei"/>
                <w:spacing w:val="25"/>
                <w:w w:val="90"/>
                <w:sz w:val="14"/>
                <w:szCs w:val="14"/>
              </w:rPr>
              <w:t xml:space="preserve"> </w:t>
            </w:r>
            <w:r>
              <w:rPr>
                <w:rFonts w:ascii="Microsoft JhengHei" w:eastAsia="Microsoft JhengHei" w:hAnsi="Microsoft JhengHei" w:cs="Microsoft JhengHei"/>
                <w:w w:val="90"/>
                <w:sz w:val="14"/>
                <w:szCs w:val="14"/>
              </w:rPr>
              <w:t>total&gt;1000</w:t>
            </w:r>
          </w:p>
        </w:tc>
        <w:tc>
          <w:tcPr>
            <w:tcW w:w="3226" w:type="dxa"/>
            <w:tcBorders>
              <w:top w:val="single" w:sz="8" w:space="0" w:color="000000"/>
              <w:left w:val="nil"/>
              <w:bottom w:val="single" w:sz="8" w:space="0" w:color="000000"/>
              <w:right w:val="nil"/>
            </w:tcBorders>
          </w:tcPr>
          <w:p w:rsidR="0020037C" w:rsidRDefault="004474D3">
            <w:pPr>
              <w:pStyle w:val="TableParagraph"/>
              <w:spacing w:line="235" w:lineRule="exact"/>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ind w:left="15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w:t>
            </w:r>
          </w:p>
          <w:p w:rsidR="0020037C" w:rsidRDefault="004474D3">
            <w:pPr>
              <w:pStyle w:val="TableParagraph"/>
              <w:spacing w:line="168" w:lineRule="exact"/>
              <w:ind w:left="118" w:right="-4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{product_type_id:"$product_type_id",product_id:"$</w:t>
            </w:r>
          </w:p>
          <w:p w:rsidR="0020037C" w:rsidRDefault="004474D3">
            <w:pPr>
              <w:pStyle w:val="TableParagraph"/>
              <w:spacing w:before="11" w:line="251" w:lineRule="auto"/>
              <w:ind w:left="264" w:right="89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product_id:{$first:"$product_id"},</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total:{$sum:"$price"}}})</w:t>
            </w:r>
          </w:p>
          <w:p w:rsidR="0020037C" w:rsidRDefault="004474D3">
            <w:pPr>
              <w:pStyle w:val="TableParagraph"/>
              <w:spacing w:before="82"/>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line="251" w:lineRule="auto"/>
              <w:ind w:left="228" w:right="931" w:hanging="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{$group:{_id:"$product_id", product_id:{$first:"$product_id"},</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total:{$sum:"$price"}}},</w:t>
            </w:r>
          </w:p>
          <w:p w:rsidR="0020037C" w:rsidRDefault="004474D3">
            <w:pPr>
              <w:pStyle w:val="TableParagraph"/>
              <w:spacing w:before="2"/>
              <w:ind w:left="15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{$match:{total:{$gt:1000}}})</w:t>
            </w:r>
          </w:p>
        </w:tc>
        <w:tc>
          <w:tcPr>
            <w:tcW w:w="3157" w:type="dxa"/>
            <w:tcBorders>
              <w:top w:val="single" w:sz="8" w:space="0" w:color="000000"/>
              <w:left w:val="nil"/>
              <w:bottom w:val="single" w:sz="8" w:space="0" w:color="000000"/>
              <w:right w:val="nil"/>
            </w:tcBorders>
          </w:tcPr>
          <w:p w:rsidR="0020037C" w:rsidRDefault="004474D3">
            <w:pPr>
              <w:pStyle w:val="TableParagraph"/>
              <w:spacing w:before="56" w:line="167" w:lineRule="auto"/>
              <w:ind w:left="50" w:right="112"/>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对表table中的记录按首先按product_type_id字段</w:t>
            </w:r>
            <w:r>
              <w:rPr>
                <w:rFonts w:ascii="Microsoft JhengHei" w:eastAsia="Microsoft JhengHei" w:hAnsi="Microsoft JhengHei" w:cs="Microsoft JhengHei"/>
                <w:sz w:val="14"/>
                <w:szCs w:val="14"/>
              </w:rPr>
              <w:t xml:space="preserve"> 分组，再按product_id字段分组；</w:t>
            </w:r>
          </w:p>
          <w:p w:rsidR="0020037C" w:rsidRDefault="004474D3">
            <w:pPr>
              <w:pStyle w:val="TableParagraph"/>
              <w:spacing w:before="84" w:line="167" w:lineRule="auto"/>
              <w:ind w:left="50" w:right="273" w:hanging="3"/>
              <w:rPr>
                <w:rFonts w:ascii="Microsoft JhengHei" w:eastAsia="Microsoft JhengHei" w:hAnsi="Microsoft JhengHei" w:cs="Microsoft JhengHei"/>
                <w:sz w:val="14"/>
                <w:szCs w:val="14"/>
              </w:rPr>
            </w:pPr>
            <w:r>
              <w:rPr>
                <w:rFonts w:ascii="Microsoft JhengHei" w:eastAsia="Microsoft JhengHei" w:hAnsi="Microsoft JhengHei" w:cs="Microsoft JhengHei"/>
                <w:spacing w:val="-83"/>
                <w:w w:val="95"/>
                <w:sz w:val="14"/>
                <w:szCs w:val="14"/>
              </w:rPr>
              <w:t>p</w:t>
            </w:r>
            <w:r>
              <w:rPr>
                <w:rFonts w:ascii="Microsoft JhengHei" w:eastAsia="Microsoft JhengHei" w:hAnsi="Microsoft JhengHei" w:cs="Microsoft JhengHei"/>
                <w:spacing w:val="-58"/>
                <w:w w:val="95"/>
                <w:sz w:val="14"/>
                <w:szCs w:val="14"/>
              </w:rPr>
              <w:t>求</w:t>
            </w:r>
            <w:r>
              <w:rPr>
                <w:rFonts w:ascii="Microsoft JhengHei" w:eastAsia="Microsoft JhengHei" w:hAnsi="Microsoft JhengHei" w:cs="Microsoft JhengHei"/>
                <w:w w:val="95"/>
                <w:sz w:val="14"/>
                <w:szCs w:val="14"/>
              </w:rPr>
              <w:t>r</w:t>
            </w:r>
            <w:r>
              <w:rPr>
                <w:rFonts w:ascii="Microsoft JhengHei" w:eastAsia="Microsoft JhengHei" w:hAnsi="Microsoft JhengHei" w:cs="Microsoft JhengHei"/>
                <w:spacing w:val="-80"/>
                <w:w w:val="95"/>
                <w:sz w:val="14"/>
                <w:szCs w:val="14"/>
              </w:rPr>
              <w:t>o</w:t>
            </w:r>
            <w:r>
              <w:rPr>
                <w:rFonts w:ascii="Microsoft JhengHei" w:eastAsia="Microsoft JhengHei" w:hAnsi="Microsoft JhengHei" w:cs="Microsoft JhengHei"/>
                <w:spacing w:val="-62"/>
                <w:w w:val="95"/>
                <w:sz w:val="14"/>
                <w:szCs w:val="14"/>
              </w:rPr>
              <w:t>每</w:t>
            </w:r>
            <w:r>
              <w:rPr>
                <w:rFonts w:ascii="Microsoft JhengHei" w:eastAsia="Microsoft JhengHei" w:hAnsi="Microsoft JhengHei" w:cs="Microsoft JhengHei"/>
                <w:spacing w:val="-19"/>
                <w:w w:val="95"/>
                <w:sz w:val="14"/>
                <w:szCs w:val="14"/>
              </w:rPr>
              <w:t>d</w:t>
            </w:r>
            <w:r>
              <w:rPr>
                <w:rFonts w:ascii="Microsoft JhengHei" w:eastAsia="Microsoft JhengHei" w:hAnsi="Microsoft JhengHei" w:cs="Microsoft JhengHei"/>
                <w:spacing w:val="-117"/>
                <w:w w:val="95"/>
                <w:sz w:val="14"/>
                <w:szCs w:val="14"/>
              </w:rPr>
              <w:t>个</w:t>
            </w:r>
            <w:r>
              <w:rPr>
                <w:rFonts w:ascii="Microsoft JhengHei" w:eastAsia="Microsoft JhengHei" w:hAnsi="Microsoft JhengHei" w:cs="Microsoft JhengHei"/>
                <w:w w:val="95"/>
                <w:sz w:val="14"/>
                <w:szCs w:val="14"/>
              </w:rPr>
              <w:t>u</w:t>
            </w:r>
            <w:r>
              <w:rPr>
                <w:rFonts w:ascii="Microsoft JhengHei" w:eastAsia="Microsoft JhengHei" w:hAnsi="Microsoft JhengHei" w:cs="Microsoft JhengHei"/>
                <w:spacing w:val="-27"/>
                <w:w w:val="95"/>
                <w:sz w:val="14"/>
                <w:szCs w:val="14"/>
              </w:rPr>
              <w:t>c</w:t>
            </w:r>
            <w:r>
              <w:rPr>
                <w:rFonts w:ascii="Microsoft JhengHei" w:eastAsia="Microsoft JhengHei" w:hAnsi="Microsoft JhengHei" w:cs="Microsoft JhengHei"/>
                <w:spacing w:val="-110"/>
                <w:w w:val="95"/>
                <w:sz w:val="14"/>
                <w:szCs w:val="14"/>
              </w:rPr>
              <w:t>分</w:t>
            </w:r>
            <w:r>
              <w:rPr>
                <w:rFonts w:ascii="Microsoft JhengHei" w:eastAsia="Microsoft JhengHei" w:hAnsi="Microsoft JhengHei" w:cs="Microsoft JhengHei"/>
                <w:w w:val="95"/>
                <w:sz w:val="14"/>
                <w:szCs w:val="14"/>
              </w:rPr>
              <w:t>t_</w:t>
            </w:r>
            <w:r>
              <w:rPr>
                <w:rFonts w:ascii="Microsoft JhengHei" w:eastAsia="Microsoft JhengHei" w:hAnsi="Microsoft JhengHei" w:cs="Microsoft JhengHei"/>
                <w:spacing w:val="-25"/>
                <w:w w:val="95"/>
                <w:sz w:val="14"/>
                <w:szCs w:val="14"/>
              </w:rPr>
              <w:t>i</w:t>
            </w:r>
            <w:r>
              <w:rPr>
                <w:rFonts w:ascii="Microsoft JhengHei" w:eastAsia="Microsoft JhengHei" w:hAnsi="Microsoft JhengHei" w:cs="Microsoft JhengHei"/>
                <w:spacing w:val="-110"/>
                <w:w w:val="95"/>
                <w:sz w:val="14"/>
                <w:szCs w:val="14"/>
              </w:rPr>
              <w:t>组</w:t>
            </w:r>
            <w:r>
              <w:rPr>
                <w:rFonts w:ascii="Microsoft JhengHei" w:eastAsia="Microsoft JhengHei" w:hAnsi="Microsoft JhengHei" w:cs="Microsoft JhengHei"/>
                <w:w w:val="95"/>
                <w:sz w:val="14"/>
                <w:szCs w:val="14"/>
              </w:rPr>
              <w:t>d</w:t>
            </w:r>
            <w:r>
              <w:rPr>
                <w:rFonts w:ascii="Microsoft JhengHei" w:eastAsia="Microsoft JhengHei" w:hAnsi="Microsoft JhengHei" w:cs="Microsoft JhengHei"/>
                <w:spacing w:val="-25"/>
                <w:w w:val="95"/>
                <w:sz w:val="14"/>
                <w:szCs w:val="14"/>
              </w:rPr>
              <w:t>"</w:t>
            </w:r>
            <w:r>
              <w:rPr>
                <w:rFonts w:ascii="Microsoft JhengHei" w:eastAsia="Microsoft JhengHei" w:hAnsi="Microsoft JhengHei" w:cs="Microsoft JhengHei"/>
                <w:spacing w:val="-111"/>
                <w:w w:val="95"/>
                <w:sz w:val="14"/>
                <w:szCs w:val="14"/>
              </w:rPr>
              <w:t>中</w:t>
            </w:r>
            <w:r>
              <w:rPr>
                <w:rFonts w:ascii="Microsoft JhengHei" w:eastAsia="Microsoft JhengHei" w:hAnsi="Microsoft JhengHei" w:cs="Microsoft JhengHei"/>
                <w:w w:val="95"/>
                <w:sz w:val="14"/>
                <w:szCs w:val="14"/>
              </w:rPr>
              <w:t xml:space="preserve">},   </w:t>
            </w:r>
            <w:r>
              <w:rPr>
                <w:rFonts w:ascii="Microsoft JhengHei" w:eastAsia="Microsoft JhengHei" w:hAnsi="Microsoft JhengHei" w:cs="Microsoft JhengHei"/>
                <w:spacing w:val="11"/>
                <w:w w:val="95"/>
                <w:sz w:val="14"/>
                <w:szCs w:val="14"/>
              </w:rPr>
              <w:t xml:space="preserve"> </w:t>
            </w:r>
            <w:r>
              <w:rPr>
                <w:rFonts w:ascii="Microsoft JhengHei" w:eastAsia="Microsoft JhengHei" w:hAnsi="Microsoft JhengHei" w:cs="Microsoft JhengHei"/>
                <w:w w:val="95"/>
                <w:sz w:val="14"/>
                <w:szCs w:val="14"/>
              </w:rPr>
              <w:t>字段price值的累加和，并重命名</w:t>
            </w:r>
            <w:r>
              <w:rPr>
                <w:rFonts w:ascii="Microsoft JhengHei" w:eastAsia="Microsoft JhengHei" w:hAnsi="Microsoft JhengHei" w:cs="Microsoft JhengHei"/>
                <w:sz w:val="14"/>
                <w:szCs w:val="14"/>
              </w:rPr>
              <w:t xml:space="preserve"> 为total；</w:t>
            </w:r>
          </w:p>
          <w:p w:rsidR="0020037C" w:rsidRDefault="0020037C">
            <w:pPr>
              <w:pStyle w:val="TableParagraph"/>
              <w:spacing w:line="200" w:lineRule="exact"/>
              <w:rPr>
                <w:sz w:val="20"/>
                <w:szCs w:val="20"/>
              </w:rPr>
            </w:pPr>
          </w:p>
          <w:p w:rsidR="0020037C" w:rsidRDefault="0020037C">
            <w:pPr>
              <w:pStyle w:val="TableParagraph"/>
              <w:spacing w:before="18" w:line="220" w:lineRule="exact"/>
            </w:pPr>
          </w:p>
          <w:p w:rsidR="0020037C" w:rsidRDefault="004474D3">
            <w:pPr>
              <w:pStyle w:val="TableParagraph"/>
              <w:spacing w:line="251" w:lineRule="auto"/>
              <w:ind w:left="50" w:right="273"/>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 xml:space="preserve">对表table中的记录按product_id字段分组； </w:t>
            </w:r>
            <w:r>
              <w:rPr>
                <w:rFonts w:ascii="Microsoft JhengHei" w:eastAsia="Microsoft JhengHei" w:hAnsi="Microsoft JhengHei" w:cs="Microsoft JhengHei"/>
                <w:w w:val="95"/>
                <w:sz w:val="14"/>
                <w:szCs w:val="14"/>
              </w:rPr>
              <w:t>求每个分组中字段price值的累加和，并重命名</w:t>
            </w:r>
          </w:p>
          <w:p w:rsidR="0020037C" w:rsidRDefault="004474D3">
            <w:pPr>
              <w:pStyle w:val="TableParagraph"/>
              <w:spacing w:line="159"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为total；</w:t>
            </w:r>
          </w:p>
          <w:p w:rsidR="0020037C" w:rsidRDefault="004474D3">
            <w:pPr>
              <w:pStyle w:val="TableParagraph"/>
              <w:spacing w:before="11"/>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只返回满足条件total字段值大于1000的分组。</w:t>
            </w:r>
          </w:p>
        </w:tc>
      </w:tr>
      <w:tr w:rsidR="0020037C">
        <w:trPr>
          <w:trHeight w:hRule="exact" w:val="1340"/>
        </w:trPr>
        <w:tc>
          <w:tcPr>
            <w:tcW w:w="3089"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product_id,sum(price)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total</w:t>
            </w:r>
          </w:p>
          <w:p w:rsidR="0020037C" w:rsidRDefault="004474D3">
            <w:pPr>
              <w:pStyle w:val="TableParagraph"/>
              <w:spacing w:before="11" w:line="251" w:lineRule="auto"/>
              <w:ind w:left="40" w:right="52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product_type_id=1001</w:t>
            </w:r>
            <w:r>
              <w:rPr>
                <w:rFonts w:ascii="Microsoft JhengHei" w:eastAsia="Microsoft JhengHei" w:hAnsi="Microsoft JhengHei" w:cs="Microsoft JhengHei"/>
                <w:w w:val="92"/>
                <w:sz w:val="14"/>
                <w:szCs w:val="14"/>
              </w:rPr>
              <w:t xml:space="preserve"> </w:t>
            </w: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product_id</w:t>
            </w:r>
          </w:p>
        </w:tc>
        <w:tc>
          <w:tcPr>
            <w:tcW w:w="3226" w:type="dxa"/>
            <w:tcBorders>
              <w:top w:val="single" w:sz="8" w:space="0" w:color="000000"/>
              <w:left w:val="nil"/>
              <w:bottom w:val="single" w:sz="8" w:space="0" w:color="000000"/>
              <w:right w:val="single" w:sz="8" w:space="0" w:color="000000"/>
            </w:tcBorders>
          </w:tcPr>
          <w:p w:rsidR="0020037C" w:rsidRDefault="004474D3">
            <w:pPr>
              <w:pStyle w:val="TableParagraph"/>
              <w:spacing w:before="4"/>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ind w:left="155" w:right="81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{$match:{product_type_id:1001}},</w:t>
            </w:r>
          </w:p>
          <w:p w:rsidR="0020037C" w:rsidRDefault="004474D3">
            <w:pPr>
              <w:pStyle w:val="TableParagraph"/>
              <w:spacing w:before="11" w:line="251" w:lineRule="auto"/>
              <w:ind w:left="264" w:hanging="11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{$group:{_id:"$product_id", product_id:{$first:"$product_id"},</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total:{$sum:"$price"}}})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选择符合条件product_type_id=1001的记录；</w:t>
            </w:r>
          </w:p>
          <w:p w:rsidR="0020037C" w:rsidRDefault="004474D3">
            <w:pPr>
              <w:pStyle w:val="TableParagraph"/>
              <w:spacing w:before="11" w:line="251" w:lineRule="auto"/>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 xml:space="preserve">对选出的记录按product_id进行分组； </w:t>
            </w:r>
            <w:r>
              <w:rPr>
                <w:rFonts w:ascii="Microsoft JhengHei" w:eastAsia="Microsoft JhengHei" w:hAnsi="Microsoft JhengHei" w:cs="Microsoft JhengHei"/>
                <w:w w:val="95"/>
                <w:sz w:val="14"/>
                <w:szCs w:val="14"/>
              </w:rPr>
              <w:t>对每个分组中的price字段值就和，并重命名</w:t>
            </w:r>
          </w:p>
          <w:p w:rsidR="0020037C" w:rsidRDefault="004474D3">
            <w:pPr>
              <w:pStyle w:val="TableParagraph"/>
              <w:spacing w:line="159"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为total。</w:t>
            </w:r>
          </w:p>
        </w:tc>
      </w:tr>
      <w:tr w:rsidR="0020037C">
        <w:trPr>
          <w:trHeight w:hRule="exact" w:val="1597"/>
        </w:trPr>
        <w:tc>
          <w:tcPr>
            <w:tcW w:w="3089" w:type="dxa"/>
            <w:tcBorders>
              <w:top w:val="single" w:sz="8" w:space="0" w:color="000000"/>
              <w:left w:val="single" w:sz="8" w:space="0" w:color="000000"/>
              <w:bottom w:val="single" w:sz="8" w:space="0" w:color="000000"/>
              <w:right w:val="nil"/>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product_id,sum(price)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as</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total</w:t>
            </w:r>
          </w:p>
          <w:p w:rsidR="0020037C" w:rsidRDefault="004474D3">
            <w:pPr>
              <w:pStyle w:val="TableParagraph"/>
              <w:spacing w:before="73" w:line="167" w:lineRule="auto"/>
              <w:ind w:left="40" w:righ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product_type_id=1001</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w w:val="92"/>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product_id</w:t>
            </w:r>
          </w:p>
          <w:p w:rsidR="0020037C" w:rsidRDefault="004474D3">
            <w:pPr>
              <w:pStyle w:val="TableParagraph"/>
              <w:spacing w:before="22"/>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having</w:t>
            </w:r>
            <w:r>
              <w:rPr>
                <w:rFonts w:ascii="Microsoft JhengHei" w:eastAsia="Microsoft JhengHei" w:hAnsi="Microsoft JhengHei" w:cs="Microsoft JhengHei"/>
                <w:spacing w:val="25"/>
                <w:w w:val="90"/>
                <w:sz w:val="14"/>
                <w:szCs w:val="14"/>
              </w:rPr>
              <w:t xml:space="preserve"> </w:t>
            </w:r>
            <w:r>
              <w:rPr>
                <w:rFonts w:ascii="Microsoft JhengHei" w:eastAsia="Microsoft JhengHei" w:hAnsi="Microsoft JhengHei" w:cs="Microsoft JhengHei"/>
                <w:w w:val="90"/>
                <w:sz w:val="14"/>
                <w:szCs w:val="14"/>
              </w:rPr>
              <w:t>total&gt;1000</w:t>
            </w:r>
          </w:p>
        </w:tc>
        <w:tc>
          <w:tcPr>
            <w:tcW w:w="3226" w:type="dxa"/>
            <w:tcBorders>
              <w:top w:val="single" w:sz="8" w:space="0" w:color="000000"/>
              <w:left w:val="nil"/>
              <w:bottom w:val="single" w:sz="8" w:space="0" w:color="000000"/>
              <w:right w:val="single" w:sz="8" w:space="0" w:color="000000"/>
            </w:tcBorders>
          </w:tcPr>
          <w:p w:rsidR="0020037C" w:rsidRDefault="004474D3">
            <w:pPr>
              <w:pStyle w:val="TableParagraph"/>
              <w:spacing w:before="4"/>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ind w:left="155" w:right="81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{$match:{product_type_id:1001}},</w:t>
            </w:r>
          </w:p>
          <w:p w:rsidR="0020037C" w:rsidRDefault="004474D3">
            <w:pPr>
              <w:pStyle w:val="TableParagraph"/>
              <w:spacing w:before="11" w:line="251" w:lineRule="auto"/>
              <w:ind w:left="228" w:hanging="7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{$group:{_id:"$product_id", product_id:{$first:"$product_id"},</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total:{$sum:"$price"}}},</w:t>
            </w:r>
          </w:p>
          <w:p w:rsidR="0020037C" w:rsidRDefault="004474D3">
            <w:pPr>
              <w:pStyle w:val="TableParagraph"/>
              <w:spacing w:before="2"/>
              <w:ind w:left="155" w:right="81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{$match:{total:{$gt:1000}}})</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 w:line="251" w:lineRule="auto"/>
              <w:ind w:left="40" w:right="31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选择符合条件product_type_id=1001的记录；</w:t>
            </w:r>
            <w:r>
              <w:rPr>
                <w:rFonts w:ascii="Microsoft JhengHei" w:eastAsia="Microsoft JhengHei" w:hAnsi="Microsoft JhengHei" w:cs="Microsoft JhengHei"/>
                <w:sz w:val="14"/>
                <w:szCs w:val="14"/>
              </w:rPr>
              <w:t xml:space="preserve"> 对选出的记录按product_id进行分组； 对每个分组中的price字段值就和，并重命名</w:t>
            </w:r>
          </w:p>
          <w:p w:rsidR="0020037C" w:rsidRDefault="004474D3">
            <w:pPr>
              <w:pStyle w:val="TableParagraph"/>
              <w:spacing w:line="159"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为total。</w:t>
            </w:r>
          </w:p>
          <w:p w:rsidR="0020037C" w:rsidRDefault="004474D3">
            <w:pPr>
              <w:pStyle w:val="TableParagraph"/>
              <w:spacing w:before="11"/>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只返回满足条件total字段值大于1000的分组。</w:t>
            </w:r>
          </w:p>
        </w:tc>
      </w:tr>
      <w:tr w:rsidR="0020037C">
        <w:trPr>
          <w:trHeight w:hRule="exact" w:val="836"/>
        </w:trPr>
        <w:tc>
          <w:tcPr>
            <w:tcW w:w="3089" w:type="dxa"/>
            <w:vMerge w:val="restart"/>
            <w:tcBorders>
              <w:top w:val="single" w:sz="8" w:space="0" w:color="000000"/>
              <w:left w:val="nil"/>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top</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10</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0"/>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1"/>
                <w:sz w:val="14"/>
                <w:szCs w:val="14"/>
              </w:rPr>
              <w:t xml:space="preserve"> </w:t>
            </w:r>
            <w:r>
              <w:rPr>
                <w:rFonts w:ascii="Microsoft JhengHei" w:eastAsia="Microsoft JhengHei" w:hAnsi="Microsoft JhengHei" w:cs="Microsoft JhengHei"/>
                <w:sz w:val="14"/>
                <w:szCs w:val="14"/>
              </w:rPr>
              <w:t>table</w:t>
            </w:r>
          </w:p>
          <w:p w:rsidR="0020037C" w:rsidRDefault="0020037C">
            <w:pPr>
              <w:pStyle w:val="TableParagraph"/>
              <w:spacing w:before="5" w:line="190" w:lineRule="exact"/>
              <w:rPr>
                <w:sz w:val="19"/>
                <w:szCs w:val="19"/>
              </w:rPr>
            </w:pPr>
          </w:p>
          <w:p w:rsidR="0020037C" w:rsidRDefault="0020037C">
            <w:pPr>
              <w:pStyle w:val="TableParagraph"/>
              <w:spacing w:line="200" w:lineRule="exact"/>
              <w:rPr>
                <w:sz w:val="20"/>
                <w:szCs w:val="20"/>
              </w:rPr>
            </w:pPr>
          </w:p>
          <w:p w:rsidR="0020037C" w:rsidRDefault="0020037C">
            <w:pPr>
              <w:pStyle w:val="TableParagraph"/>
              <w:spacing w:line="200" w:lineRule="exact"/>
              <w:rPr>
                <w:sz w:val="20"/>
                <w:szCs w:val="20"/>
              </w:rPr>
            </w:pPr>
          </w:p>
          <w:p w:rsidR="0020037C" w:rsidRDefault="004474D3">
            <w:pPr>
              <w:pStyle w:val="TableParagraph"/>
              <w:spacing w:line="251" w:lineRule="auto"/>
              <w:ind w:left="50" w:right="9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offset</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50</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rows</w:t>
            </w:r>
            <w:r>
              <w:rPr>
                <w:rFonts w:ascii="Microsoft JhengHei" w:eastAsia="Microsoft JhengHei" w:hAnsi="Microsoft JhengHei" w:cs="Microsoft JhengHei"/>
                <w:w w:val="97"/>
                <w:sz w:val="14"/>
                <w:szCs w:val="14"/>
              </w:rPr>
              <w:t xml:space="preserve"> </w:t>
            </w:r>
            <w:r>
              <w:rPr>
                <w:rFonts w:ascii="Microsoft JhengHei" w:eastAsia="Microsoft JhengHei" w:hAnsi="Microsoft JhengHei" w:cs="Microsoft JhengHei"/>
                <w:w w:val="95"/>
                <w:sz w:val="14"/>
                <w:szCs w:val="14"/>
              </w:rPr>
              <w:t>fetch</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next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10</w:t>
            </w:r>
          </w:p>
        </w:tc>
        <w:tc>
          <w:tcPr>
            <w:tcW w:w="3226" w:type="dxa"/>
            <w:vMerge w:val="restart"/>
            <w:tcBorders>
              <w:top w:val="single" w:sz="8" w:space="0" w:color="000000"/>
              <w:left w:val="nil"/>
              <w:right w:val="nil"/>
            </w:tcBorders>
          </w:tcPr>
          <w:p w:rsidR="0020037C" w:rsidRDefault="004474D3">
            <w:pPr>
              <w:pStyle w:val="TableParagraph"/>
              <w:spacing w:line="240" w:lineRule="exact"/>
              <w:ind w:left="118"/>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db.cs.table.aggregate(</w:t>
            </w:r>
          </w:p>
          <w:p w:rsidR="0020037C" w:rsidRDefault="004474D3">
            <w:pPr>
              <w:pStyle w:val="TableParagraph"/>
              <w:spacing w:before="11"/>
              <w:ind w:left="15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{$group:{_id:null}},</w:t>
            </w:r>
          </w:p>
          <w:p w:rsidR="0020037C" w:rsidRDefault="004474D3">
            <w:pPr>
              <w:pStyle w:val="TableParagraph"/>
              <w:spacing w:before="11" w:line="330" w:lineRule="auto"/>
              <w:ind w:left="118" w:right="1726" w:firstLine="36"/>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{$limit:10})</w:t>
            </w:r>
            <w:r>
              <w:rPr>
                <w:rFonts w:ascii="Microsoft JhengHei" w:eastAsia="Microsoft JhengHei" w:hAnsi="Microsoft JhengHei" w:cs="Microsoft JhengHei"/>
                <w:w w:val="98"/>
                <w:sz w:val="14"/>
                <w:szCs w:val="14"/>
              </w:rPr>
              <w:t xml:space="preserve"> </w:t>
            </w:r>
            <w:r>
              <w:rPr>
                <w:rFonts w:ascii="Microsoft JhengHei" w:eastAsia="Microsoft JhengHei" w:hAnsi="Microsoft JhengHei" w:cs="Microsoft JhengHei"/>
                <w:w w:val="90"/>
                <w:sz w:val="14"/>
                <w:szCs w:val="14"/>
              </w:rPr>
              <w:t>db.cs.table.aggregate(</w:t>
            </w:r>
          </w:p>
          <w:p w:rsidR="0020037C" w:rsidRDefault="004474D3">
            <w:pPr>
              <w:pStyle w:val="TableParagraph"/>
              <w:spacing w:line="181" w:lineRule="exact"/>
              <w:ind w:left="15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{$group:{_id:null}},</w:t>
            </w:r>
          </w:p>
          <w:p w:rsidR="0020037C" w:rsidRDefault="004474D3">
            <w:pPr>
              <w:pStyle w:val="TableParagraph"/>
              <w:spacing w:before="11"/>
              <w:ind w:left="15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{$skip:50},</w:t>
            </w:r>
          </w:p>
        </w:tc>
        <w:tc>
          <w:tcPr>
            <w:tcW w:w="3157"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返回结果集中的前十条记录</w:t>
            </w:r>
          </w:p>
        </w:tc>
      </w:tr>
      <w:tr w:rsidR="0020037C">
        <w:trPr>
          <w:trHeight w:hRule="exact" w:val="766"/>
        </w:trPr>
        <w:tc>
          <w:tcPr>
            <w:tcW w:w="3089" w:type="dxa"/>
            <w:vMerge/>
            <w:tcBorders>
              <w:left w:val="nil"/>
              <w:bottom w:val="nil"/>
              <w:right w:val="nil"/>
            </w:tcBorders>
          </w:tcPr>
          <w:p w:rsidR="0020037C" w:rsidRDefault="0020037C">
            <w:pPr>
              <w:rPr>
                <w:lang w:eastAsia="zh-CN"/>
              </w:rPr>
            </w:pPr>
          </w:p>
        </w:tc>
        <w:tc>
          <w:tcPr>
            <w:tcW w:w="3226" w:type="dxa"/>
            <w:vMerge/>
            <w:tcBorders>
              <w:left w:val="nil"/>
              <w:bottom w:val="nil"/>
              <w:right w:val="nil"/>
            </w:tcBorders>
          </w:tcPr>
          <w:p w:rsidR="0020037C" w:rsidRDefault="0020037C">
            <w:pPr>
              <w:rPr>
                <w:lang w:eastAsia="zh-CN"/>
              </w:rPr>
            </w:pPr>
          </w:p>
        </w:tc>
        <w:tc>
          <w:tcPr>
            <w:tcW w:w="3157" w:type="dxa"/>
            <w:tcBorders>
              <w:top w:val="nil"/>
              <w:left w:val="single" w:sz="8" w:space="0" w:color="000000"/>
              <w:bottom w:val="nil"/>
              <w:right w:val="nil"/>
            </w:tcBorders>
          </w:tcPr>
          <w:p w:rsidR="0020037C" w:rsidRDefault="004474D3">
            <w:pPr>
              <w:pStyle w:val="TableParagraph"/>
              <w:spacing w:before="7" w:line="167" w:lineRule="auto"/>
              <w:ind w:left="40" w:right="433"/>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跳过结果集中前50条记录之后，返回接下来</w:t>
            </w:r>
            <w:r>
              <w:rPr>
                <w:rFonts w:ascii="Microsoft JhengHei" w:eastAsia="Microsoft JhengHei" w:hAnsi="Microsoft JhengHei" w:cs="Microsoft JhengHei"/>
                <w:sz w:val="14"/>
                <w:szCs w:val="14"/>
                <w:lang w:eastAsia="zh-CN"/>
              </w:rPr>
              <w:t xml:space="preserve"> 的10条记录。</w:t>
            </w:r>
          </w:p>
        </w:tc>
      </w:tr>
    </w:tbl>
    <w:p w:rsidR="0020037C" w:rsidRDefault="0020037C">
      <w:pPr>
        <w:spacing w:line="167" w:lineRule="auto"/>
        <w:rPr>
          <w:rFonts w:ascii="Microsoft JhengHei" w:eastAsia="Microsoft JhengHei" w:hAnsi="Microsoft JhengHei" w:cs="Microsoft JhengHei"/>
          <w:sz w:val="14"/>
          <w:szCs w:val="14"/>
          <w:lang w:eastAsia="zh-CN"/>
        </w:rPr>
        <w:sectPr w:rsidR="0020037C">
          <w:pgSz w:w="12240" w:h="15840"/>
          <w:pgMar w:top="900" w:right="680" w:bottom="280" w:left="1520" w:header="713" w:footer="0" w:gutter="0"/>
          <w:cols w:space="720"/>
        </w:sectPr>
      </w:pPr>
    </w:p>
    <w:p w:rsidR="0020037C" w:rsidRDefault="0020037C">
      <w:pPr>
        <w:spacing w:before="10" w:line="150" w:lineRule="exact"/>
        <w:rPr>
          <w:sz w:val="15"/>
          <w:szCs w:val="15"/>
          <w:lang w:eastAsia="zh-CN"/>
        </w:rPr>
      </w:pPr>
    </w:p>
    <w:p w:rsidR="0020037C" w:rsidRDefault="00B0609F">
      <w:pPr>
        <w:tabs>
          <w:tab w:val="left" w:pos="4141"/>
        </w:tabs>
        <w:spacing w:before="6"/>
        <w:ind w:left="983"/>
        <w:rPr>
          <w:rFonts w:ascii="Microsoft JhengHei" w:eastAsia="Microsoft JhengHei" w:hAnsi="Microsoft JhengHei" w:cs="Microsoft JhengHei"/>
          <w:sz w:val="14"/>
          <w:szCs w:val="14"/>
          <w:lang w:eastAsia="zh-CN"/>
        </w:rPr>
      </w:pPr>
      <w:r w:rsidRPr="00B0609F">
        <w:rPr>
          <w:rFonts w:eastAsiaTheme="minorHAnsi"/>
        </w:rPr>
        <w:pict>
          <v:shape id="_x0000_s2191" type="#_x0000_t202" style="position:absolute;left:0;text-align:left;margin-left:81.2pt;margin-top:2.55pt;width:475.1pt;height:34.2pt;z-index:-251395584;mso-position-horizontal-relative:page" filled="f" stroked="f">
            <v:textbox inset="0,0,0,0">
              <w:txbxContent>
                <w:tbl>
                  <w:tblPr>
                    <w:tblW w:w="0" w:type="auto"/>
                    <w:tblLayout w:type="fixed"/>
                    <w:tblCellMar>
                      <w:left w:w="0" w:type="dxa"/>
                      <w:right w:w="0" w:type="dxa"/>
                    </w:tblCellMar>
                    <w:tblLook w:val="01E0"/>
                  </w:tblPr>
                  <w:tblGrid>
                    <w:gridCol w:w="6320"/>
                    <w:gridCol w:w="3152"/>
                  </w:tblGrid>
                  <w:tr w:rsidR="005807CE">
                    <w:trPr>
                      <w:trHeight w:hRule="exact" w:val="476"/>
                    </w:trPr>
                    <w:tc>
                      <w:tcPr>
                        <w:tcW w:w="6320" w:type="dxa"/>
                        <w:tcBorders>
                          <w:top w:val="nil"/>
                          <w:left w:val="nil"/>
                          <w:bottom w:val="nil"/>
                          <w:right w:val="nil"/>
                        </w:tcBorders>
                      </w:tcPr>
                      <w:p w:rsidR="005807CE" w:rsidRDefault="005807CE"/>
                    </w:tc>
                    <w:tc>
                      <w:tcPr>
                        <w:tcW w:w="3152" w:type="dxa"/>
                        <w:tcBorders>
                          <w:top w:val="single" w:sz="8" w:space="0" w:color="000000"/>
                          <w:left w:val="nil"/>
                          <w:bottom w:val="single" w:sz="8" w:space="0" w:color="000000"/>
                          <w:right w:val="nil"/>
                        </w:tcBorders>
                      </w:tcPr>
                      <w:p w:rsidR="005807CE" w:rsidRDefault="005807CE">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r>
                  <w:tr w:rsidR="005807CE">
                    <w:trPr>
                      <w:trHeight w:hRule="exact" w:val="188"/>
                    </w:trPr>
                    <w:tc>
                      <w:tcPr>
                        <w:tcW w:w="6320" w:type="dxa"/>
                        <w:tcBorders>
                          <w:top w:val="nil"/>
                          <w:left w:val="single" w:sz="8" w:space="0" w:color="000000"/>
                          <w:bottom w:val="nil"/>
                          <w:right w:val="single" w:sz="8" w:space="0" w:color="000000"/>
                        </w:tcBorders>
                      </w:tcPr>
                      <w:p w:rsidR="005807CE" w:rsidRDefault="005807CE"/>
                    </w:tc>
                    <w:tc>
                      <w:tcPr>
                        <w:tcW w:w="3152" w:type="dxa"/>
                        <w:tcBorders>
                          <w:top w:val="single" w:sz="8" w:space="0" w:color="000000"/>
                          <w:left w:val="single" w:sz="8" w:space="0" w:color="000000"/>
                          <w:bottom w:val="single" w:sz="8" w:space="0" w:color="000000"/>
                          <w:right w:val="single" w:sz="8" w:space="0" w:color="000000"/>
                        </w:tcBorders>
                      </w:tcPr>
                      <w:p w:rsidR="005807CE" w:rsidRDefault="005807CE"/>
                    </w:tc>
                  </w:tr>
                </w:tbl>
                <w:p w:rsidR="005807CE" w:rsidRDefault="005807CE"/>
              </w:txbxContent>
            </v:textbox>
            <w10:wrap anchorx="page"/>
          </v:shape>
        </w:pict>
      </w:r>
      <w:r w:rsidR="004474D3">
        <w:rPr>
          <w:rFonts w:ascii="Microsoft JhengHei" w:eastAsia="Microsoft JhengHei" w:hAnsi="Microsoft JhengHei" w:cs="Microsoft JhengHei"/>
          <w:w w:val="95"/>
          <w:sz w:val="14"/>
          <w:szCs w:val="14"/>
          <w:lang w:eastAsia="zh-CN"/>
        </w:rPr>
        <w:t>SQL语句</w:t>
      </w:r>
      <w:r w:rsidR="004474D3">
        <w:rPr>
          <w:rFonts w:ascii="Microsoft JhengHei" w:eastAsia="Microsoft JhengHei" w:hAnsi="Microsoft JhengHei" w:cs="Microsoft JhengHei"/>
          <w:w w:val="95"/>
          <w:sz w:val="14"/>
          <w:szCs w:val="14"/>
          <w:lang w:eastAsia="zh-CN"/>
        </w:rPr>
        <w:tab/>
        <w:t>SequoiaDB聚集语句</w:t>
      </w:r>
    </w:p>
    <w:p w:rsidR="0020037C" w:rsidRDefault="004474D3">
      <w:pPr>
        <w:spacing w:line="208" w:lineRule="exact"/>
        <w:ind w:right="1473"/>
        <w:jc w:val="center"/>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{$limit:10})</w:t>
      </w: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before="8" w:line="260" w:lineRule="exact"/>
        <w:rPr>
          <w:sz w:val="26"/>
          <w:szCs w:val="26"/>
          <w:lang w:eastAsia="zh-CN"/>
        </w:rPr>
      </w:pPr>
    </w:p>
    <w:p w:rsidR="0020037C" w:rsidRPr="00227B08" w:rsidRDefault="00B0609F">
      <w:pPr>
        <w:pStyle w:val="Heading2"/>
        <w:spacing w:line="394" w:lineRule="exact"/>
        <w:rPr>
          <w:rFonts w:eastAsiaTheme="minorEastAsia"/>
          <w:lang w:eastAsia="zh-CN"/>
        </w:rPr>
      </w:pPr>
      <w:r w:rsidRPr="00B0609F">
        <w:pict>
          <v:group id="_x0000_s2189" style="position:absolute;left:0;text-align:left;margin-left:56.7pt;margin-top:21.4pt;width:498.6pt;height:.1pt;z-index:-251396608;mso-position-horizontal-relative:page" coordorigin="1134,428" coordsize="9972,2">
            <v:shape id="_x0000_s2190" style="position:absolute;left:1134;top:428;width:9972;height:2" coordorigin="1134,428" coordsize="9972,0" path="m1134,428r9972,e" filled="f" strokeweight="1pt">
              <v:path arrowok="t"/>
            </v:shape>
            <w10:wrap anchorx="page"/>
          </v:group>
        </w:pict>
      </w:r>
      <w:bookmarkStart w:id="628" w:name="SQL_语法"/>
      <w:bookmarkStart w:id="629" w:name="_bookmark258"/>
      <w:bookmarkEnd w:id="628"/>
      <w:bookmarkEnd w:id="629"/>
      <w:r w:rsidR="004474D3">
        <w:rPr>
          <w:w w:val="95"/>
          <w:lang w:eastAsia="zh-CN"/>
        </w:rPr>
        <w:t>SQL</w:t>
      </w:r>
      <w:r w:rsidR="004474D3">
        <w:rPr>
          <w:spacing w:val="18"/>
          <w:w w:val="95"/>
          <w:lang w:eastAsia="zh-CN"/>
        </w:rPr>
        <w:t xml:space="preserve"> </w:t>
      </w:r>
      <w:r w:rsidR="004474D3">
        <w:rPr>
          <w:w w:val="95"/>
          <w:lang w:eastAsia="zh-CN"/>
        </w:rPr>
        <w:t>语法</w:t>
      </w:r>
      <w:ins w:id="630" w:author="qiushanggao" w:date="2013-11-06T15:59:00Z">
        <w:r w:rsidR="00227B08">
          <w:rPr>
            <w:rFonts w:eastAsiaTheme="minorEastAsia" w:hint="eastAsia"/>
            <w:w w:val="95"/>
            <w:lang w:eastAsia="zh-CN"/>
          </w:rPr>
          <w:t>(</w:t>
        </w:r>
      </w:ins>
      <w:ins w:id="631" w:author="qiushanggao" w:date="2013-11-06T17:54:00Z">
        <w:r w:rsidR="00974798">
          <w:rPr>
            <w:rFonts w:eastAsiaTheme="minorEastAsia" w:hint="eastAsia"/>
            <w:w w:val="95"/>
            <w:lang w:eastAsia="zh-CN"/>
          </w:rPr>
          <w:t>黄东东</w:t>
        </w:r>
      </w:ins>
      <w:ins w:id="632" w:author="qiushanggao" w:date="2013-11-06T15:59:00Z">
        <w:r w:rsidR="00227B08">
          <w:rPr>
            <w:rFonts w:eastAsiaTheme="minorEastAsia" w:hint="eastAsia"/>
            <w:w w:val="95"/>
            <w:lang w:eastAsia="zh-CN"/>
          </w:rPr>
          <w:t>)</w:t>
        </w:r>
      </w:ins>
    </w:p>
    <w:p w:rsidR="0020037C" w:rsidRDefault="0020037C">
      <w:pPr>
        <w:spacing w:before="1" w:line="130" w:lineRule="exact"/>
        <w:rPr>
          <w:sz w:val="13"/>
          <w:szCs w:val="13"/>
          <w:lang w:eastAsia="zh-CN"/>
        </w:rPr>
      </w:pPr>
    </w:p>
    <w:p w:rsidR="0020037C" w:rsidRDefault="004474D3">
      <w:pPr>
        <w:pStyle w:val="BodyText"/>
        <w:spacing w:line="167" w:lineRule="auto"/>
        <w:ind w:right="43"/>
        <w:rPr>
          <w:lang w:eastAsia="zh-CN"/>
        </w:rPr>
      </w:pPr>
      <w:r>
        <w:rPr>
          <w:w w:val="95"/>
          <w:lang w:eastAsia="zh-CN"/>
        </w:rPr>
        <w:t>Sequoiadb是一种面向文档型的非关系型数据库，在本节中主要介绍如何使用SQL访问和处理sequoiaDB数据</w:t>
      </w:r>
      <w:r>
        <w:rPr>
          <w:lang w:eastAsia="zh-CN"/>
        </w:rPr>
        <w:t xml:space="preserve"> 库系统中的数据。</w:t>
      </w:r>
    </w:p>
    <w:p w:rsidR="0020037C" w:rsidRDefault="00DD1987">
      <w:pPr>
        <w:pStyle w:val="BodyText"/>
        <w:spacing w:before="31" w:line="335" w:lineRule="auto"/>
        <w:ind w:right="4910"/>
      </w:pPr>
      <w:r>
        <w:pict>
          <v:shape id="_x0000_i1121"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95"/>
        </w:rPr>
        <w:t xml:space="preserve">注:   </w:t>
      </w:r>
      <w:r w:rsidR="004474D3">
        <w:rPr>
          <w:spacing w:val="33"/>
          <w:w w:val="95"/>
        </w:rPr>
        <w:t xml:space="preserve"> </w:t>
      </w:r>
      <w:r w:rsidR="004474D3">
        <w:rPr>
          <w:w w:val="95"/>
        </w:rPr>
        <w:t>sequoiaDB中，SQL语句不区分大小写。</w:t>
      </w:r>
      <w:r w:rsidR="004474D3">
        <w:t xml:space="preserve"> SQL语法表</w:t>
      </w:r>
    </w:p>
    <w:p w:rsidR="0020037C" w:rsidRDefault="0020037C">
      <w:pPr>
        <w:spacing w:before="1" w:line="20" w:lineRule="exact"/>
        <w:rPr>
          <w:sz w:val="4"/>
          <w:szCs w:val="4"/>
        </w:rPr>
      </w:pPr>
    </w:p>
    <w:tbl>
      <w:tblPr>
        <w:tblW w:w="0" w:type="auto"/>
        <w:tblInd w:w="923" w:type="dxa"/>
        <w:tblLayout w:type="fixed"/>
        <w:tblCellMar>
          <w:left w:w="0" w:type="dxa"/>
          <w:right w:w="0" w:type="dxa"/>
        </w:tblCellMar>
        <w:tblLook w:val="01E0"/>
      </w:tblPr>
      <w:tblGrid>
        <w:gridCol w:w="2325"/>
        <w:gridCol w:w="3990"/>
        <w:gridCol w:w="3157"/>
      </w:tblGrid>
      <w:tr w:rsidR="0020037C">
        <w:trPr>
          <w:trHeight w:hRule="exact" w:val="295"/>
        </w:trPr>
        <w:tc>
          <w:tcPr>
            <w:tcW w:w="2325"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语句</w:t>
            </w:r>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示例</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59" w:history="1">
              <w:r w:rsidR="004474D3">
                <w:rPr>
                  <w:rFonts w:ascii="Microsoft JhengHei" w:eastAsia="Microsoft JhengHei" w:hAnsi="Microsoft JhengHei" w:cs="Microsoft JhengHei"/>
                  <w:color w:val="0000FF"/>
                  <w:w w:val="95"/>
                  <w:sz w:val="14"/>
                  <w:szCs w:val="14"/>
                </w:rPr>
                <w:t>create</w:t>
              </w:r>
              <w:r w:rsidR="004474D3">
                <w:rPr>
                  <w:rFonts w:ascii="Microsoft JhengHei" w:eastAsia="Microsoft JhengHei" w:hAnsi="Microsoft JhengHei" w:cs="Microsoft JhengHei"/>
                  <w:color w:val="0000FF"/>
                  <w:spacing w:val="-4"/>
                  <w:w w:val="95"/>
                  <w:sz w:val="14"/>
                  <w:szCs w:val="14"/>
                </w:rPr>
                <w:t xml:space="preserve"> </w:t>
              </w:r>
              <w:r w:rsidR="004474D3">
                <w:rPr>
                  <w:rFonts w:ascii="Microsoft JhengHei" w:eastAsia="Microsoft JhengHei" w:hAnsi="Microsoft JhengHei" w:cs="Microsoft JhengHei"/>
                  <w:color w:val="0000FF"/>
                  <w:w w:val="95"/>
                  <w:sz w:val="14"/>
                  <w:szCs w:val="14"/>
                </w:rPr>
                <w:t>collectionspace</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创建集合空间</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db.execUpdate("create</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collectionspace</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foo")</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60" w:history="1">
              <w:r w:rsidR="004474D3">
                <w:rPr>
                  <w:rFonts w:ascii="Microsoft JhengHei" w:eastAsia="Microsoft JhengHei" w:hAnsi="Microsoft JhengHei" w:cs="Microsoft JhengHei"/>
                  <w:color w:val="0000FF"/>
                  <w:w w:val="95"/>
                  <w:sz w:val="14"/>
                  <w:szCs w:val="14"/>
                </w:rPr>
                <w:t>drop</w:t>
              </w:r>
              <w:r w:rsidR="004474D3">
                <w:rPr>
                  <w:rFonts w:ascii="Microsoft JhengHei" w:eastAsia="Microsoft JhengHei" w:hAnsi="Microsoft JhengHei" w:cs="Microsoft JhengHei"/>
                  <w:color w:val="0000FF"/>
                  <w:spacing w:val="-11"/>
                  <w:w w:val="95"/>
                  <w:sz w:val="14"/>
                  <w:szCs w:val="14"/>
                </w:rPr>
                <w:t xml:space="preserve"> </w:t>
              </w:r>
              <w:r w:rsidR="004474D3">
                <w:rPr>
                  <w:rFonts w:ascii="Microsoft JhengHei" w:eastAsia="Microsoft JhengHei" w:hAnsi="Microsoft JhengHei" w:cs="Microsoft JhengHei"/>
                  <w:color w:val="0000FF"/>
                  <w:w w:val="95"/>
                  <w:sz w:val="14"/>
                  <w:szCs w:val="14"/>
                </w:rPr>
                <w:t>collectionspace</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删除集合空间</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db.execUpdate("drop</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collectionspace</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foo")</w:t>
            </w:r>
          </w:p>
        </w:tc>
      </w:tr>
      <w:tr w:rsidR="0020037C">
        <w:trPr>
          <w:trHeight w:hRule="exact" w:val="305"/>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261" w:history="1">
              <w:r w:rsidR="004474D3">
                <w:rPr>
                  <w:rFonts w:ascii="Microsoft JhengHei" w:eastAsia="Microsoft JhengHei" w:hAnsi="Microsoft JhengHei" w:cs="Microsoft JhengHei"/>
                  <w:color w:val="0000FF"/>
                  <w:w w:val="95"/>
                  <w:sz w:val="14"/>
                  <w:szCs w:val="14"/>
                </w:rPr>
                <w:t>create collection</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创建集合</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db.execUpdate("create</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foo.bar")</w:t>
            </w:r>
          </w:p>
        </w:tc>
      </w:tr>
      <w:tr w:rsidR="0020037C">
        <w:trPr>
          <w:trHeight w:hRule="exact" w:val="305"/>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262" w:history="1">
              <w:r w:rsidR="004474D3">
                <w:rPr>
                  <w:rFonts w:ascii="Microsoft JhengHei" w:eastAsia="Microsoft JhengHei" w:hAnsi="Microsoft JhengHei" w:cs="Microsoft JhengHei"/>
                  <w:color w:val="0000FF"/>
                  <w:w w:val="95"/>
                  <w:sz w:val="14"/>
                  <w:szCs w:val="14"/>
                </w:rPr>
                <w:t>drop</w:t>
              </w:r>
              <w:r w:rsidR="004474D3">
                <w:rPr>
                  <w:rFonts w:ascii="Microsoft JhengHei" w:eastAsia="Microsoft JhengHei" w:hAnsi="Microsoft JhengHei" w:cs="Microsoft JhengHei"/>
                  <w:color w:val="0000FF"/>
                  <w:spacing w:val="-7"/>
                  <w:w w:val="95"/>
                  <w:sz w:val="14"/>
                  <w:szCs w:val="14"/>
                </w:rPr>
                <w:t xml:space="preserve"> </w:t>
              </w:r>
              <w:r w:rsidR="004474D3">
                <w:rPr>
                  <w:rFonts w:ascii="Microsoft JhengHei" w:eastAsia="Microsoft JhengHei" w:hAnsi="Microsoft JhengHei" w:cs="Microsoft JhengHei"/>
                  <w:color w:val="0000FF"/>
                  <w:w w:val="95"/>
                  <w:sz w:val="14"/>
                  <w:szCs w:val="14"/>
                </w:rPr>
                <w:t>collection</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删除集合</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db.execUpdate("drop</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foo.bar")</w:t>
            </w:r>
          </w:p>
        </w:tc>
      </w:tr>
      <w:tr w:rsidR="0020037C">
        <w:trPr>
          <w:trHeight w:hRule="exact" w:val="54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63" w:history="1">
              <w:r w:rsidR="004474D3">
                <w:rPr>
                  <w:rFonts w:ascii="Microsoft JhengHei" w:eastAsia="Microsoft JhengHei" w:hAnsi="Microsoft JhengHei" w:cs="Microsoft JhengHei"/>
                  <w:color w:val="0000FF"/>
                  <w:w w:val="95"/>
                  <w:sz w:val="14"/>
                  <w:szCs w:val="14"/>
                </w:rPr>
                <w:t>create</w:t>
              </w:r>
              <w:r w:rsidR="004474D3">
                <w:rPr>
                  <w:rFonts w:ascii="Microsoft JhengHei" w:eastAsia="Microsoft JhengHei" w:hAnsi="Microsoft JhengHei" w:cs="Microsoft JhengHei"/>
                  <w:color w:val="0000FF"/>
                  <w:spacing w:val="10"/>
                  <w:w w:val="95"/>
                  <w:sz w:val="14"/>
                  <w:szCs w:val="14"/>
                </w:rPr>
                <w:t xml:space="preserve"> </w:t>
              </w:r>
              <w:r w:rsidR="004474D3">
                <w:rPr>
                  <w:rFonts w:ascii="Microsoft JhengHei" w:eastAsia="Microsoft JhengHei" w:hAnsi="Microsoft JhengHei" w:cs="Microsoft JhengHei"/>
                  <w:color w:val="0000FF"/>
                  <w:w w:val="95"/>
                  <w:sz w:val="14"/>
                  <w:szCs w:val="14"/>
                </w:rPr>
                <w:t>index</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创建索引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db.execUpdate("create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index</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test_index</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on</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foo.bar</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(age)")</w:t>
            </w:r>
          </w:p>
        </w:tc>
      </w:tr>
      <w:tr w:rsidR="0020037C">
        <w:trPr>
          <w:trHeight w:hRule="exact" w:val="54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64" w:history="1">
              <w:r w:rsidR="004474D3">
                <w:rPr>
                  <w:rFonts w:ascii="Microsoft JhengHei" w:eastAsia="Microsoft JhengHei" w:hAnsi="Microsoft JhengHei" w:cs="Microsoft JhengHei"/>
                  <w:color w:val="0000FF"/>
                  <w:w w:val="95"/>
                  <w:sz w:val="14"/>
                  <w:szCs w:val="14"/>
                </w:rPr>
                <w:t>drop</w:t>
              </w:r>
              <w:r w:rsidR="004474D3">
                <w:rPr>
                  <w:rFonts w:ascii="Microsoft JhengHei" w:eastAsia="Microsoft JhengHei" w:hAnsi="Microsoft JhengHei" w:cs="Microsoft JhengHei"/>
                  <w:color w:val="0000FF"/>
                  <w:spacing w:val="3"/>
                  <w:w w:val="95"/>
                  <w:sz w:val="14"/>
                  <w:szCs w:val="14"/>
                </w:rPr>
                <w:t xml:space="preserve"> </w:t>
              </w:r>
              <w:r w:rsidR="004474D3">
                <w:rPr>
                  <w:rFonts w:ascii="Microsoft JhengHei" w:eastAsia="Microsoft JhengHei" w:hAnsi="Microsoft JhengHei" w:cs="Microsoft JhengHei"/>
                  <w:color w:val="0000FF"/>
                  <w:w w:val="95"/>
                  <w:sz w:val="14"/>
                  <w:szCs w:val="14"/>
                </w:rPr>
                <w:t>index</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删除索引</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db.execUpdate("drop</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index</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test_index</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on</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foo.bar")</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65" w:history="1">
              <w:r w:rsidR="004474D3">
                <w:rPr>
                  <w:rFonts w:ascii="Microsoft JhengHei" w:eastAsia="Microsoft JhengHei" w:hAnsi="Microsoft JhengHei" w:cs="Microsoft JhengHei"/>
                  <w:color w:val="0000FF"/>
                  <w:w w:val="95"/>
                  <w:sz w:val="14"/>
                  <w:szCs w:val="14"/>
                </w:rPr>
                <w:t>list</w:t>
              </w:r>
              <w:r w:rsidR="004474D3">
                <w:rPr>
                  <w:rFonts w:ascii="Microsoft JhengHei" w:eastAsia="Microsoft JhengHei" w:hAnsi="Microsoft JhengHei" w:cs="Microsoft JhengHei"/>
                  <w:color w:val="0000FF"/>
                  <w:spacing w:val="6"/>
                  <w:w w:val="95"/>
                  <w:sz w:val="14"/>
                  <w:szCs w:val="14"/>
                </w:rPr>
                <w:t xml:space="preserve"> </w:t>
              </w:r>
              <w:r w:rsidR="004474D3">
                <w:rPr>
                  <w:rFonts w:ascii="Microsoft JhengHei" w:eastAsia="Microsoft JhengHei" w:hAnsi="Microsoft JhengHei" w:cs="Microsoft JhengHei"/>
                  <w:color w:val="0000FF"/>
                  <w:w w:val="95"/>
                  <w:sz w:val="14"/>
                  <w:szCs w:val="14"/>
                </w:rPr>
                <w:t>collectionspaces</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枚举集合空间</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db.exec("list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collectionspaces")</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66" w:history="1">
              <w:r w:rsidR="004474D3">
                <w:rPr>
                  <w:rFonts w:ascii="Microsoft JhengHei" w:eastAsia="Microsoft JhengHei" w:hAnsi="Microsoft JhengHei" w:cs="Microsoft JhengHei"/>
                  <w:color w:val="0000FF"/>
                  <w:w w:val="95"/>
                  <w:sz w:val="14"/>
                  <w:szCs w:val="14"/>
                </w:rPr>
                <w:t>list</w:t>
              </w:r>
              <w:r w:rsidR="004474D3">
                <w:rPr>
                  <w:rFonts w:ascii="Microsoft JhengHei" w:eastAsia="Microsoft JhengHei" w:hAnsi="Microsoft JhengHei" w:cs="Microsoft JhengHei"/>
                  <w:color w:val="0000FF"/>
                  <w:spacing w:val="-1"/>
                  <w:w w:val="95"/>
                  <w:sz w:val="14"/>
                  <w:szCs w:val="14"/>
                </w:rPr>
                <w:t xml:space="preserve"> </w:t>
              </w:r>
              <w:r w:rsidR="004474D3">
                <w:rPr>
                  <w:rFonts w:ascii="Microsoft JhengHei" w:eastAsia="Microsoft JhengHei" w:hAnsi="Microsoft JhengHei" w:cs="Microsoft JhengHei"/>
                  <w:color w:val="0000FF"/>
                  <w:w w:val="95"/>
                  <w:sz w:val="14"/>
                  <w:szCs w:val="14"/>
                </w:rPr>
                <w:t>collections</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枚举集合</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db.exec("list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collections")</w:t>
            </w:r>
          </w:p>
        </w:tc>
      </w:tr>
      <w:tr w:rsidR="0020037C">
        <w:trPr>
          <w:trHeight w:hRule="exact" w:val="54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67" w:history="1">
              <w:r w:rsidR="004474D3">
                <w:rPr>
                  <w:rFonts w:ascii="Microsoft JhengHei" w:eastAsia="Microsoft JhengHei" w:hAnsi="Microsoft JhengHei" w:cs="Microsoft JhengHei"/>
                  <w:color w:val="0000FF"/>
                  <w:w w:val="95"/>
                  <w:sz w:val="14"/>
                  <w:szCs w:val="14"/>
                </w:rPr>
                <w:t>insert</w:t>
              </w:r>
              <w:r w:rsidR="004474D3">
                <w:rPr>
                  <w:rFonts w:ascii="Microsoft JhengHei" w:eastAsia="Microsoft JhengHei" w:hAnsi="Microsoft JhengHei" w:cs="Microsoft JhengHei"/>
                  <w:color w:val="0000FF"/>
                  <w:spacing w:val="11"/>
                  <w:w w:val="95"/>
                  <w:sz w:val="14"/>
                  <w:szCs w:val="14"/>
                </w:rPr>
                <w:t xml:space="preserve"> </w:t>
              </w:r>
              <w:r w:rsidR="004474D3">
                <w:rPr>
                  <w:rFonts w:ascii="Microsoft JhengHei" w:eastAsia="Microsoft JhengHei" w:hAnsi="Microsoft JhengHei" w:cs="Microsoft JhengHei"/>
                  <w:color w:val="0000FF"/>
                  <w:w w:val="95"/>
                  <w:sz w:val="14"/>
                  <w:szCs w:val="14"/>
                </w:rPr>
                <w:t>into</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插入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db.execUpdate("insert</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into</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foo.bar(age,name)</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110"/>
                <w:sz w:val="14"/>
                <w:szCs w:val="14"/>
              </w:rPr>
              <w:t>values(20,\"Tom\")")</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68" w:history="1">
              <w:r w:rsidR="004474D3">
                <w:rPr>
                  <w:rFonts w:ascii="Microsoft JhengHei" w:eastAsia="Microsoft JhengHei" w:hAnsi="Microsoft JhengHei" w:cs="Microsoft JhengHei"/>
                  <w:color w:val="0000FF"/>
                  <w:w w:val="95"/>
                  <w:sz w:val="14"/>
                  <w:szCs w:val="14"/>
                </w:rPr>
                <w:t>select</w:t>
              </w:r>
              <w:r w:rsidR="004474D3">
                <w:rPr>
                  <w:rFonts w:ascii="Microsoft JhengHei" w:eastAsia="Microsoft JhengHei" w:hAnsi="Microsoft JhengHei" w:cs="Microsoft JhengHei"/>
                  <w:color w:val="0000FF"/>
                  <w:spacing w:val="9"/>
                  <w:w w:val="95"/>
                  <w:sz w:val="14"/>
                  <w:szCs w:val="14"/>
                </w:rPr>
                <w:t xml:space="preserve"> </w:t>
              </w:r>
              <w:r w:rsidR="004474D3">
                <w:rPr>
                  <w:rFonts w:ascii="Microsoft JhengHei" w:eastAsia="Microsoft JhengHei" w:hAnsi="Microsoft JhengHei" w:cs="Microsoft JhengHei"/>
                  <w:color w:val="0000FF"/>
                  <w:w w:val="95"/>
                  <w:sz w:val="14"/>
                  <w:szCs w:val="14"/>
                </w:rPr>
                <w:t>from</w:t>
              </w:r>
            </w:hyperlink>
          </w:p>
        </w:tc>
        <w:tc>
          <w:tcPr>
            <w:tcW w:w="3990" w:type="dxa"/>
            <w:tcBorders>
              <w:top w:val="single" w:sz="8" w:space="0" w:color="000000"/>
              <w:left w:val="nil"/>
              <w:bottom w:val="single" w:sz="8" w:space="0" w:color="000000"/>
              <w:right w:val="single" w:sz="8" w:space="0" w:color="000000"/>
            </w:tcBorders>
          </w:tcPr>
          <w:p w:rsidR="0020037C" w:rsidRPr="00AB5243"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查询</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db.exec("select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foo.bar")</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69" w:history="1">
              <w:r w:rsidR="004474D3">
                <w:rPr>
                  <w:rFonts w:ascii="Microsoft JhengHei" w:eastAsia="Microsoft JhengHei" w:hAnsi="Microsoft JhengHei" w:cs="Microsoft JhengHei"/>
                  <w:color w:val="0000FF"/>
                  <w:w w:val="95"/>
                  <w:sz w:val="14"/>
                  <w:szCs w:val="14"/>
                </w:rPr>
                <w:t>update set</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更新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db.execUpdate("update</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foo.bar</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set</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age=25")</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0" w:history="1">
              <w:r w:rsidR="004474D3">
                <w:rPr>
                  <w:rFonts w:ascii="Microsoft JhengHei" w:eastAsia="Microsoft JhengHei" w:hAnsi="Microsoft JhengHei" w:cs="Microsoft JhengHei"/>
                  <w:color w:val="0000FF"/>
                  <w:w w:val="95"/>
                  <w:sz w:val="14"/>
                  <w:szCs w:val="14"/>
                </w:rPr>
                <w:t>delete</w:t>
              </w:r>
              <w:r w:rsidR="004474D3">
                <w:rPr>
                  <w:rFonts w:ascii="Microsoft JhengHei" w:eastAsia="Microsoft JhengHei" w:hAnsi="Microsoft JhengHei" w:cs="Microsoft JhengHei"/>
                  <w:color w:val="0000FF"/>
                  <w:spacing w:val="4"/>
                  <w:w w:val="95"/>
                  <w:sz w:val="14"/>
                  <w:szCs w:val="14"/>
                </w:rPr>
                <w:t xml:space="preserve"> </w:t>
              </w:r>
              <w:r w:rsidR="004474D3">
                <w:rPr>
                  <w:rFonts w:ascii="Microsoft JhengHei" w:eastAsia="Microsoft JhengHei" w:hAnsi="Microsoft JhengHei" w:cs="Microsoft JhengHei"/>
                  <w:color w:val="0000FF"/>
                  <w:w w:val="95"/>
                  <w:sz w:val="14"/>
                  <w:szCs w:val="14"/>
                </w:rPr>
                <w:t>from</w:t>
              </w:r>
            </w:hyperlink>
          </w:p>
        </w:tc>
        <w:tc>
          <w:tcPr>
            <w:tcW w:w="3990" w:type="dxa"/>
            <w:tcBorders>
              <w:top w:val="single" w:sz="8" w:space="0" w:color="000000"/>
              <w:left w:val="nil"/>
              <w:bottom w:val="single" w:sz="8" w:space="0" w:color="000000"/>
              <w:right w:val="single" w:sz="8" w:space="0" w:color="000000"/>
            </w:tcBorders>
          </w:tcPr>
          <w:p w:rsidR="0020037C" w:rsidRPr="00AB5243"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删除</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db.execUpdate("delete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foo.bar")</w:t>
            </w:r>
          </w:p>
        </w:tc>
      </w:tr>
      <w:tr w:rsidR="0020037C">
        <w:trPr>
          <w:trHeight w:hRule="exact" w:val="54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1" w:history="1">
              <w:r w:rsidR="004474D3">
                <w:rPr>
                  <w:rFonts w:ascii="Microsoft JhengHei" w:eastAsia="Microsoft JhengHei" w:hAnsi="Microsoft JhengHei" w:cs="Microsoft JhengHei"/>
                  <w:color w:val="0000FF"/>
                  <w:w w:val="95"/>
                  <w:sz w:val="14"/>
                  <w:szCs w:val="14"/>
                </w:rPr>
                <w:t>group</w:t>
              </w:r>
              <w:r w:rsidR="004474D3">
                <w:rPr>
                  <w:rFonts w:ascii="Microsoft JhengHei" w:eastAsia="Microsoft JhengHei" w:hAnsi="Microsoft JhengHei" w:cs="Microsoft JhengHei"/>
                  <w:color w:val="0000FF"/>
                  <w:spacing w:val="-13"/>
                  <w:w w:val="95"/>
                  <w:sz w:val="14"/>
                  <w:szCs w:val="14"/>
                </w:rPr>
                <w:t xml:space="preserve"> </w:t>
              </w:r>
              <w:r w:rsidR="004474D3">
                <w:rPr>
                  <w:rFonts w:ascii="Microsoft JhengHei" w:eastAsia="Microsoft JhengHei" w:hAnsi="Microsoft JhengHei" w:cs="Microsoft JhengHei"/>
                  <w:color w:val="0000FF"/>
                  <w:w w:val="95"/>
                  <w:sz w:val="14"/>
                  <w:szCs w:val="14"/>
                </w:rPr>
                <w:t>by</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分组</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db.exec("select dept_no</w:t>
            </w:r>
            <w:r w:rsidR="003C7A13">
              <w:rPr>
                <w:rFonts w:ascii="Microsoft JhengHei" w:hAnsi="Microsoft JhengHei" w:cs="Microsoft JhengHei" w:hint="eastAsia"/>
                <w:w w:val="95"/>
                <w:sz w:val="14"/>
                <w:szCs w:val="14"/>
                <w:lang w:eastAsia="zh-CN"/>
              </w:rPr>
              <w:t>,</w:t>
            </w:r>
            <w:hyperlink w:anchor="_bookmark280" w:history="1">
              <w:r>
                <w:rPr>
                  <w:rFonts w:ascii="Microsoft JhengHei" w:eastAsia="Microsoft JhengHei" w:hAnsi="Microsoft JhengHei" w:cs="Microsoft JhengHei"/>
                  <w:color w:val="0000FF"/>
                  <w:w w:val="95"/>
                  <w:sz w:val="14"/>
                  <w:szCs w:val="14"/>
                </w:rPr>
                <w:t>count</w:t>
              </w:r>
            </w:hyperlink>
            <w:r>
              <w:rPr>
                <w:rFonts w:ascii="Microsoft JhengHei" w:eastAsia="Microsoft JhengHei" w:hAnsi="Microsoft JhengHei" w:cs="Microsoft JhengHei"/>
                <w:color w:val="000000"/>
                <w:w w:val="95"/>
                <w:sz w:val="14"/>
                <w:szCs w:val="14"/>
              </w:rPr>
              <w:t>(emp_no)</w:t>
            </w:r>
            <w:r>
              <w:rPr>
                <w:rFonts w:ascii="Microsoft JhengHei" w:eastAsia="Microsoft JhengHei" w:hAnsi="Microsoft JhengHei" w:cs="Microsoft JhengHei"/>
                <w:color w:val="000000"/>
                <w:spacing w:val="1"/>
                <w:w w:val="95"/>
                <w:sz w:val="14"/>
                <w:szCs w:val="14"/>
              </w:rPr>
              <w:t xml:space="preserve"> </w:t>
            </w:r>
            <w:r>
              <w:rPr>
                <w:rFonts w:ascii="Microsoft JhengHei" w:eastAsia="Microsoft JhengHei" w:hAnsi="Microsoft JhengHei" w:cs="Microsoft JhengHei"/>
                <w:color w:val="000000"/>
                <w:w w:val="95"/>
                <w:sz w:val="14"/>
                <w:szCs w:val="14"/>
              </w:rPr>
              <w:t>as</w:t>
            </w:r>
            <w:r>
              <w:rPr>
                <w:rFonts w:ascii="Microsoft JhengHei" w:eastAsia="Microsoft JhengHei" w:hAnsi="Microsoft JhengHei" w:cs="Microsoft JhengHei"/>
                <w:color w:val="000000"/>
                <w:spacing w:val="1"/>
                <w:w w:val="95"/>
                <w:sz w:val="14"/>
                <w:szCs w:val="14"/>
              </w:rPr>
              <w:t xml:space="preserve"> </w:t>
            </w:r>
            <w:r>
              <w:rPr>
                <w:rFonts w:ascii="Microsoft JhengHei" w:eastAsia="Microsoft JhengHei" w:hAnsi="Microsoft JhengHei" w:cs="Microsoft JhengHei"/>
                <w:color w:val="000000"/>
                <w:w w:val="95"/>
                <w:sz w:val="14"/>
                <w:szCs w:val="14"/>
              </w:rPr>
              <w:t>员</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工总数</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foo.bar</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group</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by</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dept_no</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p>
        </w:tc>
      </w:tr>
      <w:tr w:rsidR="0020037C">
        <w:trPr>
          <w:trHeight w:hRule="exact" w:val="54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2" w:history="1">
              <w:r w:rsidR="004474D3">
                <w:rPr>
                  <w:rFonts w:ascii="Microsoft JhengHei" w:eastAsia="Microsoft JhengHei" w:hAnsi="Microsoft JhengHei" w:cs="Microsoft JhengHei"/>
                  <w:color w:val="0000FF"/>
                  <w:w w:val="95"/>
                  <w:sz w:val="14"/>
                  <w:szCs w:val="14"/>
                </w:rPr>
                <w:t>order</w:t>
              </w:r>
              <w:r w:rsidR="004474D3">
                <w:rPr>
                  <w:rFonts w:ascii="Microsoft JhengHei" w:eastAsia="Microsoft JhengHei" w:hAnsi="Microsoft JhengHei" w:cs="Microsoft JhengHei"/>
                  <w:color w:val="0000FF"/>
                  <w:spacing w:val="3"/>
                  <w:w w:val="95"/>
                  <w:sz w:val="14"/>
                  <w:szCs w:val="14"/>
                </w:rPr>
                <w:t xml:space="preserve"> </w:t>
              </w:r>
              <w:r w:rsidR="004474D3">
                <w:rPr>
                  <w:rFonts w:ascii="Microsoft JhengHei" w:eastAsia="Microsoft JhengHei" w:hAnsi="Microsoft JhengHei" w:cs="Microsoft JhengHei"/>
                  <w:color w:val="0000FF"/>
                  <w:w w:val="95"/>
                  <w:sz w:val="14"/>
                  <w:szCs w:val="14"/>
                </w:rPr>
                <w:t>by</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排序</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db.exec("select</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foo.bar</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order</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by</w:t>
            </w:r>
            <w:r>
              <w:rPr>
                <w:rFonts w:ascii="Microsoft JhengHei" w:eastAsia="Microsoft JhengHei" w:hAnsi="Microsoft JhengHei" w:cs="Microsoft JhengHei"/>
                <w:spacing w:val="-18"/>
                <w:sz w:val="14"/>
                <w:szCs w:val="14"/>
              </w:rPr>
              <w:t xml:space="preserve"> </w:t>
            </w:r>
            <w:r>
              <w:rPr>
                <w:rFonts w:ascii="Microsoft JhengHei" w:eastAsia="Microsoft JhengHei" w:hAnsi="Microsoft JhengHei" w:cs="Microsoft JhengHei"/>
                <w:sz w:val="14"/>
                <w:szCs w:val="14"/>
              </w:rPr>
              <w:t>age</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desc")</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3" w:history="1">
              <w:r w:rsidR="004474D3">
                <w:rPr>
                  <w:rFonts w:ascii="Microsoft JhengHei" w:eastAsia="Microsoft JhengHei" w:hAnsi="Microsoft JhengHei" w:cs="Microsoft JhengHei"/>
                  <w:color w:val="0000FF"/>
                  <w:w w:val="95"/>
                  <w:sz w:val="14"/>
                  <w:szCs w:val="14"/>
                </w:rPr>
                <w:t>limit</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限制返回记录数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db.exec("select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foo.bar</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limit</w:t>
            </w:r>
            <w:r w:rsidR="003C7A13">
              <w:rPr>
                <w:rFonts w:ascii="Microsoft JhengHei" w:hAnsi="Microsoft JhengHei" w:cs="Microsoft JhengHei" w:hint="eastAsia"/>
                <w:sz w:val="14"/>
                <w:szCs w:val="14"/>
                <w:lang w:eastAsia="zh-CN"/>
              </w:rPr>
              <w:t xml:space="preserve"> </w:t>
            </w:r>
            <w:r>
              <w:rPr>
                <w:rFonts w:ascii="Microsoft JhengHei" w:eastAsia="Microsoft JhengHei" w:hAnsi="Microsoft JhengHei" w:cs="Microsoft JhengHei"/>
                <w:sz w:val="14"/>
                <w:szCs w:val="14"/>
              </w:rPr>
              <w:t>5")</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4" w:history="1">
              <w:r w:rsidR="004474D3">
                <w:rPr>
                  <w:rFonts w:ascii="Microsoft JhengHei" w:eastAsia="Microsoft JhengHei" w:hAnsi="Microsoft JhengHei" w:cs="Microsoft JhengHei"/>
                  <w:color w:val="0000FF"/>
                  <w:w w:val="95"/>
                  <w:sz w:val="14"/>
                  <w:szCs w:val="14"/>
                </w:rPr>
                <w:t>offset</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跳过记录数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db.exec("select</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foo.bar</w:t>
            </w:r>
            <w:r>
              <w:rPr>
                <w:rFonts w:ascii="Microsoft JhengHei" w:eastAsia="Microsoft JhengHei" w:hAnsi="Microsoft JhengHei" w:cs="Microsoft JhengHei"/>
                <w:spacing w:val="-23"/>
                <w:sz w:val="14"/>
                <w:szCs w:val="14"/>
              </w:rPr>
              <w:t xml:space="preserve"> </w:t>
            </w:r>
            <w:r>
              <w:rPr>
                <w:rFonts w:ascii="Microsoft JhengHei" w:eastAsia="Microsoft JhengHei" w:hAnsi="Microsoft JhengHei" w:cs="Microsoft JhengHei"/>
                <w:sz w:val="14"/>
                <w:szCs w:val="14"/>
              </w:rPr>
              <w:t>offset</w:t>
            </w:r>
            <w:r w:rsidR="003C7A13">
              <w:rPr>
                <w:rFonts w:ascii="Microsoft JhengHei" w:hAnsi="Microsoft JhengHei" w:cs="Microsoft JhengHei" w:hint="eastAsia"/>
                <w:sz w:val="14"/>
                <w:szCs w:val="14"/>
                <w:lang w:eastAsia="zh-CN"/>
              </w:rPr>
              <w:t xml:space="preserve"> </w:t>
            </w:r>
            <w:r>
              <w:rPr>
                <w:rFonts w:ascii="Microsoft JhengHei" w:eastAsia="Microsoft JhengHei" w:hAnsi="Microsoft JhengHei" w:cs="Microsoft JhengHei"/>
                <w:sz w:val="14"/>
                <w:szCs w:val="14"/>
              </w:rPr>
              <w:t>5")</w:t>
            </w:r>
          </w:p>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5" w:history="1">
              <w:r w:rsidR="004474D3">
                <w:rPr>
                  <w:rFonts w:ascii="Microsoft JhengHei" w:eastAsia="Microsoft JhengHei" w:hAnsi="Microsoft JhengHei" w:cs="Microsoft JhengHei"/>
                  <w:color w:val="0000FF"/>
                  <w:sz w:val="14"/>
                  <w:szCs w:val="14"/>
                </w:rPr>
                <w:t>as</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别名</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6" w:history="1">
              <w:r w:rsidR="004474D3">
                <w:rPr>
                  <w:rFonts w:ascii="Microsoft JhengHei" w:eastAsia="Microsoft JhengHei" w:hAnsi="Microsoft JhengHei" w:cs="Microsoft JhengHei"/>
                  <w:color w:val="0000FF"/>
                  <w:w w:val="95"/>
                  <w:sz w:val="14"/>
                  <w:szCs w:val="14"/>
                </w:rPr>
                <w:t>join</w:t>
              </w:r>
              <w:r w:rsidR="004474D3">
                <w:rPr>
                  <w:rFonts w:ascii="Microsoft JhengHei" w:eastAsia="Microsoft JhengHei" w:hAnsi="Microsoft JhengHei" w:cs="Microsoft JhengHei"/>
                  <w:color w:val="0000FF"/>
                  <w:spacing w:val="1"/>
                  <w:w w:val="95"/>
                  <w:sz w:val="14"/>
                  <w:szCs w:val="14"/>
                </w:rPr>
                <w:t xml:space="preserve"> </w:t>
              </w:r>
              <w:r w:rsidR="004474D3">
                <w:rPr>
                  <w:rFonts w:ascii="Microsoft JhengHei" w:eastAsia="Microsoft JhengHei" w:hAnsi="Microsoft JhengHei" w:cs="Microsoft JhengHei"/>
                  <w:color w:val="0000FF"/>
                  <w:w w:val="95"/>
                  <w:sz w:val="14"/>
                  <w:szCs w:val="14"/>
                </w:rPr>
                <w:t>on</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连接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7" w:history="1">
              <w:r w:rsidR="004474D3">
                <w:rPr>
                  <w:rFonts w:ascii="Microsoft JhengHei" w:eastAsia="Microsoft JhengHei" w:hAnsi="Microsoft JhengHei" w:cs="Microsoft JhengHei"/>
                  <w:color w:val="0000FF"/>
                  <w:w w:val="95"/>
                  <w:sz w:val="14"/>
                  <w:szCs w:val="14"/>
                </w:rPr>
                <w:t>left</w:t>
              </w:r>
              <w:r w:rsidR="004474D3">
                <w:rPr>
                  <w:rFonts w:ascii="Microsoft JhengHei" w:eastAsia="Microsoft JhengHei" w:hAnsi="Microsoft JhengHei" w:cs="Microsoft JhengHei"/>
                  <w:color w:val="0000FF"/>
                  <w:spacing w:val="4"/>
                  <w:w w:val="95"/>
                  <w:sz w:val="14"/>
                  <w:szCs w:val="14"/>
                </w:rPr>
                <w:t xml:space="preserve"> </w:t>
              </w:r>
              <w:r w:rsidR="004474D3">
                <w:rPr>
                  <w:rFonts w:ascii="Microsoft JhengHei" w:eastAsia="Microsoft JhengHei" w:hAnsi="Microsoft JhengHei" w:cs="Microsoft JhengHei"/>
                  <w:color w:val="0000FF"/>
                  <w:w w:val="95"/>
                  <w:sz w:val="14"/>
                  <w:szCs w:val="14"/>
                </w:rPr>
                <w:t>outer</w:t>
              </w:r>
              <w:r w:rsidR="004474D3">
                <w:rPr>
                  <w:rFonts w:ascii="Microsoft JhengHei" w:eastAsia="Microsoft JhengHei" w:hAnsi="Microsoft JhengHei" w:cs="Microsoft JhengHei"/>
                  <w:color w:val="0000FF"/>
                  <w:spacing w:val="4"/>
                  <w:w w:val="95"/>
                  <w:sz w:val="14"/>
                  <w:szCs w:val="14"/>
                </w:rPr>
                <w:t xml:space="preserve"> </w:t>
              </w:r>
              <w:r w:rsidR="004474D3">
                <w:rPr>
                  <w:rFonts w:ascii="Microsoft JhengHei" w:eastAsia="Microsoft JhengHei" w:hAnsi="Microsoft JhengHei" w:cs="Microsoft JhengHei"/>
                  <w:color w:val="0000FF"/>
                  <w:w w:val="95"/>
                  <w:sz w:val="14"/>
                  <w:szCs w:val="14"/>
                </w:rPr>
                <w:t>join</w:t>
              </w:r>
              <w:r w:rsidR="004474D3">
                <w:rPr>
                  <w:rFonts w:ascii="Microsoft JhengHei" w:eastAsia="Microsoft JhengHei" w:hAnsi="Microsoft JhengHei" w:cs="Microsoft JhengHei"/>
                  <w:color w:val="0000FF"/>
                  <w:spacing w:val="4"/>
                  <w:w w:val="95"/>
                  <w:sz w:val="14"/>
                  <w:szCs w:val="14"/>
                </w:rPr>
                <w:t xml:space="preserve"> </w:t>
              </w:r>
              <w:r w:rsidR="004474D3">
                <w:rPr>
                  <w:rFonts w:ascii="Microsoft JhengHei" w:eastAsia="Microsoft JhengHei" w:hAnsi="Microsoft JhengHei" w:cs="Microsoft JhengHei"/>
                  <w:color w:val="0000FF"/>
                  <w:w w:val="95"/>
                  <w:sz w:val="14"/>
                  <w:szCs w:val="14"/>
                </w:rPr>
                <w:t>on</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左连</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8" w:history="1">
              <w:r w:rsidR="004474D3">
                <w:rPr>
                  <w:rFonts w:ascii="Microsoft JhengHei" w:eastAsia="Microsoft JhengHei" w:hAnsi="Microsoft JhengHei" w:cs="Microsoft JhengHei"/>
                  <w:color w:val="0000FF"/>
                  <w:w w:val="95"/>
                  <w:sz w:val="14"/>
                  <w:szCs w:val="14"/>
                </w:rPr>
                <w:t>right</w:t>
              </w:r>
              <w:r w:rsidR="004474D3">
                <w:rPr>
                  <w:rFonts w:ascii="Microsoft JhengHei" w:eastAsia="Microsoft JhengHei" w:hAnsi="Microsoft JhengHei" w:cs="Microsoft JhengHei"/>
                  <w:color w:val="0000FF"/>
                  <w:spacing w:val="1"/>
                  <w:w w:val="95"/>
                  <w:sz w:val="14"/>
                  <w:szCs w:val="14"/>
                </w:rPr>
                <w:t xml:space="preserve"> </w:t>
              </w:r>
              <w:r w:rsidR="004474D3">
                <w:rPr>
                  <w:rFonts w:ascii="Microsoft JhengHei" w:eastAsia="Microsoft JhengHei" w:hAnsi="Microsoft JhengHei" w:cs="Microsoft JhengHei"/>
                  <w:color w:val="0000FF"/>
                  <w:w w:val="95"/>
                  <w:sz w:val="14"/>
                  <w:szCs w:val="14"/>
                </w:rPr>
                <w:t>outer</w:t>
              </w:r>
              <w:r w:rsidR="004474D3">
                <w:rPr>
                  <w:rFonts w:ascii="Microsoft JhengHei" w:eastAsia="Microsoft JhengHei" w:hAnsi="Microsoft JhengHei" w:cs="Microsoft JhengHei"/>
                  <w:color w:val="0000FF"/>
                  <w:spacing w:val="1"/>
                  <w:w w:val="95"/>
                  <w:sz w:val="14"/>
                  <w:szCs w:val="14"/>
                </w:rPr>
                <w:t xml:space="preserve"> </w:t>
              </w:r>
              <w:r w:rsidR="004474D3">
                <w:rPr>
                  <w:rFonts w:ascii="Microsoft JhengHei" w:eastAsia="Microsoft JhengHei" w:hAnsi="Microsoft JhengHei" w:cs="Microsoft JhengHei"/>
                  <w:color w:val="0000FF"/>
                  <w:w w:val="95"/>
                  <w:sz w:val="14"/>
                  <w:szCs w:val="14"/>
                </w:rPr>
                <w:t>join</w:t>
              </w:r>
              <w:r w:rsidR="004474D3">
                <w:rPr>
                  <w:rFonts w:ascii="Microsoft JhengHei" w:eastAsia="Microsoft JhengHei" w:hAnsi="Microsoft JhengHei" w:cs="Microsoft JhengHei"/>
                  <w:color w:val="0000FF"/>
                  <w:spacing w:val="1"/>
                  <w:w w:val="95"/>
                  <w:sz w:val="14"/>
                  <w:szCs w:val="14"/>
                </w:rPr>
                <w:t xml:space="preserve"> </w:t>
              </w:r>
              <w:r w:rsidR="004474D3">
                <w:rPr>
                  <w:rFonts w:ascii="Microsoft JhengHei" w:eastAsia="Microsoft JhengHei" w:hAnsi="Microsoft JhengHei" w:cs="Microsoft JhengHei"/>
                  <w:color w:val="0000FF"/>
                  <w:w w:val="95"/>
                  <w:sz w:val="14"/>
                  <w:szCs w:val="14"/>
                </w:rPr>
                <w:t>on</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右连</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80" w:history="1">
              <w:r w:rsidR="004474D3">
                <w:rPr>
                  <w:rFonts w:ascii="Microsoft JhengHei" w:eastAsia="Microsoft JhengHei" w:hAnsi="Microsoft JhengHei" w:cs="Microsoft JhengHei"/>
                  <w:color w:val="0000FF"/>
                  <w:w w:val="95"/>
                  <w:sz w:val="14"/>
                  <w:szCs w:val="14"/>
                </w:rPr>
                <w:t>count</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计数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79" w:history="1">
              <w:r w:rsidR="004474D3">
                <w:rPr>
                  <w:rFonts w:ascii="Microsoft JhengHei" w:eastAsia="Microsoft JhengHei" w:hAnsi="Microsoft JhengHei" w:cs="Microsoft JhengHei"/>
                  <w:color w:val="0000FF"/>
                  <w:w w:val="95"/>
                  <w:sz w:val="14"/>
                  <w:szCs w:val="14"/>
                </w:rPr>
                <w:t>sum</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求和</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81" w:history="1">
              <w:r w:rsidR="004474D3">
                <w:rPr>
                  <w:rFonts w:ascii="Microsoft JhengHei" w:eastAsia="Microsoft JhengHei" w:hAnsi="Microsoft JhengHei" w:cs="Microsoft JhengHei"/>
                  <w:color w:val="0000FF"/>
                  <w:w w:val="95"/>
                  <w:sz w:val="14"/>
                  <w:szCs w:val="14"/>
                </w:rPr>
                <w:t>sum</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求平均数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300"/>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82" w:history="1">
              <w:r w:rsidR="004474D3">
                <w:rPr>
                  <w:rFonts w:ascii="Microsoft JhengHei" w:eastAsia="Microsoft JhengHei" w:hAnsi="Microsoft JhengHei" w:cs="Microsoft JhengHei"/>
                  <w:color w:val="0000FF"/>
                  <w:w w:val="95"/>
                  <w:sz w:val="14"/>
                  <w:szCs w:val="14"/>
                </w:rPr>
                <w:t>sum</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最大数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tc>
      </w:tr>
      <w:tr w:rsidR="0020037C">
        <w:trPr>
          <w:trHeight w:hRule="exact" w:val="295"/>
        </w:trPr>
        <w:tc>
          <w:tcPr>
            <w:tcW w:w="2325" w:type="dxa"/>
            <w:tcBorders>
              <w:top w:val="single" w:sz="8" w:space="0" w:color="000000"/>
              <w:left w:val="single" w:sz="8" w:space="0" w:color="000000"/>
              <w:bottom w:val="single" w:sz="8" w:space="0" w:color="000000"/>
              <w:right w:val="nil"/>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283" w:history="1">
              <w:r w:rsidR="004474D3">
                <w:rPr>
                  <w:rFonts w:ascii="Microsoft JhengHei" w:eastAsia="Microsoft JhengHei" w:hAnsi="Microsoft JhengHei" w:cs="Microsoft JhengHei"/>
                  <w:color w:val="0000FF"/>
                  <w:w w:val="95"/>
                  <w:sz w:val="14"/>
                  <w:szCs w:val="14"/>
                </w:rPr>
                <w:t>sum</w:t>
              </w:r>
            </w:hyperlink>
          </w:p>
        </w:tc>
        <w:tc>
          <w:tcPr>
            <w:tcW w:w="3990"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882"/>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最小数</w:t>
            </w:r>
          </w:p>
        </w:tc>
        <w:tc>
          <w:tcPr>
            <w:tcW w:w="3157" w:type="dxa"/>
            <w:tcBorders>
              <w:top w:val="single" w:sz="8" w:space="0" w:color="000000"/>
              <w:left w:val="single" w:sz="8" w:space="0" w:color="000000"/>
              <w:bottom w:val="single" w:sz="8" w:space="0" w:color="000000"/>
              <w:right w:val="single" w:sz="8" w:space="0" w:color="000000"/>
            </w:tcBorders>
          </w:tcPr>
          <w:p w:rsidR="0020037C" w:rsidRDefault="0020037C">
            <w:pPr>
              <w:rPr>
                <w:lang w:eastAsia="zh-CN"/>
              </w:rPr>
            </w:pPr>
          </w:p>
          <w:p w:rsidR="007F5AF3" w:rsidRDefault="007F5AF3">
            <w:pPr>
              <w:rPr>
                <w:lang w:eastAsia="zh-CN"/>
              </w:rPr>
            </w:pPr>
          </w:p>
        </w:tc>
      </w:tr>
    </w:tbl>
    <w:p w:rsidR="0020037C" w:rsidRDefault="0020037C">
      <w:pPr>
        <w:sectPr w:rsidR="0020037C">
          <w:pgSz w:w="12240" w:h="15840"/>
          <w:pgMar w:top="900" w:right="1020" w:bottom="280" w:left="70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ind w:left="113"/>
      </w:pPr>
      <w:bookmarkStart w:id="633" w:name="sql_create_collectionspace"/>
      <w:bookmarkStart w:id="634" w:name="_bookmark259"/>
      <w:bookmarkEnd w:id="633"/>
      <w:bookmarkEnd w:id="634"/>
      <w:r>
        <w:rPr>
          <w:w w:val="95"/>
        </w:rPr>
        <w:t>sql</w:t>
      </w:r>
      <w:r>
        <w:rPr>
          <w:spacing w:val="-1"/>
          <w:w w:val="95"/>
        </w:rPr>
        <w:t xml:space="preserve"> </w:t>
      </w:r>
      <w:r>
        <w:rPr>
          <w:w w:val="95"/>
        </w:rPr>
        <w:t>create collectionspace</w:t>
      </w:r>
    </w:p>
    <w:p w:rsidR="0020037C" w:rsidRDefault="0020037C">
      <w:pPr>
        <w:spacing w:before="9" w:line="190" w:lineRule="exact"/>
        <w:rPr>
          <w:sz w:val="19"/>
          <w:szCs w:val="19"/>
        </w:rPr>
      </w:pPr>
    </w:p>
    <w:p w:rsidR="0020037C" w:rsidRDefault="004474D3">
      <w:pPr>
        <w:pStyle w:val="BodyText"/>
        <w:spacing w:line="251" w:lineRule="auto"/>
        <w:ind w:left="613" w:right="5266"/>
      </w:pPr>
      <w:r>
        <w:rPr>
          <w:w w:val="95"/>
        </w:rPr>
        <w:t>create</w:t>
      </w:r>
      <w:r>
        <w:rPr>
          <w:spacing w:val="10"/>
          <w:w w:val="95"/>
        </w:rPr>
        <w:t xml:space="preserve"> </w:t>
      </w:r>
      <w:r>
        <w:rPr>
          <w:w w:val="95"/>
        </w:rPr>
        <w:t>collectionspace</w:t>
      </w:r>
      <w:r>
        <w:rPr>
          <w:spacing w:val="10"/>
          <w:w w:val="95"/>
        </w:rPr>
        <w:t xml:space="preserve"> </w:t>
      </w:r>
      <w:r>
        <w:rPr>
          <w:w w:val="95"/>
        </w:rPr>
        <w:t>语句</w:t>
      </w:r>
      <w:r>
        <w:t xml:space="preserve"> 用于创建数据库中的集合空间。</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86" style="position:absolute;left:0;text-align:left;margin-left:81.7pt;margin-top:6.85pt;width:473.6pt;height:10.6pt;z-index:-251394560;mso-position-horizontal-relative:page" coordorigin="1634,137" coordsize="9472,212">
            <v:shape id="_x0000_s2187"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create collectionspace &lt;cs_name&gt;</w:t>
      </w:r>
    </w:p>
    <w:p w:rsidR="0020037C" w:rsidRDefault="004474D3">
      <w:pPr>
        <w:pStyle w:val="BodyText"/>
        <w:spacing w:before="45" w:line="376" w:lineRule="auto"/>
        <w:ind w:left="613" w:right="2646"/>
      </w:pPr>
      <w:r>
        <w:rPr>
          <w:w w:val="95"/>
        </w:rPr>
        <w:t>&lt;cs_name&gt;：集合空间名称，集合空间名的最大长度为127Byte，并且不能为空。</w:t>
      </w:r>
      <w:r>
        <w:t xml:space="preserve"> 示例</w:t>
      </w:r>
    </w:p>
    <w:p w:rsidR="0020037C" w:rsidRDefault="004474D3">
      <w:pPr>
        <w:pStyle w:val="BodyText"/>
        <w:tabs>
          <w:tab w:val="left" w:pos="897"/>
        </w:tabs>
        <w:spacing w:line="226"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创建名为foo的集合空间</w:t>
      </w:r>
    </w:p>
    <w:p w:rsidR="0020037C" w:rsidRDefault="00B0609F">
      <w:pPr>
        <w:pStyle w:val="BodyText"/>
        <w:spacing w:before="50"/>
        <w:ind w:left="897"/>
        <w:rPr>
          <w:rFonts w:ascii="仿宋" w:eastAsia="仿宋" w:hAnsi="仿宋" w:cs="仿宋"/>
        </w:rPr>
      </w:pPr>
      <w:r w:rsidRPr="00B0609F">
        <w:pict>
          <v:group id="_x0000_s2184" style="position:absolute;left:0;text-align:left;margin-left:95.85pt;margin-top:6.95pt;width:459.45pt;height:10.6pt;z-index:-251393536;mso-position-horizontal-relative:page" coordorigin="1917,139" coordsize="9189,212">
            <v:shape id="_x0000_s2185"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db.execUpdate("create collectionspace foo") //等价于db.createCS("foo")</w:t>
      </w:r>
    </w:p>
    <w:p w:rsidR="0020037C" w:rsidRDefault="0020037C">
      <w:pPr>
        <w:spacing w:before="1" w:line="100" w:lineRule="exact"/>
        <w:rPr>
          <w:sz w:val="10"/>
          <w:szCs w:val="10"/>
        </w:rPr>
      </w:pPr>
    </w:p>
    <w:p w:rsidR="0020037C" w:rsidRDefault="004474D3">
      <w:pPr>
        <w:pStyle w:val="Heading3"/>
        <w:ind w:left="113"/>
      </w:pPr>
      <w:bookmarkStart w:id="635" w:name="sql_drop_collectionspace"/>
      <w:bookmarkStart w:id="636" w:name="_bookmark260"/>
      <w:bookmarkEnd w:id="635"/>
      <w:bookmarkEnd w:id="636"/>
      <w:r>
        <w:rPr>
          <w:w w:val="95"/>
        </w:rPr>
        <w:t>sql</w:t>
      </w:r>
      <w:r>
        <w:rPr>
          <w:spacing w:val="-7"/>
          <w:w w:val="95"/>
        </w:rPr>
        <w:t xml:space="preserve"> </w:t>
      </w:r>
      <w:r>
        <w:rPr>
          <w:w w:val="95"/>
        </w:rPr>
        <w:t>drop</w:t>
      </w:r>
      <w:r>
        <w:rPr>
          <w:spacing w:val="-6"/>
          <w:w w:val="95"/>
        </w:rPr>
        <w:t xml:space="preserve"> </w:t>
      </w:r>
      <w:r>
        <w:rPr>
          <w:w w:val="95"/>
        </w:rPr>
        <w:t>collectionspace</w:t>
      </w:r>
    </w:p>
    <w:p w:rsidR="0020037C" w:rsidRDefault="0020037C">
      <w:pPr>
        <w:spacing w:before="9" w:line="190" w:lineRule="exact"/>
        <w:rPr>
          <w:sz w:val="19"/>
          <w:szCs w:val="19"/>
        </w:rPr>
      </w:pPr>
    </w:p>
    <w:p w:rsidR="0020037C" w:rsidRDefault="004474D3">
      <w:pPr>
        <w:pStyle w:val="BodyText"/>
        <w:spacing w:line="251" w:lineRule="auto"/>
        <w:ind w:left="613" w:right="7163"/>
      </w:pPr>
      <w:r>
        <w:rPr>
          <w:w w:val="95"/>
        </w:rPr>
        <w:t>drop</w:t>
      </w:r>
      <w:r>
        <w:rPr>
          <w:spacing w:val="4"/>
          <w:w w:val="95"/>
        </w:rPr>
        <w:t xml:space="preserve"> </w:t>
      </w:r>
      <w:r>
        <w:rPr>
          <w:w w:val="95"/>
        </w:rPr>
        <w:t>collectionspace</w:t>
      </w:r>
      <w:r>
        <w:rPr>
          <w:spacing w:val="5"/>
          <w:w w:val="95"/>
        </w:rPr>
        <w:t xml:space="preserve"> </w:t>
      </w:r>
      <w:r>
        <w:rPr>
          <w:w w:val="95"/>
        </w:rPr>
        <w:t>语句</w:t>
      </w:r>
      <w:r>
        <w:t xml:space="preserve"> </w:t>
      </w:r>
      <w:r>
        <w:rPr>
          <w:w w:val="95"/>
        </w:rPr>
        <w:t>用于删除数据库中的集合空间。</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82" style="position:absolute;left:0;text-align:left;margin-left:81.7pt;margin-top:6.85pt;width:473.6pt;height:10.6pt;z-index:-251392512;mso-position-horizontal-relative:page" coordorigin="1634,137" coordsize="9472,212">
            <v:shape id="_x0000_s2183"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drop collectionspace &lt;cs_name&gt;</w:t>
      </w:r>
    </w:p>
    <w:p w:rsidR="0020037C" w:rsidRDefault="004474D3">
      <w:pPr>
        <w:pStyle w:val="BodyText"/>
        <w:spacing w:before="45" w:line="376" w:lineRule="auto"/>
        <w:ind w:left="613" w:right="3964"/>
      </w:pPr>
      <w:r>
        <w:rPr>
          <w:w w:val="95"/>
        </w:rPr>
        <w:t>&lt;cs_name&gt;参数为集合空间名，集合空间名必须在数据库中存在。</w:t>
      </w:r>
      <w:r>
        <w:t xml:space="preserve"> 示例</w:t>
      </w:r>
    </w:p>
    <w:p w:rsidR="0020037C" w:rsidRDefault="004474D3">
      <w:pPr>
        <w:pStyle w:val="BodyText"/>
        <w:tabs>
          <w:tab w:val="left" w:pos="897"/>
        </w:tabs>
        <w:spacing w:line="226"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删除名为foo的集合空间</w:t>
      </w:r>
    </w:p>
    <w:p w:rsidR="0020037C" w:rsidRDefault="00B0609F">
      <w:pPr>
        <w:pStyle w:val="BodyText"/>
        <w:spacing w:before="50"/>
        <w:ind w:left="897"/>
        <w:rPr>
          <w:rFonts w:ascii="仿宋" w:eastAsia="仿宋" w:hAnsi="仿宋" w:cs="仿宋"/>
        </w:rPr>
      </w:pPr>
      <w:r w:rsidRPr="00B0609F">
        <w:pict>
          <v:group id="_x0000_s2180" style="position:absolute;left:0;text-align:left;margin-left:95.85pt;margin-top:6.95pt;width:459.45pt;height:10.6pt;z-index:-251391488;mso-position-horizontal-relative:page" coordorigin="1917,139" coordsize="9189,212">
            <v:shape id="_x0000_s2181"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db.execUpdate("drop collectionspace foo") //等价于db.dropCS("foo")</w:t>
      </w:r>
    </w:p>
    <w:p w:rsidR="0020037C" w:rsidRDefault="0020037C">
      <w:pPr>
        <w:spacing w:before="1" w:line="100" w:lineRule="exact"/>
        <w:rPr>
          <w:sz w:val="10"/>
          <w:szCs w:val="10"/>
        </w:rPr>
      </w:pPr>
    </w:p>
    <w:p w:rsidR="0020037C" w:rsidRDefault="004474D3">
      <w:pPr>
        <w:pStyle w:val="Heading3"/>
        <w:ind w:left="113"/>
      </w:pPr>
      <w:bookmarkStart w:id="637" w:name="sql_create_collection"/>
      <w:bookmarkStart w:id="638" w:name="_bookmark261"/>
      <w:bookmarkEnd w:id="637"/>
      <w:bookmarkEnd w:id="638"/>
      <w:r>
        <w:rPr>
          <w:w w:val="95"/>
        </w:rPr>
        <w:t>sql</w:t>
      </w:r>
      <w:r>
        <w:rPr>
          <w:spacing w:val="3"/>
          <w:w w:val="95"/>
        </w:rPr>
        <w:t xml:space="preserve"> </w:t>
      </w:r>
      <w:r>
        <w:rPr>
          <w:w w:val="95"/>
        </w:rPr>
        <w:t>create</w:t>
      </w:r>
      <w:r>
        <w:rPr>
          <w:spacing w:val="3"/>
          <w:w w:val="95"/>
        </w:rPr>
        <w:t xml:space="preserve"> </w:t>
      </w:r>
      <w:r>
        <w:rPr>
          <w:w w:val="95"/>
        </w:rPr>
        <w:t>collection</w:t>
      </w:r>
    </w:p>
    <w:p w:rsidR="0020037C" w:rsidRDefault="0020037C">
      <w:pPr>
        <w:spacing w:before="9" w:line="190" w:lineRule="exact"/>
        <w:rPr>
          <w:sz w:val="19"/>
          <w:szCs w:val="19"/>
        </w:rPr>
      </w:pPr>
    </w:p>
    <w:p w:rsidR="0020037C" w:rsidRDefault="004474D3">
      <w:pPr>
        <w:pStyle w:val="BodyText"/>
        <w:spacing w:line="251" w:lineRule="auto"/>
        <w:ind w:left="613" w:right="3826"/>
      </w:pPr>
      <w:r>
        <w:rPr>
          <w:w w:val="95"/>
        </w:rPr>
        <w:t>create</w:t>
      </w:r>
      <w:r>
        <w:rPr>
          <w:spacing w:val="12"/>
          <w:w w:val="95"/>
        </w:rPr>
        <w:t xml:space="preserve"> </w:t>
      </w:r>
      <w:r>
        <w:rPr>
          <w:w w:val="95"/>
        </w:rPr>
        <w:t>collection</w:t>
      </w:r>
      <w:r>
        <w:rPr>
          <w:spacing w:val="13"/>
          <w:w w:val="95"/>
        </w:rPr>
        <w:t xml:space="preserve"> </w:t>
      </w:r>
      <w:r>
        <w:rPr>
          <w:w w:val="95"/>
        </w:rPr>
        <w:t>语句</w:t>
      </w:r>
      <w:r>
        <w:t xml:space="preserve"> 用于创建集合，必须指定集合所在的集合空间。</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78" style="position:absolute;left:0;text-align:left;margin-left:81.7pt;margin-top:6.85pt;width:473.6pt;height:10.6pt;z-index:-251390464;mso-position-horizontal-relative:page" coordorigin="1634,137" coordsize="9472,212">
            <v:shape id="_x0000_s2179"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create collection &lt;cs_name&gt;.&lt;cl_name&gt;</w:t>
      </w:r>
    </w:p>
    <w:p w:rsidR="0020037C" w:rsidRDefault="004474D3">
      <w:pPr>
        <w:pStyle w:val="BodyText"/>
        <w:spacing w:before="45"/>
        <w:ind w:left="613"/>
      </w:pPr>
      <w:r>
        <w:rPr>
          <w:w w:val="95"/>
        </w:rPr>
        <w:t>&lt;cs_name&gt;：数据库中的集合空间名称</w:t>
      </w:r>
    </w:p>
    <w:p w:rsidR="0020037C" w:rsidRDefault="0020037C">
      <w:pPr>
        <w:spacing w:before="5" w:line="100" w:lineRule="exact"/>
        <w:rPr>
          <w:sz w:val="10"/>
          <w:szCs w:val="10"/>
        </w:rPr>
      </w:pPr>
    </w:p>
    <w:p w:rsidR="0020037C" w:rsidRDefault="004474D3">
      <w:pPr>
        <w:pStyle w:val="BodyText"/>
        <w:spacing w:line="167" w:lineRule="auto"/>
        <w:ind w:left="613" w:right="428"/>
        <w:rPr>
          <w:lang w:eastAsia="zh-CN"/>
        </w:rPr>
      </w:pPr>
      <w:r>
        <w:rPr>
          <w:w w:val="95"/>
          <w:lang w:eastAsia="zh-CN"/>
        </w:rPr>
        <w:t>&lt;cl_name&gt;：集合名，集合名长度不能超过127Byte，并且不能为空，在同一个集合空间中不能存在相同的</w:t>
      </w:r>
      <w:r>
        <w:rPr>
          <w:lang w:eastAsia="zh-CN"/>
        </w:rPr>
        <w:t xml:space="preserve"> 集合名。</w:t>
      </w:r>
    </w:p>
    <w:p w:rsidR="0020037C" w:rsidRDefault="0020037C">
      <w:pPr>
        <w:spacing w:before="11" w:line="200" w:lineRule="exact"/>
        <w:rPr>
          <w:sz w:val="20"/>
          <w:szCs w:val="20"/>
          <w:lang w:eastAsia="zh-CN"/>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在集合空间foo下创建集合bar。</w:t>
      </w:r>
    </w:p>
    <w:p w:rsidR="0020037C" w:rsidRDefault="00B0609F">
      <w:pPr>
        <w:pStyle w:val="BodyText"/>
        <w:spacing w:before="50"/>
        <w:ind w:left="897"/>
        <w:rPr>
          <w:rFonts w:ascii="仿宋" w:eastAsia="仿宋" w:hAnsi="仿宋" w:cs="仿宋"/>
        </w:rPr>
      </w:pPr>
      <w:r w:rsidRPr="00B0609F">
        <w:pict>
          <v:group id="_x0000_s2176" style="position:absolute;left:0;text-align:left;margin-left:95.85pt;margin-top:6.95pt;width:459.45pt;height:10.6pt;z-index:-251389440;mso-position-horizontal-relative:page" coordorigin="1917,139" coordsize="9189,212">
            <v:shape id="_x0000_s2177"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db.execUpdate("create collection foo.bar") //等价于db.foo.createCL("bar")</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pPr>
      <w:bookmarkStart w:id="639" w:name="sql_drop_collection"/>
      <w:bookmarkStart w:id="640" w:name="_bookmark262"/>
      <w:bookmarkEnd w:id="639"/>
      <w:bookmarkEnd w:id="640"/>
      <w:r>
        <w:rPr>
          <w:w w:val="95"/>
        </w:rPr>
        <w:t>sql</w:t>
      </w:r>
      <w:r>
        <w:rPr>
          <w:spacing w:val="-4"/>
          <w:w w:val="95"/>
        </w:rPr>
        <w:t xml:space="preserve"> </w:t>
      </w:r>
      <w:r>
        <w:rPr>
          <w:w w:val="95"/>
        </w:rPr>
        <w:t>drop</w:t>
      </w:r>
      <w:r>
        <w:rPr>
          <w:spacing w:val="-3"/>
          <w:w w:val="95"/>
        </w:rPr>
        <w:t xml:space="preserve"> </w:t>
      </w:r>
      <w:r>
        <w:rPr>
          <w:w w:val="95"/>
        </w:rPr>
        <w:t>collection</w:t>
      </w:r>
    </w:p>
    <w:p w:rsidR="0020037C" w:rsidRDefault="0020037C">
      <w:pPr>
        <w:spacing w:before="9" w:line="190" w:lineRule="exact"/>
        <w:rPr>
          <w:sz w:val="19"/>
          <w:szCs w:val="19"/>
        </w:rPr>
      </w:pPr>
    </w:p>
    <w:p w:rsidR="0020037C" w:rsidRDefault="004474D3">
      <w:pPr>
        <w:pStyle w:val="BodyText"/>
        <w:spacing w:line="251" w:lineRule="auto"/>
        <w:ind w:right="6527"/>
      </w:pPr>
      <w:r>
        <w:rPr>
          <w:w w:val="95"/>
        </w:rPr>
        <w:t>drop</w:t>
      </w:r>
      <w:r>
        <w:rPr>
          <w:spacing w:val="7"/>
          <w:w w:val="95"/>
        </w:rPr>
        <w:t xml:space="preserve"> </w:t>
      </w:r>
      <w:r>
        <w:rPr>
          <w:w w:val="95"/>
        </w:rPr>
        <w:t>collection</w:t>
      </w:r>
      <w:r>
        <w:rPr>
          <w:spacing w:val="8"/>
          <w:w w:val="95"/>
        </w:rPr>
        <w:t xml:space="preserve"> </w:t>
      </w:r>
      <w:r>
        <w:rPr>
          <w:w w:val="95"/>
        </w:rPr>
        <w:t>语句</w:t>
      </w:r>
      <w:r>
        <w:t xml:space="preserve"> </w:t>
      </w:r>
      <w:r>
        <w:rPr>
          <w:w w:val="95"/>
        </w:rPr>
        <w:t>用于删除集合空间中的集合。</w:t>
      </w:r>
    </w:p>
    <w:p w:rsidR="0020037C" w:rsidRDefault="0020037C">
      <w:pPr>
        <w:spacing w:before="4" w:line="180" w:lineRule="exact"/>
        <w:rPr>
          <w:sz w:val="18"/>
          <w:szCs w:val="18"/>
        </w:rPr>
      </w:pPr>
    </w:p>
    <w:p w:rsidR="0020037C" w:rsidRDefault="004474D3">
      <w:pPr>
        <w:pStyle w:val="BodyText"/>
      </w:pPr>
      <w:r>
        <w:t>语法</w:t>
      </w:r>
    </w:p>
    <w:p w:rsidR="0020037C" w:rsidRDefault="00B0609F">
      <w:pPr>
        <w:pStyle w:val="BodyText"/>
        <w:spacing w:before="48"/>
        <w:rPr>
          <w:rFonts w:ascii="仿宋" w:eastAsia="仿宋" w:hAnsi="仿宋" w:cs="仿宋"/>
        </w:rPr>
      </w:pPr>
      <w:r w:rsidRPr="00B0609F">
        <w:pict>
          <v:group id="_x0000_s2174" style="position:absolute;left:0;text-align:left;margin-left:81.7pt;margin-top:6.85pt;width:473.6pt;height:10.6pt;z-index:-251388416;mso-position-horizontal-relative:page" coordorigin="1634,137" coordsize="9472,212">
            <v:shape id="_x0000_s2175"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drop collection &lt;cs_name&gt;.&lt;cl_name&gt;</w:t>
      </w:r>
    </w:p>
    <w:p w:rsidR="0020037C" w:rsidRDefault="0020037C">
      <w:pPr>
        <w:spacing w:before="4" w:line="130" w:lineRule="exact"/>
        <w:rPr>
          <w:sz w:val="13"/>
          <w:szCs w:val="13"/>
        </w:rPr>
      </w:pPr>
    </w:p>
    <w:p w:rsidR="0020037C" w:rsidRDefault="004474D3">
      <w:pPr>
        <w:pStyle w:val="BodyText"/>
        <w:spacing w:line="167" w:lineRule="auto"/>
      </w:pPr>
      <w:r>
        <w:rPr>
          <w:w w:val="95"/>
        </w:rPr>
        <w:t>&lt;cs_name&gt;参数为数据库中的集合空间名，集合空间名必须在数据库中存在；&lt;cl_name&gt;为集合名，集合名</w:t>
      </w:r>
      <w:r>
        <w:t xml:space="preserve"> 也必须在指定的集合空间中存在。</w:t>
      </w:r>
    </w:p>
    <w:p w:rsidR="0020037C" w:rsidRDefault="0020037C">
      <w:pPr>
        <w:spacing w:before="11" w:line="200" w:lineRule="exact"/>
        <w:rPr>
          <w:sz w:val="20"/>
          <w:szCs w:val="20"/>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删除集合空间foo中的集合bar</w:t>
      </w:r>
    </w:p>
    <w:p w:rsidR="0020037C" w:rsidRDefault="00B0609F">
      <w:pPr>
        <w:pStyle w:val="BodyText"/>
        <w:spacing w:before="50"/>
        <w:ind w:left="1217"/>
        <w:rPr>
          <w:rFonts w:ascii="仿宋" w:eastAsia="仿宋" w:hAnsi="仿宋" w:cs="仿宋"/>
        </w:rPr>
      </w:pPr>
      <w:r w:rsidRPr="00B0609F">
        <w:pict>
          <v:group id="_x0000_s2172" style="position:absolute;left:0;text-align:left;margin-left:95.85pt;margin-top:6.95pt;width:459.45pt;height:10.6pt;z-index:-251387392;mso-position-horizontal-relative:page" coordorigin="1917,139" coordsize="9189,212">
            <v:shape id="_x0000_s217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db.execUpdate("drop collection foo.bar") //等价于db.foo.dropCL("bar")</w:t>
      </w:r>
    </w:p>
    <w:p w:rsidR="0020037C" w:rsidRDefault="0020037C">
      <w:pPr>
        <w:spacing w:before="1" w:line="100" w:lineRule="exact"/>
        <w:rPr>
          <w:sz w:val="10"/>
          <w:szCs w:val="10"/>
        </w:rPr>
      </w:pPr>
    </w:p>
    <w:p w:rsidR="0020037C" w:rsidRDefault="004474D3">
      <w:pPr>
        <w:pStyle w:val="Heading3"/>
      </w:pPr>
      <w:bookmarkStart w:id="641" w:name="sql_create_index"/>
      <w:bookmarkStart w:id="642" w:name="_bookmark263"/>
      <w:bookmarkEnd w:id="641"/>
      <w:bookmarkEnd w:id="642"/>
      <w:r>
        <w:rPr>
          <w:w w:val="95"/>
        </w:rPr>
        <w:t>sql</w:t>
      </w:r>
      <w:r>
        <w:rPr>
          <w:spacing w:val="11"/>
          <w:w w:val="95"/>
        </w:rPr>
        <w:t xml:space="preserve"> </w:t>
      </w:r>
      <w:r>
        <w:rPr>
          <w:w w:val="95"/>
        </w:rPr>
        <w:t>create</w:t>
      </w:r>
      <w:r>
        <w:rPr>
          <w:spacing w:val="12"/>
          <w:w w:val="95"/>
        </w:rPr>
        <w:t xml:space="preserve"> </w:t>
      </w:r>
      <w:r>
        <w:rPr>
          <w:w w:val="95"/>
        </w:rPr>
        <w:t>index</w:t>
      </w:r>
    </w:p>
    <w:p w:rsidR="0020037C" w:rsidRDefault="0020037C">
      <w:pPr>
        <w:spacing w:before="9" w:line="190" w:lineRule="exact"/>
        <w:rPr>
          <w:sz w:val="19"/>
          <w:szCs w:val="19"/>
        </w:rPr>
      </w:pPr>
    </w:p>
    <w:p w:rsidR="0020037C" w:rsidRDefault="004474D3">
      <w:pPr>
        <w:pStyle w:val="BodyText"/>
        <w:spacing w:line="251" w:lineRule="auto"/>
      </w:pPr>
      <w:r>
        <w:t>create</w:t>
      </w:r>
      <w:r>
        <w:rPr>
          <w:spacing w:val="-20"/>
        </w:rPr>
        <w:t xml:space="preserve"> </w:t>
      </w:r>
      <w:r>
        <w:t>index</w:t>
      </w:r>
      <w:r>
        <w:rPr>
          <w:spacing w:val="-20"/>
        </w:rPr>
        <w:t xml:space="preserve"> </w:t>
      </w:r>
      <w:r>
        <w:t>语句 用于在集合中创建索引。在不读取整个集合的情况下，索引使数据库应用程序可以更快地查找数据。</w:t>
      </w:r>
    </w:p>
    <w:p w:rsidR="0020037C" w:rsidRDefault="0020037C">
      <w:pPr>
        <w:spacing w:before="4" w:line="180" w:lineRule="exact"/>
        <w:rPr>
          <w:sz w:val="18"/>
          <w:szCs w:val="18"/>
        </w:rPr>
      </w:pPr>
    </w:p>
    <w:p w:rsidR="0020037C" w:rsidRDefault="004474D3">
      <w:pPr>
        <w:pStyle w:val="BodyText"/>
      </w:pPr>
      <w:r>
        <w:t>语法</w:t>
      </w:r>
    </w:p>
    <w:p w:rsidR="0020037C" w:rsidRDefault="00B0609F">
      <w:pPr>
        <w:pStyle w:val="BodyText"/>
        <w:spacing w:before="48"/>
        <w:rPr>
          <w:rFonts w:ascii="仿宋" w:eastAsia="仿宋" w:hAnsi="仿宋" w:cs="仿宋"/>
        </w:rPr>
      </w:pPr>
      <w:r w:rsidRPr="00B0609F">
        <w:pict>
          <v:group id="_x0000_s2170" style="position:absolute;left:0;text-align:left;margin-left:81.7pt;margin-top:6.85pt;width:473.6pt;height:10.6pt;z-index:-251386368;mso-position-horizontal-relative:page" coordorigin="1634,137" coordsize="9472,212">
            <v:shape id="_x0000_s2171"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create [unique] index &lt;index_name&gt; on &lt;cs_name&gt;.&lt;cl_name&gt; (field1_name [asc|desc],...)</w:t>
      </w:r>
    </w:p>
    <w:p w:rsidR="0020037C" w:rsidRDefault="0020037C">
      <w:pPr>
        <w:spacing w:before="4" w:line="130" w:lineRule="exact"/>
        <w:rPr>
          <w:sz w:val="13"/>
          <w:szCs w:val="13"/>
        </w:rPr>
      </w:pPr>
    </w:p>
    <w:p w:rsidR="0020037C" w:rsidRDefault="004474D3">
      <w:pPr>
        <w:pStyle w:val="BodyText"/>
        <w:spacing w:line="167" w:lineRule="auto"/>
        <w:rPr>
          <w:lang w:eastAsia="zh-CN"/>
        </w:rPr>
      </w:pPr>
      <w:r>
        <w:rPr>
          <w:w w:val="95"/>
          <w:lang w:eastAsia="zh-CN"/>
        </w:rPr>
        <w:t xml:space="preserve">[unique]：标识创建的索引是否唯一。         </w:t>
      </w:r>
      <w:r>
        <w:rPr>
          <w:spacing w:val="6"/>
          <w:w w:val="95"/>
          <w:lang w:eastAsia="zh-CN"/>
        </w:rPr>
        <w:t xml:space="preserve"> </w:t>
      </w:r>
      <w:r>
        <w:rPr>
          <w:w w:val="95"/>
          <w:lang w:eastAsia="zh-CN"/>
        </w:rPr>
        <w:t>在唯一索引所指定的索引键字段上，集合中不可存在一条以上的记录</w:t>
      </w:r>
      <w:r>
        <w:rPr>
          <w:lang w:eastAsia="zh-CN"/>
        </w:rPr>
        <w:t xml:space="preserve"> 完全重复。</w:t>
      </w:r>
    </w:p>
    <w:p w:rsidR="0020037C" w:rsidRDefault="004474D3">
      <w:pPr>
        <w:pStyle w:val="BodyText"/>
        <w:spacing w:before="31"/>
      </w:pPr>
      <w:r>
        <w:rPr>
          <w:w w:val="95"/>
        </w:rPr>
        <w:t>&lt;index_name&gt;：索引名称</w:t>
      </w:r>
    </w:p>
    <w:p w:rsidR="0020037C" w:rsidRDefault="004474D3">
      <w:pPr>
        <w:pStyle w:val="BodyText"/>
        <w:spacing w:before="16"/>
      </w:pPr>
      <w:r>
        <w:rPr>
          <w:w w:val="95"/>
        </w:rPr>
        <w:t>&lt;cs_name&gt;：集合空间名称</w:t>
      </w:r>
    </w:p>
    <w:p w:rsidR="0020037C" w:rsidRDefault="004474D3">
      <w:pPr>
        <w:pStyle w:val="BodyText"/>
        <w:spacing w:before="16" w:line="251" w:lineRule="auto"/>
        <w:ind w:right="1378"/>
      </w:pPr>
      <w:r>
        <w:rPr>
          <w:w w:val="95"/>
        </w:rPr>
        <w:t>&lt;cl_name&gt;：集合名称</w:t>
      </w:r>
      <w:r>
        <w:t xml:space="preserve"> </w:t>
      </w:r>
      <w:r>
        <w:rPr>
          <w:w w:val="95"/>
        </w:rPr>
        <w:t>field1_name：创建索引所在的字段名，同一个索引名可以在多个字段名上创建</w:t>
      </w:r>
    </w:p>
    <w:p w:rsidR="0020037C" w:rsidRDefault="004474D3">
      <w:pPr>
        <w:pStyle w:val="BodyText"/>
        <w:spacing w:before="3" w:line="376" w:lineRule="auto"/>
        <w:ind w:right="558"/>
      </w:pPr>
      <w:r>
        <w:rPr>
          <w:w w:val="95"/>
        </w:rPr>
        <w:t>[asc|desc]：排序，asc表示升序索引某个字段中的值，desc表示降序索引某个字段中的值，默认为升序</w:t>
      </w:r>
      <w:r>
        <w:t xml:space="preserve"> 示例</w:t>
      </w:r>
    </w:p>
    <w:p w:rsidR="0020037C" w:rsidRDefault="004474D3">
      <w:pPr>
        <w:pStyle w:val="BodyText"/>
        <w:tabs>
          <w:tab w:val="left" w:pos="1217"/>
        </w:tabs>
        <w:spacing w:line="226"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本例会创建一个简单的索引，名为"test_index"，在foo集合空间的bar集合上的age字段：</w:t>
      </w:r>
    </w:p>
    <w:p w:rsidR="0020037C" w:rsidRDefault="00B0609F">
      <w:pPr>
        <w:pStyle w:val="BodyText"/>
        <w:spacing w:before="10" w:line="261" w:lineRule="auto"/>
        <w:ind w:left="1217" w:right="667"/>
        <w:rPr>
          <w:rFonts w:ascii="仿宋" w:eastAsia="仿宋" w:hAnsi="仿宋" w:cs="仿宋"/>
        </w:rPr>
      </w:pPr>
      <w:r w:rsidRPr="00B0609F">
        <w:pict>
          <v:group id="_x0000_s2168" style="position:absolute;left:0;text-align:left;margin-left:95.85pt;margin-top:4.95pt;width:459.45pt;height:10.6pt;z-index:-251385344;mso-position-horizontal-relative:page" coordorigin="1917,99" coordsize="9189,212">
            <v:shape id="_x0000_s2169" style="position:absolute;left:1917;top:99;width:9189;height:212" coordorigin="1917,99" coordsize="9189,212" path="m1917,99r9189,l11106,311r-9189,l1917,99xe" fillcolor="#efefef" stroked="f">
              <v:path arrowok="t"/>
            </v:shape>
            <w10:wrap anchorx="page"/>
          </v:group>
        </w:pict>
      </w:r>
      <w:r w:rsidRPr="00B0609F">
        <w:pict>
          <v:group id="_x0000_s2166" style="position:absolute;left:0;text-align:left;margin-left:95.85pt;margin-top:39.55pt;width:459.45pt;height:10.6pt;z-index:-251384320;mso-position-horizontal-relative:page" coordorigin="1917,791" coordsize="9189,212">
            <v:shape id="_x0000_s2167" style="position:absolute;left:1917;top:791;width:9189;height:212" coordorigin="1917,791" coordsize="9189,212" path="m1917,791r9189,l11106,1003r-9189,l1917,791xe" fillcolor="#efefef" stroked="f">
              <v:path arrowok="t"/>
            </v:shape>
            <w10:wrap anchorx="page"/>
          </v:group>
        </w:pict>
      </w:r>
      <w:r w:rsidRPr="00B0609F">
        <w:pict>
          <v:group id="_x0000_s2164" style="position:absolute;left:0;text-align:left;margin-left:95.85pt;margin-top:74.15pt;width:459.45pt;height:10.6pt;z-index:-251383296;mso-position-horizontal-relative:page" coordorigin="1917,1483" coordsize="9189,212">
            <v:shape id="_x0000_s2165" style="position:absolute;left:1917;top:1483;width:9189;height:212" coordorigin="1917,1483" coordsize="9189,212" path="m1917,1483r9189,l11106,1695r-9189,l1917,1483xe" fillcolor="#efefef" stroked="f">
              <v:path arrowok="t"/>
            </v:shape>
            <w10:wrap anchorx="page"/>
          </v:group>
        </w:pict>
      </w:r>
      <w:r w:rsidR="004474D3">
        <w:rPr>
          <w:rFonts w:ascii="仿宋" w:eastAsia="仿宋" w:hAnsi="仿宋" w:cs="仿宋"/>
        </w:rPr>
        <w:t xml:space="preserve">db.execUpdate("create index test_index on foo.bar (age)") </w:t>
      </w:r>
      <w:r w:rsidR="004474D3">
        <w:t>如果希望以降序索引某个字段中的值，可以在字段名后面添加保留字desc:</w:t>
      </w:r>
      <w:r w:rsidR="004474D3">
        <w:rPr>
          <w:w w:val="116"/>
        </w:rPr>
        <w:t xml:space="preserve"> </w:t>
      </w:r>
      <w:r w:rsidR="004474D3">
        <w:rPr>
          <w:rFonts w:ascii="仿宋" w:eastAsia="仿宋" w:hAnsi="仿宋" w:cs="仿宋"/>
        </w:rPr>
        <w:t xml:space="preserve">db.execUpdate("create index test_index on foo.bar (age desc)") </w:t>
      </w:r>
      <w:r w:rsidR="004474D3">
        <w:t xml:space="preserve">如果希望索引不止在一个字段上，可以在括号中列出这些字段的名称，用逗号隔开： </w:t>
      </w:r>
      <w:r w:rsidR="004474D3">
        <w:rPr>
          <w:rFonts w:ascii="仿宋" w:eastAsia="仿宋" w:hAnsi="仿宋" w:cs="仿宋"/>
        </w:rPr>
        <w:t>db.execUpdate("create index test_index on foo.bar (age desc,name asc)")</w:t>
      </w:r>
    </w:p>
    <w:p w:rsidR="0020037C" w:rsidRDefault="004474D3">
      <w:pPr>
        <w:pStyle w:val="BodyText"/>
        <w:tabs>
          <w:tab w:val="left" w:pos="1217"/>
        </w:tabs>
        <w:spacing w:line="240"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下面的实例会创建一个唯一索引</w:t>
      </w:r>
      <w:r>
        <w:rPr>
          <w:spacing w:val="2"/>
          <w:position w:val="1"/>
          <w:lang w:eastAsia="zh-CN"/>
        </w:rPr>
        <w:t xml:space="preserve"> </w:t>
      </w:r>
      <w:r>
        <w:rPr>
          <w:position w:val="1"/>
          <w:lang w:eastAsia="zh-CN"/>
        </w:rPr>
        <w:t>：</w:t>
      </w:r>
    </w:p>
    <w:p w:rsidR="0020037C" w:rsidRDefault="00B0609F">
      <w:pPr>
        <w:pStyle w:val="BodyText"/>
        <w:spacing w:before="50"/>
        <w:ind w:left="1217"/>
        <w:rPr>
          <w:rFonts w:ascii="仿宋" w:eastAsia="仿宋" w:hAnsi="仿宋" w:cs="仿宋"/>
        </w:rPr>
      </w:pPr>
      <w:r w:rsidRPr="00B0609F">
        <w:pict>
          <v:group id="_x0000_s2162" style="position:absolute;left:0;text-align:left;margin-left:95.85pt;margin-top:6.95pt;width:459.45pt;height:10.6pt;z-index:-251382272;mso-position-horizontal-relative:page" coordorigin="1917,139" coordsize="9189,212">
            <v:shape id="_x0000_s216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db.execUpdate("create unique index test_index on foo.bar (age)")</w:t>
      </w:r>
    </w:p>
    <w:p w:rsidR="0020037C" w:rsidRDefault="0020037C">
      <w:pPr>
        <w:spacing w:before="1" w:line="100" w:lineRule="exact"/>
        <w:rPr>
          <w:sz w:val="10"/>
          <w:szCs w:val="10"/>
        </w:rPr>
      </w:pPr>
    </w:p>
    <w:p w:rsidR="0020037C" w:rsidRDefault="004474D3">
      <w:pPr>
        <w:pStyle w:val="Heading3"/>
        <w:ind w:left="0" w:right="8029"/>
        <w:jc w:val="center"/>
      </w:pPr>
      <w:bookmarkStart w:id="643" w:name="sql_drop_index"/>
      <w:bookmarkStart w:id="644" w:name="_bookmark264"/>
      <w:bookmarkEnd w:id="643"/>
      <w:bookmarkEnd w:id="644"/>
      <w:r>
        <w:rPr>
          <w:w w:val="95"/>
        </w:rPr>
        <w:t>sql</w:t>
      </w:r>
      <w:r>
        <w:rPr>
          <w:spacing w:val="5"/>
          <w:w w:val="95"/>
        </w:rPr>
        <w:t xml:space="preserve"> </w:t>
      </w:r>
      <w:r>
        <w:rPr>
          <w:w w:val="95"/>
        </w:rPr>
        <w:t>drop</w:t>
      </w:r>
      <w:r>
        <w:rPr>
          <w:spacing w:val="5"/>
          <w:w w:val="95"/>
        </w:rPr>
        <w:t xml:space="preserve"> </w:t>
      </w:r>
      <w:r>
        <w:rPr>
          <w:w w:val="95"/>
        </w:rPr>
        <w:t>index</w:t>
      </w:r>
    </w:p>
    <w:p w:rsidR="0020037C" w:rsidRDefault="0020037C">
      <w:pPr>
        <w:spacing w:before="9" w:line="190" w:lineRule="exact"/>
        <w:rPr>
          <w:sz w:val="19"/>
          <w:szCs w:val="19"/>
        </w:rPr>
      </w:pPr>
    </w:p>
    <w:p w:rsidR="0020037C" w:rsidRDefault="004474D3">
      <w:pPr>
        <w:pStyle w:val="BodyText"/>
        <w:spacing w:line="251" w:lineRule="auto"/>
        <w:ind w:right="6527"/>
      </w:pPr>
      <w:r>
        <w:t>drop</w:t>
      </w:r>
      <w:r>
        <w:rPr>
          <w:spacing w:val="-22"/>
        </w:rPr>
        <w:t xml:space="preserve"> </w:t>
      </w:r>
      <w:r>
        <w:t>index</w:t>
      </w:r>
      <w:r>
        <w:rPr>
          <w:spacing w:val="-22"/>
        </w:rPr>
        <w:t xml:space="preserve"> </w:t>
      </w:r>
      <w:r>
        <w:t>语句 用于删除集合中的索引。</w:t>
      </w:r>
    </w:p>
    <w:p w:rsidR="0020037C" w:rsidRDefault="0020037C">
      <w:pPr>
        <w:spacing w:line="251" w:lineRule="auto"/>
        <w:sectPr w:rsidR="0020037C">
          <w:pgSz w:w="12240" w:h="15840"/>
          <w:pgMar w:top="900" w:right="110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613"/>
      </w:pPr>
      <w:r>
        <w:t>语法</w:t>
      </w:r>
    </w:p>
    <w:p w:rsidR="0020037C" w:rsidRDefault="00B0609F">
      <w:pPr>
        <w:pStyle w:val="BodyText"/>
        <w:spacing w:before="48"/>
        <w:ind w:left="613"/>
        <w:rPr>
          <w:rFonts w:ascii="仿宋" w:eastAsia="仿宋" w:hAnsi="仿宋" w:cs="仿宋"/>
        </w:rPr>
      </w:pPr>
      <w:r w:rsidRPr="00B0609F">
        <w:pict>
          <v:group id="_x0000_s2160" style="position:absolute;left:0;text-align:left;margin-left:81.7pt;margin-top:6.85pt;width:473.6pt;height:10.6pt;z-index:-251381248;mso-position-horizontal-relative:page" coordorigin="1634,137" coordsize="9472,212">
            <v:shape id="_x0000_s2161"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drop index &lt;index_name&gt; on &lt;cs_name&gt;.&lt;cl_name&gt;</w:t>
      </w:r>
    </w:p>
    <w:p w:rsidR="0020037C" w:rsidRDefault="004474D3">
      <w:pPr>
        <w:pStyle w:val="BodyText"/>
        <w:spacing w:before="45"/>
        <w:ind w:left="613"/>
      </w:pPr>
      <w:r>
        <w:rPr>
          <w:w w:val="95"/>
        </w:rPr>
        <w:t>&lt;index_name&gt;：索引名</w:t>
      </w:r>
    </w:p>
    <w:p w:rsidR="0020037C" w:rsidRDefault="004474D3">
      <w:pPr>
        <w:pStyle w:val="BodyText"/>
        <w:spacing w:before="16"/>
        <w:ind w:left="613"/>
      </w:pPr>
      <w:r>
        <w:rPr>
          <w:w w:val="95"/>
        </w:rPr>
        <w:t>&lt;cs_name&gt;：集合空间名</w:t>
      </w:r>
    </w:p>
    <w:p w:rsidR="0020037C" w:rsidRDefault="004474D3">
      <w:pPr>
        <w:pStyle w:val="BodyText"/>
        <w:spacing w:before="16" w:line="376" w:lineRule="auto"/>
        <w:ind w:left="613" w:right="7889"/>
      </w:pPr>
      <w:r>
        <w:rPr>
          <w:w w:val="90"/>
        </w:rPr>
        <w:t>&lt;cl_name&gt;：集合名</w:t>
      </w:r>
      <w:r>
        <w:t xml:space="preserve"> </w:t>
      </w:r>
      <w:r>
        <w:rPr>
          <w:w w:val="95"/>
        </w:rPr>
        <w:t>示例</w:t>
      </w:r>
    </w:p>
    <w:p w:rsidR="0020037C" w:rsidRDefault="004474D3">
      <w:pPr>
        <w:pStyle w:val="BodyText"/>
        <w:tabs>
          <w:tab w:val="left" w:pos="897"/>
        </w:tabs>
        <w:spacing w:line="226"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删除集合空间foo中集合bar下名为test_index的索引名</w:t>
      </w:r>
    </w:p>
    <w:p w:rsidR="0020037C" w:rsidRDefault="0020037C">
      <w:pPr>
        <w:spacing w:before="5" w:line="120" w:lineRule="exact"/>
        <w:rPr>
          <w:sz w:val="12"/>
          <w:szCs w:val="12"/>
        </w:rPr>
      </w:pPr>
    </w:p>
    <w:p w:rsidR="0020037C" w:rsidRDefault="00B0609F">
      <w:pPr>
        <w:pStyle w:val="BodyText"/>
        <w:spacing w:line="172" w:lineRule="auto"/>
        <w:ind w:left="897" w:right="463"/>
        <w:rPr>
          <w:rFonts w:ascii="仿宋" w:eastAsia="仿宋" w:hAnsi="仿宋" w:cs="仿宋"/>
        </w:rPr>
      </w:pPr>
      <w:r w:rsidRPr="00B0609F">
        <w:pict>
          <v:group id="_x0000_s2158" style="position:absolute;left:0;text-align:left;margin-left:95.85pt;margin-top:.7pt;width:459.45pt;height:21.2pt;z-index:-251380224;mso-position-horizontal-relative:page" coordorigin="1917,14" coordsize="9189,424">
            <v:shape id="_x0000_s2159" style="position:absolute;left:1917;top:14;width:9189;height:424" coordorigin="1917,14" coordsize="9189,424" path="m1917,14r9189,l11106,438r-9189,l1917,14xe" fillcolor="#efefef" stroked="f">
              <v:path arrowok="t"/>
            </v:shape>
            <w10:wrap anchorx="page"/>
          </v:group>
        </w:pict>
      </w:r>
      <w:r w:rsidR="004474D3">
        <w:rPr>
          <w:rFonts w:ascii="仿宋" w:eastAsia="仿宋" w:hAnsi="仿宋" w:cs="仿宋"/>
        </w:rPr>
        <w:t>db.execUpdate("drop index test_index on foo.bar") //等价 于db.foo.bar.dropIndex("test_index")</w:t>
      </w:r>
    </w:p>
    <w:p w:rsidR="0020037C" w:rsidRDefault="0020037C">
      <w:pPr>
        <w:spacing w:before="9" w:line="100" w:lineRule="exact"/>
        <w:rPr>
          <w:sz w:val="10"/>
          <w:szCs w:val="10"/>
        </w:rPr>
      </w:pPr>
    </w:p>
    <w:p w:rsidR="0020037C" w:rsidRDefault="004474D3">
      <w:pPr>
        <w:pStyle w:val="Heading3"/>
        <w:ind w:left="113"/>
      </w:pPr>
      <w:bookmarkStart w:id="645" w:name="sql_list_collectionspaces"/>
      <w:bookmarkStart w:id="646" w:name="_bookmark265"/>
      <w:bookmarkEnd w:id="645"/>
      <w:bookmarkEnd w:id="646"/>
      <w:r>
        <w:rPr>
          <w:w w:val="95"/>
        </w:rPr>
        <w:t>sql</w:t>
      </w:r>
      <w:r>
        <w:rPr>
          <w:spacing w:val="8"/>
          <w:w w:val="95"/>
        </w:rPr>
        <w:t xml:space="preserve"> </w:t>
      </w:r>
      <w:r>
        <w:rPr>
          <w:w w:val="95"/>
        </w:rPr>
        <w:t>list</w:t>
      </w:r>
      <w:r>
        <w:rPr>
          <w:spacing w:val="8"/>
          <w:w w:val="95"/>
        </w:rPr>
        <w:t xml:space="preserve"> </w:t>
      </w:r>
      <w:r>
        <w:rPr>
          <w:w w:val="95"/>
        </w:rPr>
        <w:t>collectionspaces</w:t>
      </w:r>
    </w:p>
    <w:p w:rsidR="0020037C" w:rsidRDefault="0020037C">
      <w:pPr>
        <w:spacing w:before="9" w:line="190" w:lineRule="exact"/>
        <w:rPr>
          <w:sz w:val="19"/>
          <w:szCs w:val="19"/>
        </w:rPr>
      </w:pPr>
    </w:p>
    <w:p w:rsidR="0020037C" w:rsidRDefault="004474D3">
      <w:pPr>
        <w:pStyle w:val="BodyText"/>
        <w:spacing w:line="251" w:lineRule="auto"/>
        <w:ind w:left="613" w:right="7163"/>
      </w:pPr>
      <w:r>
        <w:rPr>
          <w:w w:val="95"/>
        </w:rPr>
        <w:t>list</w:t>
      </w:r>
      <w:r>
        <w:rPr>
          <w:spacing w:val="17"/>
          <w:w w:val="95"/>
        </w:rPr>
        <w:t xml:space="preserve"> </w:t>
      </w:r>
      <w:r>
        <w:rPr>
          <w:w w:val="95"/>
        </w:rPr>
        <w:t>collectionspaces</w:t>
      </w:r>
      <w:r>
        <w:rPr>
          <w:spacing w:val="17"/>
          <w:w w:val="95"/>
        </w:rPr>
        <w:t xml:space="preserve"> </w:t>
      </w:r>
      <w:r>
        <w:rPr>
          <w:w w:val="95"/>
        </w:rPr>
        <w:t>语句</w:t>
      </w:r>
      <w:r>
        <w:t xml:space="preserve"> 枚举数据库中的集合空间。</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56" style="position:absolute;left:0;text-align:left;margin-left:81.7pt;margin-top:6.85pt;width:473.6pt;height:10.6pt;z-index:-251379200;mso-position-horizontal-relative:page" coordorigin="1634,137" coordsize="9472,212">
            <v:shape id="_x0000_s2157"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list collectionspaces</w:t>
      </w:r>
    </w:p>
    <w:p w:rsidR="0020037C" w:rsidRDefault="0020037C">
      <w:pPr>
        <w:spacing w:before="5" w:line="180" w:lineRule="exact"/>
        <w:rPr>
          <w:sz w:val="18"/>
          <w:szCs w:val="18"/>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本例会返回数据库中的所有集合空间</w:t>
      </w:r>
    </w:p>
    <w:p w:rsidR="0020037C" w:rsidRDefault="0020037C">
      <w:pPr>
        <w:spacing w:before="5" w:line="120" w:lineRule="exact"/>
        <w:rPr>
          <w:sz w:val="12"/>
          <w:szCs w:val="12"/>
        </w:rPr>
      </w:pPr>
    </w:p>
    <w:p w:rsidR="0020037C" w:rsidRDefault="00B0609F">
      <w:pPr>
        <w:pStyle w:val="BodyText"/>
        <w:spacing w:line="172" w:lineRule="auto"/>
        <w:ind w:left="897" w:right="6363"/>
        <w:rPr>
          <w:rFonts w:ascii="仿宋" w:eastAsia="仿宋" w:hAnsi="仿宋" w:cs="仿宋"/>
        </w:rPr>
      </w:pPr>
      <w:r w:rsidRPr="00B0609F">
        <w:pict>
          <v:group id="_x0000_s2154" style="position:absolute;left:0;text-align:left;margin-left:95.85pt;margin-top:.7pt;width:459.45pt;height:74.2pt;z-index:-251378176;mso-position-horizontal-relative:page" coordorigin="1917,14" coordsize="9189,1484">
            <v:shape id="_x0000_s2155" style="position:absolute;left:1917;top:14;width:9189;height:1484" coordorigin="1917,14" coordsize="9189,1484" path="m1917,14r9189,l11106,1498r-9189,l1917,14xe" fillcolor="#efefef" stroked="f">
              <v:path arrowok="t"/>
            </v:shape>
            <w10:wrap anchorx="page"/>
          </v:group>
        </w:pict>
      </w:r>
      <w:r w:rsidR="004474D3">
        <w:rPr>
          <w:rFonts w:ascii="仿宋" w:eastAsia="仿宋" w:hAnsi="仿宋" w:cs="仿宋"/>
        </w:rPr>
        <w:t>db.exec("list collectionspaces") 结果：</w:t>
      </w:r>
    </w:p>
    <w:p w:rsidR="0020037C" w:rsidRDefault="004474D3">
      <w:pPr>
        <w:pStyle w:val="BodyText"/>
        <w:spacing w:line="220"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"Name": "testfoo"</w:t>
      </w:r>
    </w:p>
    <w:p w:rsidR="0020037C" w:rsidRDefault="004474D3">
      <w:pPr>
        <w:pStyle w:val="BodyText"/>
        <w:spacing w:line="212" w:lineRule="exact"/>
        <w:ind w:left="1097"/>
        <w:rPr>
          <w:rFonts w:ascii="仿宋" w:eastAsia="仿宋" w:hAnsi="仿宋" w:cs="仿宋"/>
        </w:rPr>
      </w:pPr>
      <w:r>
        <w:rPr>
          <w:rFonts w:ascii="仿宋" w:eastAsia="仿宋" w:hAnsi="仿宋" w:cs="仿宋"/>
        </w:rPr>
        <w:t>"Name":"big"</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20037C">
      <w:pPr>
        <w:spacing w:before="1" w:line="160" w:lineRule="exact"/>
        <w:rPr>
          <w:sz w:val="16"/>
          <w:szCs w:val="16"/>
        </w:rPr>
      </w:pPr>
    </w:p>
    <w:p w:rsidR="0020037C" w:rsidRDefault="004474D3">
      <w:pPr>
        <w:pStyle w:val="Heading3"/>
        <w:spacing w:line="352" w:lineRule="exact"/>
        <w:ind w:left="113"/>
      </w:pPr>
      <w:bookmarkStart w:id="647" w:name="sql_list_collections"/>
      <w:bookmarkStart w:id="648" w:name="_bookmark266"/>
      <w:bookmarkEnd w:id="647"/>
      <w:bookmarkEnd w:id="648"/>
      <w:r>
        <w:rPr>
          <w:w w:val="95"/>
        </w:rPr>
        <w:t>sql</w:t>
      </w:r>
      <w:r>
        <w:rPr>
          <w:spacing w:val="2"/>
          <w:w w:val="95"/>
        </w:rPr>
        <w:t xml:space="preserve"> </w:t>
      </w:r>
      <w:r>
        <w:rPr>
          <w:w w:val="95"/>
        </w:rPr>
        <w:t>list</w:t>
      </w:r>
      <w:r>
        <w:rPr>
          <w:spacing w:val="2"/>
          <w:w w:val="95"/>
        </w:rPr>
        <w:t xml:space="preserve"> </w:t>
      </w:r>
      <w:r>
        <w:rPr>
          <w:w w:val="95"/>
        </w:rPr>
        <w:t>collections</w:t>
      </w:r>
    </w:p>
    <w:p w:rsidR="0020037C" w:rsidRDefault="0020037C">
      <w:pPr>
        <w:spacing w:before="9" w:line="190" w:lineRule="exact"/>
        <w:rPr>
          <w:sz w:val="19"/>
          <w:szCs w:val="19"/>
        </w:rPr>
      </w:pPr>
    </w:p>
    <w:p w:rsidR="0020037C" w:rsidRDefault="004474D3">
      <w:pPr>
        <w:pStyle w:val="BodyText"/>
        <w:spacing w:line="251" w:lineRule="auto"/>
        <w:ind w:left="613" w:right="7163"/>
      </w:pPr>
      <w:r>
        <w:t>list</w:t>
      </w:r>
      <w:r>
        <w:rPr>
          <w:spacing w:val="-33"/>
        </w:rPr>
        <w:t xml:space="preserve"> </w:t>
      </w:r>
      <w:r>
        <w:t>collections</w:t>
      </w:r>
      <w:r>
        <w:rPr>
          <w:spacing w:val="-32"/>
        </w:rPr>
        <w:t xml:space="preserve"> </w:t>
      </w:r>
      <w:r>
        <w:t>语句 枚举集合空间中的集合。</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52" style="position:absolute;left:0;text-align:left;margin-left:81.7pt;margin-top:6.85pt;width:473.6pt;height:10.6pt;z-index:-251377152;mso-position-horizontal-relative:page" coordorigin="1634,137" coordsize="9472,212">
            <v:shape id="_x0000_s2153"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list collections</w:t>
      </w:r>
    </w:p>
    <w:p w:rsidR="0020037C" w:rsidRDefault="0020037C">
      <w:pPr>
        <w:spacing w:before="5" w:line="180" w:lineRule="exact"/>
        <w:rPr>
          <w:sz w:val="18"/>
          <w:szCs w:val="18"/>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本例会返回集合空间中的所有集合</w:t>
      </w:r>
    </w:p>
    <w:p w:rsidR="0020037C" w:rsidRDefault="0020037C">
      <w:pPr>
        <w:spacing w:before="5" w:line="120" w:lineRule="exact"/>
        <w:rPr>
          <w:sz w:val="12"/>
          <w:szCs w:val="12"/>
        </w:rPr>
      </w:pPr>
    </w:p>
    <w:p w:rsidR="0020037C" w:rsidRDefault="00B0609F">
      <w:pPr>
        <w:pStyle w:val="BodyText"/>
        <w:spacing w:line="172" w:lineRule="auto"/>
        <w:ind w:left="897" w:right="6363"/>
        <w:rPr>
          <w:rFonts w:ascii="仿宋" w:eastAsia="仿宋" w:hAnsi="仿宋" w:cs="仿宋"/>
        </w:rPr>
      </w:pPr>
      <w:r w:rsidRPr="00B0609F">
        <w:pict>
          <v:group id="_x0000_s2150" style="position:absolute;left:0;text-align:left;margin-left:95.85pt;margin-top:.7pt;width:459.45pt;height:74.2pt;z-index:-251376128;mso-position-horizontal-relative:page" coordorigin="1917,14" coordsize="9189,1484">
            <v:shape id="_x0000_s2151" style="position:absolute;left:1917;top:14;width:9189;height:1484" coordorigin="1917,14" coordsize="9189,1484" path="m1917,14r9189,l11106,1498r-9189,l1917,14xe" fillcolor="#efefef" stroked="f">
              <v:path arrowok="t"/>
            </v:shape>
            <w10:wrap anchorx="page"/>
          </v:group>
        </w:pict>
      </w:r>
      <w:r w:rsidR="004474D3">
        <w:rPr>
          <w:rFonts w:ascii="仿宋" w:eastAsia="仿宋" w:hAnsi="仿宋" w:cs="仿宋"/>
        </w:rPr>
        <w:t>db.exec("list collections") 结果：</w:t>
      </w:r>
    </w:p>
    <w:p w:rsidR="0020037C" w:rsidRDefault="004474D3">
      <w:pPr>
        <w:pStyle w:val="BodyText"/>
        <w:spacing w:line="220"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"Name": "testfoo.testbar"</w:t>
      </w:r>
    </w:p>
    <w:p w:rsidR="0020037C" w:rsidRDefault="004474D3">
      <w:pPr>
        <w:pStyle w:val="BodyText"/>
        <w:spacing w:line="212" w:lineRule="exact"/>
        <w:ind w:left="1097"/>
        <w:rPr>
          <w:rFonts w:ascii="仿宋" w:eastAsia="仿宋" w:hAnsi="仿宋" w:cs="仿宋"/>
        </w:rPr>
      </w:pPr>
      <w:r>
        <w:rPr>
          <w:rFonts w:ascii="仿宋" w:eastAsia="仿宋" w:hAnsi="仿宋" w:cs="仿宋"/>
        </w:rPr>
        <w:t>"Name":"big.small"</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20037C">
      <w:pPr>
        <w:spacing w:line="212" w:lineRule="exact"/>
        <w:rPr>
          <w:rFonts w:ascii="仿宋" w:eastAsia="仿宋" w:hAnsi="仿宋" w:cs="仿宋"/>
        </w:rPr>
        <w:sectPr w:rsidR="0020037C">
          <w:pgSz w:w="12240" w:h="15840"/>
          <w:pgMar w:top="900" w:right="680" w:bottom="280" w:left="102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ind w:left="0" w:right="7916"/>
        <w:jc w:val="center"/>
      </w:pPr>
      <w:bookmarkStart w:id="649" w:name="sql_insert_into"/>
      <w:bookmarkStart w:id="650" w:name="_bookmark267"/>
      <w:bookmarkEnd w:id="649"/>
      <w:bookmarkEnd w:id="650"/>
      <w:r>
        <w:rPr>
          <w:w w:val="95"/>
        </w:rPr>
        <w:t>sql</w:t>
      </w:r>
      <w:r>
        <w:rPr>
          <w:spacing w:val="12"/>
          <w:w w:val="95"/>
        </w:rPr>
        <w:t xml:space="preserve"> </w:t>
      </w:r>
      <w:r>
        <w:rPr>
          <w:w w:val="95"/>
        </w:rPr>
        <w:t>insert</w:t>
      </w:r>
      <w:r>
        <w:rPr>
          <w:spacing w:val="12"/>
          <w:w w:val="95"/>
        </w:rPr>
        <w:t xml:space="preserve"> </w:t>
      </w:r>
      <w:r>
        <w:rPr>
          <w:w w:val="95"/>
        </w:rPr>
        <w:t>into</w:t>
      </w:r>
    </w:p>
    <w:p w:rsidR="0020037C" w:rsidRDefault="0020037C">
      <w:pPr>
        <w:spacing w:before="9" w:line="190" w:lineRule="exact"/>
        <w:rPr>
          <w:sz w:val="19"/>
          <w:szCs w:val="19"/>
        </w:rPr>
      </w:pPr>
    </w:p>
    <w:p w:rsidR="0020037C" w:rsidRDefault="004474D3">
      <w:pPr>
        <w:pStyle w:val="BodyText"/>
        <w:spacing w:line="251" w:lineRule="auto"/>
        <w:ind w:right="6686"/>
      </w:pPr>
      <w:r>
        <w:t>insert</w:t>
      </w:r>
      <w:r>
        <w:rPr>
          <w:spacing w:val="-15"/>
        </w:rPr>
        <w:t xml:space="preserve"> </w:t>
      </w:r>
      <w:r>
        <w:t>into</w:t>
      </w:r>
      <w:r>
        <w:rPr>
          <w:spacing w:val="-14"/>
        </w:rPr>
        <w:t xml:space="preserve"> </w:t>
      </w:r>
      <w:r>
        <w:t>语句 用于向集合中插入新的数据。</w:t>
      </w:r>
    </w:p>
    <w:p w:rsidR="0020037C" w:rsidRDefault="0020037C">
      <w:pPr>
        <w:spacing w:before="4" w:line="180" w:lineRule="exact"/>
        <w:rPr>
          <w:sz w:val="18"/>
          <w:szCs w:val="18"/>
        </w:rPr>
      </w:pPr>
    </w:p>
    <w:p w:rsidR="0020037C" w:rsidRDefault="004474D3">
      <w:pPr>
        <w:pStyle w:val="BodyText"/>
      </w:pPr>
      <w:r>
        <w:t>语法</w:t>
      </w:r>
    </w:p>
    <w:p w:rsidR="0020037C" w:rsidRDefault="0020037C">
      <w:pPr>
        <w:spacing w:before="3" w:line="120" w:lineRule="exact"/>
        <w:rPr>
          <w:sz w:val="12"/>
          <w:szCs w:val="12"/>
        </w:rPr>
      </w:pPr>
    </w:p>
    <w:p w:rsidR="0020037C" w:rsidRDefault="00B0609F">
      <w:pPr>
        <w:pStyle w:val="BodyText"/>
        <w:spacing w:line="172" w:lineRule="auto"/>
        <w:rPr>
          <w:rFonts w:ascii="仿宋" w:eastAsia="仿宋" w:hAnsi="仿宋" w:cs="仿宋"/>
        </w:rPr>
      </w:pPr>
      <w:r w:rsidRPr="00B0609F">
        <w:pict>
          <v:group id="_x0000_s2148" style="position:absolute;left:0;text-align:left;margin-left:81.7pt;margin-top:.7pt;width:473.6pt;height:31.8pt;z-index:-251375104;mso-position-horizontal-relative:page" coordorigin="1634,14" coordsize="9472,636">
            <v:shape id="_x0000_s2149" style="position:absolute;left:1634;top:14;width:9472;height:636" coordorigin="1634,14" coordsize="9472,636" path="m1634,14r9472,l11106,650r-9472,l1634,14xe" fillcolor="#efefef" stroked="f">
              <v:path arrowok="t"/>
            </v:shape>
            <w10:wrap anchorx="page"/>
          </v:group>
        </w:pict>
      </w:r>
      <w:r w:rsidR="004474D3">
        <w:rPr>
          <w:rFonts w:ascii="仿宋" w:eastAsia="仿宋" w:hAnsi="仿宋" w:cs="仿宋"/>
        </w:rPr>
        <w:t>insert into &lt;cs_name&gt;.&lt;cl_name&gt;(&lt;field1_name,field2_name,...&gt;) values(&lt;value1,value2,...&gt;) 或者</w:t>
      </w:r>
    </w:p>
    <w:p w:rsidR="0020037C" w:rsidRDefault="004474D3">
      <w:pPr>
        <w:pStyle w:val="BodyText"/>
        <w:spacing w:line="220" w:lineRule="exact"/>
        <w:rPr>
          <w:rFonts w:ascii="仿宋" w:eastAsia="仿宋" w:hAnsi="仿宋" w:cs="仿宋"/>
        </w:rPr>
      </w:pPr>
      <w:r>
        <w:rPr>
          <w:rFonts w:ascii="仿宋" w:eastAsia="仿宋" w:hAnsi="仿宋" w:cs="仿宋"/>
        </w:rPr>
        <w:t>insert into &lt;cs_name&gt;.&lt;cl_name&gt; &lt;select_set&gt;</w:t>
      </w:r>
    </w:p>
    <w:p w:rsidR="0020037C" w:rsidRDefault="004474D3">
      <w:pPr>
        <w:pStyle w:val="BodyText"/>
        <w:spacing w:before="45"/>
      </w:pPr>
      <w:r>
        <w:rPr>
          <w:w w:val="95"/>
        </w:rPr>
        <w:t>&lt;cs_name&gt;：集合空间名</w:t>
      </w:r>
    </w:p>
    <w:p w:rsidR="0020037C" w:rsidRDefault="004474D3">
      <w:pPr>
        <w:pStyle w:val="BodyText"/>
        <w:spacing w:before="16"/>
      </w:pPr>
      <w:r>
        <w:rPr>
          <w:w w:val="95"/>
        </w:rPr>
        <w:t>&lt;cl_name&gt;：集合名</w:t>
      </w:r>
    </w:p>
    <w:p w:rsidR="0020037C" w:rsidRDefault="004474D3">
      <w:pPr>
        <w:pStyle w:val="BodyText"/>
        <w:spacing w:before="16"/>
      </w:pPr>
      <w:r>
        <w:rPr>
          <w:w w:val="95"/>
        </w:rPr>
        <w:t>&lt;field_name&gt;：字段名</w:t>
      </w:r>
    </w:p>
    <w:p w:rsidR="0020037C" w:rsidRDefault="004474D3">
      <w:pPr>
        <w:pStyle w:val="BodyText"/>
        <w:spacing w:before="16"/>
      </w:pPr>
      <w:r>
        <w:rPr>
          <w:w w:val="95"/>
        </w:rPr>
        <w:t>&lt;value&gt;：字段名所对应的值</w:t>
      </w:r>
    </w:p>
    <w:p w:rsidR="0020037C" w:rsidRDefault="004474D3">
      <w:pPr>
        <w:pStyle w:val="BodyText"/>
        <w:spacing w:before="16" w:line="376" w:lineRule="auto"/>
        <w:ind w:right="6686"/>
      </w:pPr>
      <w:r>
        <w:rPr>
          <w:w w:val="95"/>
        </w:rPr>
        <w:t>&lt;select_set&gt;：查询结果集</w:t>
      </w:r>
      <w:r>
        <w:t xml:space="preserve"> </w:t>
      </w:r>
      <w:r>
        <w:rPr>
          <w:w w:val="95"/>
        </w:rPr>
        <w:t>示例</w:t>
      </w:r>
    </w:p>
    <w:p w:rsidR="0020037C" w:rsidRDefault="004474D3">
      <w:pPr>
        <w:pStyle w:val="BodyText"/>
        <w:tabs>
          <w:tab w:val="left" w:pos="1217"/>
        </w:tabs>
        <w:spacing w:line="226"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本例会向集合bar中插入一条新的数据，字段名为age和name，对应的值分别为(25,"Tom")：</w:t>
      </w:r>
    </w:p>
    <w:p w:rsidR="0020037C" w:rsidRDefault="00B0609F">
      <w:pPr>
        <w:pStyle w:val="BodyText"/>
        <w:spacing w:before="50"/>
        <w:ind w:left="1217"/>
        <w:rPr>
          <w:rFonts w:ascii="仿宋" w:eastAsia="仿宋" w:hAnsi="仿宋" w:cs="仿宋"/>
        </w:rPr>
      </w:pPr>
      <w:r w:rsidRPr="00B0609F">
        <w:pict>
          <v:group id="_x0000_s2146" style="position:absolute;left:0;text-align:left;margin-left:95.85pt;margin-top:6.95pt;width:459.45pt;height:10.6pt;z-index:-251374080;mso-position-horizontal-relative:page" coordorigin="1917,139" coordsize="9189,212">
            <v:shape id="_x0000_s2147"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db.execUpdate("insert into foo.bar(age,name) val</w:t>
      </w:r>
      <w:r w:rsidR="007F5AF3">
        <w:rPr>
          <w:rFonts w:ascii="仿宋" w:eastAsia="仿宋" w:hAnsi="仿宋" w:cs="仿宋" w:hint="eastAsia"/>
          <w:lang w:eastAsia="zh-CN"/>
        </w:rPr>
        <w:t>u</w:t>
      </w:r>
      <w:r w:rsidR="004474D3">
        <w:rPr>
          <w:rFonts w:ascii="仿宋" w:eastAsia="仿宋" w:hAnsi="仿宋" w:cs="仿宋"/>
        </w:rPr>
        <w:t>es(25,\"Tom\")")</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本例会向集合bar中插入批量的数据，这些数据为集合small中的查询结果集：</w:t>
      </w:r>
    </w:p>
    <w:p w:rsidR="0020037C" w:rsidRDefault="00B0609F">
      <w:pPr>
        <w:pStyle w:val="BodyText"/>
        <w:spacing w:before="10"/>
        <w:ind w:left="1217"/>
        <w:rPr>
          <w:rFonts w:ascii="仿宋" w:eastAsia="仿宋" w:hAnsi="仿宋" w:cs="仿宋"/>
        </w:rPr>
      </w:pPr>
      <w:r w:rsidRPr="00B0609F">
        <w:pict>
          <v:group id="_x0000_s2144" style="position:absolute;left:0;text-align:left;margin-left:95.85pt;margin-top:4.95pt;width:459.45pt;height:10.6pt;z-index:-251373056;mso-position-horizontal-relative:page" coordorigin="1917,99" coordsize="9189,212">
            <v:shape id="_x0000_s2145"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db.execUpdate("insert into foo.bar select * from big.small")</w:t>
      </w:r>
    </w:p>
    <w:p w:rsidR="0020037C" w:rsidRDefault="0020037C">
      <w:pPr>
        <w:spacing w:before="1" w:line="100" w:lineRule="exact"/>
        <w:rPr>
          <w:sz w:val="10"/>
          <w:szCs w:val="10"/>
        </w:rPr>
      </w:pPr>
    </w:p>
    <w:p w:rsidR="0020037C" w:rsidRDefault="004474D3">
      <w:pPr>
        <w:pStyle w:val="Heading3"/>
      </w:pPr>
      <w:bookmarkStart w:id="651" w:name="sql_select"/>
      <w:bookmarkStart w:id="652" w:name="_bookmark268"/>
      <w:bookmarkEnd w:id="651"/>
      <w:bookmarkEnd w:id="652"/>
      <w:r>
        <w:rPr>
          <w:w w:val="95"/>
        </w:rPr>
        <w:t>sql</w:t>
      </w:r>
      <w:r>
        <w:rPr>
          <w:spacing w:val="5"/>
          <w:w w:val="95"/>
        </w:rPr>
        <w:t xml:space="preserve"> </w:t>
      </w:r>
      <w:r>
        <w:rPr>
          <w:w w:val="95"/>
        </w:rPr>
        <w:t>select</w:t>
      </w:r>
    </w:p>
    <w:p w:rsidR="0020037C" w:rsidRDefault="0020037C">
      <w:pPr>
        <w:spacing w:before="9" w:line="190" w:lineRule="exact"/>
        <w:rPr>
          <w:sz w:val="19"/>
          <w:szCs w:val="19"/>
        </w:rPr>
      </w:pPr>
    </w:p>
    <w:p w:rsidR="0020037C" w:rsidRDefault="004474D3">
      <w:pPr>
        <w:pStyle w:val="BodyText"/>
        <w:spacing w:line="251" w:lineRule="auto"/>
        <w:ind w:right="3581"/>
      </w:pPr>
      <w:r>
        <w:t>select</w:t>
      </w:r>
      <w:r>
        <w:rPr>
          <w:spacing w:val="-25"/>
        </w:rPr>
        <w:t xml:space="preserve"> </w:t>
      </w:r>
      <w:r>
        <w:t>语句 用于从集合中选取数据，结果被存储在一个结果集中。</w:t>
      </w:r>
    </w:p>
    <w:p w:rsidR="0020037C" w:rsidRDefault="0020037C">
      <w:pPr>
        <w:spacing w:before="4" w:line="180" w:lineRule="exact"/>
        <w:rPr>
          <w:sz w:val="18"/>
          <w:szCs w:val="18"/>
        </w:rPr>
      </w:pPr>
    </w:p>
    <w:p w:rsidR="0020037C" w:rsidRDefault="004474D3">
      <w:pPr>
        <w:pStyle w:val="BodyText"/>
      </w:pPr>
      <w:r>
        <w:t>语法</w:t>
      </w:r>
    </w:p>
    <w:p w:rsidR="0020037C" w:rsidRDefault="0020037C">
      <w:pPr>
        <w:spacing w:before="3" w:line="120" w:lineRule="exact"/>
        <w:rPr>
          <w:sz w:val="12"/>
          <w:szCs w:val="12"/>
        </w:rPr>
      </w:pPr>
    </w:p>
    <w:p w:rsidR="0020037C" w:rsidRDefault="00B0609F">
      <w:pPr>
        <w:pStyle w:val="BodyText"/>
        <w:spacing w:line="172" w:lineRule="auto"/>
        <w:ind w:right="5647"/>
        <w:rPr>
          <w:rFonts w:ascii="仿宋" w:eastAsia="仿宋" w:hAnsi="仿宋" w:cs="仿宋"/>
        </w:rPr>
      </w:pPr>
      <w:r w:rsidRPr="00B0609F">
        <w:pict>
          <v:group id="_x0000_s2142" style="position:absolute;left:0;text-align:left;margin-left:81.7pt;margin-top:.7pt;width:473.6pt;height:31.8pt;z-index:-251372032;mso-position-horizontal-relative:page" coordorigin="1634,14" coordsize="9472,636">
            <v:shape id="_x0000_s2143" style="position:absolute;left:1634;top:14;width:9472;height:636" coordorigin="1634,14" coordsize="9472,636" path="m1634,14r9472,l11106,650r-9472,l1634,14xe" fillcolor="#efefef" stroked="f">
              <v:path arrowok="t"/>
            </v:shape>
            <w10:wrap anchorx="page"/>
          </v:group>
        </w:pict>
      </w:r>
      <w:r w:rsidR="004474D3">
        <w:rPr>
          <w:rFonts w:ascii="仿宋" w:eastAsia="仿宋" w:hAnsi="仿宋" w:cs="仿宋"/>
        </w:rPr>
        <w:t>select * from &lt;cs_name&gt;.&lt;cl_name&gt; 或者</w:t>
      </w:r>
    </w:p>
    <w:p w:rsidR="0020037C" w:rsidRDefault="004474D3">
      <w:pPr>
        <w:pStyle w:val="BodyText"/>
        <w:spacing w:line="220" w:lineRule="exact"/>
        <w:rPr>
          <w:rFonts w:ascii="仿宋" w:eastAsia="仿宋" w:hAnsi="仿宋" w:cs="仿宋"/>
        </w:rPr>
      </w:pPr>
      <w:r>
        <w:rPr>
          <w:rFonts w:ascii="仿宋" w:eastAsia="仿宋" w:hAnsi="仿宋" w:cs="仿宋"/>
        </w:rPr>
        <w:t>select &lt;field1_name,field2_name,...&gt; from &lt;cs_name&gt;.&lt;cl_name&gt;</w:t>
      </w:r>
    </w:p>
    <w:p w:rsidR="0020037C" w:rsidRDefault="004474D3">
      <w:pPr>
        <w:pStyle w:val="BodyText"/>
        <w:spacing w:before="45"/>
      </w:pPr>
      <w:r>
        <w:rPr>
          <w:w w:val="95"/>
        </w:rPr>
        <w:t>&lt;cs_name&gt;：集合空间名</w:t>
      </w:r>
    </w:p>
    <w:p w:rsidR="0020037C" w:rsidRDefault="004474D3">
      <w:pPr>
        <w:pStyle w:val="BodyText"/>
        <w:spacing w:before="16"/>
      </w:pPr>
      <w:r>
        <w:rPr>
          <w:w w:val="95"/>
        </w:rPr>
        <w:t>&lt;cl_name&gt;：集合名</w:t>
      </w:r>
    </w:p>
    <w:p w:rsidR="0020037C" w:rsidRDefault="004474D3">
      <w:pPr>
        <w:pStyle w:val="BodyText"/>
        <w:spacing w:before="16" w:line="376" w:lineRule="auto"/>
        <w:ind w:right="7321"/>
      </w:pPr>
      <w:r>
        <w:rPr>
          <w:w w:val="90"/>
        </w:rPr>
        <w:t>&lt;field_name&gt;：字段名</w:t>
      </w:r>
      <w:r>
        <w:t xml:space="preserve"> </w:t>
      </w:r>
      <w:r>
        <w:rPr>
          <w:w w:val="95"/>
        </w:rPr>
        <w:t>示例</w:t>
      </w:r>
    </w:p>
    <w:p w:rsidR="0020037C" w:rsidRDefault="004474D3">
      <w:pPr>
        <w:pStyle w:val="BodyText"/>
        <w:tabs>
          <w:tab w:val="left" w:pos="1217"/>
        </w:tabs>
        <w:spacing w:line="226"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本例会选择指定的字段名返回，如果某条符合条件的记录没有指定的字段名，那么返回它的值为null：</w:t>
      </w:r>
    </w:p>
    <w:p w:rsidR="0020037C" w:rsidRDefault="0020037C">
      <w:pPr>
        <w:spacing w:before="5" w:line="120" w:lineRule="exact"/>
        <w:rPr>
          <w:sz w:val="12"/>
          <w:szCs w:val="12"/>
        </w:rPr>
      </w:pPr>
    </w:p>
    <w:p w:rsidR="0020037C" w:rsidRDefault="00B0609F">
      <w:pPr>
        <w:pStyle w:val="BodyText"/>
        <w:spacing w:line="172" w:lineRule="auto"/>
        <w:ind w:left="1217" w:right="4563"/>
        <w:rPr>
          <w:rFonts w:ascii="仿宋" w:eastAsia="仿宋" w:hAnsi="仿宋" w:cs="仿宋"/>
        </w:rPr>
      </w:pPr>
      <w:r w:rsidRPr="00B0609F">
        <w:pict>
          <v:group id="_x0000_s2140" style="position:absolute;left:0;text-align:left;margin-left:95.85pt;margin-top:.7pt;width:459.45pt;height:106pt;z-index:-251371008;mso-position-horizontal-relative:page" coordorigin="1917,14" coordsize="9189,2120">
            <v:shape id="_x0000_s2141" style="position:absolute;left:1917;top:14;width:9189;height:2120" coordorigin="1917,14" coordsize="9189,2120" path="m1917,14r9189,l11106,2134r-9189,l1917,14xe" fillcolor="#efefef" stroked="f">
              <v:path arrowok="t"/>
            </v:shape>
            <w10:wrap anchorx="page"/>
          </v:group>
        </w:pict>
      </w:r>
      <w:r w:rsidR="004474D3">
        <w:rPr>
          <w:rFonts w:ascii="仿宋" w:eastAsia="仿宋" w:hAnsi="仿宋" w:cs="仿宋"/>
        </w:rPr>
        <w:t>db.exec("select age,name from foo.bar") 结果：</w:t>
      </w:r>
    </w:p>
    <w:p w:rsidR="0020037C" w:rsidRDefault="004474D3">
      <w:pPr>
        <w:pStyle w:val="BodyText"/>
        <w:spacing w:line="220"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"age": 10,</w:t>
      </w:r>
    </w:p>
    <w:p w:rsidR="0020037C" w:rsidRDefault="004474D3">
      <w:pPr>
        <w:pStyle w:val="BodyText"/>
        <w:spacing w:line="212" w:lineRule="exact"/>
        <w:ind w:left="1417"/>
        <w:rPr>
          <w:rFonts w:ascii="仿宋" w:eastAsia="仿宋" w:hAnsi="仿宋" w:cs="仿宋"/>
        </w:rPr>
      </w:pPr>
      <w:r>
        <w:rPr>
          <w:rFonts w:ascii="仿宋" w:eastAsia="仿宋" w:hAnsi="仿宋" w:cs="仿宋"/>
        </w:rPr>
        <w:t>"name": null</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217"/>
        <w:rPr>
          <w:rFonts w:ascii="仿宋" w:eastAsia="仿宋" w:hAnsi="仿宋" w:cs="仿宋"/>
        </w:rPr>
      </w:pPr>
      <w:r>
        <w:rPr>
          <w:rFonts w:ascii="仿宋" w:eastAsia="仿宋" w:hAnsi="仿宋" w:cs="仿宋"/>
        </w:rPr>
        <w:t>{</w:t>
      </w:r>
    </w:p>
    <w:p w:rsidR="0020037C" w:rsidRDefault="004474D3">
      <w:pPr>
        <w:pStyle w:val="BodyText"/>
        <w:spacing w:line="212" w:lineRule="exact"/>
        <w:ind w:left="1417"/>
        <w:rPr>
          <w:rFonts w:ascii="仿宋" w:eastAsia="仿宋" w:hAnsi="仿宋" w:cs="仿宋"/>
        </w:rPr>
      </w:pPr>
      <w:r>
        <w:rPr>
          <w:rFonts w:ascii="仿宋" w:eastAsia="仿宋" w:hAnsi="仿宋" w:cs="仿宋"/>
        </w:rPr>
        <w:t>"age": 10,</w:t>
      </w:r>
    </w:p>
    <w:p w:rsidR="0020037C" w:rsidRDefault="004474D3">
      <w:pPr>
        <w:pStyle w:val="BodyText"/>
        <w:spacing w:line="212" w:lineRule="exact"/>
        <w:ind w:left="1417"/>
        <w:rPr>
          <w:rFonts w:ascii="仿宋" w:eastAsia="仿宋" w:hAnsi="仿宋" w:cs="仿宋"/>
        </w:rPr>
      </w:pPr>
      <w:r>
        <w:rPr>
          <w:rFonts w:ascii="仿宋" w:eastAsia="仿宋" w:hAnsi="仿宋" w:cs="仿宋"/>
        </w:rPr>
        <w:t>"name": "Tom"</w:t>
      </w:r>
    </w:p>
    <w:p w:rsidR="0020037C" w:rsidRDefault="004474D3">
      <w:pPr>
        <w:pStyle w:val="BodyText"/>
        <w:spacing w:line="212" w:lineRule="exact"/>
        <w:ind w:left="1217"/>
        <w:rPr>
          <w:rFonts w:ascii="仿宋" w:eastAsia="仿宋" w:hAnsi="仿宋" w:cs="仿宋"/>
          <w:lang w:eastAsia="zh-CN"/>
        </w:rPr>
      </w:pPr>
      <w:r>
        <w:rPr>
          <w:rFonts w:ascii="仿宋" w:eastAsia="仿宋" w:hAnsi="仿宋" w:cs="仿宋"/>
          <w:lang w:eastAsia="zh-CN"/>
        </w:rPr>
        <w:t>}</w:t>
      </w:r>
    </w:p>
    <w:p w:rsidR="0020037C" w:rsidRDefault="0020037C">
      <w:pPr>
        <w:spacing w:line="212" w:lineRule="exact"/>
        <w:rPr>
          <w:rFonts w:ascii="仿宋" w:eastAsia="仿宋" w:hAnsi="仿宋" w:cs="仿宋"/>
          <w:lang w:eastAsia="zh-CN"/>
        </w:rPr>
        <w:sectPr w:rsidR="0020037C">
          <w:pgSz w:w="12240" w:h="15840"/>
          <w:pgMar w:top="900" w:right="1280" w:bottom="280" w:left="700" w:header="713" w:footer="0" w:gutter="0"/>
          <w:cols w:space="720"/>
        </w:sectPr>
      </w:pPr>
    </w:p>
    <w:p w:rsidR="0020037C" w:rsidRDefault="0020037C">
      <w:pPr>
        <w:spacing w:before="7" w:line="120" w:lineRule="exact"/>
        <w:rPr>
          <w:sz w:val="12"/>
          <w:szCs w:val="12"/>
          <w:lang w:eastAsia="zh-CN"/>
        </w:rPr>
      </w:pPr>
    </w:p>
    <w:p w:rsidR="0020037C" w:rsidRDefault="00B0609F">
      <w:pPr>
        <w:pStyle w:val="BodyText"/>
        <w:spacing w:before="5"/>
        <w:ind w:left="897"/>
        <w:rPr>
          <w:rFonts w:ascii="仿宋" w:eastAsia="仿宋" w:hAnsi="仿宋" w:cs="仿宋"/>
          <w:lang w:eastAsia="zh-CN"/>
        </w:rPr>
      </w:pPr>
      <w:r w:rsidRPr="00B0609F">
        <w:pict>
          <v:group id="_x0000_s2138" style="position:absolute;left:0;text-align:left;margin-left:95.85pt;margin-top:4.7pt;width:459.45pt;height:10.6pt;z-index:-251369984;mso-position-horizontal-relative:page" coordorigin="1917,94" coordsize="9189,212">
            <v:shape id="_x0000_s2139" style="position:absolute;left:1917;top:94;width:9189;height:212" coordorigin="1917,94" coordsize="9189,212" path="m1917,94r9189,l11106,306r-9189,l1917,94xe" fillcolor="#efefef" stroked="f">
              <v:path arrowok="t"/>
            </v:shape>
            <w10:wrap anchorx="page"/>
          </v:group>
        </w:pict>
      </w:r>
      <w:r w:rsidR="004474D3">
        <w:rPr>
          <w:rFonts w:ascii="仿宋" w:eastAsia="仿宋" w:hAnsi="仿宋" w:cs="仿宋"/>
          <w:lang w:eastAsia="zh-CN"/>
        </w:rPr>
        <w:t>}...</w:t>
      </w:r>
    </w:p>
    <w:p w:rsidR="0020037C" w:rsidRDefault="004474D3">
      <w:pPr>
        <w:pStyle w:val="BodyText"/>
        <w:tabs>
          <w:tab w:val="left" w:pos="897"/>
        </w:tabs>
        <w:spacing w:line="257"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本例返回集合中的所有记录的所有字段名</w:t>
      </w:r>
    </w:p>
    <w:p w:rsidR="0020037C" w:rsidRDefault="00B0609F">
      <w:pPr>
        <w:pStyle w:val="BodyText"/>
        <w:spacing w:before="84" w:line="172" w:lineRule="auto"/>
        <w:ind w:left="897" w:right="6363"/>
        <w:rPr>
          <w:rFonts w:ascii="仿宋" w:eastAsia="仿宋" w:hAnsi="仿宋" w:cs="仿宋"/>
        </w:rPr>
      </w:pPr>
      <w:r w:rsidRPr="00B0609F">
        <w:pict>
          <v:group id="_x0000_s2136" style="position:absolute;left:0;text-align:left;margin-left:95.85pt;margin-top:4.9pt;width:459.45pt;height:243.8pt;z-index:-251368960;mso-position-horizontal-relative:page" coordorigin="1917,98" coordsize="9189,4876">
            <v:shape id="_x0000_s2137" style="position:absolute;left:1917;top:98;width:9189;height:4876" coordorigin="1917,98" coordsize="9189,4876" path="m1917,98r9189,l11106,4974r-9189,l1917,98xe" fillcolor="#efefef" stroked="f">
              <v:path arrowok="t"/>
            </v:shape>
            <w10:wrap anchorx="page"/>
          </v:group>
        </w:pict>
      </w:r>
      <w:r w:rsidR="004474D3">
        <w:rPr>
          <w:rFonts w:ascii="仿宋" w:eastAsia="仿宋" w:hAnsi="仿宋" w:cs="仿宋"/>
        </w:rPr>
        <w:t>db.exec("select * from foo.bar") 结果：</w:t>
      </w:r>
    </w:p>
    <w:p w:rsidR="0020037C" w:rsidRDefault="004474D3">
      <w:pPr>
        <w:pStyle w:val="BodyText"/>
        <w:spacing w:line="220"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"_id": {</w:t>
      </w:r>
    </w:p>
    <w:p w:rsidR="0020037C" w:rsidRDefault="004474D3">
      <w:pPr>
        <w:pStyle w:val="BodyText"/>
        <w:spacing w:line="212" w:lineRule="exact"/>
        <w:ind w:left="1297"/>
        <w:rPr>
          <w:rFonts w:ascii="仿宋" w:eastAsia="仿宋" w:hAnsi="仿宋" w:cs="仿宋"/>
        </w:rPr>
      </w:pPr>
      <w:r>
        <w:rPr>
          <w:rFonts w:ascii="仿宋" w:eastAsia="仿宋" w:hAnsi="仿宋" w:cs="仿宋"/>
        </w:rPr>
        <w:t>"$oid": "51c909b0c5b855e029000000"</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"age": 10</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"_id": {</w:t>
      </w:r>
    </w:p>
    <w:p w:rsidR="0020037C" w:rsidRDefault="004474D3">
      <w:pPr>
        <w:pStyle w:val="BodyText"/>
        <w:spacing w:line="212" w:lineRule="exact"/>
        <w:ind w:left="1297"/>
        <w:rPr>
          <w:rFonts w:ascii="仿宋" w:eastAsia="仿宋" w:hAnsi="仿宋" w:cs="仿宋"/>
        </w:rPr>
      </w:pPr>
      <w:r>
        <w:rPr>
          <w:rFonts w:ascii="仿宋" w:eastAsia="仿宋" w:hAnsi="仿宋" w:cs="仿宋"/>
        </w:rPr>
        <w:t>"$oid": "51c909b9c5b855e029000001"</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"age": 10,</w:t>
      </w:r>
    </w:p>
    <w:p w:rsidR="0020037C" w:rsidRDefault="004474D3">
      <w:pPr>
        <w:pStyle w:val="BodyText"/>
        <w:spacing w:line="212" w:lineRule="exact"/>
        <w:ind w:left="1097"/>
        <w:rPr>
          <w:rFonts w:ascii="仿宋" w:eastAsia="仿宋" w:hAnsi="仿宋" w:cs="仿宋"/>
        </w:rPr>
      </w:pPr>
      <w:r>
        <w:rPr>
          <w:rFonts w:ascii="仿宋" w:eastAsia="仿宋" w:hAnsi="仿宋" w:cs="仿宋"/>
        </w:rPr>
        <w:t>"name": "Tom"</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"_id": {</w:t>
      </w:r>
    </w:p>
    <w:p w:rsidR="0020037C" w:rsidRDefault="004474D3">
      <w:pPr>
        <w:pStyle w:val="BodyText"/>
        <w:spacing w:line="212" w:lineRule="exact"/>
        <w:ind w:left="1297"/>
        <w:rPr>
          <w:rFonts w:ascii="仿宋" w:eastAsia="仿宋" w:hAnsi="仿宋" w:cs="仿宋"/>
        </w:rPr>
      </w:pPr>
      <w:r>
        <w:rPr>
          <w:rFonts w:ascii="仿宋" w:eastAsia="仿宋" w:hAnsi="仿宋" w:cs="仿宋"/>
        </w:rPr>
        <w:t>"$oid": "51c909c2c5b855e029000002"</w:t>
      </w:r>
    </w:p>
    <w:p w:rsidR="0020037C" w:rsidRDefault="004474D3">
      <w:pPr>
        <w:pStyle w:val="BodyText"/>
        <w:spacing w:line="212" w:lineRule="exact"/>
        <w:ind w:left="1097"/>
        <w:rPr>
          <w:rFonts w:ascii="仿宋" w:eastAsia="仿宋" w:hAnsi="仿宋" w:cs="仿宋"/>
        </w:rPr>
      </w:pPr>
      <w:r>
        <w:rPr>
          <w:rFonts w:ascii="仿宋" w:eastAsia="仿宋" w:hAnsi="仿宋" w:cs="仿宋"/>
        </w:rPr>
        <w:t>},</w:t>
      </w:r>
    </w:p>
    <w:p w:rsidR="0020037C" w:rsidRDefault="004474D3">
      <w:pPr>
        <w:pStyle w:val="BodyText"/>
        <w:spacing w:line="212" w:lineRule="exact"/>
        <w:ind w:left="1097"/>
        <w:rPr>
          <w:rFonts w:ascii="仿宋" w:eastAsia="仿宋" w:hAnsi="仿宋" w:cs="仿宋"/>
        </w:rPr>
      </w:pPr>
      <w:r>
        <w:rPr>
          <w:rFonts w:ascii="仿宋" w:eastAsia="仿宋" w:hAnsi="仿宋" w:cs="仿宋"/>
        </w:rPr>
        <w:t>"age": 10,</w:t>
      </w:r>
    </w:p>
    <w:p w:rsidR="0020037C" w:rsidRDefault="004474D3">
      <w:pPr>
        <w:pStyle w:val="BodyText"/>
        <w:spacing w:line="212" w:lineRule="exact"/>
        <w:ind w:left="1097"/>
        <w:rPr>
          <w:rFonts w:ascii="仿宋" w:eastAsia="仿宋" w:hAnsi="仿宋" w:cs="仿宋"/>
        </w:rPr>
      </w:pPr>
      <w:r>
        <w:rPr>
          <w:rFonts w:ascii="仿宋" w:eastAsia="仿宋" w:hAnsi="仿宋" w:cs="仿宋"/>
        </w:rPr>
        <w:t>"name": "Tom",</w:t>
      </w:r>
    </w:p>
    <w:p w:rsidR="0020037C" w:rsidRDefault="004474D3">
      <w:pPr>
        <w:pStyle w:val="BodyText"/>
        <w:spacing w:line="212" w:lineRule="exact"/>
        <w:ind w:left="1097"/>
        <w:rPr>
          <w:rFonts w:ascii="仿宋" w:eastAsia="仿宋" w:hAnsi="仿宋" w:cs="仿宋"/>
        </w:rPr>
      </w:pPr>
      <w:r>
        <w:rPr>
          <w:rFonts w:ascii="仿宋" w:eastAsia="仿宋" w:hAnsi="仿宋" w:cs="仿宋"/>
        </w:rPr>
        <w:t>"phone": 123456</w:t>
      </w:r>
    </w:p>
    <w:p w:rsidR="0020037C" w:rsidRDefault="004474D3">
      <w:pPr>
        <w:pStyle w:val="BodyText"/>
        <w:spacing w:line="212" w:lineRule="exact"/>
        <w:ind w:left="897"/>
        <w:rPr>
          <w:rFonts w:ascii="仿宋" w:eastAsia="仿宋" w:hAnsi="仿宋" w:cs="仿宋"/>
        </w:rPr>
      </w:pPr>
      <w:r>
        <w:rPr>
          <w:rFonts w:ascii="仿宋" w:eastAsia="仿宋" w:hAnsi="仿宋" w:cs="仿宋"/>
        </w:rPr>
        <w:t>}...</w:t>
      </w:r>
    </w:p>
    <w:p w:rsidR="0020037C" w:rsidRDefault="00DD1987">
      <w:pPr>
        <w:pStyle w:val="BodyText"/>
        <w:spacing w:before="25" w:line="557" w:lineRule="exact"/>
        <w:ind w:left="613"/>
      </w:pPr>
      <w:r>
        <w:pict>
          <v:shape id="_x0000_i1122"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rPr>
          <w:w w:val="105"/>
        </w:rPr>
        <w:t>注:</w:t>
      </w:r>
    </w:p>
    <w:p w:rsidR="0020037C" w:rsidRDefault="004474D3">
      <w:pPr>
        <w:pStyle w:val="BodyText"/>
        <w:spacing w:line="147" w:lineRule="exact"/>
        <w:ind w:left="1253"/>
      </w:pPr>
      <w:r>
        <w:rPr>
          <w:w w:val="95"/>
        </w:rPr>
        <w:t>1.可以选择类似</w:t>
      </w:r>
      <w:r>
        <w:rPr>
          <w:color w:val="0000FF"/>
          <w:w w:val="95"/>
        </w:rPr>
        <w:t>where</w:t>
      </w:r>
      <w:r>
        <w:rPr>
          <w:color w:val="000000"/>
          <w:w w:val="95"/>
        </w:rPr>
        <w:t>、</w:t>
      </w:r>
      <w:hyperlink w:anchor="_bookmark271" w:history="1">
        <w:r>
          <w:rPr>
            <w:color w:val="0000FF"/>
            <w:w w:val="95"/>
          </w:rPr>
          <w:t xml:space="preserve">group  </w:t>
        </w:r>
        <w:r>
          <w:rPr>
            <w:color w:val="0000FF"/>
            <w:spacing w:val="36"/>
            <w:w w:val="95"/>
          </w:rPr>
          <w:t xml:space="preserve"> </w:t>
        </w:r>
        <w:r>
          <w:rPr>
            <w:color w:val="0000FF"/>
            <w:w w:val="95"/>
          </w:rPr>
          <w:t>by</w:t>
        </w:r>
      </w:hyperlink>
      <w:r>
        <w:rPr>
          <w:color w:val="000000"/>
          <w:w w:val="95"/>
        </w:rPr>
        <w:t>、</w:t>
      </w:r>
      <w:hyperlink w:anchor="_bookmark272" w:history="1">
        <w:r>
          <w:rPr>
            <w:color w:val="0000FF"/>
            <w:w w:val="95"/>
          </w:rPr>
          <w:t xml:space="preserve">order  </w:t>
        </w:r>
        <w:r>
          <w:rPr>
            <w:color w:val="0000FF"/>
            <w:spacing w:val="37"/>
            <w:w w:val="95"/>
          </w:rPr>
          <w:t xml:space="preserve"> </w:t>
        </w:r>
        <w:r>
          <w:rPr>
            <w:color w:val="0000FF"/>
            <w:w w:val="95"/>
          </w:rPr>
          <w:t>by</w:t>
        </w:r>
      </w:hyperlink>
      <w:r>
        <w:rPr>
          <w:color w:val="000000"/>
          <w:w w:val="95"/>
        </w:rPr>
        <w:t>、</w:t>
      </w:r>
      <w:hyperlink w:anchor="_bookmark273" w:history="1">
        <w:r>
          <w:rPr>
            <w:color w:val="0000FF"/>
            <w:w w:val="95"/>
          </w:rPr>
          <w:t>limit</w:t>
        </w:r>
      </w:hyperlink>
      <w:r>
        <w:rPr>
          <w:color w:val="000000"/>
          <w:w w:val="95"/>
        </w:rPr>
        <w:t>、</w:t>
      </w:r>
      <w:hyperlink w:anchor="_bookmark274" w:history="1">
        <w:r>
          <w:rPr>
            <w:color w:val="0000FF"/>
            <w:w w:val="95"/>
          </w:rPr>
          <w:t>offset</w:t>
        </w:r>
      </w:hyperlink>
      <w:r>
        <w:rPr>
          <w:color w:val="000000"/>
          <w:w w:val="95"/>
        </w:rPr>
        <w:t>的关键字对要选择的记录做控制。</w:t>
      </w:r>
    </w:p>
    <w:p w:rsidR="0020037C" w:rsidRDefault="004474D3">
      <w:pPr>
        <w:pStyle w:val="BodyText"/>
        <w:spacing w:before="16" w:line="251" w:lineRule="auto"/>
        <w:ind w:left="1253" w:right="2646"/>
      </w:pPr>
      <w:r>
        <w:t>2.如果查询源不为集合，则本层查询中所有字段均需要引用别名(*除外)</w:t>
      </w:r>
      <w:r>
        <w:rPr>
          <w:w w:val="93"/>
        </w:rPr>
        <w:t xml:space="preserve"> </w:t>
      </w:r>
      <w:r>
        <w:t>例如：select</w:t>
      </w:r>
      <w:r>
        <w:rPr>
          <w:spacing w:val="-15"/>
        </w:rPr>
        <w:t xml:space="preserve"> </w:t>
      </w:r>
      <w:r>
        <w:t>T.a</w:t>
      </w:r>
      <w:r>
        <w:rPr>
          <w:spacing w:val="-14"/>
        </w:rPr>
        <w:t xml:space="preserve"> </w:t>
      </w:r>
      <w:r>
        <w:t>,</w:t>
      </w:r>
      <w:r>
        <w:rPr>
          <w:spacing w:val="-15"/>
        </w:rPr>
        <w:t xml:space="preserve"> </w:t>
      </w:r>
      <w:r>
        <w:t>T.b</w:t>
      </w:r>
      <w:r>
        <w:rPr>
          <w:spacing w:val="-14"/>
        </w:rPr>
        <w:t xml:space="preserve"> </w:t>
      </w:r>
      <w:r>
        <w:t>from</w:t>
      </w:r>
      <w:r>
        <w:rPr>
          <w:spacing w:val="-15"/>
        </w:rPr>
        <w:t xml:space="preserve"> </w:t>
      </w:r>
      <w:r>
        <w:t>(select</w:t>
      </w:r>
      <w:r>
        <w:rPr>
          <w:spacing w:val="-14"/>
        </w:rPr>
        <w:t xml:space="preserve"> </w:t>
      </w:r>
      <w:r>
        <w:t>*</w:t>
      </w:r>
      <w:r>
        <w:rPr>
          <w:spacing w:val="-15"/>
        </w:rPr>
        <w:t xml:space="preserve"> </w:t>
      </w:r>
      <w:r>
        <w:t>from</w:t>
      </w:r>
      <w:r>
        <w:rPr>
          <w:spacing w:val="-14"/>
        </w:rPr>
        <w:t xml:space="preserve"> </w:t>
      </w:r>
      <w:r>
        <w:t>foo.bar)</w:t>
      </w:r>
      <w:r>
        <w:rPr>
          <w:spacing w:val="-15"/>
        </w:rPr>
        <w:t xml:space="preserve"> </w:t>
      </w:r>
      <w:r>
        <w:t>as</w:t>
      </w:r>
      <w:r>
        <w:rPr>
          <w:spacing w:val="-14"/>
        </w:rPr>
        <w:t xml:space="preserve"> </w:t>
      </w:r>
      <w:r>
        <w:t>T</w:t>
      </w:r>
      <w:r>
        <w:rPr>
          <w:spacing w:val="-15"/>
        </w:rPr>
        <w:t xml:space="preserve"> </w:t>
      </w:r>
      <w:r>
        <w:t>where</w:t>
      </w:r>
      <w:r>
        <w:rPr>
          <w:spacing w:val="-14"/>
        </w:rPr>
        <w:t xml:space="preserve"> </w:t>
      </w:r>
      <w:r>
        <w:t>T.a&lt;10</w:t>
      </w:r>
      <w:r>
        <w:rPr>
          <w:w w:val="91"/>
        </w:rPr>
        <w:t xml:space="preserve"> </w:t>
      </w:r>
      <w:r>
        <w:t>3.子查询必须包含别名，子查询中出现的别名只作用于上一层。</w:t>
      </w:r>
    </w:p>
    <w:p w:rsidR="0020037C" w:rsidRDefault="004474D3">
      <w:pPr>
        <w:pStyle w:val="Heading3"/>
        <w:spacing w:before="99"/>
        <w:ind w:left="113"/>
      </w:pPr>
      <w:bookmarkStart w:id="653" w:name="sql_update"/>
      <w:bookmarkStart w:id="654" w:name="_bookmark269"/>
      <w:bookmarkEnd w:id="653"/>
      <w:bookmarkEnd w:id="654"/>
      <w:r>
        <w:rPr>
          <w:w w:val="95"/>
        </w:rPr>
        <w:t>sql</w:t>
      </w:r>
      <w:r>
        <w:rPr>
          <w:spacing w:val="-4"/>
          <w:w w:val="95"/>
        </w:rPr>
        <w:t xml:space="preserve"> </w:t>
      </w:r>
      <w:r>
        <w:rPr>
          <w:w w:val="95"/>
        </w:rPr>
        <w:t>update</w:t>
      </w:r>
    </w:p>
    <w:p w:rsidR="0020037C" w:rsidRDefault="0020037C">
      <w:pPr>
        <w:spacing w:before="9" w:line="190" w:lineRule="exact"/>
        <w:rPr>
          <w:sz w:val="19"/>
          <w:szCs w:val="19"/>
        </w:rPr>
      </w:pPr>
    </w:p>
    <w:p w:rsidR="0020037C" w:rsidRDefault="004474D3">
      <w:pPr>
        <w:pStyle w:val="BodyText"/>
        <w:spacing w:line="251" w:lineRule="auto"/>
        <w:ind w:left="613" w:right="7163"/>
      </w:pPr>
      <w:r>
        <w:rPr>
          <w:w w:val="95"/>
        </w:rPr>
        <w:t>update</w:t>
      </w:r>
      <w:r>
        <w:rPr>
          <w:spacing w:val="17"/>
          <w:w w:val="95"/>
        </w:rPr>
        <w:t xml:space="preserve"> </w:t>
      </w:r>
      <w:r>
        <w:rPr>
          <w:w w:val="95"/>
        </w:rPr>
        <w:t>语句</w:t>
      </w:r>
      <w:r>
        <w:t xml:space="preserve"> 用于修改集合中的记录。</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33" style="position:absolute;left:0;text-align:left;margin-left:81.7pt;margin-top:6.85pt;width:473.6pt;height:10.6pt;z-index:-251367936;mso-position-horizontal-relative:page" coordorigin="1634,137" coordsize="9472,212">
            <v:shape id="_x0000_s2134"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update &lt;cs_name&gt;.&lt;cl_name&gt; set (&lt;field1_name&gt;=&lt;value1&gt;,...) [where &lt;condition&gt;]</w:t>
      </w:r>
    </w:p>
    <w:p w:rsidR="0020037C" w:rsidRDefault="004474D3">
      <w:pPr>
        <w:pStyle w:val="BodyText"/>
        <w:spacing w:before="45"/>
        <w:ind w:left="613"/>
      </w:pPr>
      <w:r>
        <w:rPr>
          <w:w w:val="95"/>
        </w:rPr>
        <w:t>&lt;cs_name&gt;：集合空间名</w:t>
      </w:r>
    </w:p>
    <w:p w:rsidR="0020037C" w:rsidRDefault="004474D3">
      <w:pPr>
        <w:pStyle w:val="BodyText"/>
        <w:spacing w:before="16"/>
        <w:ind w:left="613"/>
        <w:rPr>
          <w:lang w:eastAsia="zh-CN"/>
        </w:rPr>
      </w:pPr>
      <w:r>
        <w:rPr>
          <w:w w:val="95"/>
          <w:lang w:eastAsia="zh-CN"/>
        </w:rPr>
        <w:t>&lt;cl_name&gt;：集合名</w:t>
      </w:r>
    </w:p>
    <w:p w:rsidR="0020037C" w:rsidRDefault="004474D3">
      <w:pPr>
        <w:pStyle w:val="BodyText"/>
        <w:spacing w:before="16" w:line="376" w:lineRule="auto"/>
        <w:ind w:left="613" w:right="5564"/>
        <w:rPr>
          <w:lang w:eastAsia="zh-CN"/>
        </w:rPr>
      </w:pPr>
      <w:r>
        <w:rPr>
          <w:w w:val="95"/>
          <w:lang w:eastAsia="zh-CN"/>
        </w:rPr>
        <w:t>&lt;condition&gt;：条件，只对符合条件的记录更新</w:t>
      </w:r>
      <w:r>
        <w:rPr>
          <w:lang w:eastAsia="zh-CN"/>
        </w:rPr>
        <w:t xml:space="preserve"> 示例</w:t>
      </w:r>
    </w:p>
    <w:p w:rsidR="0020037C" w:rsidRDefault="004474D3">
      <w:pPr>
        <w:pStyle w:val="BodyText"/>
        <w:tabs>
          <w:tab w:val="left" w:pos="897"/>
        </w:tabs>
        <w:spacing w:line="226"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本例会修改集合中全部的记录，将记录中的age字段值修改为20，如果记录中不存在age字段，则将age：</w:t>
      </w:r>
    </w:p>
    <w:p w:rsidR="0020037C" w:rsidRDefault="004474D3">
      <w:pPr>
        <w:pStyle w:val="BodyText"/>
        <w:spacing w:line="242" w:lineRule="exact"/>
        <w:ind w:left="897"/>
      </w:pPr>
      <w:r>
        <w:t>20添加到记录中：</w:t>
      </w:r>
    </w:p>
    <w:p w:rsidR="0020037C" w:rsidRDefault="00B0609F">
      <w:pPr>
        <w:pStyle w:val="BodyText"/>
        <w:spacing w:before="48"/>
        <w:ind w:left="897"/>
        <w:rPr>
          <w:rFonts w:ascii="仿宋" w:eastAsia="仿宋" w:hAnsi="仿宋" w:cs="仿宋"/>
        </w:rPr>
      </w:pPr>
      <w:r w:rsidRPr="00B0609F">
        <w:pict>
          <v:group id="_x0000_s2131" style="position:absolute;left:0;text-align:left;margin-left:95.85pt;margin-top:6.85pt;width:459.45pt;height:10.6pt;z-index:-251366912;mso-position-horizontal-relative:page" coordorigin="1917,137" coordsize="9189,212">
            <v:shape id="_x0000_s2132" style="position:absolute;left:1917;top:137;width:9189;height:212" coordorigin="1917,137" coordsize="9189,212" path="m1917,137r9189,l11106,349r-9189,l1917,137xe" fillcolor="#efefef" stroked="f">
              <v:path arrowok="t"/>
            </v:shape>
            <w10:wrap anchorx="page"/>
          </v:group>
        </w:pict>
      </w:r>
      <w:r w:rsidR="004474D3">
        <w:rPr>
          <w:rFonts w:ascii="仿宋" w:eastAsia="仿宋" w:hAnsi="仿宋" w:cs="仿宋"/>
        </w:rPr>
        <w:t>db.execUpdate("update foo.bar set age=20")</w:t>
      </w:r>
    </w:p>
    <w:p w:rsidR="0020037C" w:rsidRDefault="004474D3">
      <w:pPr>
        <w:pStyle w:val="BodyText"/>
        <w:tabs>
          <w:tab w:val="left" w:pos="897"/>
        </w:tabs>
        <w:spacing w:line="257" w:lineRule="exact"/>
        <w:ind w:left="613"/>
      </w:pPr>
      <w:r>
        <w:rPr>
          <w:rFonts w:ascii="Times New Roman" w:eastAsia="Times New Roman" w:hAnsi="Times New Roman" w:cs="Times New Roman"/>
        </w:rPr>
        <w:t>•</w:t>
      </w:r>
      <w:r>
        <w:rPr>
          <w:rFonts w:ascii="Times New Roman" w:eastAsia="Times New Roman" w:hAnsi="Times New Roman" w:cs="Times New Roman"/>
        </w:rPr>
        <w:tab/>
      </w:r>
      <w:r>
        <w:rPr>
          <w:w w:val="95"/>
          <w:position w:val="1"/>
        </w:rPr>
        <w:t xml:space="preserve">本例会修改符合条件的记录    </w:t>
      </w:r>
      <w:r>
        <w:rPr>
          <w:spacing w:val="43"/>
          <w:w w:val="95"/>
          <w:position w:val="1"/>
        </w:rPr>
        <w:t xml:space="preserve"> </w:t>
      </w:r>
      <w:r>
        <w:rPr>
          <w:w w:val="95"/>
          <w:position w:val="1"/>
        </w:rPr>
        <w:t>，只对符合条件age&lt;10的记录做修改操作：</w:t>
      </w:r>
    </w:p>
    <w:p w:rsidR="0020037C" w:rsidRDefault="00B0609F">
      <w:pPr>
        <w:pStyle w:val="BodyText"/>
        <w:spacing w:before="10"/>
        <w:ind w:left="897"/>
        <w:rPr>
          <w:rFonts w:ascii="仿宋" w:eastAsia="仿宋" w:hAnsi="仿宋" w:cs="仿宋"/>
        </w:rPr>
      </w:pPr>
      <w:r w:rsidRPr="00B0609F">
        <w:pict>
          <v:group id="_x0000_s2129" style="position:absolute;left:0;text-align:left;margin-left:95.85pt;margin-top:4.95pt;width:459.45pt;height:10.6pt;z-index:-251365888;mso-position-horizontal-relative:page" coordorigin="1917,99" coordsize="9189,212">
            <v:shape id="_x0000_s2130" style="position:absolute;left:1917;top:99;width:9189;height:212" coordorigin="1917,99" coordsize="9189,212" path="m1917,99r9189,l11106,311r-9189,l1917,99xe" fillcolor="#efefef" stroked="f">
              <v:path arrowok="t"/>
            </v:shape>
            <w10:wrap anchorx="page"/>
          </v:group>
        </w:pict>
      </w:r>
      <w:r w:rsidR="004474D3">
        <w:rPr>
          <w:rFonts w:ascii="仿宋" w:eastAsia="仿宋" w:hAnsi="仿宋" w:cs="仿宋"/>
        </w:rPr>
        <w:t>db.execUpdate("update foo.bar set age=20 where age&lt;10")</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B0609F">
      <w:pPr>
        <w:spacing w:before="6" w:line="170" w:lineRule="exact"/>
        <w:rPr>
          <w:sz w:val="17"/>
          <w:szCs w:val="17"/>
        </w:rPr>
      </w:pPr>
      <w:r w:rsidRPr="00B0609F">
        <w:lastRenderedPageBreak/>
        <w:pict>
          <v:group id="_x0000_s2127" style="position:absolute;margin-left:81.7pt;margin-top:161.1pt;width:473.6pt;height:10.6pt;z-index:-251364864;mso-position-horizontal-relative:page;mso-position-vertical-relative:page" coordorigin="1634,3222" coordsize="9472,212">
            <v:shape id="_x0000_s2128" style="position:absolute;left:1634;top:3222;width:9472;height:212" coordorigin="1634,3222" coordsize="9472,212" path="m1634,3222r9472,l11106,3434r-9472,l1634,3222xe" fillcolor="#efefef" stroked="f">
              <v:path arrowok="t"/>
            </v:shape>
            <w10:wrap anchorx="page" anchory="page"/>
          </v:group>
        </w:pict>
      </w:r>
      <w:r w:rsidRPr="00B0609F">
        <w:pict>
          <v:group id="_x0000_s2125" style="position:absolute;margin-left:95.85pt;margin-top:279.7pt;width:459.45pt;height:10.6pt;z-index:-251363840;mso-position-horizontal-relative:page;mso-position-vertical-relative:page" coordorigin="1917,5594" coordsize="9189,212">
            <v:shape id="_x0000_s2126" style="position:absolute;left:1917;top:5594;width:9189;height:212" coordorigin="1917,5594" coordsize="9189,212" path="m1917,5594r9189,l11106,5806r-9189,l1917,5594xe" fillcolor="#efefef" stroked="f">
              <v:path arrowok="t"/>
            </v:shape>
            <w10:wrap anchorx="page" anchory="page"/>
          </v:group>
        </w:pict>
      </w:r>
      <w:r w:rsidRPr="00B0609F">
        <w:pict>
          <v:group id="_x0000_s2123" style="position:absolute;margin-left:95.85pt;margin-top:307.8pt;width:459.45pt;height:10.6pt;z-index:-251362816;mso-position-horizontal-relative:page;mso-position-vertical-relative:page" coordorigin="1917,6156" coordsize="9189,212">
            <v:shape id="_x0000_s2124" style="position:absolute;left:1917;top:6156;width:9189;height:212" coordorigin="1917,6156" coordsize="9189,212" path="m1917,6156r9189,l11106,6368r-9189,l1917,6156xe" fillcolor="#efefef" stroked="f">
              <v:path arrowok="t"/>
            </v:shape>
            <w10:wrap anchorx="page" anchory="page"/>
          </v:group>
        </w:pict>
      </w:r>
      <w:r w:rsidRPr="00B0609F">
        <w:pict>
          <v:group id="_x0000_s2121" style="position:absolute;margin-left:81.7pt;margin-top:422.8pt;width:473.6pt;height:10.6pt;z-index:-251361792;mso-position-horizontal-relative:page;mso-position-vertical-relative:page" coordorigin="1634,8456" coordsize="9472,212">
            <v:shape id="_x0000_s2122" style="position:absolute;left:1634;top:8456;width:9472;height:212" coordorigin="1634,8456" coordsize="9472,212" path="m1634,8456r9472,l11106,8668r-9472,l1634,8456xe" fillcolor="#efefef" stroked="f">
              <v:path arrowok="t"/>
            </v:shape>
            <w10:wrap anchorx="page" anchory="page"/>
          </v:group>
        </w:pict>
      </w:r>
      <w:r w:rsidRPr="00B0609F">
        <w:pict>
          <v:group id="_x0000_s2119" style="position:absolute;margin-left:95.85pt;margin-top:523.4pt;width:459.45pt;height:10.6pt;z-index:-251360768;mso-position-horizontal-relative:page;mso-position-vertical-relative:page" coordorigin="1917,10468" coordsize="9189,212">
            <v:shape id="_x0000_s2120" style="position:absolute;left:1917;top:10468;width:9189;height:212" coordorigin="1917,10468" coordsize="9189,212" path="m1917,10468r9189,l11106,10680r-9189,l1917,10468xe" fillcolor="#efefef" stroked="f">
              <v:path arrowok="t"/>
            </v:shape>
            <w10:wrap anchorx="page" anchory="page"/>
          </v:group>
        </w:pict>
      </w:r>
      <w:r w:rsidRPr="00B0609F">
        <w:pict>
          <v:group id="_x0000_s2117" style="position:absolute;margin-left:81.7pt;margin-top:676.4pt;width:473.6pt;height:10.6pt;z-index:-251359744;mso-position-horizontal-relative:page;mso-position-vertical-relative:page" coordorigin="1634,13528" coordsize="9472,212">
            <v:shape id="_x0000_s2118" style="position:absolute;left:1634;top:13528;width:9472;height:212" coordorigin="1634,13528" coordsize="9472,212" path="m1634,13528r9472,l11106,13740r-9472,l1634,13528xe" fillcolor="#efefef" stroked="f">
              <v:path arrowok="t"/>
            </v:shape>
            <w10:wrap anchorx="page" anchory="page"/>
          </v:group>
        </w:pict>
      </w:r>
    </w:p>
    <w:p w:rsidR="0020037C" w:rsidRDefault="0020037C">
      <w:pPr>
        <w:spacing w:line="200" w:lineRule="exact"/>
        <w:rPr>
          <w:sz w:val="20"/>
          <w:szCs w:val="20"/>
        </w:rPr>
      </w:pPr>
    </w:p>
    <w:p w:rsidR="0020037C" w:rsidRDefault="004474D3">
      <w:pPr>
        <w:pStyle w:val="Heading3"/>
        <w:spacing w:line="352" w:lineRule="exact"/>
      </w:pPr>
      <w:bookmarkStart w:id="655" w:name="sql_delete"/>
      <w:bookmarkStart w:id="656" w:name="_bookmark270"/>
      <w:bookmarkEnd w:id="655"/>
      <w:bookmarkEnd w:id="656"/>
      <w:r>
        <w:rPr>
          <w:w w:val="95"/>
        </w:rPr>
        <w:t>sql</w:t>
      </w:r>
      <w:r>
        <w:rPr>
          <w:spacing w:val="-3"/>
          <w:w w:val="95"/>
        </w:rPr>
        <w:t xml:space="preserve"> </w:t>
      </w:r>
      <w:r>
        <w:rPr>
          <w:w w:val="95"/>
        </w:rPr>
        <w:t>delete</w:t>
      </w:r>
    </w:p>
    <w:p w:rsidR="0020037C" w:rsidRDefault="0020037C">
      <w:pPr>
        <w:spacing w:before="9" w:line="190" w:lineRule="exact"/>
        <w:rPr>
          <w:sz w:val="19"/>
          <w:szCs w:val="19"/>
        </w:rPr>
      </w:pPr>
    </w:p>
    <w:p w:rsidR="0020037C" w:rsidRDefault="004474D3">
      <w:pPr>
        <w:pStyle w:val="BodyText"/>
        <w:spacing w:line="251" w:lineRule="auto"/>
        <w:ind w:right="6307"/>
      </w:pPr>
      <w:r>
        <w:rPr>
          <w:w w:val="95"/>
        </w:rPr>
        <w:t>delete</w:t>
      </w:r>
      <w:r>
        <w:rPr>
          <w:spacing w:val="18"/>
          <w:w w:val="95"/>
        </w:rPr>
        <w:t xml:space="preserve"> </w:t>
      </w:r>
      <w:r>
        <w:rPr>
          <w:w w:val="95"/>
        </w:rPr>
        <w:t>语句</w:t>
      </w:r>
      <w:r>
        <w:t xml:space="preserve"> 用于删除集合中的记录。</w:t>
      </w:r>
    </w:p>
    <w:p w:rsidR="0020037C" w:rsidRDefault="0020037C">
      <w:pPr>
        <w:spacing w:before="4" w:line="180" w:lineRule="exact"/>
        <w:rPr>
          <w:sz w:val="18"/>
          <w:szCs w:val="18"/>
        </w:rPr>
      </w:pPr>
    </w:p>
    <w:p w:rsidR="0020037C" w:rsidRDefault="004474D3">
      <w:pPr>
        <w:pStyle w:val="BodyText"/>
      </w:pPr>
      <w:r>
        <w:t>语法</w:t>
      </w:r>
    </w:p>
    <w:p w:rsidR="0020037C" w:rsidRDefault="004474D3">
      <w:pPr>
        <w:pStyle w:val="BodyText"/>
        <w:spacing w:before="48"/>
        <w:rPr>
          <w:rFonts w:ascii="仿宋" w:eastAsia="仿宋" w:hAnsi="仿宋" w:cs="仿宋"/>
        </w:rPr>
      </w:pPr>
      <w:r>
        <w:rPr>
          <w:rFonts w:ascii="仿宋" w:eastAsia="仿宋" w:hAnsi="仿宋" w:cs="仿宋"/>
        </w:rPr>
        <w:t>delete from &lt;cs_name&gt;.&lt;cl_name&gt; [where &lt;condition&gt;]</w:t>
      </w:r>
    </w:p>
    <w:p w:rsidR="0020037C" w:rsidRDefault="004474D3">
      <w:pPr>
        <w:pStyle w:val="BodyText"/>
        <w:spacing w:before="45"/>
      </w:pPr>
      <w:r>
        <w:rPr>
          <w:w w:val="95"/>
        </w:rPr>
        <w:t>&lt;cs_name&gt;：集合空间名</w:t>
      </w:r>
    </w:p>
    <w:p w:rsidR="0020037C" w:rsidRDefault="004474D3">
      <w:pPr>
        <w:pStyle w:val="BodyText"/>
        <w:spacing w:before="16"/>
      </w:pPr>
      <w:r>
        <w:rPr>
          <w:w w:val="95"/>
        </w:rPr>
        <w:t>&lt;cl_name&gt;：集合名</w:t>
      </w:r>
    </w:p>
    <w:p w:rsidR="0020037C" w:rsidRDefault="004474D3">
      <w:pPr>
        <w:pStyle w:val="BodyText"/>
        <w:spacing w:before="16" w:line="376" w:lineRule="auto"/>
        <w:ind w:right="4524"/>
        <w:rPr>
          <w:lang w:eastAsia="zh-CN"/>
        </w:rPr>
      </w:pPr>
      <w:r>
        <w:rPr>
          <w:w w:val="95"/>
          <w:lang w:eastAsia="zh-CN"/>
        </w:rPr>
        <w:t>&lt;condition&gt;：条件，只对符合条件的记录删除</w:t>
      </w:r>
      <w:r>
        <w:rPr>
          <w:lang w:eastAsia="zh-CN"/>
        </w:rPr>
        <w:t xml:space="preserve"> 示例</w:t>
      </w:r>
    </w:p>
    <w:p w:rsidR="0020037C" w:rsidRDefault="004474D3">
      <w:pPr>
        <w:pStyle w:val="BodyText"/>
        <w:tabs>
          <w:tab w:val="left" w:pos="1217"/>
        </w:tabs>
        <w:spacing w:line="226"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本例会删除集合中的所有记录：</w:t>
      </w:r>
    </w:p>
    <w:p w:rsidR="0020037C" w:rsidRDefault="004474D3">
      <w:pPr>
        <w:pStyle w:val="BodyText"/>
        <w:spacing w:before="50"/>
        <w:ind w:left="1217"/>
        <w:rPr>
          <w:rFonts w:ascii="仿宋" w:eastAsia="仿宋" w:hAnsi="仿宋" w:cs="仿宋"/>
        </w:rPr>
      </w:pPr>
      <w:r>
        <w:rPr>
          <w:rFonts w:ascii="仿宋" w:eastAsia="仿宋" w:hAnsi="仿宋" w:cs="仿宋"/>
        </w:rPr>
        <w:t>db.execUpdate("delete from foo.bar")</w:t>
      </w:r>
    </w:p>
    <w:p w:rsidR="0020037C" w:rsidRDefault="004474D3">
      <w:pPr>
        <w:pStyle w:val="BodyText"/>
        <w:tabs>
          <w:tab w:val="left" w:pos="1217"/>
        </w:tabs>
        <w:spacing w:line="257" w:lineRule="exact"/>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本例会删除符合条件age&lt;10的记录：</w:t>
      </w:r>
    </w:p>
    <w:p w:rsidR="0020037C" w:rsidRDefault="004474D3">
      <w:pPr>
        <w:pStyle w:val="BodyText"/>
        <w:spacing w:before="10"/>
        <w:ind w:left="1217"/>
        <w:rPr>
          <w:rFonts w:ascii="仿宋" w:eastAsia="仿宋" w:hAnsi="仿宋" w:cs="仿宋"/>
        </w:rPr>
      </w:pPr>
      <w:r>
        <w:rPr>
          <w:rFonts w:ascii="仿宋" w:eastAsia="仿宋" w:hAnsi="仿宋" w:cs="仿宋"/>
        </w:rPr>
        <w:t>db.execUpdate("delete from foo.bar where age&lt;10")</w:t>
      </w:r>
    </w:p>
    <w:p w:rsidR="0020037C" w:rsidRDefault="0020037C">
      <w:pPr>
        <w:spacing w:before="1" w:line="100" w:lineRule="exact"/>
        <w:rPr>
          <w:sz w:val="10"/>
          <w:szCs w:val="10"/>
        </w:rPr>
      </w:pPr>
    </w:p>
    <w:p w:rsidR="0020037C" w:rsidRDefault="004474D3">
      <w:pPr>
        <w:pStyle w:val="Heading3"/>
        <w:ind w:left="419" w:right="8037"/>
        <w:jc w:val="center"/>
      </w:pPr>
      <w:bookmarkStart w:id="657" w:name="sql_group_by"/>
      <w:bookmarkStart w:id="658" w:name="_bookmark271"/>
      <w:bookmarkEnd w:id="657"/>
      <w:bookmarkEnd w:id="658"/>
      <w:r>
        <w:rPr>
          <w:w w:val="95"/>
        </w:rPr>
        <w:t>sql</w:t>
      </w:r>
      <w:r>
        <w:rPr>
          <w:spacing w:val="-9"/>
          <w:w w:val="95"/>
        </w:rPr>
        <w:t xml:space="preserve"> </w:t>
      </w:r>
      <w:r>
        <w:rPr>
          <w:w w:val="95"/>
        </w:rPr>
        <w:t>group</w:t>
      </w:r>
      <w:r>
        <w:rPr>
          <w:spacing w:val="-8"/>
          <w:w w:val="95"/>
        </w:rPr>
        <w:t xml:space="preserve"> </w:t>
      </w:r>
      <w:r>
        <w:rPr>
          <w:w w:val="95"/>
        </w:rPr>
        <w:t>by</w:t>
      </w:r>
    </w:p>
    <w:p w:rsidR="0020037C" w:rsidRDefault="0020037C">
      <w:pPr>
        <w:spacing w:before="9" w:line="190" w:lineRule="exact"/>
        <w:rPr>
          <w:sz w:val="19"/>
          <w:szCs w:val="19"/>
        </w:rPr>
      </w:pPr>
    </w:p>
    <w:p w:rsidR="0020037C" w:rsidRDefault="004474D3">
      <w:pPr>
        <w:pStyle w:val="BodyText"/>
        <w:spacing w:line="251" w:lineRule="auto"/>
        <w:ind w:right="2392"/>
      </w:pPr>
      <w:r>
        <w:rPr>
          <w:w w:val="95"/>
        </w:rPr>
        <w:t>group</w:t>
      </w:r>
      <w:r>
        <w:rPr>
          <w:spacing w:val="2"/>
          <w:w w:val="95"/>
        </w:rPr>
        <w:t xml:space="preserve"> </w:t>
      </w:r>
      <w:r>
        <w:rPr>
          <w:w w:val="95"/>
        </w:rPr>
        <w:t>by语句</w:t>
      </w:r>
      <w:r>
        <w:t xml:space="preserve"> </w:t>
      </w:r>
      <w:r>
        <w:rPr>
          <w:w w:val="95"/>
        </w:rPr>
        <w:t>用于结合合计函数，根据一个或多个字段名对结果集进行分组。</w:t>
      </w:r>
    </w:p>
    <w:p w:rsidR="0020037C" w:rsidRDefault="0020037C">
      <w:pPr>
        <w:spacing w:before="4" w:line="180" w:lineRule="exact"/>
        <w:rPr>
          <w:sz w:val="18"/>
          <w:szCs w:val="18"/>
        </w:rPr>
      </w:pPr>
    </w:p>
    <w:p w:rsidR="0020037C" w:rsidRDefault="004474D3">
      <w:pPr>
        <w:pStyle w:val="BodyText"/>
      </w:pPr>
      <w:r>
        <w:t>语法</w:t>
      </w:r>
    </w:p>
    <w:p w:rsidR="0020037C" w:rsidRDefault="004474D3">
      <w:pPr>
        <w:pStyle w:val="BodyText"/>
        <w:spacing w:before="48"/>
        <w:rPr>
          <w:rFonts w:ascii="仿宋" w:eastAsia="仿宋" w:hAnsi="仿宋" w:cs="仿宋"/>
        </w:rPr>
      </w:pPr>
      <w:r>
        <w:rPr>
          <w:rFonts w:ascii="仿宋" w:eastAsia="仿宋" w:hAnsi="仿宋" w:cs="仿宋"/>
        </w:rPr>
        <w:t>group by &lt;field1_name [ASC|DESC ], ...&gt;</w:t>
      </w:r>
    </w:p>
    <w:p w:rsidR="0020037C" w:rsidRDefault="004474D3">
      <w:pPr>
        <w:pStyle w:val="BodyText"/>
        <w:spacing w:before="45" w:line="251" w:lineRule="auto"/>
        <w:ind w:right="1818"/>
      </w:pPr>
      <w:r>
        <w:rPr>
          <w:w w:val="95"/>
        </w:rPr>
        <w:t>&lt;field_name&gt;：字段名</w:t>
      </w:r>
      <w:r>
        <w:t xml:space="preserve"> </w:t>
      </w:r>
      <w:r>
        <w:rPr>
          <w:w w:val="95"/>
        </w:rPr>
        <w:t>[asc|desc]：排序，asc表示升序，desc表示降序，默认为asc</w:t>
      </w:r>
    </w:p>
    <w:p w:rsidR="0020037C" w:rsidRDefault="0020037C">
      <w:pPr>
        <w:spacing w:before="4" w:line="180" w:lineRule="exact"/>
        <w:rPr>
          <w:sz w:val="18"/>
          <w:szCs w:val="18"/>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希望计算每个部门的员工数，并按字段名dept_no分组：</w:t>
      </w:r>
    </w:p>
    <w:p w:rsidR="0020037C" w:rsidRDefault="004474D3">
      <w:pPr>
        <w:pStyle w:val="BodyText"/>
        <w:spacing w:before="50"/>
        <w:ind w:left="1217"/>
        <w:rPr>
          <w:rFonts w:ascii="仿宋" w:eastAsia="仿宋" w:hAnsi="仿宋" w:cs="仿宋"/>
        </w:rPr>
      </w:pPr>
      <w:r>
        <w:rPr>
          <w:rFonts w:ascii="仿宋" w:eastAsia="仿宋" w:hAnsi="仿宋" w:cs="仿宋"/>
        </w:rPr>
        <w:t>db.exec("select dept_no，</w:t>
      </w:r>
      <w:hyperlink w:anchor="_bookmark280" w:history="1">
        <w:r>
          <w:rPr>
            <w:rFonts w:ascii="仿宋" w:eastAsia="仿宋" w:hAnsi="仿宋" w:cs="仿宋"/>
            <w:color w:val="0000FF"/>
          </w:rPr>
          <w:t>count</w:t>
        </w:r>
      </w:hyperlink>
      <w:r>
        <w:rPr>
          <w:rFonts w:ascii="仿宋" w:eastAsia="仿宋" w:hAnsi="仿宋" w:cs="仿宋"/>
          <w:color w:val="000000"/>
        </w:rPr>
        <w:t>(emp_no) as 员工总数 from foo.bar group by dept_no")</w:t>
      </w:r>
    </w:p>
    <w:p w:rsidR="0020037C" w:rsidRDefault="0020037C">
      <w:pPr>
        <w:spacing w:before="8" w:line="160" w:lineRule="exact"/>
        <w:rPr>
          <w:sz w:val="16"/>
          <w:szCs w:val="16"/>
        </w:rPr>
      </w:pPr>
    </w:p>
    <w:p w:rsidR="0020037C" w:rsidRDefault="00DD1987">
      <w:pPr>
        <w:pStyle w:val="BodyText"/>
        <w:spacing w:line="139" w:lineRule="auto"/>
        <w:ind w:left="1857" w:right="2392" w:hanging="640"/>
      </w:pPr>
      <w:r>
        <w:pict>
          <v:shape id="_x0000_i1123"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t>注:</w:t>
      </w:r>
      <w:r w:rsidR="004474D3">
        <w:rPr>
          <w:w w:val="116"/>
        </w:rPr>
        <w:t xml:space="preserve"> </w:t>
      </w:r>
      <w:r w:rsidR="004474D3">
        <w:rPr>
          <w:w w:val="95"/>
        </w:rPr>
        <w:t>像</w:t>
      </w:r>
      <w:hyperlink w:anchor="_bookmark279" w:history="1">
        <w:r w:rsidR="004474D3">
          <w:rPr>
            <w:color w:val="0000FF"/>
            <w:w w:val="95"/>
          </w:rPr>
          <w:t>sum</w:t>
        </w:r>
      </w:hyperlink>
      <w:r w:rsidR="004474D3">
        <w:rPr>
          <w:color w:val="000000"/>
          <w:w w:val="95"/>
        </w:rPr>
        <w:t>，</w:t>
      </w:r>
      <w:hyperlink w:anchor="_bookmark280" w:history="1">
        <w:r w:rsidR="004474D3">
          <w:rPr>
            <w:color w:val="0000FF"/>
            <w:w w:val="95"/>
          </w:rPr>
          <w:t>count</w:t>
        </w:r>
      </w:hyperlink>
      <w:r w:rsidR="004474D3">
        <w:rPr>
          <w:color w:val="000000"/>
          <w:w w:val="95"/>
        </w:rPr>
        <w:t>，</w:t>
      </w:r>
      <w:hyperlink w:anchor="_bookmark283" w:history="1">
        <w:r w:rsidR="004474D3">
          <w:rPr>
            <w:color w:val="0000FF"/>
            <w:w w:val="95"/>
          </w:rPr>
          <w:t>min</w:t>
        </w:r>
      </w:hyperlink>
      <w:r w:rsidR="004474D3">
        <w:rPr>
          <w:color w:val="000000"/>
          <w:w w:val="95"/>
        </w:rPr>
        <w:t>，</w:t>
      </w:r>
      <w:hyperlink w:anchor="_bookmark282" w:history="1">
        <w:r w:rsidR="004474D3">
          <w:rPr>
            <w:color w:val="0000FF"/>
            <w:w w:val="95"/>
          </w:rPr>
          <w:t>max</w:t>
        </w:r>
      </w:hyperlink>
      <w:r w:rsidR="004474D3">
        <w:rPr>
          <w:color w:val="000000"/>
          <w:w w:val="95"/>
        </w:rPr>
        <w:t>，</w:t>
      </w:r>
      <w:hyperlink w:anchor="_bookmark281" w:history="1">
        <w:r w:rsidR="004474D3">
          <w:rPr>
            <w:color w:val="0000FF"/>
            <w:w w:val="95"/>
          </w:rPr>
          <w:t>avg</w:t>
        </w:r>
      </w:hyperlink>
      <w:r w:rsidR="004474D3">
        <w:rPr>
          <w:color w:val="000000"/>
          <w:w w:val="95"/>
        </w:rPr>
        <w:t>这样的计数函数必须使用别名。</w:t>
      </w:r>
    </w:p>
    <w:p w:rsidR="0020037C" w:rsidRDefault="0020037C">
      <w:pPr>
        <w:spacing w:before="3" w:line="130" w:lineRule="exact"/>
        <w:rPr>
          <w:sz w:val="13"/>
          <w:szCs w:val="13"/>
        </w:rPr>
      </w:pPr>
    </w:p>
    <w:p w:rsidR="0020037C" w:rsidRDefault="004474D3">
      <w:pPr>
        <w:pStyle w:val="Heading3"/>
        <w:ind w:left="377" w:right="8037"/>
        <w:jc w:val="center"/>
      </w:pPr>
      <w:bookmarkStart w:id="659" w:name="sql_order_by"/>
      <w:bookmarkStart w:id="660" w:name="_bookmark272"/>
      <w:bookmarkEnd w:id="659"/>
      <w:bookmarkEnd w:id="660"/>
      <w:r>
        <w:rPr>
          <w:w w:val="95"/>
        </w:rPr>
        <w:t>sql</w:t>
      </w:r>
      <w:r>
        <w:rPr>
          <w:spacing w:val="5"/>
          <w:w w:val="95"/>
        </w:rPr>
        <w:t xml:space="preserve"> </w:t>
      </w:r>
      <w:r>
        <w:rPr>
          <w:w w:val="95"/>
        </w:rPr>
        <w:t>order</w:t>
      </w:r>
      <w:r>
        <w:rPr>
          <w:spacing w:val="5"/>
          <w:w w:val="95"/>
        </w:rPr>
        <w:t xml:space="preserve"> </w:t>
      </w:r>
      <w:r>
        <w:rPr>
          <w:w w:val="95"/>
        </w:rPr>
        <w:t>by</w:t>
      </w:r>
    </w:p>
    <w:p w:rsidR="0020037C" w:rsidRDefault="0020037C">
      <w:pPr>
        <w:spacing w:before="9" w:line="190" w:lineRule="exact"/>
        <w:rPr>
          <w:sz w:val="19"/>
          <w:szCs w:val="19"/>
        </w:rPr>
      </w:pPr>
    </w:p>
    <w:p w:rsidR="0020037C" w:rsidRDefault="004474D3">
      <w:pPr>
        <w:pStyle w:val="BodyText"/>
        <w:spacing w:line="251" w:lineRule="auto"/>
        <w:ind w:right="2392"/>
      </w:pPr>
      <w:r>
        <w:rPr>
          <w:w w:val="95"/>
        </w:rPr>
        <w:t>order</w:t>
      </w:r>
      <w:r>
        <w:rPr>
          <w:spacing w:val="25"/>
          <w:w w:val="95"/>
        </w:rPr>
        <w:t xml:space="preserve"> </w:t>
      </w:r>
      <w:r>
        <w:rPr>
          <w:w w:val="95"/>
        </w:rPr>
        <w:t>by语句</w:t>
      </w:r>
      <w:r>
        <w:t xml:space="preserve"> 用于根据指定的字段名对结果集进行排序，默认为升序排序。</w:t>
      </w:r>
    </w:p>
    <w:p w:rsidR="0020037C" w:rsidRDefault="0020037C">
      <w:pPr>
        <w:spacing w:before="4" w:line="180" w:lineRule="exact"/>
        <w:rPr>
          <w:sz w:val="18"/>
          <w:szCs w:val="18"/>
        </w:rPr>
      </w:pPr>
    </w:p>
    <w:p w:rsidR="0020037C" w:rsidRDefault="004474D3">
      <w:pPr>
        <w:pStyle w:val="BodyText"/>
      </w:pPr>
      <w:r>
        <w:t>语法</w:t>
      </w:r>
    </w:p>
    <w:p w:rsidR="0020037C" w:rsidRDefault="004474D3">
      <w:pPr>
        <w:pStyle w:val="BodyText"/>
        <w:spacing w:before="48"/>
        <w:rPr>
          <w:rFonts w:ascii="仿宋" w:eastAsia="仿宋" w:hAnsi="仿宋" w:cs="仿宋"/>
        </w:rPr>
      </w:pPr>
      <w:r>
        <w:rPr>
          <w:rFonts w:ascii="仿宋" w:eastAsia="仿宋" w:hAnsi="仿宋" w:cs="仿宋"/>
        </w:rPr>
        <w:t>order by &lt;field1_name [ASC|DESC ], ...&gt;</w:t>
      </w:r>
    </w:p>
    <w:p w:rsidR="0020037C" w:rsidRDefault="004474D3">
      <w:pPr>
        <w:pStyle w:val="BodyText"/>
        <w:spacing w:before="45" w:line="251" w:lineRule="auto"/>
        <w:ind w:right="1818"/>
      </w:pPr>
      <w:r>
        <w:rPr>
          <w:w w:val="95"/>
        </w:rPr>
        <w:t>&lt;field_name&gt;：字段名</w:t>
      </w:r>
      <w:r>
        <w:t xml:space="preserve"> </w:t>
      </w:r>
      <w:r>
        <w:rPr>
          <w:w w:val="95"/>
        </w:rPr>
        <w:t>[asc|desc]：排序，asc表示升序，desc表示降序，默认为asc</w:t>
      </w:r>
    </w:p>
    <w:p w:rsidR="0020037C" w:rsidRDefault="0020037C">
      <w:pPr>
        <w:spacing w:line="251" w:lineRule="auto"/>
        <w:sectPr w:rsidR="0020037C">
          <w:pgSz w:w="12240" w:h="15840"/>
          <w:pgMar w:top="900" w:right="1720" w:bottom="280" w:left="700" w:header="713" w:footer="0" w:gutter="0"/>
          <w:cols w:space="720"/>
        </w:sectPr>
      </w:pPr>
    </w:p>
    <w:p w:rsidR="0020037C" w:rsidRDefault="0020037C">
      <w:pPr>
        <w:spacing w:before="4" w:line="130" w:lineRule="exact"/>
        <w:rPr>
          <w:sz w:val="13"/>
          <w:szCs w:val="13"/>
        </w:rPr>
      </w:pPr>
    </w:p>
    <w:p w:rsidR="0020037C" w:rsidRDefault="004474D3">
      <w:pPr>
        <w:pStyle w:val="BodyText"/>
        <w:spacing w:line="310" w:lineRule="exac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希望计算每个部门的员工数，并按字段名dept_no分组，并按字段名的降序排序：</w:t>
      </w:r>
    </w:p>
    <w:p w:rsidR="0020037C" w:rsidRDefault="0020037C">
      <w:pPr>
        <w:spacing w:before="5" w:line="120" w:lineRule="exact"/>
        <w:rPr>
          <w:sz w:val="12"/>
          <w:szCs w:val="12"/>
          <w:lang w:eastAsia="zh-CN"/>
        </w:rPr>
      </w:pPr>
    </w:p>
    <w:p w:rsidR="0020037C" w:rsidRDefault="00B0609F">
      <w:pPr>
        <w:pStyle w:val="BodyText"/>
        <w:spacing w:line="172" w:lineRule="auto"/>
        <w:ind w:left="997" w:right="463" w:hanging="100"/>
        <w:rPr>
          <w:rFonts w:ascii="仿宋" w:eastAsia="仿宋" w:hAnsi="仿宋" w:cs="仿宋"/>
        </w:rPr>
      </w:pPr>
      <w:r w:rsidRPr="00B0609F">
        <w:pict>
          <v:group id="_x0000_s2114" style="position:absolute;left:0;text-align:left;margin-left:95.85pt;margin-top:.7pt;width:459.45pt;height:21.2pt;z-index:-251358720;mso-position-horizontal-relative:page" coordorigin="1917,14" coordsize="9189,424">
            <v:shape id="_x0000_s2115" style="position:absolute;left:1917;top:14;width:9189;height:424" coordorigin="1917,14" coordsize="9189,424" path="m1917,14r9189,l11106,438r-9189,l1917,14xe" fillcolor="#efefef" stroked="f">
              <v:path arrowok="t"/>
            </v:shape>
            <w10:wrap anchorx="page"/>
          </v:group>
        </w:pict>
      </w:r>
      <w:r w:rsidR="004474D3">
        <w:rPr>
          <w:rFonts w:ascii="仿宋" w:eastAsia="仿宋" w:hAnsi="仿宋" w:cs="仿宋"/>
        </w:rPr>
        <w:t>db.exec("select dept_no，</w:t>
      </w:r>
      <w:hyperlink w:anchor="_bookmark280" w:history="1">
        <w:r w:rsidR="004474D3">
          <w:rPr>
            <w:rFonts w:ascii="仿宋" w:eastAsia="仿宋" w:hAnsi="仿宋" w:cs="仿宋"/>
            <w:color w:val="0000FF"/>
          </w:rPr>
          <w:t>count</w:t>
        </w:r>
      </w:hyperlink>
      <w:r w:rsidR="004474D3">
        <w:rPr>
          <w:rFonts w:ascii="仿宋" w:eastAsia="仿宋" w:hAnsi="仿宋" w:cs="仿宋"/>
          <w:color w:val="000000"/>
        </w:rPr>
        <w:t>(emp_no) as 员工总数 from foo.bar group by dept_no order by dept_no desc")</w:t>
      </w:r>
    </w:p>
    <w:p w:rsidR="0020037C" w:rsidRDefault="0020037C">
      <w:pPr>
        <w:spacing w:before="6" w:line="170" w:lineRule="exact"/>
        <w:rPr>
          <w:sz w:val="17"/>
          <w:szCs w:val="17"/>
        </w:rPr>
      </w:pPr>
    </w:p>
    <w:p w:rsidR="0020037C" w:rsidRDefault="00DD1987">
      <w:pPr>
        <w:pStyle w:val="BodyText"/>
        <w:spacing w:line="139" w:lineRule="auto"/>
        <w:ind w:left="1537" w:right="3249" w:hanging="640"/>
      </w:pPr>
      <w:r>
        <w:pict>
          <v:shape id="_x0000_i1124" type="#_x0000_t75" style="width:24.2pt;height:24.2pt;mso-position-horizontal-relative:char;mso-position-vertical-relative:line">
            <v:imagedata r:id="rId21" o:title=""/>
          </v:shape>
        </w:pict>
      </w:r>
      <w:r w:rsidR="004474D3">
        <w:rPr>
          <w:rFonts w:ascii="Times New Roman" w:eastAsia="Times New Roman" w:hAnsi="Times New Roman" w:cs="Times New Roman"/>
        </w:rPr>
        <w:t xml:space="preserve">   </w:t>
      </w:r>
      <w:r w:rsidR="004474D3">
        <w:t>注:</w:t>
      </w:r>
      <w:r w:rsidR="004474D3">
        <w:rPr>
          <w:w w:val="116"/>
        </w:rPr>
        <w:t xml:space="preserve"> </w:t>
      </w:r>
      <w:r w:rsidR="004474D3">
        <w:rPr>
          <w:w w:val="95"/>
        </w:rPr>
        <w:t>像</w:t>
      </w:r>
      <w:hyperlink w:anchor="_bookmark279" w:history="1">
        <w:r w:rsidR="004474D3">
          <w:rPr>
            <w:color w:val="0000FF"/>
            <w:w w:val="95"/>
          </w:rPr>
          <w:t>sum</w:t>
        </w:r>
      </w:hyperlink>
      <w:r w:rsidR="004474D3">
        <w:rPr>
          <w:color w:val="000000"/>
          <w:w w:val="95"/>
        </w:rPr>
        <w:t>，</w:t>
      </w:r>
      <w:hyperlink w:anchor="_bookmark280" w:history="1">
        <w:r w:rsidR="004474D3">
          <w:rPr>
            <w:color w:val="0000FF"/>
            <w:w w:val="95"/>
          </w:rPr>
          <w:t>count</w:t>
        </w:r>
      </w:hyperlink>
      <w:r w:rsidR="004474D3">
        <w:rPr>
          <w:color w:val="000000"/>
          <w:w w:val="95"/>
        </w:rPr>
        <w:t>，</w:t>
      </w:r>
      <w:hyperlink w:anchor="_bookmark283" w:history="1">
        <w:r w:rsidR="004474D3">
          <w:rPr>
            <w:color w:val="0000FF"/>
            <w:w w:val="95"/>
          </w:rPr>
          <w:t>min</w:t>
        </w:r>
      </w:hyperlink>
      <w:r w:rsidR="004474D3">
        <w:rPr>
          <w:color w:val="000000"/>
          <w:w w:val="95"/>
        </w:rPr>
        <w:t>，</w:t>
      </w:r>
      <w:hyperlink w:anchor="_bookmark282" w:history="1">
        <w:r w:rsidR="004474D3">
          <w:rPr>
            <w:color w:val="0000FF"/>
            <w:w w:val="95"/>
          </w:rPr>
          <w:t>max</w:t>
        </w:r>
      </w:hyperlink>
      <w:r w:rsidR="004474D3">
        <w:rPr>
          <w:color w:val="000000"/>
          <w:w w:val="95"/>
        </w:rPr>
        <w:t>，</w:t>
      </w:r>
      <w:hyperlink w:anchor="_bookmark281" w:history="1">
        <w:r w:rsidR="004474D3">
          <w:rPr>
            <w:color w:val="0000FF"/>
            <w:w w:val="95"/>
          </w:rPr>
          <w:t>avg</w:t>
        </w:r>
      </w:hyperlink>
      <w:r w:rsidR="004474D3">
        <w:rPr>
          <w:color w:val="000000"/>
          <w:w w:val="95"/>
        </w:rPr>
        <w:t>这样的计数函数必须使用别名。</w:t>
      </w:r>
    </w:p>
    <w:p w:rsidR="0020037C" w:rsidRDefault="0020037C">
      <w:pPr>
        <w:spacing w:before="3" w:line="130" w:lineRule="exact"/>
        <w:rPr>
          <w:sz w:val="13"/>
          <w:szCs w:val="13"/>
        </w:rPr>
      </w:pPr>
    </w:p>
    <w:p w:rsidR="0020037C" w:rsidRDefault="004474D3">
      <w:pPr>
        <w:pStyle w:val="Heading3"/>
        <w:ind w:left="113"/>
      </w:pPr>
      <w:bookmarkStart w:id="661" w:name="sql_limit"/>
      <w:bookmarkStart w:id="662" w:name="_bookmark273"/>
      <w:bookmarkEnd w:id="661"/>
      <w:bookmarkEnd w:id="662"/>
      <w:r>
        <w:rPr>
          <w:w w:val="95"/>
        </w:rPr>
        <w:t>sql</w:t>
      </w:r>
      <w:r>
        <w:rPr>
          <w:spacing w:val="9"/>
          <w:w w:val="95"/>
        </w:rPr>
        <w:t xml:space="preserve"> </w:t>
      </w:r>
      <w:r>
        <w:rPr>
          <w:w w:val="95"/>
        </w:rPr>
        <w:t>limit</w:t>
      </w:r>
    </w:p>
    <w:p w:rsidR="0020037C" w:rsidRDefault="0020037C">
      <w:pPr>
        <w:spacing w:before="9" w:line="190" w:lineRule="exact"/>
        <w:rPr>
          <w:sz w:val="19"/>
          <w:szCs w:val="19"/>
        </w:rPr>
      </w:pPr>
    </w:p>
    <w:p w:rsidR="0020037C" w:rsidRDefault="004474D3">
      <w:pPr>
        <w:pStyle w:val="BodyText"/>
        <w:spacing w:line="251" w:lineRule="auto"/>
        <w:ind w:left="613" w:right="7163"/>
      </w:pPr>
      <w:r>
        <w:t>limit语句 用于限制返回记录个数。</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11" style="position:absolute;left:0;text-align:left;margin-left:81.7pt;margin-top:6.85pt;width:473.6pt;height:10.6pt;z-index:-251357696;mso-position-horizontal-relative:page" coordorigin="1634,137" coordsize="9472,212">
            <v:shape id="_x0000_s2112"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limit&lt;limit_num&gt;</w:t>
      </w:r>
    </w:p>
    <w:p w:rsidR="0020037C" w:rsidRDefault="004474D3">
      <w:pPr>
        <w:pStyle w:val="BodyText"/>
        <w:spacing w:before="45" w:line="376" w:lineRule="auto"/>
        <w:ind w:left="613" w:right="7744"/>
      </w:pPr>
      <w:r>
        <w:rPr>
          <w:w w:val="90"/>
        </w:rPr>
        <w:t>&lt;limit_num&gt;：限制数</w:t>
      </w:r>
      <w:r>
        <w:t xml:space="preserve"> </w:t>
      </w:r>
      <w:r>
        <w:rPr>
          <w:w w:val="95"/>
        </w:rPr>
        <w:t>示例</w:t>
      </w:r>
    </w:p>
    <w:p w:rsidR="0020037C" w:rsidRDefault="004474D3">
      <w:pPr>
        <w:pStyle w:val="BodyText"/>
        <w:tabs>
          <w:tab w:val="left" w:pos="897"/>
        </w:tabs>
        <w:spacing w:line="226"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希望返回集合中前10条记录：</w:t>
      </w:r>
    </w:p>
    <w:p w:rsidR="0020037C" w:rsidRDefault="00B0609F">
      <w:pPr>
        <w:pStyle w:val="BodyText"/>
        <w:spacing w:before="50"/>
        <w:ind w:left="897"/>
        <w:rPr>
          <w:rFonts w:ascii="仿宋" w:eastAsia="仿宋" w:hAnsi="仿宋" w:cs="仿宋"/>
        </w:rPr>
      </w:pPr>
      <w:r w:rsidRPr="00B0609F">
        <w:pict>
          <v:group id="_x0000_s2109" style="position:absolute;left:0;text-align:left;margin-left:95.85pt;margin-top:6.95pt;width:459.45pt;height:10.6pt;z-index:-251356672;mso-position-horizontal-relative:page" coordorigin="1917,139" coordsize="9189,212">
            <v:shape id="_x0000_s2110"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db.exec("select * from foo.bar limit 10")</w:t>
      </w:r>
    </w:p>
    <w:p w:rsidR="0020037C" w:rsidRDefault="0020037C">
      <w:pPr>
        <w:spacing w:before="1" w:line="100" w:lineRule="exact"/>
        <w:rPr>
          <w:sz w:val="10"/>
          <w:szCs w:val="10"/>
        </w:rPr>
      </w:pPr>
    </w:p>
    <w:p w:rsidR="0020037C" w:rsidRDefault="004474D3">
      <w:pPr>
        <w:pStyle w:val="Heading3"/>
        <w:ind w:left="113"/>
      </w:pPr>
      <w:bookmarkStart w:id="663" w:name="sql_offset"/>
      <w:bookmarkStart w:id="664" w:name="_bookmark274"/>
      <w:bookmarkEnd w:id="663"/>
      <w:bookmarkEnd w:id="664"/>
      <w:r>
        <w:rPr>
          <w:w w:val="95"/>
        </w:rPr>
        <w:t>sql</w:t>
      </w:r>
      <w:r>
        <w:rPr>
          <w:spacing w:val="5"/>
          <w:w w:val="95"/>
        </w:rPr>
        <w:t xml:space="preserve"> </w:t>
      </w:r>
      <w:r>
        <w:rPr>
          <w:w w:val="95"/>
        </w:rPr>
        <w:t>offset</w:t>
      </w:r>
    </w:p>
    <w:p w:rsidR="0020037C" w:rsidRDefault="0020037C">
      <w:pPr>
        <w:spacing w:before="9" w:line="190" w:lineRule="exact"/>
        <w:rPr>
          <w:sz w:val="19"/>
          <w:szCs w:val="19"/>
        </w:rPr>
      </w:pPr>
    </w:p>
    <w:p w:rsidR="0020037C" w:rsidRDefault="004474D3">
      <w:pPr>
        <w:pStyle w:val="BodyText"/>
        <w:spacing w:line="251" w:lineRule="auto"/>
        <w:ind w:left="613" w:right="7163"/>
      </w:pPr>
      <w:r>
        <w:t>offset语句 用于设置跳过的记录个数。</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07" style="position:absolute;left:0;text-align:left;margin-left:81.7pt;margin-top:6.85pt;width:473.6pt;height:10.6pt;z-index:-251355648;mso-position-horizontal-relative:page" coordorigin="1634,137" coordsize="9472,212">
            <v:shape id="_x0000_s2108"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offset&lt;offset_num&gt;</w:t>
      </w:r>
    </w:p>
    <w:p w:rsidR="0020037C" w:rsidRDefault="004474D3">
      <w:pPr>
        <w:pStyle w:val="BodyText"/>
        <w:spacing w:before="45" w:line="376" w:lineRule="auto"/>
        <w:ind w:left="613" w:right="7126"/>
      </w:pPr>
      <w:r>
        <w:rPr>
          <w:w w:val="95"/>
        </w:rPr>
        <w:t>&lt;offset_num&gt;：跳过记录数</w:t>
      </w:r>
      <w:r>
        <w:t xml:space="preserve"> 示例</w:t>
      </w:r>
    </w:p>
    <w:p w:rsidR="0020037C" w:rsidRDefault="004474D3">
      <w:pPr>
        <w:pStyle w:val="BodyText"/>
        <w:tabs>
          <w:tab w:val="left" w:pos="897"/>
        </w:tabs>
        <w:spacing w:line="226" w:lineRule="exact"/>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希望跳过前5条记录，从第5条后面开始返回：</w:t>
      </w:r>
    </w:p>
    <w:p w:rsidR="0020037C" w:rsidRDefault="00B0609F">
      <w:pPr>
        <w:pStyle w:val="BodyText"/>
        <w:spacing w:before="50"/>
        <w:ind w:left="897"/>
        <w:rPr>
          <w:rFonts w:ascii="仿宋" w:eastAsia="仿宋" w:hAnsi="仿宋" w:cs="仿宋"/>
        </w:rPr>
      </w:pPr>
      <w:r w:rsidRPr="00B0609F">
        <w:pict>
          <v:group id="_x0000_s2105" style="position:absolute;left:0;text-align:left;margin-left:95.85pt;margin-top:6.95pt;width:459.45pt;height:10.6pt;z-index:-251354624;mso-position-horizontal-relative:page" coordorigin="1917,139" coordsize="9189,212">
            <v:shape id="_x0000_s2106"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db.exec("select * from foo.bar offset 5")</w:t>
      </w:r>
    </w:p>
    <w:p w:rsidR="0020037C" w:rsidRDefault="0020037C">
      <w:pPr>
        <w:spacing w:before="1" w:line="100" w:lineRule="exact"/>
        <w:rPr>
          <w:sz w:val="10"/>
          <w:szCs w:val="10"/>
        </w:rPr>
      </w:pPr>
    </w:p>
    <w:p w:rsidR="0020037C" w:rsidRDefault="004474D3">
      <w:pPr>
        <w:pStyle w:val="Heading3"/>
        <w:ind w:left="113"/>
      </w:pPr>
      <w:bookmarkStart w:id="665" w:name="sql_as"/>
      <w:bookmarkStart w:id="666" w:name="_bookmark275"/>
      <w:bookmarkEnd w:id="665"/>
      <w:bookmarkEnd w:id="666"/>
      <w:r>
        <w:rPr>
          <w:w w:val="95"/>
        </w:rPr>
        <w:t>sql</w:t>
      </w:r>
      <w:r>
        <w:rPr>
          <w:spacing w:val="12"/>
          <w:w w:val="95"/>
        </w:rPr>
        <w:t xml:space="preserve"> </w:t>
      </w:r>
      <w:r>
        <w:rPr>
          <w:w w:val="95"/>
        </w:rPr>
        <w:t>as</w:t>
      </w:r>
    </w:p>
    <w:p w:rsidR="0020037C" w:rsidRDefault="0020037C">
      <w:pPr>
        <w:spacing w:before="9" w:line="190" w:lineRule="exact"/>
        <w:rPr>
          <w:sz w:val="19"/>
          <w:szCs w:val="19"/>
        </w:rPr>
      </w:pPr>
    </w:p>
    <w:p w:rsidR="0020037C" w:rsidRDefault="004474D3">
      <w:pPr>
        <w:pStyle w:val="BodyText"/>
        <w:spacing w:line="251" w:lineRule="auto"/>
        <w:ind w:left="613" w:right="6247"/>
      </w:pPr>
      <w:r>
        <w:t>as</w:t>
      </w:r>
      <w:r>
        <w:rPr>
          <w:w w:val="98"/>
        </w:rPr>
        <w:t xml:space="preserve"> </w:t>
      </w:r>
      <w:r>
        <w:rPr>
          <w:w w:val="95"/>
        </w:rPr>
        <w:t>用于为集合名或者字段名指定别名(alias)。</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103" style="position:absolute;left:0;text-align:left;margin-left:81.7pt;margin-top:6.85pt;width:473.6pt;height:10.6pt;z-index:-251353600;mso-position-horizontal-relative:page" coordorigin="1634,137" coordsize="9472,212">
            <v:shape id="_x0000_s2104"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&lt;cs_name.cl_name | (select_set) | field_name&gt; AS &lt;alias_name&gt;</w:t>
      </w:r>
    </w:p>
    <w:p w:rsidR="0020037C" w:rsidRDefault="004474D3">
      <w:pPr>
        <w:pStyle w:val="BodyText"/>
        <w:spacing w:before="45"/>
        <w:ind w:left="613"/>
      </w:pPr>
      <w:r>
        <w:rPr>
          <w:w w:val="95"/>
        </w:rPr>
        <w:t>&lt;cs_name&gt;：集合空间名</w:t>
      </w:r>
    </w:p>
    <w:p w:rsidR="0020037C" w:rsidRDefault="004474D3">
      <w:pPr>
        <w:pStyle w:val="BodyText"/>
        <w:spacing w:before="16" w:line="251" w:lineRule="auto"/>
        <w:ind w:left="613" w:right="7163"/>
      </w:pPr>
      <w:r>
        <w:rPr>
          <w:w w:val="90"/>
        </w:rPr>
        <w:t>&lt;cl_name&gt;：集合名</w:t>
      </w:r>
      <w:r>
        <w:t xml:space="preserve"> </w:t>
      </w:r>
      <w:r>
        <w:rPr>
          <w:w w:val="95"/>
        </w:rPr>
        <w:t>select_set：结果集</w:t>
      </w:r>
    </w:p>
    <w:p w:rsidR="0020037C" w:rsidRDefault="0020037C">
      <w:pPr>
        <w:spacing w:line="251" w:lineRule="auto"/>
        <w:sectPr w:rsidR="0020037C">
          <w:pgSz w:w="12240" w:h="15840"/>
          <w:pgMar w:top="900" w:right="680" w:bottom="280" w:left="1020" w:header="713" w:footer="0" w:gutter="0"/>
          <w:cols w:space="720"/>
        </w:sectPr>
      </w:pPr>
    </w:p>
    <w:p w:rsidR="0020037C" w:rsidRDefault="00B0609F">
      <w:pPr>
        <w:spacing w:before="4" w:line="130" w:lineRule="exact"/>
        <w:rPr>
          <w:sz w:val="13"/>
          <w:szCs w:val="13"/>
        </w:rPr>
      </w:pPr>
      <w:r w:rsidRPr="00B0609F">
        <w:lastRenderedPageBreak/>
        <w:pict>
          <v:group id="_x0000_s2101" style="position:absolute;margin-left:95.85pt;margin-top:138.7pt;width:459.45pt;height:10.6pt;z-index:-251352576;mso-position-horizontal-relative:page;mso-position-vertical-relative:page" coordorigin="1917,2774" coordsize="9189,212">
            <v:shape id="_x0000_s2102" style="position:absolute;left:1917;top:2774;width:9189;height:212" coordorigin="1917,2774" coordsize="9189,212" path="m1917,2774r9189,l11106,2986r-9189,l1917,2774xe" fillcolor="#efefef" stroked="f">
              <v:path arrowok="t"/>
            </v:shape>
            <w10:wrap anchorx="page" anchory="page"/>
          </v:group>
        </w:pict>
      </w:r>
      <w:r w:rsidRPr="00B0609F">
        <w:pict>
          <v:group id="_x0000_s2099" style="position:absolute;margin-left:95.85pt;margin-top:168.8pt;width:459.45pt;height:10.6pt;z-index:-251351552;mso-position-horizontal-relative:page;mso-position-vertical-relative:page" coordorigin="1917,3376" coordsize="9189,212">
            <v:shape id="_x0000_s2100" style="position:absolute;left:1917;top:3376;width:9189;height:212" coordorigin="1917,3376" coordsize="9189,212" path="m1917,3376r9189,l11106,3588r-9189,l1917,3376xe" fillcolor="#efefef" stroked="f">
              <v:path arrowok="t"/>
            </v:shape>
            <w10:wrap anchorx="page" anchory="page"/>
          </v:group>
        </w:pict>
      </w:r>
      <w:r w:rsidRPr="00B0609F">
        <w:pict>
          <v:group id="_x0000_s2097" style="position:absolute;margin-left:95.85pt;margin-top:196.9pt;width:459.45pt;height:10.6pt;z-index:-251350528;mso-position-horizontal-relative:page;mso-position-vertical-relative:page" coordorigin="1917,3938" coordsize="9189,212">
            <v:shape id="_x0000_s2098" style="position:absolute;left:1917;top:3938;width:9189;height:212" coordorigin="1917,3938" coordsize="9189,212" path="m1917,3938r9189,l11106,4150r-9189,l1917,3938xe" fillcolor="#efefef" stroked="f">
              <v:path arrowok="t"/>
            </v:shape>
            <w10:wrap anchorx="page" anchory="page"/>
          </v:group>
        </w:pict>
      </w:r>
      <w:r w:rsidRPr="00B0609F">
        <w:pict>
          <v:group id="_x0000_s2095" style="position:absolute;margin-left:81.7pt;margin-top:311.9pt;width:473.6pt;height:42.4pt;z-index:-251349504;mso-position-horizontal-relative:page;mso-position-vertical-relative:page" coordorigin="1634,6238" coordsize="9472,848">
            <v:shape id="_x0000_s2096" style="position:absolute;left:1634;top:6238;width:9472;height:848" coordorigin="1634,6238" coordsize="9472,848" path="m1634,6238r9472,l11106,7086r-9472,l1634,6238xe" fillcolor="#efefef" stroked="f">
              <v:path arrowok="t"/>
            </v:shape>
            <w10:wrap anchorx="page" anchory="page"/>
          </v:group>
        </w:pict>
      </w:r>
      <w:r w:rsidRPr="00B0609F">
        <w:pict>
          <v:group id="_x0000_s2093" style="position:absolute;margin-left:95.85pt;margin-top:406.3pt;width:459.45pt;height:21.2pt;z-index:-251348480;mso-position-horizontal-relative:page;mso-position-vertical-relative:page" coordorigin="1917,8126" coordsize="9189,424">
            <v:shape id="_x0000_s2094" style="position:absolute;left:1917;top:8126;width:9189;height:424" coordorigin="1917,8126" coordsize="9189,424" path="m1917,8126r9189,l11106,8550r-9189,l1917,8126xe" fillcolor="#efefef" stroked="f">
              <v:path arrowok="t"/>
            </v:shape>
            <w10:wrap anchorx="page" anchory="page"/>
          </v:group>
        </w:pict>
      </w:r>
      <w:r w:rsidRPr="00B0609F">
        <w:pict>
          <v:group id="_x0000_s2091" style="position:absolute;margin-left:113.7pt;margin-top:470.5pt;width:441.6pt;height:10.6pt;z-index:-251347456;mso-position-horizontal-relative:page;mso-position-vertical-relative:page" coordorigin="2274,9410" coordsize="8832,212">
            <v:shape id="_x0000_s2092" style="position:absolute;left:2274;top:9410;width:8832;height:212" coordorigin="2274,9410" coordsize="8832,212" path="m2274,9410r8832,l11106,9622r-8832,l2274,9410xe" fillcolor="#efefef" stroked="f">
              <v:path arrowok="t"/>
            </v:shape>
            <w10:wrap anchorx="page" anchory="page"/>
          </v:group>
        </w:pict>
      </w:r>
      <w:r w:rsidRPr="00B0609F">
        <w:pict>
          <v:group id="_x0000_s2089" style="position:absolute;margin-left:81.7pt;margin-top:617.5pt;width:473.6pt;height:42.4pt;z-index:-251346432;mso-position-horizontal-relative:page;mso-position-vertical-relative:page" coordorigin="1634,12350" coordsize="9472,848">
            <v:shape id="_x0000_s2090" style="position:absolute;left:1634;top:12350;width:9472;height:848" coordorigin="1634,12350" coordsize="9472,848" path="m1634,12350r9472,l11106,13198r-9472,l1634,12350xe" fillcolor="#efefef" stroked="f">
              <v:path arrowok="t"/>
            </v:shape>
            <w10:wrap anchorx="page" anchory="page"/>
          </v:group>
        </w:pict>
      </w:r>
      <w:r w:rsidRPr="00B0609F">
        <w:pict>
          <v:group id="_x0000_s2087" style="position:absolute;margin-left:95.85pt;margin-top:711.9pt;width:459.45pt;height:21.2pt;z-index:-251345408;mso-position-horizontal-relative:page;mso-position-vertical-relative:page" coordorigin="1917,14238" coordsize="9189,424">
            <v:shape id="_x0000_s2088" style="position:absolute;left:1917;top:14238;width:9189;height:424" coordorigin="1917,14238" coordsize="9189,424" path="m1917,14238r9189,l11106,14662r-9189,l1917,14238xe" fillcolor="#efefef" stroked="f">
              <v:path arrowok="t"/>
            </v:shape>
            <w10:wrap anchorx="page" anchory="page"/>
          </v:group>
        </w:pict>
      </w:r>
    </w:p>
    <w:p w:rsidR="0020037C" w:rsidRDefault="004474D3">
      <w:pPr>
        <w:pStyle w:val="BodyText"/>
        <w:spacing w:line="310" w:lineRule="exact"/>
      </w:pPr>
      <w:r>
        <w:rPr>
          <w:w w:val="95"/>
        </w:rPr>
        <w:t>field_name：字段名</w:t>
      </w:r>
    </w:p>
    <w:p w:rsidR="0020037C" w:rsidRDefault="004474D3">
      <w:pPr>
        <w:pStyle w:val="BodyText"/>
        <w:spacing w:before="16" w:line="376" w:lineRule="auto"/>
        <w:ind w:right="6993"/>
      </w:pPr>
      <w:r>
        <w:rPr>
          <w:w w:val="90"/>
        </w:rPr>
        <w:t>&lt;alias_name&gt;：别名</w:t>
      </w:r>
      <w:r>
        <w:t xml:space="preserve"> </w:t>
      </w:r>
      <w:r>
        <w:rPr>
          <w:w w:val="95"/>
        </w:rPr>
        <w:t>示例</w:t>
      </w:r>
    </w:p>
    <w:p w:rsidR="0020037C" w:rsidRDefault="004474D3">
      <w:pPr>
        <w:pStyle w:val="BodyText"/>
        <w:tabs>
          <w:tab w:val="left" w:pos="1217"/>
        </w:tabs>
        <w:spacing w:line="226"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集合别名</w:t>
      </w:r>
    </w:p>
    <w:p w:rsidR="0020037C" w:rsidRDefault="004474D3">
      <w:pPr>
        <w:pStyle w:val="BodyText"/>
        <w:spacing w:before="50"/>
        <w:ind w:left="1217"/>
        <w:rPr>
          <w:rFonts w:ascii="仿宋" w:eastAsia="仿宋" w:hAnsi="仿宋" w:cs="仿宋"/>
        </w:rPr>
      </w:pPr>
      <w:r>
        <w:rPr>
          <w:rFonts w:ascii="仿宋" w:eastAsia="仿宋" w:hAnsi="仿宋" w:cs="仿宋"/>
        </w:rPr>
        <w:t>db.exec("select T1.age,T1.name from foo.bar as T1 where T1.age&gt;10")</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字段别名</w:t>
      </w:r>
    </w:p>
    <w:p w:rsidR="0020037C" w:rsidRDefault="004474D3">
      <w:pPr>
        <w:pStyle w:val="BodyText"/>
        <w:spacing w:before="50"/>
        <w:ind w:left="1217"/>
        <w:rPr>
          <w:rFonts w:ascii="仿宋" w:eastAsia="仿宋" w:hAnsi="仿宋" w:cs="仿宋"/>
        </w:rPr>
      </w:pPr>
      <w:r>
        <w:rPr>
          <w:rFonts w:ascii="仿宋" w:eastAsia="仿宋" w:hAnsi="仿宋" w:cs="仿宋"/>
        </w:rPr>
        <w:t>db.exec("select age as 年龄 from foo.bar where age&gt;10")</w:t>
      </w:r>
    </w:p>
    <w:p w:rsidR="0020037C" w:rsidRDefault="004474D3">
      <w:pPr>
        <w:pStyle w:val="BodyText"/>
        <w:tabs>
          <w:tab w:val="left" w:pos="1217"/>
        </w:tabs>
        <w:spacing w:line="257"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结果集别名</w:t>
      </w:r>
    </w:p>
    <w:p w:rsidR="0020037C" w:rsidRDefault="004474D3">
      <w:pPr>
        <w:pStyle w:val="BodyText"/>
        <w:spacing w:before="10"/>
        <w:ind w:left="1217"/>
        <w:rPr>
          <w:rFonts w:ascii="仿宋" w:eastAsia="仿宋" w:hAnsi="仿宋" w:cs="仿宋"/>
        </w:rPr>
      </w:pPr>
      <w:r>
        <w:rPr>
          <w:rFonts w:ascii="仿宋" w:eastAsia="仿宋" w:hAnsi="仿宋" w:cs="仿宋"/>
        </w:rPr>
        <w:t>db.exec("select T.age,T.name from (select age,name from foo.bar) as T where T.age&gt;10")</w:t>
      </w:r>
    </w:p>
    <w:p w:rsidR="0020037C" w:rsidRDefault="0020037C">
      <w:pPr>
        <w:spacing w:before="1" w:line="100" w:lineRule="exact"/>
        <w:rPr>
          <w:sz w:val="10"/>
          <w:szCs w:val="10"/>
        </w:rPr>
      </w:pPr>
    </w:p>
    <w:p w:rsidR="0020037C" w:rsidRDefault="004474D3">
      <w:pPr>
        <w:pStyle w:val="Heading3"/>
        <w:ind w:left="0" w:right="7744"/>
        <w:jc w:val="center"/>
      </w:pPr>
      <w:bookmarkStart w:id="667" w:name="sql_inner_join"/>
      <w:bookmarkStart w:id="668" w:name="_bookmark276"/>
      <w:bookmarkEnd w:id="667"/>
      <w:bookmarkEnd w:id="668"/>
      <w:r>
        <w:rPr>
          <w:w w:val="95"/>
        </w:rPr>
        <w:t>sql</w:t>
      </w:r>
      <w:r>
        <w:rPr>
          <w:spacing w:val="13"/>
          <w:w w:val="95"/>
        </w:rPr>
        <w:t xml:space="preserve"> </w:t>
      </w:r>
      <w:r>
        <w:rPr>
          <w:w w:val="95"/>
        </w:rPr>
        <w:t>inner</w:t>
      </w:r>
      <w:r>
        <w:rPr>
          <w:spacing w:val="14"/>
          <w:w w:val="95"/>
        </w:rPr>
        <w:t xml:space="preserve"> </w:t>
      </w:r>
      <w:r>
        <w:rPr>
          <w:w w:val="95"/>
        </w:rPr>
        <w:t>join</w:t>
      </w:r>
    </w:p>
    <w:p w:rsidR="0020037C" w:rsidRDefault="0020037C">
      <w:pPr>
        <w:spacing w:before="9" w:line="190" w:lineRule="exact"/>
        <w:rPr>
          <w:sz w:val="19"/>
          <w:szCs w:val="19"/>
        </w:rPr>
      </w:pPr>
    </w:p>
    <w:p w:rsidR="0020037C" w:rsidRDefault="004474D3">
      <w:pPr>
        <w:pStyle w:val="BodyText"/>
        <w:spacing w:line="251" w:lineRule="auto"/>
        <w:ind w:right="1197"/>
      </w:pPr>
      <w:r>
        <w:t>inner</w:t>
      </w:r>
      <w:r>
        <w:rPr>
          <w:spacing w:val="-12"/>
        </w:rPr>
        <w:t xml:space="preserve"> </w:t>
      </w:r>
      <w:r>
        <w:t>join</w:t>
      </w:r>
      <w:r>
        <w:rPr>
          <w:spacing w:val="-12"/>
        </w:rPr>
        <w:t xml:space="preserve"> </w:t>
      </w:r>
      <w:r>
        <w:t>语句 用于根据两个或多个集合中的字段名之间的关系，从这些集合中查询数据。</w:t>
      </w:r>
    </w:p>
    <w:p w:rsidR="0020037C" w:rsidRDefault="0020037C">
      <w:pPr>
        <w:spacing w:before="4" w:line="180" w:lineRule="exact"/>
        <w:rPr>
          <w:sz w:val="18"/>
          <w:szCs w:val="18"/>
        </w:rPr>
      </w:pPr>
    </w:p>
    <w:p w:rsidR="0020037C" w:rsidRDefault="004474D3">
      <w:pPr>
        <w:pStyle w:val="BodyText"/>
      </w:pPr>
      <w:r>
        <w:t>语法</w:t>
      </w:r>
    </w:p>
    <w:p w:rsidR="0020037C" w:rsidRDefault="0020037C">
      <w:pPr>
        <w:spacing w:before="3" w:line="120" w:lineRule="exact"/>
        <w:rPr>
          <w:sz w:val="12"/>
          <w:szCs w:val="12"/>
        </w:rPr>
      </w:pPr>
    </w:p>
    <w:p w:rsidR="0020037C" w:rsidRDefault="004474D3">
      <w:pPr>
        <w:pStyle w:val="BodyText"/>
        <w:spacing w:line="172" w:lineRule="auto"/>
        <w:ind w:right="3707"/>
        <w:rPr>
          <w:rFonts w:ascii="仿宋" w:eastAsia="仿宋" w:hAnsi="仿宋" w:cs="仿宋"/>
        </w:rPr>
      </w:pPr>
      <w:r>
        <w:rPr>
          <w:rFonts w:ascii="仿宋" w:eastAsia="仿宋" w:hAnsi="仿宋" w:cs="仿宋"/>
        </w:rPr>
        <w:t>&lt;collection1_name | (select_set1) as &lt;alias1_name&gt; inner join</w:t>
      </w:r>
    </w:p>
    <w:p w:rsidR="0020037C" w:rsidRDefault="004474D3">
      <w:pPr>
        <w:pStyle w:val="BodyText"/>
        <w:spacing w:line="172" w:lineRule="auto"/>
        <w:ind w:right="3707"/>
        <w:rPr>
          <w:rFonts w:ascii="仿宋" w:eastAsia="仿宋" w:hAnsi="仿宋" w:cs="仿宋"/>
        </w:rPr>
      </w:pPr>
      <w:r>
        <w:rPr>
          <w:rFonts w:ascii="仿宋" w:eastAsia="仿宋" w:hAnsi="仿宋" w:cs="仿宋"/>
        </w:rPr>
        <w:t>&lt;collection2_name | (select_set2)&gt; as &lt;alias2_name&gt; [ON condition]</w:t>
      </w:r>
    </w:p>
    <w:p w:rsidR="0020037C" w:rsidRDefault="0020037C">
      <w:pPr>
        <w:spacing w:before="3" w:line="190" w:lineRule="exact"/>
        <w:rPr>
          <w:sz w:val="19"/>
          <w:szCs w:val="19"/>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有员工信息表foo.emp和部门信息表foo.dept，查询员工号emp_no所在的部门名dept_name：</w:t>
      </w:r>
    </w:p>
    <w:p w:rsidR="0020037C" w:rsidRDefault="0020037C">
      <w:pPr>
        <w:spacing w:before="5" w:line="120" w:lineRule="exact"/>
        <w:rPr>
          <w:sz w:val="12"/>
          <w:szCs w:val="12"/>
        </w:rPr>
      </w:pPr>
    </w:p>
    <w:p w:rsidR="0020037C" w:rsidRDefault="004474D3">
      <w:pPr>
        <w:pStyle w:val="BodyText"/>
        <w:spacing w:line="172" w:lineRule="auto"/>
        <w:ind w:left="1317" w:hanging="100"/>
        <w:rPr>
          <w:rFonts w:ascii="仿宋" w:eastAsia="仿宋" w:hAnsi="仿宋" w:cs="仿宋"/>
        </w:rPr>
      </w:pPr>
      <w:r>
        <w:rPr>
          <w:rFonts w:ascii="仿宋" w:eastAsia="仿宋" w:hAnsi="仿宋" w:cs="仿宋"/>
        </w:rPr>
        <w:t>db.exec("select E.emp_no,D.dept_name from foo.emp as E inner join foo.dept as D on E.dept_no=D.dept_no")</w:t>
      </w:r>
    </w:p>
    <w:p w:rsidR="0020037C" w:rsidRDefault="0020037C">
      <w:pPr>
        <w:spacing w:before="6" w:line="150" w:lineRule="exact"/>
        <w:rPr>
          <w:sz w:val="15"/>
          <w:szCs w:val="15"/>
        </w:rPr>
      </w:pPr>
    </w:p>
    <w:p w:rsidR="0020037C" w:rsidRDefault="00DD1987">
      <w:pPr>
        <w:pStyle w:val="BodyText"/>
        <w:spacing w:line="139" w:lineRule="auto"/>
        <w:ind w:left="1573" w:right="4482" w:hanging="640"/>
        <w:rPr>
          <w:lang w:eastAsia="zh-CN"/>
        </w:rPr>
      </w:pPr>
      <w:r>
        <w:pict>
          <v:shape id="_x0000_i1125"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w w:val="116"/>
          <w:lang w:eastAsia="zh-CN"/>
        </w:rPr>
        <w:t xml:space="preserve"> </w:t>
      </w:r>
      <w:r w:rsidR="004474D3">
        <w:rPr>
          <w:lang w:eastAsia="zh-CN"/>
        </w:rPr>
        <w:t>1.不能包含非联合条件，如下写法是错误的：</w:t>
      </w:r>
    </w:p>
    <w:p w:rsidR="0020037C" w:rsidRDefault="004474D3">
      <w:pPr>
        <w:pStyle w:val="BodyText"/>
        <w:spacing w:before="69"/>
        <w:ind w:left="427"/>
        <w:jc w:val="center"/>
        <w:rPr>
          <w:rFonts w:ascii="仿宋" w:eastAsia="仿宋" w:hAnsi="仿宋" w:cs="仿宋"/>
        </w:rPr>
      </w:pPr>
      <w:r>
        <w:rPr>
          <w:rFonts w:ascii="仿宋" w:eastAsia="仿宋" w:hAnsi="仿宋" w:cs="仿宋"/>
        </w:rPr>
        <w:t>select T1.a,T2.b from foo.bar1 as T1 inner join foo.bar2 as T2 on T1.a&lt;10</w:t>
      </w:r>
    </w:p>
    <w:p w:rsidR="0020037C" w:rsidRDefault="004474D3">
      <w:pPr>
        <w:pStyle w:val="BodyText"/>
        <w:spacing w:before="45"/>
        <w:ind w:left="1573"/>
      </w:pPr>
      <w:r>
        <w:t>2.不能在join本层使用select</w:t>
      </w:r>
      <w:r>
        <w:rPr>
          <w:spacing w:val="-10"/>
        </w:rPr>
        <w:t xml:space="preserve"> </w:t>
      </w:r>
      <w:r>
        <w:t>*</w:t>
      </w:r>
      <w:r>
        <w:rPr>
          <w:spacing w:val="-9"/>
        </w:rPr>
        <w:t xml:space="preserve"> </w:t>
      </w:r>
      <w:r>
        <w:t>语句。</w:t>
      </w:r>
    </w:p>
    <w:p w:rsidR="0020037C" w:rsidRDefault="0020037C">
      <w:pPr>
        <w:spacing w:before="2" w:line="110" w:lineRule="exact"/>
        <w:rPr>
          <w:sz w:val="11"/>
          <w:szCs w:val="11"/>
        </w:rPr>
      </w:pPr>
    </w:p>
    <w:p w:rsidR="0020037C" w:rsidRDefault="004474D3">
      <w:pPr>
        <w:pStyle w:val="Heading3"/>
      </w:pPr>
      <w:bookmarkStart w:id="669" w:name="sql_left_outer_join"/>
      <w:bookmarkStart w:id="670" w:name="_bookmark277"/>
      <w:bookmarkEnd w:id="669"/>
      <w:bookmarkEnd w:id="670"/>
      <w:r>
        <w:rPr>
          <w:w w:val="95"/>
        </w:rPr>
        <w:t>sql</w:t>
      </w:r>
      <w:r>
        <w:rPr>
          <w:spacing w:val="8"/>
          <w:w w:val="95"/>
        </w:rPr>
        <w:t xml:space="preserve"> </w:t>
      </w:r>
      <w:r>
        <w:rPr>
          <w:w w:val="95"/>
        </w:rPr>
        <w:t>left</w:t>
      </w:r>
      <w:r>
        <w:rPr>
          <w:spacing w:val="8"/>
          <w:w w:val="95"/>
        </w:rPr>
        <w:t xml:space="preserve"> </w:t>
      </w:r>
      <w:r>
        <w:rPr>
          <w:w w:val="95"/>
        </w:rPr>
        <w:t>outer</w:t>
      </w:r>
      <w:r>
        <w:rPr>
          <w:spacing w:val="8"/>
          <w:w w:val="95"/>
        </w:rPr>
        <w:t xml:space="preserve"> </w:t>
      </w:r>
      <w:r>
        <w:rPr>
          <w:w w:val="95"/>
        </w:rPr>
        <w:t>join</w:t>
      </w:r>
    </w:p>
    <w:p w:rsidR="0020037C" w:rsidRDefault="0020037C">
      <w:pPr>
        <w:spacing w:before="9" w:line="190" w:lineRule="exact"/>
        <w:rPr>
          <w:sz w:val="19"/>
          <w:szCs w:val="19"/>
        </w:rPr>
      </w:pPr>
    </w:p>
    <w:p w:rsidR="0020037C" w:rsidRDefault="004474D3">
      <w:pPr>
        <w:pStyle w:val="BodyText"/>
      </w:pPr>
      <w:r>
        <w:rPr>
          <w:w w:val="95"/>
        </w:rPr>
        <w:t>left</w:t>
      </w:r>
      <w:r>
        <w:rPr>
          <w:spacing w:val="13"/>
          <w:w w:val="95"/>
        </w:rPr>
        <w:t xml:space="preserve"> </w:t>
      </w:r>
      <w:r>
        <w:rPr>
          <w:w w:val="95"/>
        </w:rPr>
        <w:t>outer</w:t>
      </w:r>
      <w:r>
        <w:rPr>
          <w:spacing w:val="14"/>
          <w:w w:val="95"/>
        </w:rPr>
        <w:t xml:space="preserve"> </w:t>
      </w:r>
      <w:r>
        <w:rPr>
          <w:w w:val="95"/>
        </w:rPr>
        <w:t>join</w:t>
      </w:r>
      <w:r>
        <w:rPr>
          <w:spacing w:val="14"/>
          <w:w w:val="95"/>
        </w:rPr>
        <w:t xml:space="preserve"> </w:t>
      </w:r>
      <w:r>
        <w:rPr>
          <w:w w:val="95"/>
        </w:rPr>
        <w:t>语句</w:t>
      </w:r>
    </w:p>
    <w:p w:rsidR="0020037C" w:rsidRDefault="0020037C">
      <w:pPr>
        <w:spacing w:before="5" w:line="100" w:lineRule="exact"/>
        <w:rPr>
          <w:sz w:val="10"/>
          <w:szCs w:val="10"/>
        </w:rPr>
      </w:pPr>
    </w:p>
    <w:p w:rsidR="0020037C" w:rsidRDefault="004474D3">
      <w:pPr>
        <w:pStyle w:val="BodyText"/>
        <w:spacing w:line="167" w:lineRule="auto"/>
      </w:pPr>
      <w:r>
        <w:rPr>
          <w:w w:val="95"/>
        </w:rPr>
        <w:t xml:space="preserve">left  </w:t>
      </w:r>
      <w:r>
        <w:rPr>
          <w:spacing w:val="29"/>
          <w:w w:val="95"/>
        </w:rPr>
        <w:t xml:space="preserve"> </w:t>
      </w:r>
      <w:r>
        <w:rPr>
          <w:w w:val="95"/>
        </w:rPr>
        <w:t xml:space="preserve">outer  </w:t>
      </w:r>
      <w:r>
        <w:rPr>
          <w:spacing w:val="30"/>
          <w:w w:val="95"/>
        </w:rPr>
        <w:t xml:space="preserve"> </w:t>
      </w:r>
      <w:r>
        <w:rPr>
          <w:w w:val="95"/>
        </w:rPr>
        <w:t>join会从左边的集合名(collection1_name)中返回所有的记录，即使在右边的集合</w:t>
      </w:r>
      <w:r>
        <w:t xml:space="preserve"> </w:t>
      </w:r>
      <w:r>
        <w:rPr>
          <w:w w:val="95"/>
        </w:rPr>
        <w:t>名(collection2_name)中没有匹配的记录。</w:t>
      </w:r>
    </w:p>
    <w:p w:rsidR="0020037C" w:rsidRDefault="0020037C">
      <w:pPr>
        <w:spacing w:before="11" w:line="200" w:lineRule="exact"/>
        <w:rPr>
          <w:sz w:val="20"/>
          <w:szCs w:val="20"/>
        </w:rPr>
      </w:pPr>
    </w:p>
    <w:p w:rsidR="0020037C" w:rsidRDefault="004474D3">
      <w:pPr>
        <w:pStyle w:val="BodyText"/>
      </w:pPr>
      <w:r>
        <w:t>语法</w:t>
      </w:r>
    </w:p>
    <w:p w:rsidR="0020037C" w:rsidRDefault="0020037C">
      <w:pPr>
        <w:spacing w:before="3" w:line="120" w:lineRule="exact"/>
        <w:rPr>
          <w:sz w:val="12"/>
          <w:szCs w:val="12"/>
        </w:rPr>
      </w:pPr>
    </w:p>
    <w:p w:rsidR="0020037C" w:rsidRDefault="004474D3">
      <w:pPr>
        <w:pStyle w:val="BodyText"/>
        <w:spacing w:line="172" w:lineRule="auto"/>
        <w:ind w:right="3707"/>
        <w:rPr>
          <w:rFonts w:ascii="仿宋" w:eastAsia="仿宋" w:hAnsi="仿宋" w:cs="仿宋"/>
        </w:rPr>
      </w:pPr>
      <w:r>
        <w:rPr>
          <w:rFonts w:ascii="仿宋" w:eastAsia="仿宋" w:hAnsi="仿宋" w:cs="仿宋"/>
        </w:rPr>
        <w:t>&lt;collection1_name | (select_set1) as &lt;alias1_name&gt; left outer join</w:t>
      </w:r>
    </w:p>
    <w:p w:rsidR="0020037C" w:rsidRDefault="004474D3">
      <w:pPr>
        <w:pStyle w:val="BodyText"/>
        <w:spacing w:line="172" w:lineRule="auto"/>
        <w:ind w:right="3707"/>
        <w:rPr>
          <w:rFonts w:ascii="仿宋" w:eastAsia="仿宋" w:hAnsi="仿宋" w:cs="仿宋"/>
        </w:rPr>
      </w:pPr>
      <w:r>
        <w:rPr>
          <w:rFonts w:ascii="仿宋" w:eastAsia="仿宋" w:hAnsi="仿宋" w:cs="仿宋"/>
        </w:rPr>
        <w:t>&lt;collection2_name | (select_set2)&gt; as &lt;alias2_name&gt; [ON condition]</w:t>
      </w:r>
    </w:p>
    <w:p w:rsidR="0020037C" w:rsidRDefault="0020037C">
      <w:pPr>
        <w:spacing w:before="3" w:line="190" w:lineRule="exact"/>
        <w:rPr>
          <w:sz w:val="19"/>
          <w:szCs w:val="19"/>
        </w:rPr>
      </w:pPr>
    </w:p>
    <w:p w:rsidR="0020037C" w:rsidRDefault="004474D3">
      <w:pPr>
        <w:pStyle w:val="BodyText"/>
      </w:pPr>
      <w:r>
        <w:t>示例</w:t>
      </w:r>
    </w:p>
    <w:p w:rsidR="0020037C" w:rsidRDefault="004474D3">
      <w:pPr>
        <w:pStyle w:val="BodyText"/>
        <w:tabs>
          <w:tab w:val="left" w:pos="1217"/>
        </w:tabs>
        <w:spacing w:before="31"/>
      </w:pPr>
      <w:r>
        <w:rPr>
          <w:rFonts w:ascii="Times New Roman" w:eastAsia="Times New Roman" w:hAnsi="Times New Roman" w:cs="Times New Roman"/>
        </w:rPr>
        <w:t>•</w:t>
      </w:r>
      <w:r>
        <w:rPr>
          <w:rFonts w:ascii="Times New Roman" w:eastAsia="Times New Roman" w:hAnsi="Times New Roman" w:cs="Times New Roman"/>
        </w:rPr>
        <w:tab/>
      </w:r>
      <w:r>
        <w:rPr>
          <w:position w:val="1"/>
        </w:rPr>
        <w:t>有员工信息表foo.emp和部门信息表foo.dept，查询员工号emp_no所在的部门名dept_name：</w:t>
      </w:r>
    </w:p>
    <w:p w:rsidR="0020037C" w:rsidRDefault="0020037C">
      <w:pPr>
        <w:spacing w:before="5" w:line="120" w:lineRule="exact"/>
        <w:rPr>
          <w:sz w:val="12"/>
          <w:szCs w:val="12"/>
        </w:rPr>
      </w:pPr>
    </w:p>
    <w:p w:rsidR="0020037C" w:rsidRDefault="004474D3">
      <w:pPr>
        <w:pStyle w:val="BodyText"/>
        <w:spacing w:line="172" w:lineRule="auto"/>
        <w:ind w:left="1317" w:hanging="100"/>
        <w:rPr>
          <w:rFonts w:ascii="仿宋" w:eastAsia="仿宋" w:hAnsi="仿宋" w:cs="仿宋"/>
        </w:rPr>
      </w:pPr>
      <w:r>
        <w:rPr>
          <w:rFonts w:ascii="仿宋" w:eastAsia="仿宋" w:hAnsi="仿宋" w:cs="仿宋"/>
        </w:rPr>
        <w:t>db.exec("select E.emp_no,D.dept_name from foo.emp as E left outer join foo.dept as D on E.dept_no=D.dept_no where D.dept_no&lt;4")</w:t>
      </w:r>
    </w:p>
    <w:p w:rsidR="0020037C" w:rsidRDefault="0020037C">
      <w:pPr>
        <w:spacing w:line="172" w:lineRule="auto"/>
        <w:rPr>
          <w:rFonts w:ascii="仿宋" w:eastAsia="仿宋" w:hAnsi="仿宋" w:cs="仿宋"/>
        </w:rPr>
        <w:sectPr w:rsidR="0020037C">
          <w:pgSz w:w="12240" w:h="15840"/>
          <w:pgMar w:top="900" w:right="1520" w:bottom="280" w:left="700" w:header="713" w:footer="0" w:gutter="0"/>
          <w:cols w:space="720"/>
        </w:sectPr>
      </w:pPr>
    </w:p>
    <w:p w:rsidR="0020037C" w:rsidRDefault="0020037C">
      <w:pPr>
        <w:spacing w:before="6" w:line="170" w:lineRule="exact"/>
        <w:rPr>
          <w:sz w:val="17"/>
          <w:szCs w:val="17"/>
        </w:rPr>
      </w:pPr>
    </w:p>
    <w:p w:rsidR="0020037C" w:rsidRDefault="0020037C">
      <w:pPr>
        <w:spacing w:line="200" w:lineRule="exact"/>
        <w:rPr>
          <w:sz w:val="20"/>
          <w:szCs w:val="20"/>
        </w:rPr>
      </w:pPr>
    </w:p>
    <w:p w:rsidR="0020037C" w:rsidRDefault="004474D3">
      <w:pPr>
        <w:pStyle w:val="Heading3"/>
        <w:spacing w:line="352" w:lineRule="exact"/>
        <w:ind w:left="113"/>
      </w:pPr>
      <w:bookmarkStart w:id="671" w:name="sql_right_outer_join"/>
      <w:bookmarkStart w:id="672" w:name="_bookmark278"/>
      <w:bookmarkEnd w:id="671"/>
      <w:bookmarkEnd w:id="672"/>
      <w:r>
        <w:rPr>
          <w:w w:val="95"/>
        </w:rPr>
        <w:t>sql</w:t>
      </w:r>
      <w:r>
        <w:rPr>
          <w:spacing w:val="3"/>
          <w:w w:val="95"/>
        </w:rPr>
        <w:t xml:space="preserve"> </w:t>
      </w:r>
      <w:r>
        <w:rPr>
          <w:w w:val="95"/>
        </w:rPr>
        <w:t>right</w:t>
      </w:r>
      <w:r>
        <w:rPr>
          <w:spacing w:val="3"/>
          <w:w w:val="95"/>
        </w:rPr>
        <w:t xml:space="preserve"> </w:t>
      </w:r>
      <w:r>
        <w:rPr>
          <w:w w:val="95"/>
        </w:rPr>
        <w:t>outer</w:t>
      </w:r>
      <w:r>
        <w:rPr>
          <w:spacing w:val="4"/>
          <w:w w:val="95"/>
        </w:rPr>
        <w:t xml:space="preserve"> </w:t>
      </w:r>
      <w:r>
        <w:rPr>
          <w:w w:val="95"/>
        </w:rPr>
        <w:t>join</w:t>
      </w:r>
    </w:p>
    <w:p w:rsidR="0020037C" w:rsidRDefault="0020037C">
      <w:pPr>
        <w:spacing w:before="9" w:line="190" w:lineRule="exact"/>
        <w:rPr>
          <w:sz w:val="19"/>
          <w:szCs w:val="19"/>
        </w:rPr>
      </w:pPr>
    </w:p>
    <w:p w:rsidR="0020037C" w:rsidRDefault="004474D3">
      <w:pPr>
        <w:pStyle w:val="BodyText"/>
        <w:ind w:left="613"/>
      </w:pPr>
      <w:r>
        <w:rPr>
          <w:w w:val="95"/>
        </w:rPr>
        <w:t>right</w:t>
      </w:r>
      <w:r>
        <w:rPr>
          <w:spacing w:val="9"/>
          <w:w w:val="95"/>
        </w:rPr>
        <w:t xml:space="preserve"> </w:t>
      </w:r>
      <w:r>
        <w:rPr>
          <w:w w:val="95"/>
        </w:rPr>
        <w:t>outer</w:t>
      </w:r>
      <w:r>
        <w:rPr>
          <w:spacing w:val="10"/>
          <w:w w:val="95"/>
        </w:rPr>
        <w:t xml:space="preserve"> </w:t>
      </w:r>
      <w:r>
        <w:rPr>
          <w:w w:val="95"/>
        </w:rPr>
        <w:t>join</w:t>
      </w:r>
      <w:r>
        <w:rPr>
          <w:spacing w:val="10"/>
          <w:w w:val="95"/>
        </w:rPr>
        <w:t xml:space="preserve"> </w:t>
      </w:r>
      <w:r>
        <w:rPr>
          <w:w w:val="95"/>
        </w:rPr>
        <w:t>语句</w:t>
      </w:r>
    </w:p>
    <w:p w:rsidR="0020037C" w:rsidRDefault="0020037C">
      <w:pPr>
        <w:spacing w:before="5" w:line="100" w:lineRule="exact"/>
        <w:rPr>
          <w:sz w:val="10"/>
          <w:szCs w:val="10"/>
        </w:rPr>
      </w:pPr>
    </w:p>
    <w:p w:rsidR="0020037C" w:rsidRDefault="004474D3">
      <w:pPr>
        <w:pStyle w:val="BodyText"/>
        <w:spacing w:line="167" w:lineRule="auto"/>
        <w:ind w:left="613" w:right="427"/>
      </w:pPr>
      <w:r>
        <w:rPr>
          <w:w w:val="95"/>
        </w:rPr>
        <w:t xml:space="preserve">right  </w:t>
      </w:r>
      <w:r>
        <w:rPr>
          <w:spacing w:val="23"/>
          <w:w w:val="95"/>
        </w:rPr>
        <w:t xml:space="preserve"> </w:t>
      </w:r>
      <w:r>
        <w:rPr>
          <w:w w:val="95"/>
        </w:rPr>
        <w:t xml:space="preserve">outer  </w:t>
      </w:r>
      <w:r>
        <w:rPr>
          <w:spacing w:val="24"/>
          <w:w w:val="95"/>
        </w:rPr>
        <w:t xml:space="preserve"> </w:t>
      </w:r>
      <w:r>
        <w:rPr>
          <w:w w:val="95"/>
        </w:rPr>
        <w:t>join会从右边的集合名(collection2_name)中返回所有的记录，即使在左边的集合</w:t>
      </w:r>
      <w:r>
        <w:t xml:space="preserve"> </w:t>
      </w:r>
      <w:r>
        <w:rPr>
          <w:w w:val="95"/>
        </w:rPr>
        <w:t>名(collection1_name)中没有匹配的记录。</w:t>
      </w:r>
    </w:p>
    <w:p w:rsidR="0020037C" w:rsidRDefault="0020037C">
      <w:pPr>
        <w:spacing w:before="11" w:line="200" w:lineRule="exact"/>
        <w:rPr>
          <w:sz w:val="20"/>
          <w:szCs w:val="20"/>
        </w:rPr>
      </w:pPr>
    </w:p>
    <w:p w:rsidR="0020037C" w:rsidRDefault="004474D3">
      <w:pPr>
        <w:pStyle w:val="BodyText"/>
        <w:ind w:left="613"/>
      </w:pPr>
      <w:r>
        <w:t>语法</w:t>
      </w:r>
    </w:p>
    <w:p w:rsidR="0020037C" w:rsidRDefault="0020037C">
      <w:pPr>
        <w:spacing w:before="3" w:line="120" w:lineRule="exact"/>
        <w:rPr>
          <w:sz w:val="12"/>
          <w:szCs w:val="12"/>
        </w:rPr>
      </w:pPr>
    </w:p>
    <w:p w:rsidR="0020037C" w:rsidRDefault="00B0609F">
      <w:pPr>
        <w:pStyle w:val="BodyText"/>
        <w:spacing w:line="172" w:lineRule="auto"/>
        <w:ind w:left="613" w:right="4547"/>
        <w:rPr>
          <w:rFonts w:ascii="仿宋" w:eastAsia="仿宋" w:hAnsi="仿宋" w:cs="仿宋"/>
        </w:rPr>
      </w:pPr>
      <w:r w:rsidRPr="00B0609F">
        <w:pict>
          <v:group id="_x0000_s2084" style="position:absolute;left:0;text-align:left;margin-left:81.7pt;margin-top:.7pt;width:473.6pt;height:42.4pt;z-index:-251344384;mso-position-horizontal-relative:page" coordorigin="1634,14" coordsize="9472,848">
            <v:shape id="_x0000_s2085" style="position:absolute;left:1634;top:14;width:9472;height:848" coordorigin="1634,14" coordsize="9472,848" path="m1634,14r9472,l11106,862r-9472,l1634,14xe" fillcolor="#efefef" stroked="f">
              <v:path arrowok="t"/>
            </v:shape>
            <w10:wrap anchorx="page"/>
          </v:group>
        </w:pict>
      </w:r>
      <w:r w:rsidR="004474D3">
        <w:rPr>
          <w:rFonts w:ascii="仿宋" w:eastAsia="仿宋" w:hAnsi="仿宋" w:cs="仿宋"/>
        </w:rPr>
        <w:t>&lt;collection1_name | (select_set1) as &lt;alias1_name&gt; right outer join</w:t>
      </w:r>
    </w:p>
    <w:p w:rsidR="0020037C" w:rsidRDefault="004474D3">
      <w:pPr>
        <w:pStyle w:val="BodyText"/>
        <w:spacing w:line="172" w:lineRule="auto"/>
        <w:ind w:left="613" w:right="4547"/>
        <w:rPr>
          <w:rFonts w:ascii="仿宋" w:eastAsia="仿宋" w:hAnsi="仿宋" w:cs="仿宋"/>
        </w:rPr>
      </w:pPr>
      <w:r>
        <w:rPr>
          <w:rFonts w:ascii="仿宋" w:eastAsia="仿宋" w:hAnsi="仿宋" w:cs="仿宋"/>
        </w:rPr>
        <w:t>&lt;collection2_name | (select_set2)&gt; as &lt;alias2_name&gt; [ON condition]</w:t>
      </w:r>
    </w:p>
    <w:p w:rsidR="0020037C" w:rsidRDefault="0020037C">
      <w:pPr>
        <w:spacing w:before="3" w:line="190" w:lineRule="exact"/>
        <w:rPr>
          <w:sz w:val="19"/>
          <w:szCs w:val="19"/>
        </w:rPr>
      </w:pPr>
    </w:p>
    <w:p w:rsidR="0020037C" w:rsidRDefault="004474D3">
      <w:pPr>
        <w:pStyle w:val="BodyText"/>
        <w:ind w:left="613"/>
      </w:pPr>
      <w:r>
        <w:t>示例</w:t>
      </w:r>
    </w:p>
    <w:p w:rsidR="0020037C" w:rsidRDefault="004474D3">
      <w:pPr>
        <w:pStyle w:val="BodyText"/>
        <w:tabs>
          <w:tab w:val="left" w:pos="897"/>
        </w:tabs>
        <w:spacing w:before="31"/>
        <w:ind w:left="613"/>
      </w:pPr>
      <w:r>
        <w:rPr>
          <w:rFonts w:ascii="Times New Roman" w:eastAsia="Times New Roman" w:hAnsi="Times New Roman" w:cs="Times New Roman"/>
        </w:rPr>
        <w:t>•</w:t>
      </w:r>
      <w:r>
        <w:rPr>
          <w:rFonts w:ascii="Times New Roman" w:eastAsia="Times New Roman" w:hAnsi="Times New Roman" w:cs="Times New Roman"/>
        </w:rPr>
        <w:tab/>
      </w:r>
      <w:r>
        <w:rPr>
          <w:position w:val="1"/>
        </w:rPr>
        <w:t>有员工信息表foo.emp和部门信息表foo.dept，查询员工号emp_no&lt;10所在的部门名dept_name：</w:t>
      </w:r>
    </w:p>
    <w:p w:rsidR="0020037C" w:rsidRDefault="0020037C">
      <w:pPr>
        <w:spacing w:before="5" w:line="120" w:lineRule="exact"/>
        <w:rPr>
          <w:sz w:val="12"/>
          <w:szCs w:val="12"/>
        </w:rPr>
      </w:pPr>
    </w:p>
    <w:p w:rsidR="0020037C" w:rsidRDefault="00B0609F">
      <w:pPr>
        <w:pStyle w:val="BodyText"/>
        <w:spacing w:line="172" w:lineRule="auto"/>
        <w:ind w:left="997" w:right="463" w:hanging="100"/>
        <w:rPr>
          <w:rFonts w:ascii="仿宋" w:eastAsia="仿宋" w:hAnsi="仿宋" w:cs="仿宋"/>
        </w:rPr>
      </w:pPr>
      <w:r w:rsidRPr="00B0609F">
        <w:pict>
          <v:group id="_x0000_s2082" style="position:absolute;left:0;text-align:left;margin-left:95.85pt;margin-top:.7pt;width:459.45pt;height:21.2pt;z-index:-251343360;mso-position-horizontal-relative:page" coordorigin="1917,14" coordsize="9189,424">
            <v:shape id="_x0000_s2083" style="position:absolute;left:1917;top:14;width:9189;height:424" coordorigin="1917,14" coordsize="9189,424" path="m1917,14r9189,l11106,438r-9189,l1917,14xe" fillcolor="#efefef" stroked="f">
              <v:path arrowok="t"/>
            </v:shape>
            <w10:wrap anchorx="page"/>
          </v:group>
        </w:pict>
      </w:r>
      <w:r w:rsidR="004474D3">
        <w:rPr>
          <w:rFonts w:ascii="仿宋" w:eastAsia="仿宋" w:hAnsi="仿宋" w:cs="仿宋"/>
        </w:rPr>
        <w:t>db.exec("select E.emp_no,D.dept_name from foo.emp as E right outer join foo.dept as D on E.dept_no=D.dept_no where E.emp_no&lt;10")</w:t>
      </w:r>
    </w:p>
    <w:p w:rsidR="0020037C" w:rsidRDefault="0020037C">
      <w:pPr>
        <w:spacing w:before="9" w:line="100" w:lineRule="exact"/>
        <w:rPr>
          <w:sz w:val="10"/>
          <w:szCs w:val="10"/>
        </w:rPr>
      </w:pPr>
    </w:p>
    <w:p w:rsidR="0020037C" w:rsidRDefault="004474D3">
      <w:pPr>
        <w:pStyle w:val="Heading3"/>
        <w:ind w:left="113"/>
      </w:pPr>
      <w:bookmarkStart w:id="673" w:name="sql_sum()"/>
      <w:bookmarkStart w:id="674" w:name="_bookmark279"/>
      <w:bookmarkEnd w:id="673"/>
      <w:bookmarkEnd w:id="674"/>
      <w:r>
        <w:rPr>
          <w:w w:val="95"/>
        </w:rPr>
        <w:t>sql</w:t>
      </w:r>
      <w:r>
        <w:rPr>
          <w:spacing w:val="11"/>
          <w:w w:val="95"/>
        </w:rPr>
        <w:t xml:space="preserve"> </w:t>
      </w:r>
      <w:r>
        <w:rPr>
          <w:w w:val="95"/>
        </w:rPr>
        <w:t>sum()</w:t>
      </w:r>
    </w:p>
    <w:p w:rsidR="0020037C" w:rsidRDefault="0020037C">
      <w:pPr>
        <w:spacing w:before="9" w:line="190" w:lineRule="exact"/>
        <w:rPr>
          <w:sz w:val="19"/>
          <w:szCs w:val="19"/>
        </w:rPr>
      </w:pPr>
    </w:p>
    <w:p w:rsidR="0020037C" w:rsidRDefault="004474D3">
      <w:pPr>
        <w:pStyle w:val="BodyText"/>
        <w:spacing w:line="251" w:lineRule="auto"/>
        <w:ind w:left="613" w:right="8347"/>
      </w:pPr>
      <w:r>
        <w:t>sum()</w:t>
      </w:r>
      <w:r>
        <w:rPr>
          <w:spacing w:val="-20"/>
        </w:rPr>
        <w:t xml:space="preserve"> </w:t>
      </w:r>
      <w:r>
        <w:t>函数 用于求和。</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080" style="position:absolute;left:0;text-align:left;margin-left:81.7pt;margin-top:6.85pt;width:473.6pt;height:10.6pt;z-index:-251342336;mso-position-horizontal-relative:page" coordorigin="1634,137" coordsize="9472,212">
            <v:shape id="_x0000_s2081"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sum(field_name) as &lt;alisa_name&gt;</w:t>
      </w:r>
    </w:p>
    <w:p w:rsidR="0020037C" w:rsidRDefault="0020037C">
      <w:pPr>
        <w:spacing w:before="8" w:line="160" w:lineRule="exact"/>
        <w:rPr>
          <w:sz w:val="16"/>
          <w:szCs w:val="16"/>
        </w:rPr>
      </w:pPr>
    </w:p>
    <w:p w:rsidR="0020037C" w:rsidRDefault="00DD1987">
      <w:pPr>
        <w:pStyle w:val="BodyText"/>
        <w:spacing w:line="139" w:lineRule="auto"/>
        <w:ind w:left="1253" w:right="3119" w:hanging="640"/>
      </w:pPr>
      <w:r>
        <w:pict>
          <v:shape id="_x0000_i1126"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1"/>
          <w:lang w:eastAsia="zh-CN"/>
        </w:rPr>
        <w:t xml:space="preserve"> </w:t>
      </w:r>
      <w:r w:rsidR="004474D3">
        <w:rPr>
          <w:lang w:eastAsia="zh-CN"/>
        </w:rPr>
        <w:t xml:space="preserve">1.使用sum函数对字段名求和，必须使用别名。 </w:t>
      </w:r>
      <w:r w:rsidR="004474D3">
        <w:t>2.对非数值型字段自动跳过。</w:t>
      </w:r>
    </w:p>
    <w:p w:rsidR="0020037C" w:rsidRDefault="0020037C">
      <w:pPr>
        <w:spacing w:before="17" w:line="200" w:lineRule="exact"/>
        <w:rPr>
          <w:sz w:val="20"/>
          <w:szCs w:val="20"/>
        </w:rPr>
      </w:pPr>
    </w:p>
    <w:p w:rsidR="0020037C" w:rsidRDefault="004474D3">
      <w:pPr>
        <w:pStyle w:val="BodyText"/>
        <w:ind w:left="613"/>
        <w:rPr>
          <w:lang w:eastAsia="zh-CN"/>
        </w:rPr>
      </w:pPr>
      <w:r>
        <w:rPr>
          <w:lang w:eastAsia="zh-CN"/>
        </w:rPr>
        <w:t>示例</w:t>
      </w:r>
    </w:p>
    <w:p w:rsidR="0020037C" w:rsidRDefault="004474D3">
      <w:pPr>
        <w:pStyle w:val="BodyText"/>
        <w:tabs>
          <w:tab w:val="left" w:pos="897"/>
        </w:tabs>
        <w:spacing w:before="31"/>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对集合bar中age字段进行求和：</w:t>
      </w:r>
    </w:p>
    <w:p w:rsidR="0020037C" w:rsidRDefault="00B0609F">
      <w:pPr>
        <w:pStyle w:val="BodyText"/>
        <w:spacing w:before="50"/>
        <w:ind w:left="897"/>
        <w:rPr>
          <w:rFonts w:ascii="仿宋" w:eastAsia="仿宋" w:hAnsi="仿宋" w:cs="仿宋"/>
        </w:rPr>
      </w:pPr>
      <w:r w:rsidRPr="00B0609F">
        <w:pict>
          <v:group id="_x0000_s2077" style="position:absolute;left:0;text-align:left;margin-left:95.85pt;margin-top:6.95pt;width:459.45pt;height:10.6pt;z-index:-251341312;mso-position-horizontal-relative:page" coordorigin="1917,139" coordsize="9189,212">
            <v:shape id="_x0000_s2078"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db.exec("select sum(age) as 年龄总和 from foo.bar")</w:t>
      </w:r>
    </w:p>
    <w:p w:rsidR="0020037C" w:rsidRDefault="0020037C">
      <w:pPr>
        <w:spacing w:before="1" w:line="100" w:lineRule="exact"/>
        <w:rPr>
          <w:sz w:val="10"/>
          <w:szCs w:val="10"/>
        </w:rPr>
      </w:pPr>
    </w:p>
    <w:p w:rsidR="0020037C" w:rsidRDefault="004474D3">
      <w:pPr>
        <w:pStyle w:val="Heading3"/>
        <w:ind w:left="113"/>
      </w:pPr>
      <w:bookmarkStart w:id="675" w:name="sql_count()"/>
      <w:bookmarkStart w:id="676" w:name="_bookmark280"/>
      <w:bookmarkEnd w:id="675"/>
      <w:bookmarkEnd w:id="676"/>
      <w:r>
        <w:rPr>
          <w:w w:val="95"/>
        </w:rPr>
        <w:t>sql</w:t>
      </w:r>
      <w:r>
        <w:rPr>
          <w:spacing w:val="-4"/>
          <w:w w:val="95"/>
        </w:rPr>
        <w:t xml:space="preserve"> </w:t>
      </w:r>
      <w:r>
        <w:rPr>
          <w:w w:val="95"/>
        </w:rPr>
        <w:t>count()</w:t>
      </w:r>
    </w:p>
    <w:p w:rsidR="0020037C" w:rsidRDefault="0020037C">
      <w:pPr>
        <w:spacing w:before="9" w:line="190" w:lineRule="exact"/>
        <w:rPr>
          <w:sz w:val="19"/>
          <w:szCs w:val="19"/>
        </w:rPr>
      </w:pPr>
    </w:p>
    <w:p w:rsidR="0020037C" w:rsidRDefault="004474D3">
      <w:pPr>
        <w:pStyle w:val="BodyText"/>
        <w:spacing w:line="251" w:lineRule="auto"/>
        <w:ind w:left="613" w:right="5266"/>
      </w:pPr>
      <w:r>
        <w:rPr>
          <w:w w:val="95"/>
        </w:rPr>
        <w:t>count()</w:t>
      </w:r>
      <w:r>
        <w:rPr>
          <w:spacing w:val="17"/>
          <w:w w:val="95"/>
        </w:rPr>
        <w:t xml:space="preserve"> </w:t>
      </w:r>
      <w:r>
        <w:rPr>
          <w:w w:val="95"/>
        </w:rPr>
        <w:t>函数</w:t>
      </w:r>
      <w:r>
        <w:t xml:space="preserve"> 用于计数，返回匹配指定字段名的条数。</w:t>
      </w:r>
    </w:p>
    <w:p w:rsidR="0020037C" w:rsidRDefault="0020037C">
      <w:pPr>
        <w:spacing w:before="4" w:line="180" w:lineRule="exact"/>
        <w:rPr>
          <w:sz w:val="18"/>
          <w:szCs w:val="18"/>
        </w:rPr>
      </w:pPr>
    </w:p>
    <w:p w:rsidR="0020037C" w:rsidRDefault="004474D3">
      <w:pPr>
        <w:pStyle w:val="BodyText"/>
        <w:ind w:left="613"/>
      </w:pPr>
      <w:r>
        <w:t>语法</w:t>
      </w:r>
    </w:p>
    <w:p w:rsidR="0020037C" w:rsidRDefault="00B0609F">
      <w:pPr>
        <w:pStyle w:val="BodyText"/>
        <w:spacing w:before="48"/>
        <w:ind w:left="613"/>
        <w:rPr>
          <w:rFonts w:ascii="仿宋" w:eastAsia="仿宋" w:hAnsi="仿宋" w:cs="仿宋"/>
        </w:rPr>
      </w:pPr>
      <w:r w:rsidRPr="00B0609F">
        <w:pict>
          <v:group id="_x0000_s2075" style="position:absolute;left:0;text-align:left;margin-left:81.7pt;margin-top:6.85pt;width:473.6pt;height:10.6pt;z-index:-251340288;mso-position-horizontal-relative:page" coordorigin="1634,137" coordsize="9472,212">
            <v:shape id="_x0000_s2076" style="position:absolute;left:1634;top:137;width:9472;height:212" coordorigin="1634,137" coordsize="9472,212" path="m1634,137r9472,l11106,349r-9472,l1634,137xe" fillcolor="#efefef" stroked="f">
              <v:path arrowok="t"/>
            </v:shape>
            <w10:wrap anchorx="page"/>
          </v:group>
        </w:pict>
      </w:r>
      <w:r w:rsidR="004474D3">
        <w:rPr>
          <w:rFonts w:ascii="仿宋" w:eastAsia="仿宋" w:hAnsi="仿宋" w:cs="仿宋"/>
        </w:rPr>
        <w:t>count(field_name) as &lt;alisa_name&gt;</w:t>
      </w:r>
    </w:p>
    <w:p w:rsidR="0020037C" w:rsidRDefault="00DD1987">
      <w:pPr>
        <w:pStyle w:val="BodyText"/>
        <w:spacing w:before="45" w:line="335" w:lineRule="auto"/>
        <w:ind w:left="613" w:right="4287"/>
        <w:rPr>
          <w:lang w:eastAsia="zh-CN"/>
        </w:rPr>
      </w:pPr>
      <w:r>
        <w:pict>
          <v:shape id="_x0000_i1127"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spacing w:val="30"/>
          <w:lang w:eastAsia="zh-CN"/>
        </w:rPr>
        <w:t xml:space="preserve"> </w:t>
      </w:r>
      <w:r w:rsidR="004474D3">
        <w:rPr>
          <w:lang w:eastAsia="zh-CN"/>
        </w:rPr>
        <w:t>1.使用count函数对字段名计数，必须使用别名。 示例</w:t>
      </w:r>
    </w:p>
    <w:p w:rsidR="0020037C" w:rsidRDefault="004474D3">
      <w:pPr>
        <w:pStyle w:val="BodyText"/>
        <w:tabs>
          <w:tab w:val="left" w:pos="897"/>
        </w:tabs>
        <w:spacing w:line="272" w:lineRule="exact"/>
        <w:ind w:left="613"/>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对集合bar中age字段进行计数：</w:t>
      </w:r>
    </w:p>
    <w:p w:rsidR="0020037C" w:rsidRDefault="00B0609F">
      <w:pPr>
        <w:pStyle w:val="BodyText"/>
        <w:spacing w:before="50"/>
        <w:ind w:left="897"/>
        <w:rPr>
          <w:rFonts w:ascii="仿宋" w:eastAsia="仿宋" w:hAnsi="仿宋" w:cs="仿宋"/>
        </w:rPr>
      </w:pPr>
      <w:r w:rsidRPr="00B0609F">
        <w:pict>
          <v:group id="_x0000_s2072" style="position:absolute;left:0;text-align:left;margin-left:95.85pt;margin-top:6.95pt;width:459.45pt;height:10.6pt;z-index:-251339264;mso-position-horizontal-relative:page" coordorigin="1917,139" coordsize="9189,212">
            <v:shape id="_x0000_s2073" style="position:absolute;left:1917;top:139;width:9189;height:212" coordorigin="1917,139" coordsize="9189,212" path="m1917,139r9189,l11106,351r-9189,l1917,139xe" fillcolor="#efefef" stroked="f">
              <v:path arrowok="t"/>
            </v:shape>
            <w10:wrap anchorx="page"/>
          </v:group>
        </w:pict>
      </w:r>
      <w:r w:rsidR="004474D3">
        <w:rPr>
          <w:rFonts w:ascii="仿宋" w:eastAsia="仿宋" w:hAnsi="仿宋" w:cs="仿宋"/>
        </w:rPr>
        <w:t>db.exec("select count(age) as 数量 from foo.bar")</w:t>
      </w:r>
    </w:p>
    <w:p w:rsidR="0020037C" w:rsidRDefault="0020037C">
      <w:pPr>
        <w:rPr>
          <w:rFonts w:ascii="仿宋" w:eastAsia="仿宋" w:hAnsi="仿宋" w:cs="仿宋"/>
        </w:rPr>
        <w:sectPr w:rsidR="0020037C">
          <w:pgSz w:w="12240" w:h="15840"/>
          <w:pgMar w:top="900" w:right="680" w:bottom="280" w:left="1020" w:header="713" w:footer="0" w:gutter="0"/>
          <w:cols w:space="720"/>
        </w:sectPr>
      </w:pPr>
    </w:p>
    <w:p w:rsidR="0020037C" w:rsidRDefault="00B0609F">
      <w:pPr>
        <w:spacing w:before="6" w:line="170" w:lineRule="exact"/>
        <w:rPr>
          <w:sz w:val="17"/>
          <w:szCs w:val="17"/>
        </w:rPr>
      </w:pPr>
      <w:r w:rsidRPr="00B0609F">
        <w:lastRenderedPageBreak/>
        <w:pict>
          <v:group id="_x0000_s2070" style="position:absolute;margin-left:81.7pt;margin-top:161.1pt;width:473.6pt;height:10.6pt;z-index:-251338240;mso-position-horizontal-relative:page;mso-position-vertical-relative:page" coordorigin="1634,3222" coordsize="9472,212">
            <v:shape id="_x0000_s2071" style="position:absolute;left:1634;top:3222;width:9472;height:212" coordorigin="1634,3222" coordsize="9472,212" path="m1634,3222r9472,l11106,3434r-9472,l1634,3222xe" fillcolor="#efefef" stroked="f">
              <v:path arrowok="t"/>
            </v:shape>
            <w10:wrap anchorx="page" anchory="page"/>
          </v:group>
        </w:pict>
      </w:r>
      <w:r w:rsidRPr="00B0609F">
        <w:pict>
          <v:group id="_x0000_s2068" style="position:absolute;margin-left:95.85pt;margin-top:261.7pt;width:459.45pt;height:10.6pt;z-index:-251337216;mso-position-horizontal-relative:page;mso-position-vertical-relative:page" coordorigin="1917,5234" coordsize="9189,212">
            <v:shape id="_x0000_s2069" style="position:absolute;left:1917;top:5234;width:9189;height:212" coordorigin="1917,5234" coordsize="9189,212" path="m1917,5234r9189,l11106,5446r-9189,l1917,5234xe" fillcolor="#efefef" stroked="f">
              <v:path arrowok="t"/>
            </v:shape>
            <w10:wrap anchorx="page" anchory="page"/>
          </v:group>
        </w:pict>
      </w:r>
      <w:r w:rsidRPr="00B0609F">
        <w:pict>
          <v:group id="_x0000_s2066" style="position:absolute;margin-left:81.7pt;margin-top:376.7pt;width:473.6pt;height:10.6pt;z-index:-251336192;mso-position-horizontal-relative:page;mso-position-vertical-relative:page" coordorigin="1634,7534" coordsize="9472,212">
            <v:shape id="_x0000_s2067" style="position:absolute;left:1634;top:7534;width:9472;height:212" coordorigin="1634,7534" coordsize="9472,212" path="m1634,7534r9472,l11106,7746r-9472,l1634,7534xe" fillcolor="#efefef" stroked="f">
              <v:path arrowok="t"/>
            </v:shape>
            <w10:wrap anchorx="page" anchory="page"/>
          </v:group>
        </w:pict>
      </w:r>
      <w:r w:rsidRPr="00B0609F">
        <w:pict>
          <v:group id="_x0000_s2064" style="position:absolute;margin-left:95.85pt;margin-top:475.7pt;width:459.45pt;height:10.6pt;z-index:-251335168;mso-position-horizontal-relative:page;mso-position-vertical-relative:page" coordorigin="1917,9514" coordsize="9189,212">
            <v:shape id="_x0000_s2065" style="position:absolute;left:1917;top:9514;width:9189;height:212" coordorigin="1917,9514" coordsize="9189,212" path="m1917,9514r9189,l11106,9726r-9189,l1917,9514xe" fillcolor="#efefef" stroked="f">
              <v:path arrowok="t"/>
            </v:shape>
            <w10:wrap anchorx="page" anchory="page"/>
          </v:group>
        </w:pict>
      </w:r>
      <w:r w:rsidRPr="00B0609F">
        <w:pict>
          <v:group id="_x0000_s2062" style="position:absolute;margin-left:81.7pt;margin-top:590.7pt;width:473.6pt;height:10.6pt;z-index:-251334144;mso-position-horizontal-relative:page;mso-position-vertical-relative:page" coordorigin="1634,11814" coordsize="9472,212">
            <v:shape id="_x0000_s2063" style="position:absolute;left:1634;top:11814;width:9472;height:212" coordorigin="1634,11814" coordsize="9472,212" path="m1634,11814r9472,l11106,12026r-9472,l1634,11814xe" fillcolor="#efefef" stroked="f">
              <v:path arrowok="t"/>
            </v:shape>
            <w10:wrap anchorx="page" anchory="page"/>
          </v:group>
        </w:pict>
      </w:r>
      <w:r w:rsidRPr="00B0609F">
        <w:pict>
          <v:group id="_x0000_s2060" style="position:absolute;margin-left:95.85pt;margin-top:689.65pt;width:459.45pt;height:10.6pt;z-index:-251333120;mso-position-horizontal-relative:page;mso-position-vertical-relative:page" coordorigin="1917,13793" coordsize="9189,212">
            <v:shape id="_x0000_s2061" style="position:absolute;left:1917;top:13793;width:9189;height:212" coordorigin="1917,13793" coordsize="9189,212" path="m1917,13793r9189,l11106,14005r-9189,l1917,13793xe" fillcolor="#efefef" stroked="f">
              <v:path arrowok="t"/>
            </v:shape>
            <w10:wrap anchorx="page" anchory="page"/>
          </v:group>
        </w:pict>
      </w:r>
    </w:p>
    <w:p w:rsidR="0020037C" w:rsidRDefault="0020037C">
      <w:pPr>
        <w:spacing w:line="200" w:lineRule="exact"/>
        <w:rPr>
          <w:sz w:val="20"/>
          <w:szCs w:val="20"/>
        </w:rPr>
      </w:pPr>
    </w:p>
    <w:p w:rsidR="0020037C" w:rsidRDefault="004474D3">
      <w:pPr>
        <w:pStyle w:val="Heading3"/>
        <w:spacing w:line="352" w:lineRule="exact"/>
      </w:pPr>
      <w:bookmarkStart w:id="677" w:name="sql_avg()"/>
      <w:bookmarkStart w:id="678" w:name="_bookmark281"/>
      <w:bookmarkEnd w:id="677"/>
      <w:bookmarkEnd w:id="678"/>
      <w:r>
        <w:rPr>
          <w:w w:val="95"/>
        </w:rPr>
        <w:t>sql</w:t>
      </w:r>
      <w:r>
        <w:rPr>
          <w:spacing w:val="-18"/>
          <w:w w:val="95"/>
        </w:rPr>
        <w:t xml:space="preserve"> </w:t>
      </w:r>
      <w:r>
        <w:rPr>
          <w:w w:val="95"/>
        </w:rPr>
        <w:t>avg()</w:t>
      </w:r>
    </w:p>
    <w:p w:rsidR="0020037C" w:rsidRDefault="0020037C">
      <w:pPr>
        <w:spacing w:before="9" w:line="190" w:lineRule="exact"/>
        <w:rPr>
          <w:sz w:val="19"/>
          <w:szCs w:val="19"/>
        </w:rPr>
      </w:pPr>
    </w:p>
    <w:p w:rsidR="0020037C" w:rsidRDefault="004474D3">
      <w:pPr>
        <w:pStyle w:val="BodyText"/>
        <w:spacing w:line="251" w:lineRule="auto"/>
        <w:ind w:right="5430"/>
      </w:pPr>
      <w:r>
        <w:rPr>
          <w:w w:val="95"/>
        </w:rPr>
        <w:t>avg()</w:t>
      </w:r>
      <w:r>
        <w:rPr>
          <w:spacing w:val="5"/>
          <w:w w:val="95"/>
        </w:rPr>
        <w:t xml:space="preserve"> </w:t>
      </w:r>
      <w:r>
        <w:rPr>
          <w:w w:val="95"/>
        </w:rPr>
        <w:t>函数</w:t>
      </w:r>
      <w:r>
        <w:t xml:space="preserve"> 用于求指定字段名的平均值。</w:t>
      </w:r>
    </w:p>
    <w:p w:rsidR="0020037C" w:rsidRDefault="0020037C">
      <w:pPr>
        <w:spacing w:before="4" w:line="180" w:lineRule="exact"/>
        <w:rPr>
          <w:sz w:val="18"/>
          <w:szCs w:val="18"/>
        </w:rPr>
      </w:pPr>
    </w:p>
    <w:p w:rsidR="0020037C" w:rsidRDefault="004474D3">
      <w:pPr>
        <w:pStyle w:val="BodyText"/>
      </w:pPr>
      <w:r>
        <w:t>语法</w:t>
      </w:r>
    </w:p>
    <w:p w:rsidR="0020037C" w:rsidRDefault="004474D3">
      <w:pPr>
        <w:pStyle w:val="BodyText"/>
        <w:spacing w:before="48"/>
        <w:rPr>
          <w:rFonts w:ascii="仿宋" w:eastAsia="仿宋" w:hAnsi="仿宋" w:cs="仿宋"/>
        </w:rPr>
      </w:pPr>
      <w:r>
        <w:rPr>
          <w:rFonts w:ascii="仿宋" w:eastAsia="仿宋" w:hAnsi="仿宋" w:cs="仿宋"/>
        </w:rPr>
        <w:t>avg(field_name) as &lt;alisa_name&gt;</w:t>
      </w:r>
    </w:p>
    <w:p w:rsidR="0020037C" w:rsidRDefault="0020037C">
      <w:pPr>
        <w:spacing w:before="8" w:line="160" w:lineRule="exact"/>
        <w:rPr>
          <w:sz w:val="16"/>
          <w:szCs w:val="16"/>
        </w:rPr>
      </w:pPr>
    </w:p>
    <w:p w:rsidR="0020037C" w:rsidRDefault="00DD1987">
      <w:pPr>
        <w:pStyle w:val="BodyText"/>
        <w:spacing w:line="139" w:lineRule="auto"/>
        <w:ind w:left="1573" w:right="2392" w:hanging="640"/>
        <w:rPr>
          <w:lang w:eastAsia="zh-CN"/>
        </w:rPr>
      </w:pPr>
      <w:r>
        <w:pict>
          <v:shape id="_x0000_i1128"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注:</w:t>
      </w:r>
      <w:r w:rsidR="004474D3">
        <w:rPr>
          <w:spacing w:val="29"/>
          <w:lang w:eastAsia="zh-CN"/>
        </w:rPr>
        <w:t xml:space="preserve"> </w:t>
      </w:r>
      <w:r w:rsidR="004474D3">
        <w:rPr>
          <w:lang w:eastAsia="zh-CN"/>
        </w:rPr>
        <w:t>1.使用avg函数对字段名求平均值，必须使用别名。 2.对非数值型字段自动跳过。</w:t>
      </w:r>
    </w:p>
    <w:p w:rsidR="0020037C" w:rsidRDefault="0020037C">
      <w:pPr>
        <w:spacing w:before="17" w:line="200" w:lineRule="exact"/>
        <w:rPr>
          <w:sz w:val="20"/>
          <w:szCs w:val="20"/>
          <w:lang w:eastAsia="zh-CN"/>
        </w:rPr>
      </w:pPr>
    </w:p>
    <w:p w:rsidR="0020037C" w:rsidRDefault="004474D3">
      <w:pPr>
        <w:pStyle w:val="BodyText"/>
        <w:rPr>
          <w:lang w:eastAsia="zh-CN"/>
        </w:rPr>
      </w:pPr>
      <w:r>
        <w:rPr>
          <w:lang w:eastAsia="zh-CN"/>
        </w:rPr>
        <w:t>示例</w:t>
      </w:r>
    </w:p>
    <w:p w:rsidR="0020037C" w:rsidRDefault="004474D3">
      <w:pPr>
        <w:pStyle w:val="BodyText"/>
        <w:tabs>
          <w:tab w:val="left" w:pos="1217"/>
        </w:tabs>
        <w:spacing w:before="31"/>
        <w:rPr>
          <w:lang w:eastAsia="zh-CN"/>
        </w:rPr>
      </w:pPr>
      <w:r>
        <w:rPr>
          <w:rFonts w:ascii="Times New Roman" w:eastAsia="Times New Roman" w:hAnsi="Times New Roman" w:cs="Times New Roman"/>
          <w:lang w:eastAsia="zh-CN"/>
        </w:rPr>
        <w:t>•</w:t>
      </w:r>
      <w:r>
        <w:rPr>
          <w:rFonts w:ascii="Times New Roman" w:eastAsia="Times New Roman" w:hAnsi="Times New Roman" w:cs="Times New Roman"/>
          <w:lang w:eastAsia="zh-CN"/>
        </w:rPr>
        <w:tab/>
      </w:r>
      <w:r>
        <w:rPr>
          <w:position w:val="1"/>
          <w:lang w:eastAsia="zh-CN"/>
        </w:rPr>
        <w:t>对集合bar中age字段进行求平均值：</w:t>
      </w:r>
    </w:p>
    <w:p w:rsidR="0020037C" w:rsidRDefault="004474D3">
      <w:pPr>
        <w:pStyle w:val="BodyText"/>
        <w:spacing w:before="50"/>
        <w:ind w:left="1217"/>
        <w:rPr>
          <w:rFonts w:ascii="仿宋" w:eastAsia="仿宋" w:hAnsi="仿宋" w:cs="仿宋"/>
        </w:rPr>
      </w:pPr>
      <w:r>
        <w:rPr>
          <w:rFonts w:ascii="仿宋" w:eastAsia="仿宋" w:hAnsi="仿宋" w:cs="仿宋"/>
        </w:rPr>
        <w:t>db.exec("select avg(age) as 平均年龄 from foo.bar")</w:t>
      </w:r>
    </w:p>
    <w:p w:rsidR="0020037C" w:rsidRDefault="0020037C">
      <w:pPr>
        <w:spacing w:before="1" w:line="100" w:lineRule="exact"/>
        <w:rPr>
          <w:sz w:val="10"/>
          <w:szCs w:val="10"/>
        </w:rPr>
      </w:pPr>
    </w:p>
    <w:p w:rsidR="0020037C" w:rsidRDefault="004474D3">
      <w:pPr>
        <w:pStyle w:val="Heading3"/>
      </w:pPr>
      <w:bookmarkStart w:id="679" w:name="sql_max()"/>
      <w:bookmarkStart w:id="680" w:name="_bookmark282"/>
      <w:bookmarkEnd w:id="679"/>
      <w:bookmarkEnd w:id="680"/>
      <w:r>
        <w:rPr>
          <w:w w:val="95"/>
        </w:rPr>
        <w:t>sql</w:t>
      </w:r>
      <w:r>
        <w:rPr>
          <w:spacing w:val="11"/>
          <w:w w:val="95"/>
        </w:rPr>
        <w:t xml:space="preserve"> </w:t>
      </w:r>
      <w:r>
        <w:rPr>
          <w:w w:val="95"/>
        </w:rPr>
        <w:t>max()</w:t>
      </w:r>
    </w:p>
    <w:p w:rsidR="0020037C" w:rsidRDefault="0020037C">
      <w:pPr>
        <w:spacing w:before="9" w:line="190" w:lineRule="exact"/>
        <w:rPr>
          <w:sz w:val="19"/>
          <w:szCs w:val="19"/>
        </w:rPr>
      </w:pPr>
    </w:p>
    <w:p w:rsidR="0020037C" w:rsidRDefault="004474D3">
      <w:pPr>
        <w:pStyle w:val="BodyText"/>
        <w:spacing w:line="251" w:lineRule="auto"/>
        <w:ind w:right="5430"/>
      </w:pPr>
      <w:r>
        <w:t>max()</w:t>
      </w:r>
      <w:r>
        <w:rPr>
          <w:spacing w:val="-19"/>
        </w:rPr>
        <w:t xml:space="preserve"> </w:t>
      </w:r>
      <w:r>
        <w:t>函数 用于返回指定字段名的最大值。</w:t>
      </w:r>
    </w:p>
    <w:p w:rsidR="0020037C" w:rsidRDefault="0020037C">
      <w:pPr>
        <w:spacing w:before="4" w:line="180" w:lineRule="exact"/>
        <w:rPr>
          <w:sz w:val="18"/>
          <w:szCs w:val="18"/>
        </w:rPr>
      </w:pPr>
    </w:p>
    <w:p w:rsidR="0020037C" w:rsidRDefault="004474D3">
      <w:pPr>
        <w:pStyle w:val="BodyText"/>
      </w:pPr>
      <w:r>
        <w:t>语法</w:t>
      </w:r>
    </w:p>
    <w:p w:rsidR="0020037C" w:rsidRDefault="004474D3">
      <w:pPr>
        <w:pStyle w:val="BodyText"/>
        <w:spacing w:before="48"/>
        <w:rPr>
          <w:rFonts w:ascii="仿宋" w:eastAsia="仿宋" w:hAnsi="仿宋" w:cs="仿宋"/>
        </w:rPr>
      </w:pPr>
      <w:r>
        <w:rPr>
          <w:rFonts w:ascii="仿宋" w:eastAsia="仿宋" w:hAnsi="仿宋" w:cs="仿宋"/>
        </w:rPr>
        <w:t>max(field_name) as &lt;alisa_name&gt;</w:t>
      </w:r>
    </w:p>
    <w:p w:rsidR="0020037C" w:rsidRDefault="00DD1987">
      <w:pPr>
        <w:pStyle w:val="BodyText"/>
        <w:spacing w:before="45" w:line="335" w:lineRule="auto"/>
        <w:ind w:right="2608"/>
      </w:pPr>
      <w:r>
        <w:pict>
          <v:shape id="_x0000_i1129"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5"/>
          <w:lang w:eastAsia="zh-CN"/>
        </w:rPr>
        <w:t xml:space="preserve"> </w:t>
      </w:r>
      <w:r w:rsidR="004474D3">
        <w:rPr>
          <w:lang w:eastAsia="zh-CN"/>
        </w:rPr>
        <w:t xml:space="preserve">1.使用max函数返回字段名的最大值时，必须使用别名。 </w:t>
      </w:r>
      <w:r w:rsidR="004474D3">
        <w:t>示例</w:t>
      </w:r>
    </w:p>
    <w:p w:rsidR="0020037C" w:rsidRDefault="004474D3">
      <w:pPr>
        <w:pStyle w:val="BodyText"/>
        <w:tabs>
          <w:tab w:val="left" w:pos="1217"/>
        </w:tabs>
        <w:spacing w:line="272"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对集合bar中age字段返回最大值：</w:t>
      </w:r>
    </w:p>
    <w:p w:rsidR="0020037C" w:rsidRDefault="004474D3">
      <w:pPr>
        <w:pStyle w:val="BodyText"/>
        <w:spacing w:before="50"/>
        <w:ind w:left="1217"/>
        <w:rPr>
          <w:rFonts w:ascii="仿宋" w:eastAsia="仿宋" w:hAnsi="仿宋" w:cs="仿宋"/>
        </w:rPr>
      </w:pPr>
      <w:r>
        <w:rPr>
          <w:rFonts w:ascii="仿宋" w:eastAsia="仿宋" w:hAnsi="仿宋" w:cs="仿宋"/>
        </w:rPr>
        <w:t>db.exec("select max(age) as 最大年龄 from foo.bar")</w:t>
      </w:r>
    </w:p>
    <w:p w:rsidR="0020037C" w:rsidRDefault="0020037C">
      <w:pPr>
        <w:spacing w:before="1" w:line="100" w:lineRule="exact"/>
        <w:rPr>
          <w:sz w:val="10"/>
          <w:szCs w:val="10"/>
        </w:rPr>
      </w:pPr>
    </w:p>
    <w:p w:rsidR="0020037C" w:rsidRDefault="004474D3">
      <w:pPr>
        <w:pStyle w:val="Heading3"/>
      </w:pPr>
      <w:bookmarkStart w:id="681" w:name="sql_min()"/>
      <w:bookmarkStart w:id="682" w:name="_bookmark283"/>
      <w:bookmarkEnd w:id="681"/>
      <w:bookmarkEnd w:id="682"/>
      <w:r>
        <w:rPr>
          <w:w w:val="95"/>
        </w:rPr>
        <w:t>sql</w:t>
      </w:r>
      <w:r>
        <w:rPr>
          <w:spacing w:val="10"/>
          <w:w w:val="95"/>
        </w:rPr>
        <w:t xml:space="preserve"> </w:t>
      </w:r>
      <w:r>
        <w:rPr>
          <w:w w:val="95"/>
        </w:rPr>
        <w:t>min()</w:t>
      </w:r>
    </w:p>
    <w:p w:rsidR="0020037C" w:rsidRDefault="0020037C">
      <w:pPr>
        <w:spacing w:before="9" w:line="190" w:lineRule="exact"/>
        <w:rPr>
          <w:sz w:val="19"/>
          <w:szCs w:val="19"/>
        </w:rPr>
      </w:pPr>
    </w:p>
    <w:p w:rsidR="0020037C" w:rsidRDefault="004474D3">
      <w:pPr>
        <w:pStyle w:val="BodyText"/>
        <w:spacing w:line="251" w:lineRule="auto"/>
        <w:ind w:right="5430"/>
      </w:pPr>
      <w:r>
        <w:t>min()</w:t>
      </w:r>
      <w:r>
        <w:rPr>
          <w:spacing w:val="-18"/>
        </w:rPr>
        <w:t xml:space="preserve"> </w:t>
      </w:r>
      <w:r>
        <w:t>函数 用于返回指定字段名的最小值。</w:t>
      </w:r>
    </w:p>
    <w:p w:rsidR="0020037C" w:rsidRDefault="0020037C">
      <w:pPr>
        <w:spacing w:before="4" w:line="180" w:lineRule="exact"/>
        <w:rPr>
          <w:sz w:val="18"/>
          <w:szCs w:val="18"/>
        </w:rPr>
      </w:pPr>
    </w:p>
    <w:p w:rsidR="0020037C" w:rsidRDefault="004474D3">
      <w:pPr>
        <w:pStyle w:val="BodyText"/>
      </w:pPr>
      <w:r>
        <w:t>语法</w:t>
      </w:r>
    </w:p>
    <w:p w:rsidR="0020037C" w:rsidRDefault="004474D3">
      <w:pPr>
        <w:pStyle w:val="BodyText"/>
        <w:spacing w:before="48"/>
        <w:rPr>
          <w:rFonts w:ascii="仿宋" w:eastAsia="仿宋" w:hAnsi="仿宋" w:cs="仿宋"/>
        </w:rPr>
      </w:pPr>
      <w:r>
        <w:rPr>
          <w:rFonts w:ascii="仿宋" w:eastAsia="仿宋" w:hAnsi="仿宋" w:cs="仿宋"/>
        </w:rPr>
        <w:t>min(field_name) as &lt;alisa_name&gt;</w:t>
      </w:r>
    </w:p>
    <w:p w:rsidR="0020037C" w:rsidRDefault="00DD1987">
      <w:pPr>
        <w:pStyle w:val="BodyText"/>
        <w:spacing w:before="45" w:line="335" w:lineRule="auto"/>
        <w:ind w:right="2608"/>
      </w:pPr>
      <w:r>
        <w:pict>
          <v:shape id="_x0000_i1130" type="#_x0000_t75" style="width:24.2pt;height:24.2pt;mso-position-horizontal-relative:char;mso-position-vertical-relative:line">
            <v:imagedata r:id="rId21" o:title=""/>
          </v:shape>
        </w:pict>
      </w:r>
      <w:r w:rsidR="004474D3">
        <w:rPr>
          <w:rFonts w:ascii="Times New Roman" w:eastAsia="Times New Roman" w:hAnsi="Times New Roman" w:cs="Times New Roman"/>
          <w:lang w:eastAsia="zh-CN"/>
        </w:rPr>
        <w:t xml:space="preserve">   </w:t>
      </w:r>
      <w:r w:rsidR="004474D3">
        <w:rPr>
          <w:lang w:eastAsia="zh-CN"/>
        </w:rPr>
        <w:t xml:space="preserve">注: </w:t>
      </w:r>
      <w:r w:rsidR="004474D3">
        <w:rPr>
          <w:spacing w:val="2"/>
          <w:lang w:eastAsia="zh-CN"/>
        </w:rPr>
        <w:t xml:space="preserve"> </w:t>
      </w:r>
      <w:r w:rsidR="004474D3">
        <w:rPr>
          <w:lang w:eastAsia="zh-CN"/>
        </w:rPr>
        <w:t xml:space="preserve">1.使用min函数返回字段名的最小值时，必须使用别名。 </w:t>
      </w:r>
      <w:r w:rsidR="004474D3">
        <w:t>示例</w:t>
      </w:r>
    </w:p>
    <w:p w:rsidR="0020037C" w:rsidRDefault="004474D3">
      <w:pPr>
        <w:pStyle w:val="BodyText"/>
        <w:tabs>
          <w:tab w:val="left" w:pos="1217"/>
        </w:tabs>
        <w:spacing w:line="272" w:lineRule="exact"/>
      </w:pPr>
      <w:r>
        <w:rPr>
          <w:rFonts w:ascii="Times New Roman" w:eastAsia="Times New Roman" w:hAnsi="Times New Roman" w:cs="Times New Roman"/>
        </w:rPr>
        <w:t>•</w:t>
      </w:r>
      <w:r>
        <w:rPr>
          <w:rFonts w:ascii="Times New Roman" w:eastAsia="Times New Roman" w:hAnsi="Times New Roman" w:cs="Times New Roman"/>
        </w:rPr>
        <w:tab/>
      </w:r>
      <w:r>
        <w:rPr>
          <w:position w:val="1"/>
        </w:rPr>
        <w:t>对集合bar中age字段返回最小值：</w:t>
      </w:r>
    </w:p>
    <w:p w:rsidR="0020037C" w:rsidRDefault="004474D3">
      <w:pPr>
        <w:pStyle w:val="BodyText"/>
        <w:spacing w:before="50"/>
        <w:ind w:left="1217"/>
        <w:rPr>
          <w:rFonts w:ascii="仿宋" w:eastAsia="仿宋" w:hAnsi="仿宋" w:cs="仿宋"/>
        </w:rPr>
      </w:pPr>
      <w:r>
        <w:rPr>
          <w:rFonts w:ascii="仿宋" w:eastAsia="仿宋" w:hAnsi="仿宋" w:cs="仿宋"/>
        </w:rPr>
        <w:t>db.exec("select min(age) as 最小年龄 from foo.bar")</w:t>
      </w:r>
    </w:p>
    <w:p w:rsidR="0020037C" w:rsidRDefault="0020037C">
      <w:pPr>
        <w:rPr>
          <w:rFonts w:ascii="仿宋" w:eastAsia="仿宋" w:hAnsi="仿宋" w:cs="仿宋"/>
        </w:rPr>
        <w:sectPr w:rsidR="0020037C">
          <w:pgSz w:w="12240" w:h="15840"/>
          <w:pgMar w:top="900" w:right="1720" w:bottom="280" w:left="700" w:header="713" w:footer="0" w:gutter="0"/>
          <w:cols w:space="720"/>
        </w:sectPr>
      </w:pPr>
    </w:p>
    <w:p w:rsidR="0020037C" w:rsidRDefault="0020037C">
      <w:pPr>
        <w:spacing w:line="200" w:lineRule="exact"/>
        <w:rPr>
          <w:sz w:val="20"/>
          <w:szCs w:val="20"/>
        </w:rPr>
      </w:pPr>
    </w:p>
    <w:p w:rsidR="0020037C" w:rsidRDefault="0020037C">
      <w:pPr>
        <w:spacing w:line="200" w:lineRule="exact"/>
        <w:rPr>
          <w:sz w:val="20"/>
          <w:szCs w:val="20"/>
        </w:rPr>
      </w:pPr>
    </w:p>
    <w:p w:rsidR="0020037C" w:rsidRDefault="0020037C">
      <w:pPr>
        <w:spacing w:before="19" w:line="200" w:lineRule="exact"/>
        <w:rPr>
          <w:sz w:val="20"/>
          <w:szCs w:val="20"/>
        </w:rPr>
      </w:pPr>
    </w:p>
    <w:p w:rsidR="0020037C" w:rsidRDefault="00B0609F">
      <w:pPr>
        <w:pStyle w:val="Heading2"/>
        <w:spacing w:line="394" w:lineRule="exact"/>
        <w:ind w:left="113"/>
      </w:pPr>
      <w:r>
        <w:pict>
          <v:group id="_x0000_s2055" style="position:absolute;left:0;text-align:left;margin-left:56.7pt;margin-top:21.4pt;width:498.6pt;height:.1pt;z-index:-251332096;mso-position-horizontal-relative:page" coordorigin="1134,428" coordsize="9972,2">
            <v:shape id="_x0000_s2056" style="position:absolute;left:1134;top:428;width:9972;height:2" coordorigin="1134,428" coordsize="9972,0" path="m1134,428r9972,e" filled="f" strokeweight="1pt">
              <v:path arrowok="t"/>
            </v:shape>
            <w10:wrap anchorx="page"/>
          </v:group>
        </w:pict>
      </w:r>
      <w:bookmarkStart w:id="683" w:name="SQL_to_sequoiadb_映射表"/>
      <w:bookmarkStart w:id="684" w:name="_bookmark284"/>
      <w:bookmarkEnd w:id="683"/>
      <w:bookmarkEnd w:id="684"/>
      <w:r w:rsidR="004474D3">
        <w:rPr>
          <w:w w:val="95"/>
        </w:rPr>
        <w:t>SQL</w:t>
      </w:r>
      <w:r w:rsidR="004474D3">
        <w:rPr>
          <w:spacing w:val="7"/>
          <w:w w:val="95"/>
        </w:rPr>
        <w:t xml:space="preserve"> </w:t>
      </w:r>
      <w:r w:rsidR="004474D3">
        <w:rPr>
          <w:w w:val="95"/>
        </w:rPr>
        <w:t>to</w:t>
      </w:r>
      <w:r w:rsidR="004474D3">
        <w:rPr>
          <w:spacing w:val="8"/>
          <w:w w:val="95"/>
        </w:rPr>
        <w:t xml:space="preserve"> </w:t>
      </w:r>
      <w:r w:rsidR="004474D3">
        <w:rPr>
          <w:w w:val="95"/>
        </w:rPr>
        <w:t>sequoiadb</w:t>
      </w:r>
      <w:r w:rsidR="004474D3">
        <w:rPr>
          <w:spacing w:val="8"/>
          <w:w w:val="95"/>
        </w:rPr>
        <w:t xml:space="preserve"> </w:t>
      </w:r>
      <w:r w:rsidR="004474D3">
        <w:rPr>
          <w:w w:val="95"/>
        </w:rPr>
        <w:t>映射表</w:t>
      </w:r>
      <w:ins w:id="685" w:author="qiushanggao" w:date="2013-11-06T16:03:00Z">
        <w:r w:rsidR="00BC57BE">
          <w:rPr>
            <w:rFonts w:asciiTheme="minorEastAsia" w:eastAsiaTheme="minorEastAsia" w:hAnsiTheme="minorEastAsia" w:hint="eastAsia"/>
            <w:w w:val="95"/>
            <w:lang w:eastAsia="zh-CN"/>
          </w:rPr>
          <w:t>(武赟)</w:t>
        </w:r>
      </w:ins>
    </w:p>
    <w:p w:rsidR="0020037C" w:rsidRDefault="0020037C">
      <w:pPr>
        <w:spacing w:before="3" w:line="220" w:lineRule="exact"/>
      </w:pPr>
    </w:p>
    <w:p w:rsidR="0020037C" w:rsidRDefault="004474D3">
      <w:pPr>
        <w:pStyle w:val="BodyText"/>
        <w:ind w:left="613"/>
      </w:pPr>
      <w:r>
        <w:t>概念和术语</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SQL</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database</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database</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table</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collection</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row</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document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BSON</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document</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column</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field</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index</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index</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joins</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embedded</w:t>
            </w:r>
            <w:r>
              <w:rPr>
                <w:rFonts w:ascii="Microsoft JhengHei" w:eastAsia="Microsoft JhengHei" w:hAnsi="Microsoft JhengHei" w:cs="Microsoft JhengHei"/>
                <w:spacing w:val="-12"/>
                <w:w w:val="95"/>
                <w:sz w:val="14"/>
                <w:szCs w:val="14"/>
              </w:rPr>
              <w:t xml:space="preserve"> </w:t>
            </w:r>
            <w:r>
              <w:rPr>
                <w:rFonts w:ascii="Microsoft JhengHei" w:eastAsia="Microsoft JhengHei" w:hAnsi="Microsoft JhengHei" w:cs="Microsoft JhengHei"/>
                <w:w w:val="95"/>
                <w:sz w:val="14"/>
                <w:szCs w:val="14"/>
              </w:rPr>
              <w:t>documents</w:t>
            </w:r>
          </w:p>
        </w:tc>
      </w:tr>
      <w:tr w:rsidR="0020037C">
        <w:trPr>
          <w:trHeight w:hRule="exact" w:val="659"/>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primary</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key</w:t>
            </w:r>
          </w:p>
          <w:p w:rsidR="0020037C" w:rsidRDefault="004474D3">
            <w:pPr>
              <w:pStyle w:val="TableParagraph"/>
              <w:spacing w:before="83"/>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指定任何唯一的列作为主键</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primary</w:t>
            </w:r>
            <w:r>
              <w:rPr>
                <w:rFonts w:ascii="Microsoft JhengHei" w:eastAsia="Microsoft JhengHei" w:hAnsi="Microsoft JhengHei" w:cs="Microsoft JhengHei"/>
                <w:spacing w:val="10"/>
                <w:w w:val="95"/>
                <w:sz w:val="14"/>
                <w:szCs w:val="14"/>
              </w:rPr>
              <w:t xml:space="preserve"> </w:t>
            </w:r>
            <w:r>
              <w:rPr>
                <w:rFonts w:ascii="Microsoft JhengHei" w:eastAsia="Microsoft JhengHei" w:hAnsi="Microsoft JhengHei" w:cs="Microsoft JhengHei"/>
                <w:w w:val="95"/>
                <w:sz w:val="14"/>
                <w:szCs w:val="14"/>
              </w:rPr>
              <w:t>key</w:t>
            </w:r>
          </w:p>
          <w:p w:rsidR="0020037C" w:rsidRDefault="004474D3">
            <w:pPr>
              <w:pStyle w:val="TableParagraph"/>
              <w:spacing w:before="83"/>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 xml:space="preserve">在Sequoiadb中，primary   </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key是自动创建到记录的_id字段名中</w:t>
            </w:r>
          </w:p>
        </w:tc>
      </w:tr>
    </w:tbl>
    <w:p w:rsidR="0020037C" w:rsidRDefault="0020037C">
      <w:pPr>
        <w:spacing w:before="3" w:line="200" w:lineRule="exact"/>
        <w:rPr>
          <w:sz w:val="20"/>
          <w:szCs w:val="20"/>
        </w:rPr>
      </w:pPr>
    </w:p>
    <w:p w:rsidR="0020037C" w:rsidRDefault="004474D3">
      <w:pPr>
        <w:pStyle w:val="BodyText"/>
        <w:spacing w:line="310" w:lineRule="exact"/>
        <w:ind w:left="613"/>
      </w:pPr>
      <w:r>
        <w:rPr>
          <w:w w:val="95"/>
        </w:rPr>
        <w:t>Create和Alter</w:t>
      </w:r>
    </w:p>
    <w:p w:rsidR="0020037C" w:rsidRDefault="00B0609F">
      <w:pPr>
        <w:pStyle w:val="BodyText"/>
        <w:spacing w:before="16"/>
        <w:ind w:left="613"/>
        <w:rPr>
          <w:lang w:eastAsia="zh-CN"/>
        </w:rPr>
      </w:pPr>
      <w:r>
        <w:pict>
          <v:shape id="_x0000_s2054" type="#_x0000_t202" style="position:absolute;left:0;text-align:left;margin-left:81.2pt;margin-top:21.35pt;width:475.1pt;height:280.2pt;z-index:-251331072;mso-position-horizontal-relative:page" filled="f" stroked="f">
            <v:textbox inset="0,0,0,0">
              <w:txbxContent>
                <w:tbl>
                  <w:tblPr>
                    <w:tblW w:w="0" w:type="auto"/>
                    <w:tblLayout w:type="fixed"/>
                    <w:tblCellMar>
                      <w:left w:w="0" w:type="dxa"/>
                      <w:right w:w="0" w:type="dxa"/>
                    </w:tblCellMar>
                    <w:tblLook w:val="01E0"/>
                  </w:tblPr>
                  <w:tblGrid>
                    <w:gridCol w:w="2915"/>
                    <w:gridCol w:w="3400"/>
                    <w:gridCol w:w="3157"/>
                  </w:tblGrid>
                  <w:tr w:rsidR="005807CE">
                    <w:trPr>
                      <w:trHeight w:hRule="exact" w:val="295"/>
                    </w:trPr>
                    <w:tc>
                      <w:tcPr>
                        <w:tcW w:w="2915"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语句</w:t>
                        </w:r>
                      </w:p>
                    </w:tc>
                    <w:tc>
                      <w:tcPr>
                        <w:tcW w:w="3399" w:type="dxa"/>
                        <w:tcBorders>
                          <w:top w:val="single" w:sz="8" w:space="0" w:color="000000"/>
                          <w:left w:val="nil"/>
                          <w:bottom w:val="single" w:sz="8" w:space="0" w:color="000000"/>
                          <w:right w:val="single" w:sz="8" w:space="0" w:color="000000"/>
                        </w:tcBorders>
                      </w:tcPr>
                      <w:p w:rsidR="005807CE" w:rsidRDefault="005807CE">
                        <w:pPr>
                          <w:pStyle w:val="TableParagraph"/>
                          <w:spacing w:line="212" w:lineRule="exact"/>
                          <w:ind w:left="29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相关链接</w:t>
                        </w:r>
                      </w:p>
                    </w:tc>
                  </w:tr>
                  <w:tr w:rsidR="005807CE">
                    <w:trPr>
                      <w:trHeight w:hRule="exact" w:val="270"/>
                    </w:trPr>
                    <w:tc>
                      <w:tcPr>
                        <w:tcW w:w="2915" w:type="dxa"/>
                        <w:tcBorders>
                          <w:top w:val="single" w:sz="8" w:space="0" w:color="000000"/>
                          <w:left w:val="single" w:sz="8" w:space="0" w:color="000000"/>
                          <w:bottom w:val="nil"/>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create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w:t>
                        </w:r>
                      </w:p>
                    </w:tc>
                    <w:tc>
                      <w:tcPr>
                        <w:tcW w:w="3399" w:type="dxa"/>
                        <w:tcBorders>
                          <w:top w:val="single" w:sz="8" w:space="0" w:color="000000"/>
                          <w:left w:val="nil"/>
                          <w:bottom w:val="nil"/>
                          <w:right w:val="single" w:sz="8" w:space="0" w:color="000000"/>
                        </w:tcBorders>
                      </w:tcPr>
                      <w:p w:rsidR="005807CE" w:rsidRDefault="005807CE">
                        <w:pPr>
                          <w:pStyle w:val="TableParagraph"/>
                          <w:spacing w:line="217" w:lineRule="exact"/>
                          <w:ind w:left="291"/>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在第一次做插入操作时隐式创建集合，如果未指</w:t>
                        </w:r>
                      </w:p>
                    </w:tc>
                    <w:tc>
                      <w:tcPr>
                        <w:tcW w:w="3157" w:type="dxa"/>
                        <w:vMerge w:val="restart"/>
                        <w:tcBorders>
                          <w:top w:val="single" w:sz="8" w:space="0" w:color="000000"/>
                          <w:left w:val="single" w:sz="8" w:space="0" w:color="000000"/>
                          <w:right w:val="single" w:sz="8" w:space="0" w:color="000000"/>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173" w:history="1">
                          <w:r w:rsidR="005807CE">
                            <w:rPr>
                              <w:rFonts w:ascii="Microsoft JhengHei" w:eastAsia="Microsoft JhengHei" w:hAnsi="Microsoft JhengHei" w:cs="Microsoft JhengHei"/>
                              <w:color w:val="0000FF"/>
                              <w:w w:val="95"/>
                              <w:sz w:val="14"/>
                              <w:szCs w:val="14"/>
                            </w:rPr>
                            <w:t>insert()</w:t>
                          </w:r>
                          <w:r w:rsidR="005807CE">
                            <w:rPr>
                              <w:rFonts w:ascii="Microsoft JhengHei" w:eastAsia="Microsoft JhengHei" w:hAnsi="Microsoft JhengHei" w:cs="Microsoft JhengHei"/>
                              <w:color w:val="0000FF"/>
                              <w:spacing w:val="9"/>
                              <w:w w:val="95"/>
                              <w:sz w:val="14"/>
                              <w:szCs w:val="14"/>
                            </w:rPr>
                            <w:t xml:space="preserve"> </w:t>
                          </w:r>
                          <w:r w:rsidR="005807CE">
                            <w:rPr>
                              <w:rFonts w:ascii="Microsoft JhengHei" w:eastAsia="Microsoft JhengHei" w:hAnsi="Microsoft JhengHei" w:cs="Microsoft JhengHei"/>
                              <w:color w:val="0000FF"/>
                              <w:w w:val="95"/>
                              <w:sz w:val="14"/>
                              <w:szCs w:val="14"/>
                            </w:rPr>
                            <w:t>,</w:t>
                          </w:r>
                          <w:r w:rsidR="005807CE">
                            <w:rPr>
                              <w:rFonts w:ascii="Microsoft JhengHei" w:eastAsia="Microsoft JhengHei" w:hAnsi="Microsoft JhengHei" w:cs="Microsoft JhengHei"/>
                              <w:color w:val="0000FF"/>
                              <w:spacing w:val="9"/>
                              <w:w w:val="95"/>
                              <w:sz w:val="14"/>
                              <w:szCs w:val="14"/>
                            </w:rPr>
                            <w:t xml:space="preserve"> </w:t>
                          </w:r>
                        </w:hyperlink>
                        <w:hyperlink w:anchor="_bookmark170" w:history="1">
                          <w:r w:rsidR="005807CE">
                            <w:rPr>
                              <w:rFonts w:ascii="Microsoft JhengHei" w:eastAsia="Microsoft JhengHei" w:hAnsi="Microsoft JhengHei" w:cs="Microsoft JhengHei"/>
                              <w:color w:val="0000FF"/>
                              <w:w w:val="95"/>
                              <w:sz w:val="14"/>
                              <w:szCs w:val="14"/>
                            </w:rPr>
                            <w:t>createCL()</w:t>
                          </w:r>
                        </w:hyperlink>
                      </w:p>
                    </w:tc>
                  </w:tr>
                  <w:tr w:rsidR="005807CE">
                    <w:trPr>
                      <w:trHeight w:hRule="exact" w:val="324"/>
                    </w:trPr>
                    <w:tc>
                      <w:tcPr>
                        <w:tcW w:w="2915" w:type="dxa"/>
                        <w:tcBorders>
                          <w:top w:val="nil"/>
                          <w:left w:val="single" w:sz="8" w:space="0" w:color="000000"/>
                          <w:bottom w:val="nil"/>
                          <w:right w:val="nil"/>
                        </w:tcBorders>
                      </w:tcPr>
                      <w:p w:rsidR="005807CE" w:rsidRDefault="005807CE">
                        <w:pPr>
                          <w:pStyle w:val="TableParagraph"/>
                          <w:spacing w:before="40"/>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id</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not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null,</w:t>
                        </w:r>
                      </w:p>
                    </w:tc>
                    <w:tc>
                      <w:tcPr>
                        <w:tcW w:w="3399" w:type="dxa"/>
                        <w:tcBorders>
                          <w:top w:val="nil"/>
                          <w:left w:val="nil"/>
                          <w:bottom w:val="nil"/>
                          <w:right w:val="single" w:sz="8" w:space="0" w:color="000000"/>
                        </w:tcBorders>
                      </w:tcPr>
                      <w:p w:rsidR="005807CE" w:rsidRDefault="005807CE">
                        <w:pPr>
                          <w:pStyle w:val="TableParagraph"/>
                          <w:spacing w:line="197" w:lineRule="exact"/>
                          <w:ind w:left="29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定_id字段，_id字段自动添加</w:t>
                        </w:r>
                      </w:p>
                    </w:tc>
                    <w:tc>
                      <w:tcPr>
                        <w:tcW w:w="3157" w:type="dxa"/>
                        <w:vMerge/>
                        <w:tcBorders>
                          <w:left w:val="single" w:sz="8" w:space="0" w:color="000000"/>
                          <w:right w:val="single" w:sz="8" w:space="0" w:color="000000"/>
                        </w:tcBorders>
                      </w:tcPr>
                      <w:p w:rsidR="005807CE" w:rsidRDefault="005807CE"/>
                    </w:tc>
                  </w:tr>
                  <w:tr w:rsidR="005807CE">
                    <w:trPr>
                      <w:trHeight w:hRule="exact" w:val="324"/>
                    </w:trPr>
                    <w:tc>
                      <w:tcPr>
                        <w:tcW w:w="2915" w:type="dxa"/>
                        <w:tcBorders>
                          <w:top w:val="nil"/>
                          <w:left w:val="single" w:sz="8" w:space="0" w:color="000000"/>
                          <w:bottom w:val="nil"/>
                          <w:right w:val="nil"/>
                        </w:tcBorders>
                      </w:tcPr>
                      <w:p w:rsidR="005807CE" w:rsidRDefault="005807CE">
                        <w:pPr>
                          <w:pStyle w:val="TableParagraph"/>
                          <w:spacing w:before="40"/>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stu_id</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varchar(50),</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age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number</w:t>
                        </w:r>
                      </w:p>
                    </w:tc>
                    <w:tc>
                      <w:tcPr>
                        <w:tcW w:w="3399" w:type="dxa"/>
                        <w:tcBorders>
                          <w:top w:val="nil"/>
                          <w:left w:val="nil"/>
                          <w:bottom w:val="nil"/>
                          <w:right w:val="single" w:sz="8" w:space="0" w:color="000000"/>
                        </w:tcBorders>
                      </w:tcPr>
                      <w:p w:rsidR="005807CE" w:rsidRDefault="005807CE">
                        <w:pPr>
                          <w:pStyle w:val="TableParagraph"/>
                          <w:spacing w:line="197" w:lineRule="exact"/>
                          <w:ind w:left="29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db.collectionspace.student({stu_id:"01",age:20})</w:t>
                        </w:r>
                      </w:p>
                    </w:tc>
                    <w:tc>
                      <w:tcPr>
                        <w:tcW w:w="3157" w:type="dxa"/>
                        <w:vMerge/>
                        <w:tcBorders>
                          <w:left w:val="single" w:sz="8" w:space="0" w:color="000000"/>
                          <w:right w:val="single" w:sz="8" w:space="0" w:color="000000"/>
                        </w:tcBorders>
                      </w:tcPr>
                      <w:p w:rsidR="005807CE" w:rsidRDefault="005807CE"/>
                    </w:tc>
                  </w:tr>
                  <w:tr w:rsidR="005807CE">
                    <w:trPr>
                      <w:trHeight w:hRule="exact" w:val="324"/>
                    </w:trPr>
                    <w:tc>
                      <w:tcPr>
                        <w:tcW w:w="2915" w:type="dxa"/>
                        <w:vMerge w:val="restart"/>
                        <w:tcBorders>
                          <w:top w:val="nil"/>
                          <w:left w:val="single" w:sz="8" w:space="0" w:color="000000"/>
                          <w:right w:val="nil"/>
                        </w:tcBorders>
                      </w:tcPr>
                      <w:p w:rsidR="005807CE" w:rsidRDefault="005807CE">
                        <w:pPr>
                          <w:pStyle w:val="TableParagraph"/>
                          <w:spacing w:before="40"/>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primary</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key(id)</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w:t>
                        </w:r>
                      </w:p>
                    </w:tc>
                    <w:tc>
                      <w:tcPr>
                        <w:tcW w:w="3399" w:type="dxa"/>
                        <w:tcBorders>
                          <w:top w:val="nil"/>
                          <w:left w:val="nil"/>
                          <w:bottom w:val="nil"/>
                          <w:right w:val="single" w:sz="8" w:space="0" w:color="000000"/>
                        </w:tcBorders>
                      </w:tcPr>
                      <w:p w:rsidR="005807CE" w:rsidRDefault="005807CE">
                        <w:pPr>
                          <w:pStyle w:val="TableParagraph"/>
                          <w:spacing w:line="197" w:lineRule="exact"/>
                          <w:ind w:left="291"/>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当然你也可以明确的创建一个集合</w:t>
                        </w:r>
                      </w:p>
                    </w:tc>
                    <w:tc>
                      <w:tcPr>
                        <w:tcW w:w="3157" w:type="dxa"/>
                        <w:vMerge/>
                        <w:tcBorders>
                          <w:left w:val="single" w:sz="8" w:space="0" w:color="000000"/>
                          <w:right w:val="single" w:sz="8" w:space="0" w:color="000000"/>
                        </w:tcBorders>
                      </w:tcPr>
                      <w:p w:rsidR="005807CE" w:rsidRDefault="005807CE">
                        <w:pPr>
                          <w:rPr>
                            <w:lang w:eastAsia="zh-CN"/>
                          </w:rPr>
                        </w:pPr>
                      </w:p>
                    </w:tc>
                  </w:tr>
                  <w:tr w:rsidR="005807CE">
                    <w:trPr>
                      <w:trHeight w:hRule="exact" w:val="310"/>
                    </w:trPr>
                    <w:tc>
                      <w:tcPr>
                        <w:tcW w:w="2915" w:type="dxa"/>
                        <w:vMerge/>
                        <w:tcBorders>
                          <w:left w:val="single" w:sz="8" w:space="0" w:color="000000"/>
                          <w:bottom w:val="single" w:sz="8" w:space="0" w:color="000000"/>
                          <w:right w:val="nil"/>
                        </w:tcBorders>
                      </w:tcPr>
                      <w:p w:rsidR="005807CE" w:rsidRDefault="005807CE">
                        <w:pPr>
                          <w:rPr>
                            <w:lang w:eastAsia="zh-CN"/>
                          </w:rPr>
                        </w:pPr>
                      </w:p>
                    </w:tc>
                    <w:tc>
                      <w:tcPr>
                        <w:tcW w:w="3399" w:type="dxa"/>
                        <w:tcBorders>
                          <w:top w:val="nil"/>
                          <w:left w:val="nil"/>
                          <w:bottom w:val="single" w:sz="8" w:space="0" w:color="000000"/>
                          <w:right w:val="single" w:sz="8" w:space="0" w:color="000000"/>
                        </w:tcBorders>
                      </w:tcPr>
                      <w:p w:rsidR="005807CE" w:rsidRDefault="005807CE">
                        <w:pPr>
                          <w:pStyle w:val="TableParagraph"/>
                          <w:spacing w:line="197" w:lineRule="exact"/>
                          <w:ind w:left="29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db.collectionspace.createCL("student")</w:t>
                        </w:r>
                      </w:p>
                    </w:tc>
                    <w:tc>
                      <w:tcPr>
                        <w:tcW w:w="3157" w:type="dxa"/>
                        <w:vMerge/>
                        <w:tcBorders>
                          <w:left w:val="single" w:sz="8" w:space="0" w:color="000000"/>
                          <w:bottom w:val="single" w:sz="8" w:space="0" w:color="000000"/>
                          <w:right w:val="single" w:sz="8" w:space="0" w:color="000000"/>
                        </w:tcBorders>
                      </w:tcPr>
                      <w:p w:rsidR="005807CE" w:rsidRDefault="005807CE"/>
                    </w:tc>
                  </w:tr>
                  <w:tr w:rsidR="005807CE">
                    <w:trPr>
                      <w:trHeight w:hRule="exact" w:val="1389"/>
                    </w:trPr>
                    <w:tc>
                      <w:tcPr>
                        <w:tcW w:w="2915" w:type="dxa"/>
                        <w:tcBorders>
                          <w:top w:val="single" w:sz="8" w:space="0" w:color="000000"/>
                          <w:left w:val="single" w:sz="8" w:space="0" w:color="000000"/>
                          <w:bottom w:val="single" w:sz="8" w:space="0" w:color="000000"/>
                          <w:right w:val="nil"/>
                        </w:tcBorders>
                      </w:tcPr>
                      <w:p w:rsidR="005807CE" w:rsidRDefault="005807CE">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alter</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add</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name</w:t>
                        </w:r>
                        <w:r>
                          <w:rPr>
                            <w:rFonts w:ascii="Microsoft JhengHei" w:eastAsia="Microsoft JhengHei" w:hAnsi="Microsoft JhengHei" w:cs="Microsoft JhengHei"/>
                            <w:spacing w:val="5"/>
                            <w:w w:val="95"/>
                            <w:sz w:val="14"/>
                            <w:szCs w:val="14"/>
                          </w:rPr>
                          <w:t xml:space="preserve"> </w:t>
                        </w:r>
                        <w:r>
                          <w:rPr>
                            <w:rFonts w:ascii="Microsoft JhengHei" w:eastAsia="Microsoft JhengHei" w:hAnsi="Microsoft JhengHei" w:cs="Microsoft JhengHei"/>
                            <w:w w:val="95"/>
                            <w:sz w:val="14"/>
                            <w:szCs w:val="14"/>
                          </w:rPr>
                          <w:t>varchar(50)</w:t>
                        </w:r>
                      </w:p>
                    </w:tc>
                    <w:tc>
                      <w:tcPr>
                        <w:tcW w:w="3399" w:type="dxa"/>
                        <w:tcBorders>
                          <w:top w:val="single" w:sz="8" w:space="0" w:color="000000"/>
                          <w:left w:val="nil"/>
                          <w:bottom w:val="single" w:sz="8" w:space="0" w:color="000000"/>
                          <w:right w:val="single" w:sz="8" w:space="0" w:color="000000"/>
                        </w:tcBorders>
                      </w:tcPr>
                      <w:p w:rsidR="005807CE" w:rsidRDefault="005807CE">
                        <w:pPr>
                          <w:pStyle w:val="TableParagraph"/>
                          <w:spacing w:line="217" w:lineRule="exact"/>
                          <w:ind w:left="291"/>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集合不描述或强制执行文档的结构，即在集合上</w:t>
                        </w:r>
                      </w:p>
                      <w:p w:rsidR="005807CE" w:rsidRDefault="005807CE">
                        <w:pPr>
                          <w:pStyle w:val="TableParagraph"/>
                          <w:spacing w:before="12" w:line="240" w:lineRule="exact"/>
                          <w:ind w:left="291"/>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没有结构的改动操作，但是update()方法可以使</w:t>
                        </w:r>
                        <w:r>
                          <w:rPr>
                            <w:rFonts w:ascii="Microsoft JhengHei" w:eastAsia="Microsoft JhengHei" w:hAnsi="Microsoft JhengHei" w:cs="Microsoft JhengHei"/>
                            <w:sz w:val="14"/>
                            <w:szCs w:val="14"/>
                            <w:lang w:eastAsia="zh-CN"/>
                          </w:rPr>
                          <w:t xml:space="preserve"> 用$set向文档记录添加不存在的字段。</w:t>
                        </w:r>
                      </w:p>
                      <w:p w:rsidR="005807CE" w:rsidRDefault="005807CE">
                        <w:pPr>
                          <w:pStyle w:val="TableParagraph"/>
                          <w:spacing w:before="71"/>
                          <w:ind w:left="29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db.collectionspace.student.update({},{$set:</w:t>
                        </w:r>
                      </w:p>
                      <w:p w:rsidR="005807CE" w:rsidRDefault="005807CE">
                        <w:pPr>
                          <w:pStyle w:val="TableParagraph"/>
                          <w:spacing w:line="240" w:lineRule="exact"/>
                          <w:ind w:left="29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{name:"Tom"}})</w:t>
                        </w:r>
                      </w:p>
                    </w:tc>
                    <w:tc>
                      <w:tcPr>
                        <w:tcW w:w="3157" w:type="dxa"/>
                        <w:tcBorders>
                          <w:top w:val="single" w:sz="8" w:space="0" w:color="000000"/>
                          <w:left w:val="single" w:sz="8" w:space="0" w:color="000000"/>
                          <w:bottom w:val="single" w:sz="8" w:space="0" w:color="000000"/>
                          <w:right w:val="single" w:sz="8" w:space="0" w:color="000000"/>
                        </w:tcBorders>
                      </w:tcPr>
                      <w:p w:rsidR="005807CE" w:rsidRDefault="00B0609F">
                        <w:pPr>
                          <w:pStyle w:val="TableParagraph"/>
                          <w:spacing w:line="217" w:lineRule="exact"/>
                          <w:ind w:left="40"/>
                          <w:rPr>
                            <w:rFonts w:ascii="Microsoft JhengHei" w:eastAsia="Microsoft JhengHei" w:hAnsi="Microsoft JhengHei" w:cs="Microsoft JhengHei"/>
                            <w:sz w:val="14"/>
                            <w:szCs w:val="14"/>
                          </w:rPr>
                        </w:pPr>
                        <w:hyperlink w:anchor="_bookmark183" w:history="1">
                          <w:r w:rsidR="005807CE">
                            <w:rPr>
                              <w:rFonts w:ascii="Microsoft JhengHei" w:eastAsia="Microsoft JhengHei" w:hAnsi="Microsoft JhengHei" w:cs="Microsoft JhengHei"/>
                              <w:color w:val="0000FF"/>
                              <w:w w:val="95"/>
                              <w:sz w:val="14"/>
                              <w:szCs w:val="14"/>
                            </w:rPr>
                            <w:t>update()</w:t>
                          </w:r>
                          <w:r w:rsidR="005807CE">
                            <w:rPr>
                              <w:rFonts w:ascii="Microsoft JhengHei" w:eastAsia="Microsoft JhengHei" w:hAnsi="Microsoft JhengHei" w:cs="Microsoft JhengHei"/>
                              <w:color w:val="0000FF"/>
                              <w:spacing w:val="2"/>
                              <w:w w:val="95"/>
                              <w:sz w:val="14"/>
                              <w:szCs w:val="14"/>
                            </w:rPr>
                            <w:t xml:space="preserve"> </w:t>
                          </w:r>
                          <w:r w:rsidR="005807CE">
                            <w:rPr>
                              <w:rFonts w:ascii="Microsoft JhengHei" w:eastAsia="Microsoft JhengHei" w:hAnsi="Microsoft JhengHei" w:cs="Microsoft JhengHei"/>
                              <w:color w:val="0000FF"/>
                              <w:w w:val="95"/>
                              <w:sz w:val="14"/>
                              <w:szCs w:val="14"/>
                            </w:rPr>
                            <w:t>,</w:t>
                          </w:r>
                          <w:r w:rsidR="005807CE">
                            <w:rPr>
                              <w:rFonts w:ascii="Microsoft JhengHei" w:eastAsia="Microsoft JhengHei" w:hAnsi="Microsoft JhengHei" w:cs="Microsoft JhengHei"/>
                              <w:color w:val="0000FF"/>
                              <w:spacing w:val="2"/>
                              <w:w w:val="95"/>
                              <w:sz w:val="14"/>
                              <w:szCs w:val="14"/>
                            </w:rPr>
                            <w:t xml:space="preserve"> </w:t>
                          </w:r>
                        </w:hyperlink>
                        <w:hyperlink w:anchor="_bookmark235" w:history="1">
                          <w:r w:rsidR="005807CE">
                            <w:rPr>
                              <w:rFonts w:ascii="Microsoft JhengHei" w:eastAsia="Microsoft JhengHei" w:hAnsi="Microsoft JhengHei" w:cs="Microsoft JhengHei"/>
                              <w:color w:val="0000FF"/>
                              <w:w w:val="95"/>
                              <w:sz w:val="14"/>
                              <w:szCs w:val="14"/>
                            </w:rPr>
                            <w:t>$set</w:t>
                          </w:r>
                        </w:hyperlink>
                      </w:p>
                    </w:tc>
                  </w:tr>
                  <w:tr w:rsidR="005807CE">
                    <w:trPr>
                      <w:trHeight w:hRule="exact" w:val="1389"/>
                    </w:trPr>
                    <w:tc>
                      <w:tcPr>
                        <w:tcW w:w="2915" w:type="dxa"/>
                        <w:tcBorders>
                          <w:top w:val="single" w:sz="8" w:space="0" w:color="000000"/>
                          <w:left w:val="single" w:sz="8" w:space="0" w:color="000000"/>
                          <w:bottom w:val="single" w:sz="8" w:space="0" w:color="000000"/>
                          <w:right w:val="nil"/>
                        </w:tcBorders>
                      </w:tcPr>
                      <w:p w:rsidR="005807CE" w:rsidRDefault="005807CE">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alter</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drop</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column</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name</w:t>
                        </w:r>
                      </w:p>
                    </w:tc>
                    <w:tc>
                      <w:tcPr>
                        <w:tcW w:w="3399" w:type="dxa"/>
                        <w:tcBorders>
                          <w:top w:val="single" w:sz="8" w:space="0" w:color="000000"/>
                          <w:left w:val="nil"/>
                          <w:bottom w:val="single" w:sz="8" w:space="0" w:color="000000"/>
                          <w:right w:val="single" w:sz="8" w:space="0" w:color="000000"/>
                        </w:tcBorders>
                      </w:tcPr>
                      <w:p w:rsidR="005807CE" w:rsidRDefault="005807CE">
                        <w:pPr>
                          <w:pStyle w:val="TableParagraph"/>
                          <w:spacing w:line="212" w:lineRule="exact"/>
                          <w:ind w:left="291"/>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集合不描述或强制执行文档的结构，即在集合上</w:t>
                        </w:r>
                      </w:p>
                      <w:p w:rsidR="005807CE" w:rsidRDefault="005807CE">
                        <w:pPr>
                          <w:pStyle w:val="TableParagraph"/>
                          <w:spacing w:before="12" w:line="240" w:lineRule="exact"/>
                          <w:ind w:left="291"/>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没有结构的改动操作，但是update()方法可以使</w:t>
                        </w:r>
                        <w:r>
                          <w:rPr>
                            <w:rFonts w:ascii="Microsoft JhengHei" w:eastAsia="Microsoft JhengHei" w:hAnsi="Microsoft JhengHei" w:cs="Microsoft JhengHei"/>
                            <w:sz w:val="14"/>
                            <w:szCs w:val="14"/>
                            <w:lang w:eastAsia="zh-CN"/>
                          </w:rPr>
                          <w:t xml:space="preserve"> 用$unset向文档记录删除存在的字段。</w:t>
                        </w:r>
                      </w:p>
                      <w:p w:rsidR="005807CE" w:rsidRDefault="005807CE">
                        <w:pPr>
                          <w:pStyle w:val="TableParagraph"/>
                          <w:spacing w:before="71"/>
                          <w:ind w:left="29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db.collectionspace.student.update({},{$unset:</w:t>
                        </w:r>
                      </w:p>
                      <w:p w:rsidR="005807CE" w:rsidRDefault="005807CE">
                        <w:pPr>
                          <w:pStyle w:val="TableParagraph"/>
                          <w:spacing w:line="240" w:lineRule="exact"/>
                          <w:ind w:left="29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{name:"Tom"}})</w:t>
                        </w:r>
                      </w:p>
                    </w:tc>
                    <w:tc>
                      <w:tcPr>
                        <w:tcW w:w="3157" w:type="dxa"/>
                        <w:tcBorders>
                          <w:top w:val="single" w:sz="8" w:space="0" w:color="000000"/>
                          <w:left w:val="single" w:sz="8" w:space="0" w:color="000000"/>
                          <w:bottom w:val="single" w:sz="8" w:space="0" w:color="000000"/>
                          <w:right w:val="single" w:sz="8" w:space="0" w:color="000000"/>
                        </w:tcBorders>
                      </w:tcPr>
                      <w:p w:rsidR="005807CE" w:rsidRDefault="00B0609F">
                        <w:pPr>
                          <w:pStyle w:val="TableParagraph"/>
                          <w:spacing w:line="212" w:lineRule="exact"/>
                          <w:ind w:left="40"/>
                          <w:rPr>
                            <w:rFonts w:ascii="Microsoft JhengHei" w:eastAsia="Microsoft JhengHei" w:hAnsi="Microsoft JhengHei" w:cs="Microsoft JhengHei"/>
                            <w:sz w:val="14"/>
                            <w:szCs w:val="14"/>
                          </w:rPr>
                        </w:pPr>
                        <w:hyperlink w:anchor="_bookmark183" w:history="1">
                          <w:r w:rsidR="005807CE">
                            <w:rPr>
                              <w:rFonts w:ascii="Microsoft JhengHei" w:eastAsia="Microsoft JhengHei" w:hAnsi="Microsoft JhengHei" w:cs="Microsoft JhengHei"/>
                              <w:color w:val="0000FF"/>
                              <w:w w:val="95"/>
                              <w:sz w:val="14"/>
                              <w:szCs w:val="14"/>
                            </w:rPr>
                            <w:t>update()</w:t>
                          </w:r>
                          <w:r w:rsidR="005807CE">
                            <w:rPr>
                              <w:rFonts w:ascii="Microsoft JhengHei" w:eastAsia="Microsoft JhengHei" w:hAnsi="Microsoft JhengHei" w:cs="Microsoft JhengHei"/>
                              <w:color w:val="0000FF"/>
                              <w:spacing w:val="4"/>
                              <w:w w:val="95"/>
                              <w:sz w:val="14"/>
                              <w:szCs w:val="14"/>
                            </w:rPr>
                            <w:t xml:space="preserve"> </w:t>
                          </w:r>
                          <w:r w:rsidR="005807CE">
                            <w:rPr>
                              <w:rFonts w:ascii="Microsoft JhengHei" w:eastAsia="Microsoft JhengHei" w:hAnsi="Microsoft JhengHei" w:cs="Microsoft JhengHei"/>
                              <w:color w:val="0000FF"/>
                              <w:w w:val="95"/>
                              <w:sz w:val="14"/>
                              <w:szCs w:val="14"/>
                            </w:rPr>
                            <w:t>,</w:t>
                          </w:r>
                          <w:r w:rsidR="005807CE">
                            <w:rPr>
                              <w:rFonts w:ascii="Microsoft JhengHei" w:eastAsia="Microsoft JhengHei" w:hAnsi="Microsoft JhengHei" w:cs="Microsoft JhengHei"/>
                              <w:color w:val="0000FF"/>
                              <w:spacing w:val="4"/>
                              <w:w w:val="95"/>
                              <w:sz w:val="14"/>
                              <w:szCs w:val="14"/>
                            </w:rPr>
                            <w:t xml:space="preserve"> </w:t>
                          </w:r>
                        </w:hyperlink>
                        <w:hyperlink w:anchor="_bookmark236" w:history="1">
                          <w:r w:rsidR="005807CE">
                            <w:rPr>
                              <w:rFonts w:ascii="Microsoft JhengHei" w:eastAsia="Microsoft JhengHei" w:hAnsi="Microsoft JhengHei" w:cs="Microsoft JhengHei"/>
                              <w:color w:val="0000FF"/>
                              <w:w w:val="95"/>
                              <w:sz w:val="14"/>
                              <w:szCs w:val="14"/>
                            </w:rPr>
                            <w:t>$unset</w:t>
                          </w:r>
                        </w:hyperlink>
                      </w:p>
                    </w:tc>
                  </w:tr>
                  <w:tr w:rsidR="005807CE">
                    <w:trPr>
                      <w:trHeight w:hRule="exact" w:val="959"/>
                    </w:trPr>
                    <w:tc>
                      <w:tcPr>
                        <w:tcW w:w="6315" w:type="dxa"/>
                        <w:gridSpan w:val="2"/>
                        <w:tcBorders>
                          <w:top w:val="nil"/>
                          <w:left w:val="nil"/>
                          <w:bottom w:val="nil"/>
                          <w:right w:val="nil"/>
                        </w:tcBorders>
                      </w:tcPr>
                      <w:p w:rsidR="005807CE" w:rsidRDefault="005807CE"/>
                    </w:tc>
                    <w:tc>
                      <w:tcPr>
                        <w:tcW w:w="3157" w:type="dxa"/>
                        <w:tcBorders>
                          <w:top w:val="single" w:sz="8" w:space="0" w:color="000000"/>
                          <w:left w:val="nil"/>
                          <w:bottom w:val="single" w:sz="8" w:space="0" w:color="000000"/>
                          <w:right w:val="nil"/>
                        </w:tcBorders>
                      </w:tcPr>
                      <w:p w:rsidR="005807CE" w:rsidRDefault="00B0609F">
                        <w:pPr>
                          <w:pStyle w:val="TableParagraph"/>
                          <w:spacing w:line="207" w:lineRule="exact"/>
                          <w:ind w:left="50"/>
                          <w:rPr>
                            <w:rFonts w:ascii="Microsoft JhengHei" w:eastAsia="Microsoft JhengHei" w:hAnsi="Microsoft JhengHei" w:cs="Microsoft JhengHei"/>
                            <w:sz w:val="14"/>
                            <w:szCs w:val="14"/>
                          </w:rPr>
                        </w:pPr>
                        <w:hyperlink w:anchor="_bookmark178" w:history="1">
                          <w:r w:rsidR="005807CE">
                            <w:rPr>
                              <w:rFonts w:ascii="Microsoft JhengHei" w:eastAsia="Microsoft JhengHei" w:hAnsi="Microsoft JhengHei" w:cs="Microsoft JhengHei"/>
                              <w:color w:val="0000FF"/>
                              <w:sz w:val="14"/>
                              <w:szCs w:val="14"/>
                            </w:rPr>
                            <w:t>createIndex()</w:t>
                          </w:r>
                          <w:r w:rsidR="005807CE">
                            <w:rPr>
                              <w:rFonts w:ascii="Microsoft JhengHei" w:eastAsia="Microsoft JhengHei" w:hAnsi="Microsoft JhengHei" w:cs="Microsoft JhengHei"/>
                              <w:color w:val="0000FF"/>
                              <w:spacing w:val="-18"/>
                              <w:sz w:val="14"/>
                              <w:szCs w:val="14"/>
                            </w:rPr>
                            <w:t xml:space="preserve"> </w:t>
                          </w:r>
                          <w:r w:rsidR="005807CE">
                            <w:rPr>
                              <w:rFonts w:ascii="Microsoft JhengHei" w:eastAsia="Microsoft JhengHei" w:hAnsi="Microsoft JhengHei" w:cs="Microsoft JhengHei"/>
                              <w:color w:val="0000FF"/>
                              <w:sz w:val="14"/>
                              <w:szCs w:val="14"/>
                            </w:rPr>
                            <w:t>,</w:t>
                          </w:r>
                          <w:r w:rsidR="005807CE">
                            <w:rPr>
                              <w:rFonts w:ascii="Microsoft JhengHei" w:eastAsia="Microsoft JhengHei" w:hAnsi="Microsoft JhengHei" w:cs="Microsoft JhengHei"/>
                              <w:color w:val="0000FF"/>
                              <w:spacing w:val="-18"/>
                              <w:sz w:val="14"/>
                              <w:szCs w:val="14"/>
                            </w:rPr>
                            <w:t xml:space="preserve"> </w:t>
                          </w:r>
                        </w:hyperlink>
                        <w:hyperlink w:anchor="_bookmark10" w:history="1">
                          <w:r w:rsidR="005807CE">
                            <w:rPr>
                              <w:rFonts w:ascii="Microsoft JhengHei" w:eastAsia="Microsoft JhengHei" w:hAnsi="Microsoft JhengHei" w:cs="Microsoft JhengHei"/>
                              <w:color w:val="0000FF"/>
                              <w:sz w:val="14"/>
                              <w:szCs w:val="14"/>
                            </w:rPr>
                            <w:t>index</w:t>
                          </w:r>
                        </w:hyperlink>
                      </w:p>
                      <w:p w:rsidR="005807CE" w:rsidRDefault="005807CE">
                        <w:pPr>
                          <w:pStyle w:val="TableParagraph"/>
                          <w:spacing w:line="200" w:lineRule="exact"/>
                          <w:rPr>
                            <w:sz w:val="20"/>
                            <w:szCs w:val="20"/>
                          </w:rPr>
                        </w:pPr>
                      </w:p>
                      <w:p w:rsidR="005807CE" w:rsidRDefault="005807CE">
                        <w:pPr>
                          <w:pStyle w:val="TableParagraph"/>
                          <w:spacing w:before="3" w:line="220" w:lineRule="exact"/>
                        </w:pPr>
                      </w:p>
                      <w:p w:rsidR="005807CE" w:rsidRDefault="00B0609F">
                        <w:pPr>
                          <w:pStyle w:val="TableParagraph"/>
                          <w:ind w:left="50"/>
                          <w:rPr>
                            <w:rFonts w:ascii="Microsoft JhengHei" w:eastAsia="Microsoft JhengHei" w:hAnsi="Microsoft JhengHei" w:cs="Microsoft JhengHei"/>
                            <w:sz w:val="14"/>
                            <w:szCs w:val="14"/>
                          </w:rPr>
                        </w:pPr>
                        <w:hyperlink w:anchor="_bookmark171" w:history="1">
                          <w:r w:rsidR="005807CE">
                            <w:rPr>
                              <w:rFonts w:ascii="Microsoft JhengHei" w:eastAsia="Microsoft JhengHei" w:hAnsi="Microsoft JhengHei" w:cs="Microsoft JhengHei"/>
                              <w:color w:val="0000FF"/>
                              <w:w w:val="95"/>
                              <w:sz w:val="14"/>
                              <w:szCs w:val="14"/>
                            </w:rPr>
                            <w:t>dropCL()</w:t>
                          </w:r>
                        </w:hyperlink>
                      </w:p>
                    </w:tc>
                  </w:tr>
                </w:tbl>
                <w:p w:rsidR="005807CE" w:rsidRDefault="005807CE"/>
              </w:txbxContent>
            </v:textbox>
            <w10:wrap anchorx="page"/>
          </v:shape>
        </w:pict>
      </w:r>
      <w:r w:rsidR="004474D3">
        <w:rPr>
          <w:lang w:eastAsia="zh-CN"/>
        </w:rPr>
        <w:t>下表列出了各种SQL语句表级别的操作和在Sequoiadb中对应的操作</w:t>
      </w: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line="200" w:lineRule="exact"/>
        <w:rPr>
          <w:sz w:val="20"/>
          <w:szCs w:val="20"/>
          <w:lang w:eastAsia="zh-CN"/>
        </w:rPr>
      </w:pPr>
    </w:p>
    <w:p w:rsidR="0020037C" w:rsidRDefault="0020037C">
      <w:pPr>
        <w:spacing w:before="12" w:line="260" w:lineRule="exact"/>
        <w:rPr>
          <w:sz w:val="26"/>
          <w:szCs w:val="26"/>
          <w:lang w:eastAsia="zh-CN"/>
        </w:rPr>
      </w:pPr>
    </w:p>
    <w:p w:rsidR="0020037C" w:rsidRDefault="0020037C">
      <w:pPr>
        <w:spacing w:line="260" w:lineRule="exact"/>
        <w:rPr>
          <w:sz w:val="26"/>
          <w:szCs w:val="26"/>
          <w:lang w:eastAsia="zh-CN"/>
        </w:rPr>
        <w:sectPr w:rsidR="0020037C">
          <w:pgSz w:w="12240" w:h="15840"/>
          <w:pgMar w:top="900" w:right="680" w:bottom="280" w:left="1020" w:header="713" w:footer="0" w:gutter="0"/>
          <w:cols w:space="720"/>
        </w:sectPr>
      </w:pPr>
    </w:p>
    <w:p w:rsidR="0020037C" w:rsidRDefault="004474D3">
      <w:pPr>
        <w:spacing w:before="6" w:line="323" w:lineRule="auto"/>
        <w:ind w:left="66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lastRenderedPageBreak/>
        <w:t>create</w:t>
      </w:r>
      <w:r>
        <w:rPr>
          <w:rFonts w:ascii="Microsoft JhengHei" w:eastAsia="Microsoft JhengHei" w:hAnsi="Microsoft JhengHei" w:cs="Microsoft JhengHei"/>
          <w:spacing w:val="6"/>
          <w:w w:val="95"/>
          <w:sz w:val="14"/>
          <w:szCs w:val="14"/>
        </w:rPr>
        <w:t xml:space="preserve"> </w:t>
      </w:r>
      <w:r>
        <w:rPr>
          <w:rFonts w:ascii="Microsoft JhengHei" w:eastAsia="Microsoft JhengHei" w:hAnsi="Microsoft JhengHei" w:cs="Microsoft JhengHei"/>
          <w:w w:val="95"/>
          <w:sz w:val="14"/>
          <w:szCs w:val="14"/>
        </w:rPr>
        <w:t>index</w:t>
      </w:r>
      <w:r>
        <w:rPr>
          <w:rFonts w:ascii="Microsoft JhengHei" w:eastAsia="Microsoft JhengHei" w:hAnsi="Microsoft JhengHei" w:cs="Microsoft JhengHei"/>
          <w:spacing w:val="7"/>
          <w:w w:val="95"/>
          <w:sz w:val="14"/>
          <w:szCs w:val="14"/>
        </w:rPr>
        <w:t xml:space="preserve"> </w:t>
      </w:r>
      <w:r>
        <w:rPr>
          <w:rFonts w:ascii="Microsoft JhengHei" w:eastAsia="Microsoft JhengHei" w:hAnsi="Microsoft JhengHei" w:cs="Microsoft JhengHei"/>
          <w:w w:val="95"/>
          <w:sz w:val="14"/>
          <w:szCs w:val="14"/>
        </w:rPr>
        <w:t>index_stu_id on</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student (stu_id)</w:t>
      </w:r>
    </w:p>
    <w:p w:rsidR="0020037C" w:rsidRDefault="004474D3">
      <w:pPr>
        <w:spacing w:before="70" w:line="299" w:lineRule="auto"/>
        <w:ind w:left="663" w:right="4248"/>
        <w:rPr>
          <w:rFonts w:ascii="Microsoft JhengHei" w:eastAsia="Microsoft JhengHei" w:hAnsi="Microsoft JhengHei" w:cs="Microsoft JhengHei"/>
          <w:sz w:val="14"/>
          <w:szCs w:val="14"/>
        </w:rPr>
      </w:pPr>
      <w:r>
        <w:rPr>
          <w:w w:val="95"/>
        </w:rPr>
        <w:br w:type="column"/>
      </w:r>
      <w:r>
        <w:rPr>
          <w:rFonts w:ascii="Microsoft JhengHei" w:eastAsia="Microsoft JhengHei" w:hAnsi="Microsoft JhengHei" w:cs="Microsoft JhengHei"/>
          <w:w w:val="95"/>
          <w:sz w:val="14"/>
          <w:szCs w:val="14"/>
        </w:rPr>
        <w:lastRenderedPageBreak/>
        <w:t>db.collectionspace.student.createIndex</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("index_stu_id",{stu_id:-1})</w:t>
      </w:r>
    </w:p>
    <w:p w:rsidR="0020037C" w:rsidRDefault="0020037C">
      <w:pPr>
        <w:spacing w:line="299" w:lineRule="auto"/>
        <w:rPr>
          <w:rFonts w:ascii="Microsoft JhengHei" w:eastAsia="Microsoft JhengHei" w:hAnsi="Microsoft JhengHei" w:cs="Microsoft JhengHei"/>
          <w:sz w:val="14"/>
          <w:szCs w:val="14"/>
        </w:rPr>
        <w:sectPr w:rsidR="0020037C">
          <w:type w:val="continuous"/>
          <w:pgSz w:w="12240" w:h="15840"/>
          <w:pgMar w:top="1480" w:right="680" w:bottom="280" w:left="1020" w:header="720" w:footer="720" w:gutter="0"/>
          <w:cols w:num="2" w:space="720" w:equalWidth="0">
            <w:col w:w="2246" w:space="911"/>
            <w:col w:w="7383"/>
          </w:cols>
        </w:sectPr>
      </w:pPr>
    </w:p>
    <w:p w:rsidR="0020037C" w:rsidRDefault="004474D3">
      <w:pPr>
        <w:tabs>
          <w:tab w:val="left" w:pos="3821"/>
        </w:tabs>
        <w:spacing w:before="13"/>
        <w:ind w:left="663"/>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lastRenderedPageBreak/>
        <w:t>drop</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table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w w:val="95"/>
          <w:sz w:val="14"/>
          <w:szCs w:val="14"/>
        </w:rPr>
        <w:tab/>
        <w:t>db.collectionspace.dropCL("student")</w:t>
      </w:r>
    </w:p>
    <w:p w:rsidR="0020037C" w:rsidRDefault="0020037C">
      <w:pPr>
        <w:spacing w:before="11" w:line="280" w:lineRule="exact"/>
        <w:rPr>
          <w:sz w:val="28"/>
          <w:szCs w:val="28"/>
        </w:rPr>
      </w:pPr>
    </w:p>
    <w:p w:rsidR="0020037C" w:rsidRDefault="004474D3">
      <w:pPr>
        <w:pStyle w:val="BodyText"/>
        <w:spacing w:line="310" w:lineRule="exact"/>
        <w:ind w:left="613"/>
      </w:pPr>
      <w:r>
        <w:t>Insert</w:t>
      </w:r>
    </w:p>
    <w:p w:rsidR="0020037C" w:rsidRDefault="004474D3">
      <w:pPr>
        <w:pStyle w:val="BodyText"/>
        <w:spacing w:before="16"/>
        <w:ind w:left="613"/>
      </w:pPr>
      <w:r>
        <w:t>下表给出了各种SQL语句在表级上的插入操作和sequoiadb上相应的操作</w:t>
      </w:r>
    </w:p>
    <w:p w:rsidR="0020037C" w:rsidRDefault="0020037C">
      <w:pPr>
        <w:spacing w:before="7" w:line="60" w:lineRule="exact"/>
        <w:rPr>
          <w:sz w:val="6"/>
          <w:szCs w:val="6"/>
        </w:rPr>
      </w:pPr>
    </w:p>
    <w:tbl>
      <w:tblPr>
        <w:tblW w:w="0" w:type="auto"/>
        <w:tblInd w:w="603" w:type="dxa"/>
        <w:tblLayout w:type="fixed"/>
        <w:tblCellMar>
          <w:left w:w="0" w:type="dxa"/>
          <w:right w:w="0" w:type="dxa"/>
        </w:tblCellMar>
        <w:tblLook w:val="01E0"/>
      </w:tblPr>
      <w:tblGrid>
        <w:gridCol w:w="2563"/>
        <w:gridCol w:w="3751"/>
        <w:gridCol w:w="3157"/>
      </w:tblGrid>
      <w:tr w:rsidR="0020037C">
        <w:trPr>
          <w:trHeight w:hRule="exact" w:val="295"/>
        </w:trPr>
        <w:tc>
          <w:tcPr>
            <w:tcW w:w="256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语句</w:t>
            </w:r>
          </w:p>
        </w:tc>
        <w:tc>
          <w:tcPr>
            <w:tcW w:w="3751"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64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相关链接</w:t>
            </w:r>
          </w:p>
        </w:tc>
      </w:tr>
      <w:tr w:rsidR="0020037C">
        <w:trPr>
          <w:trHeight w:hRule="exact" w:val="669"/>
        </w:trPr>
        <w:tc>
          <w:tcPr>
            <w:tcW w:w="2563"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insert into</w:t>
            </w:r>
            <w:r>
              <w:rPr>
                <w:rFonts w:ascii="Microsoft JhengHei" w:eastAsia="Microsoft JhengHei" w:hAnsi="Microsoft JhengHei" w:cs="Microsoft JhengHei"/>
                <w:spacing w:val="1"/>
                <w:w w:val="95"/>
                <w:sz w:val="14"/>
                <w:szCs w:val="14"/>
              </w:rPr>
              <w:t xml:space="preserve"> </w:t>
            </w:r>
            <w:r>
              <w:rPr>
                <w:rFonts w:ascii="Microsoft JhengHei" w:eastAsia="Microsoft JhengHei" w:hAnsi="Microsoft JhengHei" w:cs="Microsoft JhengHei"/>
                <w:w w:val="95"/>
                <w:sz w:val="14"/>
                <w:szCs w:val="14"/>
              </w:rPr>
              <w:t>student(stu_id,age)</w:t>
            </w:r>
          </w:p>
          <w:p w:rsidR="0020037C" w:rsidRDefault="004474D3">
            <w:pPr>
              <w:pStyle w:val="TableParagraph"/>
              <w:spacing w:before="83"/>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values("01",20)</w:t>
            </w:r>
          </w:p>
        </w:tc>
        <w:tc>
          <w:tcPr>
            <w:tcW w:w="3751" w:type="dxa"/>
            <w:tcBorders>
              <w:top w:val="single" w:sz="8" w:space="0" w:color="000000"/>
              <w:left w:val="nil"/>
              <w:bottom w:val="single" w:sz="8" w:space="0" w:color="000000"/>
              <w:right w:val="single" w:sz="8" w:space="0" w:color="000000"/>
            </w:tcBorders>
          </w:tcPr>
          <w:p w:rsidR="0020037C" w:rsidRDefault="004474D3">
            <w:pPr>
              <w:pStyle w:val="TableParagraph"/>
              <w:spacing w:before="40" w:line="299" w:lineRule="auto"/>
              <w:ind w:left="644" w:right="1016"/>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db.collectionspace.student.insert</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({stu_id:"01",age:20})</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73" w:history="1">
              <w:r w:rsidR="004474D3">
                <w:rPr>
                  <w:rFonts w:ascii="Microsoft JhengHei" w:eastAsia="Microsoft JhengHei" w:hAnsi="Microsoft JhengHei" w:cs="Microsoft JhengHei"/>
                  <w:color w:val="0000FF"/>
                  <w:w w:val="95"/>
                  <w:sz w:val="14"/>
                  <w:szCs w:val="14"/>
                </w:rPr>
                <w:t>insert()</w:t>
              </w:r>
            </w:hyperlink>
          </w:p>
        </w:tc>
      </w:tr>
    </w:tbl>
    <w:p w:rsidR="0020037C" w:rsidRDefault="0020037C">
      <w:pPr>
        <w:spacing w:before="3" w:line="200" w:lineRule="exact"/>
        <w:rPr>
          <w:sz w:val="20"/>
          <w:szCs w:val="20"/>
        </w:rPr>
      </w:pPr>
    </w:p>
    <w:p w:rsidR="0020037C" w:rsidRDefault="004474D3">
      <w:pPr>
        <w:pStyle w:val="BodyText"/>
        <w:spacing w:line="310" w:lineRule="exact"/>
        <w:ind w:left="613"/>
      </w:pPr>
      <w:r>
        <w:rPr>
          <w:w w:val="95"/>
        </w:rPr>
        <w:t>Select</w:t>
      </w:r>
    </w:p>
    <w:p w:rsidR="0020037C" w:rsidRDefault="004474D3">
      <w:pPr>
        <w:pStyle w:val="BodyText"/>
        <w:spacing w:before="16"/>
        <w:ind w:left="613"/>
        <w:rPr>
          <w:lang w:eastAsia="zh-CN"/>
        </w:rPr>
      </w:pPr>
      <w:r>
        <w:rPr>
          <w:lang w:eastAsia="zh-CN"/>
        </w:rPr>
        <w:t>下表给出了各种SQL语句在表级上的读操作和sequoiadb上相应的操作</w:t>
      </w:r>
    </w:p>
    <w:p w:rsidR="0020037C" w:rsidRDefault="0020037C">
      <w:pPr>
        <w:rPr>
          <w:lang w:eastAsia="zh-CN"/>
        </w:rPr>
        <w:sectPr w:rsidR="0020037C">
          <w:type w:val="continuous"/>
          <w:pgSz w:w="12240" w:h="15840"/>
          <w:pgMar w:top="1480" w:right="680" w:bottom="280" w:left="1020" w:header="720" w:footer="720" w:gutter="0"/>
          <w:cols w:space="720"/>
        </w:sectPr>
      </w:pPr>
    </w:p>
    <w:p w:rsidR="0020037C" w:rsidRDefault="0020037C">
      <w:pPr>
        <w:spacing w:before="11" w:line="200" w:lineRule="exact"/>
        <w:rPr>
          <w:sz w:val="20"/>
          <w:szCs w:val="20"/>
          <w:lang w:eastAsia="zh-CN"/>
        </w:rPr>
      </w:pPr>
    </w:p>
    <w:tbl>
      <w:tblPr>
        <w:tblW w:w="0" w:type="auto"/>
        <w:tblInd w:w="923" w:type="dxa"/>
        <w:tblLayout w:type="fixed"/>
        <w:tblCellMar>
          <w:left w:w="0" w:type="dxa"/>
          <w:right w:w="0" w:type="dxa"/>
        </w:tblCellMar>
        <w:tblLook w:val="01E0"/>
      </w:tblPr>
      <w:tblGrid>
        <w:gridCol w:w="2966"/>
        <w:gridCol w:w="3349"/>
        <w:gridCol w:w="3157"/>
      </w:tblGrid>
      <w:tr w:rsidR="0020037C">
        <w:trPr>
          <w:trHeight w:hRule="exact" w:val="305"/>
        </w:trPr>
        <w:tc>
          <w:tcPr>
            <w:tcW w:w="2966"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语句</w:t>
            </w:r>
          </w:p>
        </w:tc>
        <w:tc>
          <w:tcPr>
            <w:tcW w:w="3349"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2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相关链接</w:t>
            </w:r>
          </w:p>
        </w:tc>
      </w:tr>
      <w:tr w:rsidR="0020037C">
        <w:trPr>
          <w:trHeight w:hRule="exact" w:val="300"/>
        </w:trPr>
        <w:tc>
          <w:tcPr>
            <w:tcW w:w="2966"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13"/>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12"/>
                <w:sz w:val="14"/>
                <w:szCs w:val="14"/>
              </w:rPr>
              <w:t xml:space="preserve"> </w:t>
            </w:r>
            <w:r>
              <w:rPr>
                <w:rFonts w:ascii="Microsoft JhengHei" w:eastAsia="Microsoft JhengHei" w:hAnsi="Microsoft JhengHei" w:cs="Microsoft JhengHei"/>
                <w:sz w:val="14"/>
                <w:szCs w:val="14"/>
              </w:rPr>
              <w:t>student</w:t>
            </w:r>
          </w:p>
        </w:tc>
        <w:tc>
          <w:tcPr>
            <w:tcW w:w="3349"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2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db.collectionspace.student.find()</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5" w:history="1">
              <w:r w:rsidR="004474D3">
                <w:rPr>
                  <w:rFonts w:ascii="Microsoft JhengHei" w:eastAsia="Microsoft JhengHei" w:hAnsi="Microsoft JhengHei" w:cs="Microsoft JhengHei"/>
                  <w:color w:val="0000FF"/>
                  <w:w w:val="95"/>
                  <w:sz w:val="14"/>
                  <w:szCs w:val="14"/>
                </w:rPr>
                <w:t>find()</w:t>
              </w:r>
            </w:hyperlink>
          </w:p>
        </w:tc>
      </w:tr>
      <w:tr w:rsidR="0020037C">
        <w:trPr>
          <w:trHeight w:hRule="exact" w:val="540"/>
        </w:trPr>
        <w:tc>
          <w:tcPr>
            <w:tcW w:w="2966"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stu_id,age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w:t>
            </w:r>
          </w:p>
        </w:tc>
        <w:tc>
          <w:tcPr>
            <w:tcW w:w="3349"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2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db.collectionspace.student.find({},</w:t>
            </w:r>
          </w:p>
          <w:p w:rsidR="0020037C" w:rsidRDefault="004474D3">
            <w:pPr>
              <w:pStyle w:val="TableParagraph"/>
              <w:spacing w:line="240" w:lineRule="exact"/>
              <w:ind w:left="2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{stu_id:"01",age:20})</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5" w:history="1">
              <w:r w:rsidR="004474D3">
                <w:rPr>
                  <w:rFonts w:ascii="Microsoft JhengHei" w:eastAsia="Microsoft JhengHei" w:hAnsi="Microsoft JhengHei" w:cs="Microsoft JhengHei"/>
                  <w:color w:val="0000FF"/>
                  <w:w w:val="95"/>
                  <w:sz w:val="14"/>
                  <w:szCs w:val="14"/>
                </w:rPr>
                <w:t>find()</w:t>
              </w:r>
            </w:hyperlink>
          </w:p>
        </w:tc>
      </w:tr>
      <w:tr w:rsidR="0020037C">
        <w:trPr>
          <w:trHeight w:hRule="exact" w:val="664"/>
        </w:trPr>
        <w:tc>
          <w:tcPr>
            <w:tcW w:w="2966"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select</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from</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student</w:t>
            </w:r>
            <w:r>
              <w:rPr>
                <w:rFonts w:ascii="Microsoft JhengHei" w:eastAsia="Microsoft JhengHei" w:hAnsi="Microsoft JhengHei" w:cs="Microsoft JhengHei"/>
                <w:spacing w:val="-21"/>
                <w:sz w:val="14"/>
                <w:szCs w:val="14"/>
              </w:rPr>
              <w:t xml:space="preserve"> </w:t>
            </w:r>
            <w:r>
              <w:rPr>
                <w:rFonts w:ascii="Microsoft JhengHei" w:eastAsia="Microsoft JhengHei" w:hAnsi="Microsoft JhengHei" w:cs="Microsoft JhengHei"/>
                <w:sz w:val="14"/>
                <w:szCs w:val="14"/>
              </w:rPr>
              <w:t>where</w:t>
            </w:r>
            <w:r>
              <w:rPr>
                <w:rFonts w:ascii="Microsoft JhengHei" w:eastAsia="Microsoft JhengHei" w:hAnsi="Microsoft JhengHei" w:cs="Microsoft JhengHei"/>
                <w:spacing w:val="-22"/>
                <w:sz w:val="14"/>
                <w:szCs w:val="14"/>
              </w:rPr>
              <w:t xml:space="preserve"> </w:t>
            </w:r>
            <w:r>
              <w:rPr>
                <w:rFonts w:ascii="Microsoft JhengHei" w:eastAsia="Microsoft JhengHei" w:hAnsi="Microsoft JhengHei" w:cs="Microsoft JhengHei"/>
                <w:sz w:val="14"/>
                <w:szCs w:val="14"/>
              </w:rPr>
              <w:t>age&gt;25</w:t>
            </w:r>
          </w:p>
        </w:tc>
        <w:tc>
          <w:tcPr>
            <w:tcW w:w="3349"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2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db.collectionspace.student.find({age:{$gt:25}})</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5" w:history="1">
              <w:r w:rsidR="004474D3">
                <w:rPr>
                  <w:rFonts w:ascii="Microsoft JhengHei" w:eastAsia="Microsoft JhengHei" w:hAnsi="Microsoft JhengHei" w:cs="Microsoft JhengHei"/>
                  <w:color w:val="0000FF"/>
                  <w:w w:val="95"/>
                  <w:sz w:val="14"/>
                  <w:szCs w:val="14"/>
                </w:rPr>
                <w:t>find()</w:t>
              </w:r>
            </w:hyperlink>
          </w:p>
          <w:p w:rsidR="0020037C" w:rsidRDefault="00B0609F">
            <w:pPr>
              <w:pStyle w:val="TableParagraph"/>
              <w:spacing w:before="83"/>
              <w:ind w:left="40"/>
              <w:rPr>
                <w:rFonts w:ascii="Microsoft JhengHei" w:eastAsia="Microsoft JhengHei" w:hAnsi="Microsoft JhengHei" w:cs="Microsoft JhengHei"/>
                <w:sz w:val="14"/>
                <w:szCs w:val="14"/>
              </w:rPr>
            </w:pPr>
            <w:hyperlink w:anchor="_bookmark214" w:history="1">
              <w:r w:rsidR="004474D3">
                <w:rPr>
                  <w:rFonts w:ascii="Microsoft JhengHei" w:eastAsia="Microsoft JhengHei" w:hAnsi="Microsoft JhengHei" w:cs="Microsoft JhengHei"/>
                  <w:color w:val="0000FF"/>
                  <w:w w:val="90"/>
                  <w:sz w:val="14"/>
                  <w:szCs w:val="14"/>
                </w:rPr>
                <w:t>$gt</w:t>
              </w:r>
            </w:hyperlink>
          </w:p>
        </w:tc>
      </w:tr>
      <w:tr w:rsidR="0020037C">
        <w:trPr>
          <w:trHeight w:hRule="exact" w:val="954"/>
        </w:trPr>
        <w:tc>
          <w:tcPr>
            <w:tcW w:w="2966" w:type="dxa"/>
            <w:tcBorders>
              <w:top w:val="single" w:sz="8" w:space="0" w:color="000000"/>
              <w:left w:val="nil"/>
              <w:bottom w:val="single" w:sz="8" w:space="0" w:color="000000"/>
              <w:right w:val="nil"/>
            </w:tcBorders>
          </w:tcPr>
          <w:p w:rsidR="0020037C" w:rsidRDefault="004474D3">
            <w:pPr>
              <w:pStyle w:val="TableParagraph"/>
              <w:spacing w:line="207"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age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age=25</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and</w:t>
            </w:r>
          </w:p>
          <w:p w:rsidR="0020037C" w:rsidRDefault="004474D3">
            <w:pPr>
              <w:pStyle w:val="TableParagraph"/>
              <w:spacing w:line="240"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stu_id="01"</w:t>
            </w:r>
          </w:p>
          <w:p w:rsidR="0020037C" w:rsidRDefault="0020037C">
            <w:pPr>
              <w:pStyle w:val="TableParagraph"/>
              <w:spacing w:before="3" w:line="180" w:lineRule="exact"/>
              <w:rPr>
                <w:sz w:val="18"/>
                <w:szCs w:val="18"/>
              </w:rPr>
            </w:pPr>
          </w:p>
          <w:p w:rsidR="0020037C" w:rsidRDefault="004474D3">
            <w:pPr>
              <w:pStyle w:val="TableParagraph"/>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count(*)</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9"/>
                <w:w w:val="95"/>
                <w:sz w:val="14"/>
                <w:szCs w:val="14"/>
              </w:rPr>
              <w:t xml:space="preserve"> </w:t>
            </w:r>
            <w:r>
              <w:rPr>
                <w:rFonts w:ascii="Microsoft JhengHei" w:eastAsia="Microsoft JhengHei" w:hAnsi="Microsoft JhengHei" w:cs="Microsoft JhengHei"/>
                <w:w w:val="95"/>
                <w:sz w:val="14"/>
                <w:szCs w:val="14"/>
              </w:rPr>
              <w:t>student</w:t>
            </w:r>
          </w:p>
        </w:tc>
        <w:tc>
          <w:tcPr>
            <w:tcW w:w="3349" w:type="dxa"/>
            <w:tcBorders>
              <w:top w:val="single" w:sz="8" w:space="0" w:color="000000"/>
              <w:left w:val="nil"/>
              <w:bottom w:val="single" w:sz="8" w:space="0" w:color="000000"/>
              <w:right w:val="nil"/>
            </w:tcBorders>
          </w:tcPr>
          <w:p w:rsidR="0020037C" w:rsidRDefault="004474D3">
            <w:pPr>
              <w:pStyle w:val="TableParagraph"/>
              <w:spacing w:line="207" w:lineRule="exact"/>
              <w:ind w:left="241" w:righ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db.collectionspace.student.find({age:25,stu_id="0</w:t>
            </w:r>
            <w:r>
              <w:rPr>
                <w:rFonts w:ascii="Microsoft JhengHei" w:eastAsia="Microsoft JhengHei" w:hAnsi="Microsoft JhengHei" w:cs="Microsoft JhengHei"/>
                <w:spacing w:val="-7"/>
                <w:w w:val="95"/>
                <w:sz w:val="14"/>
                <w:szCs w:val="14"/>
              </w:rPr>
              <w:t>1</w:t>
            </w:r>
          </w:p>
          <w:p w:rsidR="0020037C" w:rsidRDefault="004474D3">
            <w:pPr>
              <w:pStyle w:val="TableParagraph"/>
              <w:spacing w:before="16" w:line="340" w:lineRule="exact"/>
              <w:ind w:left="241" w:right="94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{age:25})</w:t>
            </w:r>
            <w:r>
              <w:rPr>
                <w:rFonts w:ascii="Microsoft JhengHei" w:eastAsia="Microsoft JhengHei" w:hAnsi="Microsoft JhengHei" w:cs="Microsoft JhengHei"/>
                <w:w w:val="96"/>
                <w:sz w:val="14"/>
                <w:szCs w:val="14"/>
              </w:rPr>
              <w:t xml:space="preserve"> </w:t>
            </w:r>
            <w:r>
              <w:rPr>
                <w:rFonts w:ascii="Microsoft JhengHei" w:eastAsia="Microsoft JhengHei" w:hAnsi="Microsoft JhengHei" w:cs="Microsoft JhengHei"/>
                <w:w w:val="95"/>
                <w:sz w:val="14"/>
                <w:szCs w:val="14"/>
              </w:rPr>
              <w:t>db.collectionspace.student.count()</w:t>
            </w:r>
          </w:p>
        </w:tc>
        <w:tc>
          <w:tcPr>
            <w:tcW w:w="3157" w:type="dxa"/>
            <w:tcBorders>
              <w:top w:val="single" w:sz="8" w:space="0" w:color="000000"/>
              <w:left w:val="nil"/>
              <w:bottom w:val="single" w:sz="8" w:space="0" w:color="000000"/>
              <w:right w:val="nil"/>
            </w:tcBorders>
          </w:tcPr>
          <w:p w:rsidR="0020037C" w:rsidRDefault="00B0609F">
            <w:pPr>
              <w:pStyle w:val="TableParagraph"/>
              <w:spacing w:line="207" w:lineRule="exact"/>
              <w:ind w:left="50"/>
              <w:rPr>
                <w:rFonts w:ascii="Microsoft JhengHei" w:eastAsia="Microsoft JhengHei" w:hAnsi="Microsoft JhengHei" w:cs="Microsoft JhengHei"/>
                <w:sz w:val="14"/>
                <w:szCs w:val="14"/>
              </w:rPr>
            </w:pPr>
            <w:hyperlink w:anchor="_bookmark175" w:history="1">
              <w:r w:rsidR="004474D3">
                <w:rPr>
                  <w:rFonts w:ascii="Microsoft JhengHei" w:eastAsia="Microsoft JhengHei" w:hAnsi="Microsoft JhengHei" w:cs="Microsoft JhengHei"/>
                  <w:color w:val="0000FF"/>
                  <w:spacing w:val="-40"/>
                  <w:w w:val="95"/>
                  <w:sz w:val="14"/>
                  <w:szCs w:val="14"/>
                </w:rPr>
                <w:t>f</w:t>
              </w:r>
              <w:r w:rsidR="004474D3">
                <w:rPr>
                  <w:rFonts w:ascii="Microsoft JhengHei" w:eastAsia="Microsoft JhengHei" w:hAnsi="Microsoft JhengHei" w:cs="Microsoft JhengHei"/>
                  <w:color w:val="000000"/>
                  <w:spacing w:val="-17"/>
                  <w:w w:val="95"/>
                  <w:sz w:val="14"/>
                  <w:szCs w:val="14"/>
                </w:rPr>
                <w:t>"</w:t>
              </w:r>
              <w:r w:rsidR="004474D3">
                <w:rPr>
                  <w:rFonts w:ascii="Microsoft JhengHei" w:eastAsia="Microsoft JhengHei" w:hAnsi="Microsoft JhengHei" w:cs="Microsoft JhengHei"/>
                  <w:color w:val="0000FF"/>
                  <w:spacing w:val="-20"/>
                  <w:w w:val="95"/>
                  <w:sz w:val="14"/>
                  <w:szCs w:val="14"/>
                </w:rPr>
                <w:t>i</w:t>
              </w:r>
              <w:r w:rsidR="004474D3">
                <w:rPr>
                  <w:rFonts w:ascii="Microsoft JhengHei" w:eastAsia="Microsoft JhengHei" w:hAnsi="Microsoft JhengHei" w:cs="Microsoft JhengHei"/>
                  <w:color w:val="000000"/>
                  <w:spacing w:val="-26"/>
                  <w:w w:val="95"/>
                  <w:sz w:val="14"/>
                  <w:szCs w:val="14"/>
                </w:rPr>
                <w:t>}</w:t>
              </w:r>
              <w:r w:rsidR="004474D3">
                <w:rPr>
                  <w:rFonts w:ascii="Microsoft JhengHei" w:eastAsia="Microsoft JhengHei" w:hAnsi="Microsoft JhengHei" w:cs="Microsoft JhengHei"/>
                  <w:color w:val="0000FF"/>
                  <w:spacing w:val="-53"/>
                  <w:w w:val="95"/>
                  <w:sz w:val="14"/>
                  <w:szCs w:val="14"/>
                </w:rPr>
                <w:t>n</w:t>
              </w:r>
              <w:r w:rsidR="004474D3">
                <w:rPr>
                  <w:rFonts w:ascii="Microsoft JhengHei" w:eastAsia="Microsoft JhengHei" w:hAnsi="Microsoft JhengHei" w:cs="Microsoft JhengHei"/>
                  <w:color w:val="000000"/>
                  <w:w w:val="95"/>
                  <w:sz w:val="14"/>
                  <w:szCs w:val="14"/>
                </w:rPr>
                <w:t>,</w:t>
              </w:r>
              <w:r w:rsidR="004474D3">
                <w:rPr>
                  <w:rFonts w:ascii="Microsoft JhengHei" w:eastAsia="Microsoft JhengHei" w:hAnsi="Microsoft JhengHei" w:cs="Microsoft JhengHei"/>
                  <w:color w:val="000000"/>
                  <w:spacing w:val="-12"/>
                  <w:w w:val="95"/>
                  <w:sz w:val="14"/>
                  <w:szCs w:val="14"/>
                </w:rPr>
                <w:t xml:space="preserve"> </w:t>
              </w:r>
              <w:r w:rsidR="004474D3">
                <w:rPr>
                  <w:rFonts w:ascii="Microsoft JhengHei" w:eastAsia="Microsoft JhengHei" w:hAnsi="Microsoft JhengHei" w:cs="Microsoft JhengHei"/>
                  <w:color w:val="0000FF"/>
                  <w:w w:val="95"/>
                  <w:sz w:val="14"/>
                  <w:szCs w:val="14"/>
                </w:rPr>
                <w:t>d()</w:t>
              </w:r>
            </w:hyperlink>
          </w:p>
          <w:p w:rsidR="0020037C" w:rsidRDefault="0020037C">
            <w:pPr>
              <w:pStyle w:val="TableParagraph"/>
              <w:spacing w:line="200" w:lineRule="exact"/>
              <w:rPr>
                <w:sz w:val="20"/>
                <w:szCs w:val="20"/>
              </w:rPr>
            </w:pPr>
          </w:p>
          <w:p w:rsidR="0020037C" w:rsidRDefault="0020037C">
            <w:pPr>
              <w:pStyle w:val="TableParagraph"/>
              <w:spacing w:before="3" w:line="220" w:lineRule="exact"/>
            </w:pPr>
          </w:p>
          <w:p w:rsidR="0020037C" w:rsidRDefault="00B0609F">
            <w:pPr>
              <w:pStyle w:val="TableParagraph"/>
              <w:ind w:left="50"/>
              <w:rPr>
                <w:rFonts w:ascii="Microsoft JhengHei" w:eastAsia="Microsoft JhengHei" w:hAnsi="Microsoft JhengHei" w:cs="Microsoft JhengHei"/>
                <w:sz w:val="14"/>
                <w:szCs w:val="14"/>
              </w:rPr>
            </w:pPr>
            <w:hyperlink w:anchor="_bookmark174" w:history="1">
              <w:r w:rsidR="004474D3">
                <w:rPr>
                  <w:rFonts w:ascii="Microsoft JhengHei" w:eastAsia="Microsoft JhengHei" w:hAnsi="Microsoft JhengHei" w:cs="Microsoft JhengHei"/>
                  <w:color w:val="0000FF"/>
                  <w:w w:val="95"/>
                  <w:sz w:val="14"/>
                  <w:szCs w:val="14"/>
                </w:rPr>
                <w:t>count()</w:t>
              </w:r>
            </w:hyperlink>
          </w:p>
        </w:tc>
      </w:tr>
      <w:tr w:rsidR="0020037C">
        <w:trPr>
          <w:trHeight w:hRule="exact" w:val="545"/>
        </w:trPr>
        <w:tc>
          <w:tcPr>
            <w:tcW w:w="2966" w:type="dxa"/>
            <w:tcBorders>
              <w:top w:val="single" w:sz="8" w:space="0" w:color="000000"/>
              <w:left w:val="single" w:sz="8" w:space="0" w:color="000000"/>
              <w:bottom w:val="single" w:sz="8" w:space="0" w:color="000000"/>
              <w:right w:val="nil"/>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select</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count(stu_id)</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student</w:t>
            </w:r>
          </w:p>
        </w:tc>
        <w:tc>
          <w:tcPr>
            <w:tcW w:w="3349" w:type="dxa"/>
            <w:tcBorders>
              <w:top w:val="single" w:sz="8" w:space="0" w:color="000000"/>
              <w:left w:val="nil"/>
              <w:bottom w:val="single" w:sz="8" w:space="0" w:color="000000"/>
              <w:right w:val="single" w:sz="8" w:space="0" w:color="000000"/>
            </w:tcBorders>
          </w:tcPr>
          <w:p w:rsidR="0020037C" w:rsidRDefault="004474D3">
            <w:pPr>
              <w:pStyle w:val="TableParagraph"/>
              <w:spacing w:line="217" w:lineRule="exact"/>
              <w:ind w:left="241"/>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db.collectionspace.student.count({stu_id:</w:t>
            </w:r>
          </w:p>
          <w:p w:rsidR="0020037C" w:rsidRDefault="004474D3">
            <w:pPr>
              <w:pStyle w:val="TableParagraph"/>
              <w:spacing w:line="240" w:lineRule="exact"/>
              <w:ind w:left="241"/>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{$exists:1}})</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7" w:lineRule="exact"/>
              <w:ind w:left="40"/>
              <w:rPr>
                <w:rFonts w:ascii="Microsoft JhengHei" w:eastAsia="Microsoft JhengHei" w:hAnsi="Microsoft JhengHei" w:cs="Microsoft JhengHei"/>
                <w:sz w:val="14"/>
                <w:szCs w:val="14"/>
              </w:rPr>
            </w:pPr>
            <w:hyperlink w:anchor="_bookmark174" w:history="1">
              <w:r w:rsidR="004474D3">
                <w:rPr>
                  <w:rFonts w:ascii="Microsoft JhengHei" w:eastAsia="Microsoft JhengHei" w:hAnsi="Microsoft JhengHei" w:cs="Microsoft JhengHei"/>
                  <w:color w:val="0000FF"/>
                  <w:w w:val="95"/>
                  <w:sz w:val="14"/>
                  <w:szCs w:val="14"/>
                </w:rPr>
                <w:t>count()</w:t>
              </w:r>
              <w:r w:rsidR="004474D3">
                <w:rPr>
                  <w:rFonts w:ascii="Microsoft JhengHei" w:eastAsia="Microsoft JhengHei" w:hAnsi="Microsoft JhengHei" w:cs="Microsoft JhengHei"/>
                  <w:color w:val="0000FF"/>
                  <w:spacing w:val="6"/>
                  <w:w w:val="95"/>
                  <w:sz w:val="14"/>
                  <w:szCs w:val="14"/>
                </w:rPr>
                <w:t xml:space="preserve"> </w:t>
              </w:r>
              <w:r w:rsidR="004474D3">
                <w:rPr>
                  <w:rFonts w:ascii="Microsoft JhengHei" w:eastAsia="Microsoft JhengHei" w:hAnsi="Microsoft JhengHei" w:cs="Microsoft JhengHei"/>
                  <w:color w:val="0000FF"/>
                  <w:w w:val="95"/>
                  <w:sz w:val="14"/>
                  <w:szCs w:val="14"/>
                </w:rPr>
                <w:t>,</w:t>
              </w:r>
              <w:r w:rsidR="004474D3">
                <w:rPr>
                  <w:rFonts w:ascii="Microsoft JhengHei" w:eastAsia="Microsoft JhengHei" w:hAnsi="Microsoft JhengHei" w:cs="Microsoft JhengHei"/>
                  <w:color w:val="0000FF"/>
                  <w:spacing w:val="7"/>
                  <w:w w:val="95"/>
                  <w:sz w:val="14"/>
                  <w:szCs w:val="14"/>
                </w:rPr>
                <w:t xml:space="preserve"> </w:t>
              </w:r>
            </w:hyperlink>
            <w:hyperlink w:anchor="_bookmark228" w:history="1">
              <w:r w:rsidR="004474D3">
                <w:rPr>
                  <w:rFonts w:ascii="Microsoft JhengHei" w:eastAsia="Microsoft JhengHei" w:hAnsi="Microsoft JhengHei" w:cs="Microsoft JhengHei"/>
                  <w:color w:val="0000FF"/>
                  <w:w w:val="95"/>
                  <w:sz w:val="14"/>
                  <w:szCs w:val="14"/>
                </w:rPr>
                <w:t>$exists</w:t>
              </w:r>
            </w:hyperlink>
          </w:p>
        </w:tc>
      </w:tr>
    </w:tbl>
    <w:p w:rsidR="0020037C" w:rsidRDefault="0020037C">
      <w:pPr>
        <w:spacing w:before="3" w:line="200" w:lineRule="exact"/>
        <w:rPr>
          <w:sz w:val="20"/>
          <w:szCs w:val="20"/>
        </w:rPr>
      </w:pPr>
    </w:p>
    <w:p w:rsidR="0020037C" w:rsidRDefault="004474D3">
      <w:pPr>
        <w:pStyle w:val="BodyText"/>
        <w:spacing w:line="310" w:lineRule="exact"/>
      </w:pPr>
      <w:r>
        <w:rPr>
          <w:w w:val="95"/>
        </w:rPr>
        <w:t>Update</w:t>
      </w:r>
    </w:p>
    <w:p w:rsidR="0020037C" w:rsidRDefault="004474D3">
      <w:pPr>
        <w:pStyle w:val="BodyText"/>
        <w:spacing w:before="16"/>
        <w:rPr>
          <w:lang w:eastAsia="zh-CN"/>
        </w:rPr>
      </w:pPr>
      <w:r>
        <w:rPr>
          <w:lang w:eastAsia="zh-CN"/>
        </w:rPr>
        <w:t>下表给出了各种SQL语句在表级上的更新操作和sequoiadb上相应的操作</w:t>
      </w:r>
    </w:p>
    <w:p w:rsidR="0020037C" w:rsidRDefault="0020037C">
      <w:pPr>
        <w:spacing w:before="7" w:line="60" w:lineRule="exact"/>
        <w:rPr>
          <w:sz w:val="6"/>
          <w:szCs w:val="6"/>
          <w:lang w:eastAsia="zh-CN"/>
        </w:rPr>
      </w:pPr>
    </w:p>
    <w:tbl>
      <w:tblPr>
        <w:tblW w:w="0" w:type="auto"/>
        <w:tblInd w:w="923" w:type="dxa"/>
        <w:tblLayout w:type="fixed"/>
        <w:tblCellMar>
          <w:left w:w="0" w:type="dxa"/>
          <w:right w:w="0" w:type="dxa"/>
        </w:tblCellMar>
        <w:tblLook w:val="01E0"/>
      </w:tblPr>
      <w:tblGrid>
        <w:gridCol w:w="3053"/>
        <w:gridCol w:w="3262"/>
        <w:gridCol w:w="3157"/>
      </w:tblGrid>
      <w:tr w:rsidR="0020037C">
        <w:trPr>
          <w:trHeight w:hRule="exact" w:val="300"/>
        </w:trPr>
        <w:tc>
          <w:tcPr>
            <w:tcW w:w="305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语句</w:t>
            </w:r>
          </w:p>
        </w:tc>
        <w:tc>
          <w:tcPr>
            <w:tcW w:w="3262"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5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相关链接</w:t>
            </w:r>
          </w:p>
        </w:tc>
      </w:tr>
      <w:tr w:rsidR="0020037C">
        <w:trPr>
          <w:trHeight w:hRule="exact" w:val="545"/>
        </w:trPr>
        <w:tc>
          <w:tcPr>
            <w:tcW w:w="305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update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set</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age=25</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stu_id="01"</w:t>
            </w:r>
          </w:p>
        </w:tc>
        <w:tc>
          <w:tcPr>
            <w:tcW w:w="3262"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15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db.collectionspace.student.update({stu_id:"01"},</w:t>
            </w:r>
          </w:p>
          <w:p w:rsidR="0020037C" w:rsidRDefault="004474D3">
            <w:pPr>
              <w:pStyle w:val="TableParagraph"/>
              <w:spacing w:line="240" w:lineRule="exact"/>
              <w:ind w:left="15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{$set:{age:25}})</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12" w:lineRule="exact"/>
              <w:ind w:left="40"/>
              <w:rPr>
                <w:rFonts w:ascii="Microsoft JhengHei" w:eastAsia="Microsoft JhengHei" w:hAnsi="Microsoft JhengHei" w:cs="Microsoft JhengHei"/>
                <w:sz w:val="14"/>
                <w:szCs w:val="14"/>
              </w:rPr>
            </w:pPr>
            <w:hyperlink w:anchor="_bookmark183" w:history="1">
              <w:r w:rsidR="004474D3">
                <w:rPr>
                  <w:rFonts w:ascii="Microsoft JhengHei" w:eastAsia="Microsoft JhengHei" w:hAnsi="Microsoft JhengHei" w:cs="Microsoft JhengHei"/>
                  <w:color w:val="0000FF"/>
                  <w:w w:val="95"/>
                  <w:sz w:val="14"/>
                  <w:szCs w:val="14"/>
                </w:rPr>
                <w:t>update()</w:t>
              </w:r>
              <w:r w:rsidR="004474D3">
                <w:rPr>
                  <w:rFonts w:ascii="Microsoft JhengHei" w:eastAsia="Microsoft JhengHei" w:hAnsi="Microsoft JhengHei" w:cs="Microsoft JhengHei"/>
                  <w:color w:val="0000FF"/>
                  <w:spacing w:val="2"/>
                  <w:w w:val="95"/>
                  <w:sz w:val="14"/>
                  <w:szCs w:val="14"/>
                </w:rPr>
                <w:t xml:space="preserve"> </w:t>
              </w:r>
              <w:r w:rsidR="004474D3">
                <w:rPr>
                  <w:rFonts w:ascii="Microsoft JhengHei" w:eastAsia="Microsoft JhengHei" w:hAnsi="Microsoft JhengHei" w:cs="Microsoft JhengHei"/>
                  <w:color w:val="0000FF"/>
                  <w:w w:val="95"/>
                  <w:sz w:val="14"/>
                  <w:szCs w:val="14"/>
                </w:rPr>
                <w:t>,</w:t>
              </w:r>
              <w:r w:rsidR="004474D3">
                <w:rPr>
                  <w:rFonts w:ascii="Microsoft JhengHei" w:eastAsia="Microsoft JhengHei" w:hAnsi="Microsoft JhengHei" w:cs="Microsoft JhengHei"/>
                  <w:color w:val="0000FF"/>
                  <w:spacing w:val="2"/>
                  <w:w w:val="95"/>
                  <w:sz w:val="14"/>
                  <w:szCs w:val="14"/>
                </w:rPr>
                <w:t xml:space="preserve"> </w:t>
              </w:r>
            </w:hyperlink>
            <w:hyperlink w:anchor="_bookmark235" w:history="1">
              <w:r w:rsidR="004474D3">
                <w:rPr>
                  <w:rFonts w:ascii="Microsoft JhengHei" w:eastAsia="Microsoft JhengHei" w:hAnsi="Microsoft JhengHei" w:cs="Microsoft JhengHei"/>
                  <w:color w:val="0000FF"/>
                  <w:w w:val="95"/>
                  <w:sz w:val="14"/>
                  <w:szCs w:val="14"/>
                </w:rPr>
                <w:t>$set</w:t>
              </w:r>
            </w:hyperlink>
          </w:p>
        </w:tc>
      </w:tr>
      <w:tr w:rsidR="0020037C">
        <w:trPr>
          <w:trHeight w:hRule="exact" w:val="535"/>
        </w:trPr>
        <w:tc>
          <w:tcPr>
            <w:tcW w:w="305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update</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set</w:t>
            </w:r>
            <w:r>
              <w:rPr>
                <w:rFonts w:ascii="Microsoft JhengHei" w:eastAsia="Microsoft JhengHei" w:hAnsi="Microsoft JhengHei" w:cs="Microsoft JhengHei"/>
                <w:spacing w:val="-14"/>
                <w:w w:val="95"/>
                <w:sz w:val="14"/>
                <w:szCs w:val="14"/>
              </w:rPr>
              <w:t xml:space="preserve"> </w:t>
            </w:r>
            <w:r>
              <w:rPr>
                <w:rFonts w:ascii="Microsoft JhengHei" w:eastAsia="Microsoft JhengHei" w:hAnsi="Microsoft JhengHei" w:cs="Microsoft JhengHei"/>
                <w:w w:val="95"/>
                <w:sz w:val="14"/>
                <w:szCs w:val="14"/>
              </w:rPr>
              <w:t>age=age+2</w:t>
            </w:r>
            <w:r>
              <w:rPr>
                <w:rFonts w:ascii="Microsoft JhengHei" w:eastAsia="Microsoft JhengHei" w:hAnsi="Microsoft JhengHei" w:cs="Microsoft JhengHei"/>
                <w:spacing w:val="-13"/>
                <w:w w:val="95"/>
                <w:sz w:val="14"/>
                <w:szCs w:val="14"/>
              </w:rPr>
              <w:t xml:space="preserve"> </w:t>
            </w:r>
            <w:r>
              <w:rPr>
                <w:rFonts w:ascii="Microsoft JhengHei" w:eastAsia="Microsoft JhengHei" w:hAnsi="Microsoft JhengHei" w:cs="Microsoft JhengHei"/>
                <w:w w:val="95"/>
                <w:sz w:val="14"/>
                <w:szCs w:val="14"/>
              </w:rPr>
              <w:t>where</w:t>
            </w:r>
          </w:p>
          <w:p w:rsidR="0020037C" w:rsidRDefault="004474D3">
            <w:pPr>
              <w:pStyle w:val="TableParagraph"/>
              <w:spacing w:line="240"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stu_id="01"</w:t>
            </w:r>
          </w:p>
        </w:tc>
        <w:tc>
          <w:tcPr>
            <w:tcW w:w="326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15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db.collectionspace.student.update({stu_id:"01"},</w:t>
            </w:r>
          </w:p>
          <w:p w:rsidR="0020037C" w:rsidRDefault="004474D3">
            <w:pPr>
              <w:pStyle w:val="TableParagraph"/>
              <w:spacing w:line="240" w:lineRule="exact"/>
              <w:ind w:left="154"/>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{$inc:{age:2}})</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83" w:history="1">
              <w:r w:rsidR="004474D3">
                <w:rPr>
                  <w:rFonts w:ascii="Microsoft JhengHei" w:eastAsia="Microsoft JhengHei" w:hAnsi="Microsoft JhengHei" w:cs="Microsoft JhengHei"/>
                  <w:color w:val="0000FF"/>
                  <w:w w:val="95"/>
                  <w:sz w:val="14"/>
                  <w:szCs w:val="14"/>
                </w:rPr>
                <w:t>update()</w:t>
              </w:r>
              <w:r w:rsidR="004474D3">
                <w:rPr>
                  <w:rFonts w:ascii="Microsoft JhengHei" w:eastAsia="Microsoft JhengHei" w:hAnsi="Microsoft JhengHei" w:cs="Microsoft JhengHei"/>
                  <w:color w:val="0000FF"/>
                  <w:spacing w:val="2"/>
                  <w:w w:val="95"/>
                  <w:sz w:val="14"/>
                  <w:szCs w:val="14"/>
                </w:rPr>
                <w:t xml:space="preserve"> </w:t>
              </w:r>
              <w:r w:rsidR="004474D3">
                <w:rPr>
                  <w:rFonts w:ascii="Microsoft JhengHei" w:eastAsia="Microsoft JhengHei" w:hAnsi="Microsoft JhengHei" w:cs="Microsoft JhengHei"/>
                  <w:color w:val="0000FF"/>
                  <w:w w:val="95"/>
                  <w:sz w:val="14"/>
                  <w:szCs w:val="14"/>
                </w:rPr>
                <w:t>,</w:t>
              </w:r>
              <w:r w:rsidR="004474D3">
                <w:rPr>
                  <w:rFonts w:ascii="Microsoft JhengHei" w:eastAsia="Microsoft JhengHei" w:hAnsi="Microsoft JhengHei" w:cs="Microsoft JhengHei"/>
                  <w:color w:val="0000FF"/>
                  <w:spacing w:val="2"/>
                  <w:w w:val="95"/>
                  <w:sz w:val="14"/>
                  <w:szCs w:val="14"/>
                </w:rPr>
                <w:t xml:space="preserve"> </w:t>
              </w:r>
            </w:hyperlink>
            <w:hyperlink w:anchor="_bookmark234" w:history="1">
              <w:r w:rsidR="004474D3">
                <w:rPr>
                  <w:rFonts w:ascii="Microsoft JhengHei" w:eastAsia="Microsoft JhengHei" w:hAnsi="Microsoft JhengHei" w:cs="Microsoft JhengHei"/>
                  <w:color w:val="0000FF"/>
                  <w:w w:val="95"/>
                  <w:sz w:val="14"/>
                  <w:szCs w:val="14"/>
                </w:rPr>
                <w:t>$inc</w:t>
              </w:r>
            </w:hyperlink>
          </w:p>
        </w:tc>
      </w:tr>
    </w:tbl>
    <w:p w:rsidR="0020037C" w:rsidRDefault="0020037C">
      <w:pPr>
        <w:spacing w:before="3" w:line="200" w:lineRule="exact"/>
        <w:rPr>
          <w:sz w:val="20"/>
          <w:szCs w:val="20"/>
        </w:rPr>
      </w:pPr>
    </w:p>
    <w:p w:rsidR="0020037C" w:rsidRDefault="004474D3">
      <w:pPr>
        <w:pStyle w:val="BodyText"/>
        <w:spacing w:line="310" w:lineRule="exact"/>
      </w:pPr>
      <w:r>
        <w:rPr>
          <w:w w:val="95"/>
        </w:rPr>
        <w:t>delete</w:t>
      </w:r>
    </w:p>
    <w:p w:rsidR="0020037C" w:rsidRDefault="004474D3">
      <w:pPr>
        <w:pStyle w:val="BodyText"/>
        <w:spacing w:before="16"/>
        <w:rPr>
          <w:lang w:eastAsia="zh-CN"/>
        </w:rPr>
      </w:pPr>
      <w:r>
        <w:rPr>
          <w:lang w:eastAsia="zh-CN"/>
        </w:rPr>
        <w:t>下表给出了各种SQL语句在表级上的删除记录操作和sequoiadb上相应的操作</w:t>
      </w:r>
    </w:p>
    <w:p w:rsidR="0020037C" w:rsidRDefault="0020037C">
      <w:pPr>
        <w:spacing w:before="7" w:line="60" w:lineRule="exact"/>
        <w:rPr>
          <w:sz w:val="6"/>
          <w:szCs w:val="6"/>
          <w:lang w:eastAsia="zh-CN"/>
        </w:rPr>
      </w:pPr>
    </w:p>
    <w:tbl>
      <w:tblPr>
        <w:tblW w:w="0" w:type="auto"/>
        <w:tblInd w:w="923" w:type="dxa"/>
        <w:tblLayout w:type="fixed"/>
        <w:tblCellMar>
          <w:left w:w="0" w:type="dxa"/>
          <w:right w:w="0" w:type="dxa"/>
        </w:tblCellMar>
        <w:tblLook w:val="01E0"/>
      </w:tblPr>
      <w:tblGrid>
        <w:gridCol w:w="2713"/>
        <w:gridCol w:w="3602"/>
        <w:gridCol w:w="3157"/>
      </w:tblGrid>
      <w:tr w:rsidR="0020037C">
        <w:trPr>
          <w:trHeight w:hRule="exact" w:val="305"/>
        </w:trPr>
        <w:tc>
          <w:tcPr>
            <w:tcW w:w="2713" w:type="dxa"/>
            <w:tcBorders>
              <w:top w:val="single" w:sz="8" w:space="0" w:color="000000"/>
              <w:left w:val="single" w:sz="8" w:space="0" w:color="000000"/>
              <w:bottom w:val="single" w:sz="8" w:space="0" w:color="000000"/>
              <w:right w:val="nil"/>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SQL</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语句</w:t>
            </w:r>
          </w:p>
        </w:tc>
        <w:tc>
          <w:tcPr>
            <w:tcW w:w="3602" w:type="dxa"/>
            <w:tcBorders>
              <w:top w:val="single" w:sz="8" w:space="0" w:color="000000"/>
              <w:left w:val="nil"/>
              <w:bottom w:val="single" w:sz="8" w:space="0" w:color="000000"/>
              <w:right w:val="single" w:sz="8" w:space="0" w:color="000000"/>
            </w:tcBorders>
          </w:tcPr>
          <w:p w:rsidR="0020037C" w:rsidRDefault="004474D3">
            <w:pPr>
              <w:pStyle w:val="TableParagraph"/>
              <w:spacing w:line="212" w:lineRule="exact"/>
              <w:ind w:left="49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Sequoiadb</w:t>
            </w:r>
            <w:r>
              <w:rPr>
                <w:rFonts w:ascii="Microsoft JhengHei" w:eastAsia="Microsoft JhengHei" w:hAnsi="Microsoft JhengHei" w:cs="Microsoft JhengHei"/>
                <w:spacing w:val="2"/>
                <w:w w:val="95"/>
                <w:sz w:val="14"/>
                <w:szCs w:val="14"/>
              </w:rPr>
              <w:t xml:space="preserve"> </w:t>
            </w:r>
            <w:r>
              <w:rPr>
                <w:rFonts w:ascii="Microsoft JhengHei" w:eastAsia="Microsoft JhengHei" w:hAnsi="Microsoft JhengHei" w:cs="Microsoft JhengHei"/>
                <w:w w:val="95"/>
                <w:sz w:val="14"/>
                <w:szCs w:val="14"/>
              </w:rPr>
              <w:t>语句</w:t>
            </w:r>
          </w:p>
        </w:tc>
        <w:tc>
          <w:tcPr>
            <w:tcW w:w="3157"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相关链接</w:t>
            </w:r>
          </w:p>
        </w:tc>
      </w:tr>
      <w:tr w:rsidR="0020037C">
        <w:trPr>
          <w:trHeight w:hRule="exact" w:val="300"/>
        </w:trPr>
        <w:tc>
          <w:tcPr>
            <w:tcW w:w="271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delete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student</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where</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age=20</w:t>
            </w:r>
          </w:p>
        </w:tc>
        <w:tc>
          <w:tcPr>
            <w:tcW w:w="360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49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db.collectionspace.student.remove({age:20})</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7" w:history="1">
              <w:r w:rsidR="004474D3">
                <w:rPr>
                  <w:rFonts w:ascii="Microsoft JhengHei" w:eastAsia="Microsoft JhengHei" w:hAnsi="Microsoft JhengHei" w:cs="Microsoft JhengHei"/>
                  <w:color w:val="0000FF"/>
                  <w:w w:val="95"/>
                  <w:sz w:val="14"/>
                  <w:szCs w:val="14"/>
                </w:rPr>
                <w:t>remove()</w:t>
              </w:r>
            </w:hyperlink>
          </w:p>
        </w:tc>
      </w:tr>
      <w:tr w:rsidR="0020037C">
        <w:trPr>
          <w:trHeight w:hRule="exact" w:val="295"/>
        </w:trPr>
        <w:tc>
          <w:tcPr>
            <w:tcW w:w="2713" w:type="dxa"/>
            <w:tcBorders>
              <w:top w:val="single" w:sz="8" w:space="0" w:color="000000"/>
              <w:left w:val="single" w:sz="8" w:space="0" w:color="000000"/>
              <w:bottom w:val="single" w:sz="8" w:space="0" w:color="000000"/>
              <w:right w:val="nil"/>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delete</w:t>
            </w:r>
            <w:r>
              <w:rPr>
                <w:rFonts w:ascii="Microsoft JhengHei" w:eastAsia="Microsoft JhengHei" w:hAnsi="Microsoft JhengHei" w:cs="Microsoft JhengHei"/>
                <w:spacing w:val="3"/>
                <w:w w:val="95"/>
                <w:sz w:val="14"/>
                <w:szCs w:val="14"/>
              </w:rPr>
              <w:t xml:space="preserve"> </w:t>
            </w:r>
            <w:r>
              <w:rPr>
                <w:rFonts w:ascii="Microsoft JhengHei" w:eastAsia="Microsoft JhengHei" w:hAnsi="Microsoft JhengHei" w:cs="Microsoft JhengHei"/>
                <w:w w:val="95"/>
                <w:sz w:val="14"/>
                <w:szCs w:val="14"/>
              </w:rPr>
              <w:t>from</w:t>
            </w:r>
            <w:r>
              <w:rPr>
                <w:rFonts w:ascii="Microsoft JhengHei" w:eastAsia="Microsoft JhengHei" w:hAnsi="Microsoft JhengHei" w:cs="Microsoft JhengHei"/>
                <w:spacing w:val="4"/>
                <w:w w:val="95"/>
                <w:sz w:val="14"/>
                <w:szCs w:val="14"/>
              </w:rPr>
              <w:t xml:space="preserve"> </w:t>
            </w:r>
            <w:r>
              <w:rPr>
                <w:rFonts w:ascii="Microsoft JhengHei" w:eastAsia="Microsoft JhengHei" w:hAnsi="Microsoft JhengHei" w:cs="Microsoft JhengHei"/>
                <w:w w:val="95"/>
                <w:sz w:val="14"/>
                <w:szCs w:val="14"/>
              </w:rPr>
              <w:t>student</w:t>
            </w:r>
          </w:p>
        </w:tc>
        <w:tc>
          <w:tcPr>
            <w:tcW w:w="3602" w:type="dxa"/>
            <w:tcBorders>
              <w:top w:val="single" w:sz="8" w:space="0" w:color="000000"/>
              <w:left w:val="nil"/>
              <w:bottom w:val="single" w:sz="8" w:space="0" w:color="000000"/>
              <w:right w:val="single" w:sz="8" w:space="0" w:color="000000"/>
            </w:tcBorders>
          </w:tcPr>
          <w:p w:rsidR="0020037C" w:rsidRDefault="004474D3">
            <w:pPr>
              <w:pStyle w:val="TableParagraph"/>
              <w:spacing w:line="207" w:lineRule="exact"/>
              <w:ind w:left="494"/>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db.collectionspace.student.remove()</w:t>
            </w:r>
          </w:p>
        </w:tc>
        <w:tc>
          <w:tcPr>
            <w:tcW w:w="3157" w:type="dxa"/>
            <w:tcBorders>
              <w:top w:val="single" w:sz="8" w:space="0" w:color="000000"/>
              <w:left w:val="single" w:sz="8" w:space="0" w:color="000000"/>
              <w:bottom w:val="single" w:sz="8" w:space="0" w:color="000000"/>
              <w:right w:val="single" w:sz="8" w:space="0" w:color="000000"/>
            </w:tcBorders>
          </w:tcPr>
          <w:p w:rsidR="0020037C" w:rsidRDefault="00B0609F">
            <w:pPr>
              <w:pStyle w:val="TableParagraph"/>
              <w:spacing w:line="207" w:lineRule="exact"/>
              <w:ind w:left="40"/>
              <w:rPr>
                <w:rFonts w:ascii="Microsoft JhengHei" w:eastAsia="Microsoft JhengHei" w:hAnsi="Microsoft JhengHei" w:cs="Microsoft JhengHei"/>
                <w:sz w:val="14"/>
                <w:szCs w:val="14"/>
              </w:rPr>
            </w:pPr>
            <w:hyperlink w:anchor="_bookmark177" w:history="1">
              <w:r w:rsidR="004474D3">
                <w:rPr>
                  <w:rFonts w:ascii="Microsoft JhengHei" w:eastAsia="Microsoft JhengHei" w:hAnsi="Microsoft JhengHei" w:cs="Microsoft JhengHei"/>
                  <w:color w:val="0000FF"/>
                  <w:w w:val="95"/>
                  <w:sz w:val="14"/>
                  <w:szCs w:val="14"/>
                </w:rPr>
                <w:t>remove()</w:t>
              </w:r>
            </w:hyperlink>
          </w:p>
        </w:tc>
      </w:tr>
    </w:tbl>
    <w:p w:rsidR="0020037C" w:rsidRDefault="0020037C">
      <w:pPr>
        <w:spacing w:before="8" w:line="180" w:lineRule="exact"/>
        <w:rPr>
          <w:sz w:val="18"/>
          <w:szCs w:val="18"/>
        </w:rPr>
      </w:pPr>
    </w:p>
    <w:p w:rsidR="0020037C" w:rsidRDefault="0020037C">
      <w:pPr>
        <w:spacing w:line="200" w:lineRule="exact"/>
        <w:rPr>
          <w:sz w:val="20"/>
          <w:szCs w:val="20"/>
        </w:rPr>
      </w:pPr>
    </w:p>
    <w:p w:rsidR="0020037C" w:rsidRDefault="00B0609F">
      <w:pPr>
        <w:pStyle w:val="Heading2"/>
        <w:spacing w:line="394" w:lineRule="exact"/>
      </w:pPr>
      <w:r>
        <w:pict>
          <v:group id="_x0000_s2052" style="position:absolute;left:0;text-align:left;margin-left:56.7pt;margin-top:21.4pt;width:498.6pt;height:.1pt;z-index:-251330048;mso-position-horizontal-relative:page" coordorigin="1134,428" coordsize="9972,2">
            <v:shape id="_x0000_s2053" style="position:absolute;left:1134;top:428;width:9972;height:2" coordorigin="1134,428" coordsize="9972,0" path="m1134,428r9972,e" filled="f" strokeweight="1pt">
              <v:path arrowok="t"/>
            </v:shape>
            <w10:wrap anchorx="page"/>
          </v:group>
        </w:pict>
      </w:r>
      <w:bookmarkStart w:id="686" w:name="限制"/>
      <w:bookmarkStart w:id="687" w:name="_bookmark285"/>
      <w:bookmarkEnd w:id="686"/>
      <w:bookmarkEnd w:id="687"/>
      <w:r w:rsidR="004474D3">
        <w:t>限制</w:t>
      </w:r>
      <w:ins w:id="688" w:author="qiushanggao" w:date="2013-11-06T16:03:00Z">
        <w:r w:rsidR="00010B78">
          <w:rPr>
            <w:rFonts w:asciiTheme="minorEastAsia" w:eastAsiaTheme="minorEastAsia" w:hAnsiTheme="minorEastAsia" w:hint="eastAsia"/>
            <w:lang w:eastAsia="zh-CN"/>
          </w:rPr>
          <w:t>(王涛)</w:t>
        </w:r>
      </w:ins>
    </w:p>
    <w:p w:rsidR="0020037C" w:rsidRDefault="0020037C">
      <w:pPr>
        <w:spacing w:before="3" w:line="220" w:lineRule="exact"/>
      </w:pPr>
    </w:p>
    <w:p w:rsidR="0020037C" w:rsidRDefault="004474D3">
      <w:pPr>
        <w:pStyle w:val="BodyText"/>
      </w:pPr>
      <w:r>
        <w:t>文档</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文档最小长度</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至少包含一个字段</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文档最大长度</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w w:val="95"/>
                <w:sz w:val="14"/>
                <w:szCs w:val="14"/>
                <w:lang w:eastAsia="zh-CN"/>
              </w:rPr>
              <w:t>转为BSON结构后16777168字节</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字段名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80"/>
                <w:sz w:val="14"/>
                <w:szCs w:val="14"/>
              </w:rPr>
              <w:t>不以“$”起始，不包含“.”</w:t>
            </w:r>
          </w:p>
        </w:tc>
      </w:tr>
    </w:tbl>
    <w:p w:rsidR="0020037C" w:rsidRDefault="0020037C">
      <w:pPr>
        <w:spacing w:before="3" w:line="200" w:lineRule="exact"/>
        <w:rPr>
          <w:sz w:val="20"/>
          <w:szCs w:val="20"/>
        </w:rPr>
      </w:pPr>
    </w:p>
    <w:p w:rsidR="0020037C" w:rsidRDefault="004474D3">
      <w:pPr>
        <w:pStyle w:val="BodyText"/>
        <w:spacing w:line="310" w:lineRule="exact"/>
      </w:pPr>
      <w:r>
        <w:t>集合</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集合名最大长度</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127字节</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75"/>
                <w:sz w:val="14"/>
                <w:szCs w:val="14"/>
              </w:rPr>
              <w:t>不以“$”或“SYS”起始，不包含“.”</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单节点集合最大容量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为集合空间最大容量</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单集合空间集合最大数量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4096</w:t>
            </w:r>
          </w:p>
        </w:tc>
      </w:tr>
    </w:tbl>
    <w:p w:rsidR="0020037C" w:rsidRDefault="0020037C">
      <w:pPr>
        <w:spacing w:before="3" w:line="200" w:lineRule="exact"/>
        <w:rPr>
          <w:sz w:val="20"/>
          <w:szCs w:val="20"/>
        </w:rPr>
      </w:pPr>
    </w:p>
    <w:p w:rsidR="0020037C" w:rsidRDefault="004474D3">
      <w:pPr>
        <w:pStyle w:val="BodyText"/>
        <w:spacing w:line="310" w:lineRule="exact"/>
      </w:pPr>
      <w:r>
        <w:t>集合空间</w:t>
      </w:r>
    </w:p>
    <w:p w:rsidR="0020037C" w:rsidRDefault="0020037C">
      <w:pPr>
        <w:spacing w:before="7" w:line="20" w:lineRule="exact"/>
        <w:rPr>
          <w:sz w:val="4"/>
          <w:szCs w:val="4"/>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集合空间名最大长度</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127字节</w:t>
            </w:r>
          </w:p>
        </w:tc>
      </w:tr>
    </w:tbl>
    <w:p w:rsidR="0020037C" w:rsidRDefault="0020037C">
      <w:pPr>
        <w:spacing w:line="217"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集合空间名</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75"/>
                <w:sz w:val="14"/>
                <w:szCs w:val="14"/>
              </w:rPr>
              <w:t>不以“$”或“SYS”起始，不包含“.”</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数据页大小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4096、8192、16384、32768、65536</w:t>
            </w:r>
          </w:p>
        </w:tc>
      </w:tr>
      <w:tr w:rsidR="0020037C">
        <w:trPr>
          <w:trHeight w:hRule="exact" w:val="1023"/>
        </w:trPr>
        <w:tc>
          <w:tcPr>
            <w:tcW w:w="4741" w:type="dxa"/>
            <w:tcBorders>
              <w:top w:val="single" w:sz="8" w:space="0" w:color="000000"/>
              <w:left w:val="nil"/>
              <w:bottom w:val="single" w:sz="8" w:space="0" w:color="000000"/>
              <w:right w:val="nil"/>
            </w:tcBorders>
          </w:tcPr>
          <w:p w:rsidR="0020037C" w:rsidRDefault="004474D3">
            <w:pPr>
              <w:pStyle w:val="TableParagraph"/>
              <w:spacing w:line="207" w:lineRule="exact"/>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单节点集合空间最大容量</w:t>
            </w:r>
          </w:p>
          <w:p w:rsidR="0020037C" w:rsidRDefault="0020037C">
            <w:pPr>
              <w:pStyle w:val="TableParagraph"/>
              <w:spacing w:line="200" w:lineRule="exact"/>
              <w:rPr>
                <w:sz w:val="20"/>
                <w:szCs w:val="20"/>
                <w:lang w:eastAsia="zh-CN"/>
              </w:rPr>
            </w:pPr>
          </w:p>
          <w:p w:rsidR="0020037C" w:rsidRDefault="0020037C">
            <w:pPr>
              <w:pStyle w:val="TableParagraph"/>
              <w:spacing w:before="7" w:line="280" w:lineRule="exact"/>
              <w:rPr>
                <w:sz w:val="28"/>
                <w:szCs w:val="28"/>
                <w:lang w:eastAsia="zh-CN"/>
              </w:rPr>
            </w:pPr>
          </w:p>
          <w:p w:rsidR="0020037C" w:rsidRDefault="004474D3">
            <w:pPr>
              <w:pStyle w:val="TableParagraph"/>
              <w:ind w:left="5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单节点集合空间最大数量</w:t>
            </w:r>
          </w:p>
        </w:tc>
        <w:tc>
          <w:tcPr>
            <w:tcW w:w="4731" w:type="dxa"/>
            <w:tcBorders>
              <w:top w:val="single" w:sz="8" w:space="0" w:color="000000"/>
              <w:left w:val="nil"/>
              <w:bottom w:val="single" w:sz="8" w:space="0" w:color="000000"/>
              <w:right w:val="nil"/>
            </w:tcBorders>
          </w:tcPr>
          <w:p w:rsidR="0020037C" w:rsidRDefault="004474D3">
            <w:pPr>
              <w:pStyle w:val="TableParagraph"/>
              <w:spacing w:before="30" w:line="323" w:lineRule="auto"/>
              <w:ind w:left="45" w:right="2307"/>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 xml:space="preserve">对应每种数据页大小，分别为 </w:t>
            </w:r>
            <w:r>
              <w:rPr>
                <w:rFonts w:ascii="Microsoft JhengHei" w:eastAsia="Microsoft JhengHei" w:hAnsi="Microsoft JhengHei" w:cs="Microsoft JhengHei"/>
                <w:w w:val="95"/>
                <w:sz w:val="14"/>
                <w:szCs w:val="14"/>
                <w:lang w:eastAsia="zh-CN"/>
              </w:rPr>
              <w:t>64GB、128GB、256GB、512GB、1TB</w:t>
            </w:r>
          </w:p>
          <w:p w:rsidR="0020037C" w:rsidRDefault="004474D3">
            <w:pPr>
              <w:pStyle w:val="TableParagraph"/>
              <w:spacing w:before="35"/>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4096</w:t>
            </w:r>
          </w:p>
        </w:tc>
      </w:tr>
    </w:tbl>
    <w:p w:rsidR="0020037C" w:rsidRDefault="0020037C">
      <w:pPr>
        <w:spacing w:before="3" w:line="200" w:lineRule="exact"/>
        <w:rPr>
          <w:sz w:val="20"/>
          <w:szCs w:val="20"/>
        </w:rPr>
      </w:pPr>
    </w:p>
    <w:p w:rsidR="0020037C" w:rsidRDefault="004474D3">
      <w:pPr>
        <w:pStyle w:val="BodyText"/>
        <w:spacing w:line="310" w:lineRule="exact"/>
        <w:ind w:left="613"/>
      </w:pPr>
      <w:r>
        <w:t>索引</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每条数据索引键最大长度</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1024字节</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索引定义总长度（包括索引名，索引键名等）</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转为BSON后小于等于数据页大小-48字节</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复合索引</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文档里符合索引所定义的字段中，最多一个字段包含数组</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索引键定义排序值</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1或者-1</w:t>
            </w:r>
          </w:p>
        </w:tc>
      </w:tr>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单集合最大索引数量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64</w:t>
            </w:r>
          </w:p>
        </w:tc>
      </w:tr>
    </w:tbl>
    <w:p w:rsidR="0020037C" w:rsidRDefault="0020037C">
      <w:pPr>
        <w:spacing w:before="3" w:line="200" w:lineRule="exact"/>
        <w:rPr>
          <w:sz w:val="20"/>
          <w:szCs w:val="20"/>
        </w:rPr>
      </w:pPr>
    </w:p>
    <w:p w:rsidR="0020037C" w:rsidRDefault="004474D3">
      <w:pPr>
        <w:pStyle w:val="BodyText"/>
        <w:spacing w:line="310" w:lineRule="exact"/>
        <w:ind w:left="613"/>
      </w:pPr>
      <w:r>
        <w:t>数据库</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日志文件最小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32MB</w:t>
            </w:r>
          </w:p>
        </w:tc>
      </w:tr>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日志文件最大</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2GB</w:t>
            </w:r>
          </w:p>
        </w:tc>
      </w:tr>
    </w:tbl>
    <w:p w:rsidR="0020037C" w:rsidRDefault="0020037C">
      <w:pPr>
        <w:spacing w:before="3" w:line="200" w:lineRule="exact"/>
        <w:rPr>
          <w:sz w:val="20"/>
          <w:szCs w:val="20"/>
        </w:rPr>
      </w:pPr>
    </w:p>
    <w:p w:rsidR="0020037C" w:rsidRDefault="004474D3">
      <w:pPr>
        <w:pStyle w:val="BodyText"/>
        <w:spacing w:line="310" w:lineRule="exact"/>
        <w:ind w:left="613"/>
      </w:pPr>
      <w:r>
        <w:t>节点</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每</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组最大节点数量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7</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创建节点</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必须使用hostname，而不是IP地址</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网络</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集群中所有系统必须能够使用hostname互相访问</w:t>
            </w:r>
          </w:p>
        </w:tc>
      </w:tr>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主节点选举条件</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组内至少存在超过半数节点参与选举</w:t>
            </w:r>
          </w:p>
        </w:tc>
      </w:tr>
    </w:tbl>
    <w:p w:rsidR="0020037C" w:rsidRDefault="0020037C">
      <w:pPr>
        <w:spacing w:before="3" w:line="200" w:lineRule="exact"/>
        <w:rPr>
          <w:sz w:val="20"/>
          <w:szCs w:val="20"/>
          <w:lang w:eastAsia="zh-CN"/>
        </w:rPr>
      </w:pPr>
    </w:p>
    <w:p w:rsidR="0020037C" w:rsidRDefault="00423ADE">
      <w:pPr>
        <w:pStyle w:val="BodyText"/>
        <w:spacing w:line="310" w:lineRule="exact"/>
        <w:ind w:left="613"/>
      </w:pPr>
      <w:r>
        <w:t>分区</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30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数据切分</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同一时刻每个集合只能进行一个范围的切分</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键</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键数值在数据插入后不可修改</w:t>
            </w:r>
          </w:p>
        </w:tc>
      </w:tr>
      <w:tr w:rsidR="0020037C">
        <w:trPr>
          <w:trHeight w:hRule="exact" w:val="300"/>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_id</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集合中_id仅保证</w:t>
            </w:r>
            <w:r>
              <w:rPr>
                <w:rFonts w:ascii="Microsoft JhengHei" w:eastAsia="Microsoft JhengHei" w:hAnsi="Microsoft JhengHei" w:cs="Microsoft JhengHei"/>
                <w:sz w:val="14"/>
                <w:szCs w:val="14"/>
                <w:lang w:eastAsia="zh-CN"/>
              </w:rPr>
              <w:t>分区</w:t>
            </w:r>
            <w:r w:rsidR="004474D3">
              <w:rPr>
                <w:rFonts w:ascii="Microsoft JhengHei" w:eastAsia="Microsoft JhengHei" w:hAnsi="Microsoft JhengHei" w:cs="Microsoft JhengHei"/>
                <w:sz w:val="14"/>
                <w:szCs w:val="14"/>
                <w:lang w:eastAsia="zh-CN"/>
              </w:rPr>
              <w:t>组内唯一，不保证全局唯一</w:t>
            </w:r>
          </w:p>
        </w:tc>
      </w:tr>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唯一索引</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07" w:lineRule="exact"/>
              <w:ind w:left="35"/>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必须包含</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键中所有字段</w:t>
            </w:r>
          </w:p>
        </w:tc>
      </w:tr>
    </w:tbl>
    <w:p w:rsidR="0020037C" w:rsidRDefault="0020037C">
      <w:pPr>
        <w:spacing w:before="3" w:line="200" w:lineRule="exact"/>
        <w:rPr>
          <w:sz w:val="20"/>
          <w:szCs w:val="20"/>
          <w:lang w:eastAsia="zh-CN"/>
        </w:rPr>
      </w:pPr>
    </w:p>
    <w:p w:rsidR="0020037C" w:rsidRDefault="004474D3">
      <w:pPr>
        <w:pStyle w:val="BodyText"/>
        <w:spacing w:line="310" w:lineRule="exact"/>
        <w:ind w:left="613"/>
      </w:pPr>
      <w:r>
        <w:t>驱动</w:t>
      </w:r>
    </w:p>
    <w:p w:rsidR="0020037C" w:rsidRDefault="0020037C">
      <w:pPr>
        <w:spacing w:before="7" w:line="20" w:lineRule="exact"/>
        <w:rPr>
          <w:sz w:val="4"/>
          <w:szCs w:val="4"/>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295"/>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描述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2"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限制</w:t>
            </w:r>
          </w:p>
        </w:tc>
      </w:tr>
      <w:tr w:rsidR="0020037C">
        <w:trPr>
          <w:trHeight w:hRule="exact" w:val="7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217"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线程安全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before="40" w:line="323" w:lineRule="auto"/>
              <w:ind w:left="35" w:right="1876"/>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每个连接对象与其下属的子对象为非线程安全 不同连接对象之间为线程安全</w:t>
            </w:r>
          </w:p>
        </w:tc>
      </w:tr>
    </w:tbl>
    <w:p w:rsidR="0020037C" w:rsidRDefault="0020037C">
      <w:pPr>
        <w:spacing w:before="8" w:line="180" w:lineRule="exact"/>
        <w:rPr>
          <w:sz w:val="18"/>
          <w:szCs w:val="18"/>
          <w:lang w:eastAsia="zh-CN"/>
        </w:rPr>
      </w:pPr>
    </w:p>
    <w:p w:rsidR="0020037C" w:rsidRDefault="0020037C">
      <w:pPr>
        <w:spacing w:line="200" w:lineRule="exact"/>
        <w:rPr>
          <w:sz w:val="20"/>
          <w:szCs w:val="20"/>
          <w:lang w:eastAsia="zh-CN"/>
        </w:rPr>
      </w:pPr>
    </w:p>
    <w:p w:rsidR="0020037C" w:rsidRDefault="00B0609F">
      <w:pPr>
        <w:pStyle w:val="Heading2"/>
        <w:spacing w:line="394" w:lineRule="exact"/>
        <w:ind w:left="113"/>
      </w:pPr>
      <w:r>
        <w:pict>
          <v:group id="_x0000_s2050" style="position:absolute;left:0;text-align:left;margin-left:56.7pt;margin-top:21.4pt;width:498.6pt;height:.1pt;z-index:-251329024;mso-position-horizontal-relative:page" coordorigin="1134,428" coordsize="9972,2">
            <v:shape id="_x0000_s2051" style="position:absolute;left:1134;top:428;width:9972;height:2" coordorigin="1134,428" coordsize="9972,0" path="m1134,428r9972,e" filled="f" strokeweight="1pt">
              <v:path arrowok="t"/>
            </v:shape>
            <w10:wrap anchorx="page"/>
          </v:group>
        </w:pict>
      </w:r>
      <w:bookmarkStart w:id="689" w:name="Error_Code_List"/>
      <w:bookmarkStart w:id="690" w:name="_bookmark286"/>
      <w:bookmarkEnd w:id="689"/>
      <w:bookmarkEnd w:id="690"/>
      <w:r w:rsidR="004474D3">
        <w:rPr>
          <w:w w:val="95"/>
        </w:rPr>
        <w:t>Error</w:t>
      </w:r>
      <w:r w:rsidR="004474D3">
        <w:rPr>
          <w:spacing w:val="16"/>
          <w:w w:val="95"/>
        </w:rPr>
        <w:t xml:space="preserve"> </w:t>
      </w:r>
      <w:r w:rsidR="004474D3">
        <w:rPr>
          <w:w w:val="95"/>
        </w:rPr>
        <w:t>Code</w:t>
      </w:r>
      <w:r w:rsidR="004474D3">
        <w:rPr>
          <w:spacing w:val="16"/>
          <w:w w:val="95"/>
        </w:rPr>
        <w:t xml:space="preserve"> </w:t>
      </w:r>
      <w:r w:rsidR="004474D3">
        <w:rPr>
          <w:w w:val="95"/>
        </w:rPr>
        <w:t>List</w:t>
      </w:r>
    </w:p>
    <w:p w:rsidR="0020037C" w:rsidRDefault="0020037C">
      <w:pPr>
        <w:spacing w:before="4" w:line="130" w:lineRule="exact"/>
        <w:rPr>
          <w:sz w:val="13"/>
          <w:szCs w:val="13"/>
        </w:rPr>
      </w:pPr>
    </w:p>
    <w:tbl>
      <w:tblPr>
        <w:tblW w:w="0" w:type="auto"/>
        <w:tblInd w:w="603" w:type="dxa"/>
        <w:tblLayout w:type="fixed"/>
        <w:tblCellMar>
          <w:left w:w="0" w:type="dxa"/>
          <w:right w:w="0" w:type="dxa"/>
        </w:tblCellMar>
        <w:tblLook w:val="01E0"/>
      </w:tblPr>
      <w:tblGrid>
        <w:gridCol w:w="4741"/>
        <w:gridCol w:w="4731"/>
      </w:tblGrid>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Description</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Error</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Code</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IO</w:t>
            </w:r>
            <w:r>
              <w:rPr>
                <w:rFonts w:ascii="Microsoft JhengHei" w:eastAsia="Microsoft JhengHei" w:hAnsi="Microsoft JhengHei" w:cs="Microsoft JhengHei"/>
                <w:spacing w:val="-3"/>
                <w:sz w:val="14"/>
                <w:szCs w:val="14"/>
              </w:rPr>
              <w:t xml:space="preserve"> </w:t>
            </w:r>
            <w:r>
              <w:rPr>
                <w:rFonts w:ascii="Microsoft JhengHei" w:eastAsia="Microsoft JhengHei" w:hAnsi="Microsoft JhengHei" w:cs="Microsoft JhengHei"/>
                <w:sz w:val="14"/>
                <w:szCs w:val="14"/>
              </w:rPr>
              <w:t>错误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-1</w:t>
            </w:r>
          </w:p>
        </w:tc>
      </w:tr>
      <w:tr w:rsidR="0020037C">
        <w:trPr>
          <w:trHeight w:hRule="exact" w:val="446"/>
        </w:trPr>
        <w:tc>
          <w:tcPr>
            <w:tcW w:w="4741" w:type="dxa"/>
            <w:tcBorders>
              <w:top w:val="single" w:sz="8" w:space="0" w:color="000000"/>
              <w:left w:val="nil"/>
              <w:bottom w:val="single" w:sz="8" w:space="0" w:color="000000"/>
              <w:right w:val="nil"/>
            </w:tcBorders>
          </w:tcPr>
          <w:p w:rsidR="0020037C" w:rsidRDefault="004474D3">
            <w:pPr>
              <w:pStyle w:val="TableParagraph"/>
              <w:spacing w:line="171"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无可用内存</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权限错误</w:t>
            </w:r>
          </w:p>
        </w:tc>
        <w:tc>
          <w:tcPr>
            <w:tcW w:w="4731" w:type="dxa"/>
            <w:tcBorders>
              <w:top w:val="single" w:sz="8" w:space="0" w:color="000000"/>
              <w:left w:val="nil"/>
              <w:bottom w:val="single" w:sz="8" w:space="0" w:color="000000"/>
              <w:right w:val="nil"/>
            </w:tcBorders>
          </w:tcPr>
          <w:p w:rsidR="0020037C" w:rsidRDefault="004474D3">
            <w:pPr>
              <w:pStyle w:val="TableParagraph"/>
              <w:spacing w:line="171"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-2</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文件不存在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-4</w:t>
            </w:r>
          </w:p>
        </w:tc>
      </w:tr>
    </w:tbl>
    <w:p w:rsidR="0020037C" w:rsidRDefault="0020037C">
      <w:pPr>
        <w:spacing w:line="181" w:lineRule="exact"/>
        <w:rPr>
          <w:rFonts w:ascii="Microsoft JhengHei" w:eastAsia="Microsoft JhengHei" w:hAnsi="Microsoft JhengHei" w:cs="Microsoft JhengHei"/>
          <w:sz w:val="14"/>
          <w:szCs w:val="14"/>
        </w:rPr>
        <w:sectPr w:rsidR="0020037C">
          <w:pgSz w:w="12240" w:h="15840"/>
          <w:pgMar w:top="900" w:right="680" w:bottom="280" w:left="1020" w:header="713" w:footer="0" w:gutter="0"/>
          <w:cols w:space="720"/>
        </w:sectPr>
      </w:pPr>
    </w:p>
    <w:p w:rsidR="0020037C" w:rsidRDefault="0020037C">
      <w:pPr>
        <w:spacing w:before="11" w:line="200" w:lineRule="exact"/>
        <w:rPr>
          <w:sz w:val="20"/>
          <w:szCs w:val="20"/>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456"/>
        </w:trPr>
        <w:tc>
          <w:tcPr>
            <w:tcW w:w="4741"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Description</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文件已存在</w:t>
            </w:r>
          </w:p>
        </w:tc>
        <w:tc>
          <w:tcPr>
            <w:tcW w:w="4731" w:type="dxa"/>
            <w:tcBorders>
              <w:top w:val="single" w:sz="8" w:space="0" w:color="000000"/>
              <w:left w:val="nil"/>
              <w:bottom w:val="single" w:sz="8" w:space="0" w:color="000000"/>
              <w:right w:val="nil"/>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Error</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Code</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-5</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非法输入参数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-6</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非法长度</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-7</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中断错误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-8</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文件结束</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85"/>
                <w:sz w:val="14"/>
                <w:szCs w:val="14"/>
              </w:rPr>
              <w:t>-9</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系统错误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无剩余空间</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引擎调度单元状态错误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超时错误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数据库已暂停</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网络错误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网络已从远程关闭</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数据库正在关闭</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应用被强制退出</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非法路径错误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非预期文件类型</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存储单元中无可用空间</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集合已存在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集合不存在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数据记录过大</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数据记录不存在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-25</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溢出记录已存在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-26</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非法记录</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-27</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存储单元需要重组</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集合结尾</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上下文已打开</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-30</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上下文已关闭</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-31</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选项暂不支持</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-32</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集合空间已存在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集合空间不存在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非法存储单元</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-35</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上下文不存在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-36</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超过一个索引字段包含数组</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-37</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索引键已存在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索引键过大</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-39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索引块无空间</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-40</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索引键不存在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-41</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最大数量索引已存在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-42</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初始化索引失败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集合已被删除</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两条记录拥有同样的键值和RID</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-45</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同名索引已存在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-46</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索引不存在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非预期索引状态</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-48</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索引结束</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-49</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去重缓冲区已满</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-50</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非法谓词</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-51</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索引不存在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-52</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索引提示非法</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-53</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无可用临时集合</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-54</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存储空间数量已最大</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-55</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$id索引不可被删除</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-56</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日志不在缓冲区内</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日志不在文件中</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复制组不存在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-59</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复制组已存在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-60</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非法请求ID</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会话ID不存在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-62</w:t>
            </w:r>
          </w:p>
        </w:tc>
      </w:tr>
    </w:tbl>
    <w:p w:rsidR="0020037C" w:rsidRDefault="0020037C">
      <w:pPr>
        <w:spacing w:line="181"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103" w:type="dxa"/>
        <w:tblLayout w:type="fixed"/>
        <w:tblCellMar>
          <w:left w:w="0" w:type="dxa"/>
          <w:right w:w="0" w:type="dxa"/>
        </w:tblCellMar>
        <w:tblLook w:val="01E0"/>
      </w:tblPr>
      <w:tblGrid>
        <w:gridCol w:w="4741"/>
        <w:gridCol w:w="4731"/>
      </w:tblGrid>
      <w:tr w:rsidR="0020037C">
        <w:trPr>
          <w:trHeight w:hRule="exact" w:val="456"/>
        </w:trPr>
        <w:tc>
          <w:tcPr>
            <w:tcW w:w="4741"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Description</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系统引擎调度单元不可被终止</w:t>
            </w:r>
          </w:p>
        </w:tc>
        <w:tc>
          <w:tcPr>
            <w:tcW w:w="4731" w:type="dxa"/>
            <w:tcBorders>
              <w:top w:val="single" w:sz="8" w:space="0" w:color="000000"/>
              <w:left w:val="nil"/>
              <w:bottom w:val="single" w:sz="8" w:space="0" w:color="000000"/>
              <w:right w:val="nil"/>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Error</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Code</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数据库未连接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-64</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非预期结果</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-65</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记录损坏</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-66</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备份已开始</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-67</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备份未结束</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备份正在进行</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-69</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备份文件损坏</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-70</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主节点不存在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-71</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请求节点不存在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-72</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引擎帮助参数</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非法连接状态</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-74</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非法句柄</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-75</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对象已释放或不存在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-76</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监听端口已被占用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-77</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无法监听端口</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无法连接到指定地址</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-79</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连接不存在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-80</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发送失败</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定时器标示不存在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-82</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路由信息不存在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-83</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消息错误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-84</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非法网络句柄</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-85</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重组文件不合法</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-86</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重组文件为只读模式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集合状态非法</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-88</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集合不为重组状态</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-89</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复制组未激活</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-90</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非法复制组成员</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集合状态不兼容</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-92</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存储单元版本不兼容</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-93</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本地组版本信息过期</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-94</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非法数据页大小</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-95</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远程组版本信息过期</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-96</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投票失败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日志记录损坏</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-98</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LSN超出边界</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-99</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未知消息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-100</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更新信息无变化</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未知消息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-102</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空栈错误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-103</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非主节点</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-104</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数据节点不足</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-105</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数据节点不存在编目信息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-106</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数据节点编目版本过旧</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-107</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协调节点编目版本过旧</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-108</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超出最大组上限</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-109</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同步日志失败</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-110</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执行日志失败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-111</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HTTP头结构错误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-112</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协商失败</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-113</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日志元数据移动失败</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-114</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数据文件空间管理段错误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-115</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应用程序中断</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-116</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应用程序断开连接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-117</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字符编码错误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-118</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协调节点查询失败</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-119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缓冲区数组满</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-120</w:t>
            </w:r>
          </w:p>
        </w:tc>
      </w:tr>
    </w:tbl>
    <w:p w:rsidR="0020037C" w:rsidRDefault="0020037C">
      <w:pPr>
        <w:spacing w:line="181" w:lineRule="exact"/>
        <w:rPr>
          <w:rFonts w:ascii="Microsoft JhengHei" w:eastAsia="Microsoft JhengHei" w:hAnsi="Microsoft JhengHei" w:cs="Microsoft JhengHei"/>
          <w:sz w:val="14"/>
          <w:szCs w:val="14"/>
        </w:rPr>
        <w:sectPr w:rsidR="0020037C">
          <w:pgSz w:w="12240" w:h="15840"/>
          <w:pgMar w:top="900" w:right="680" w:bottom="280" w:left="1520" w:header="713" w:footer="0" w:gutter="0"/>
          <w:cols w:space="720"/>
        </w:sectPr>
      </w:pPr>
    </w:p>
    <w:p w:rsidR="0020037C" w:rsidRDefault="0020037C">
      <w:pPr>
        <w:spacing w:before="11" w:line="200" w:lineRule="exact"/>
        <w:rPr>
          <w:sz w:val="20"/>
          <w:szCs w:val="20"/>
        </w:rPr>
      </w:pPr>
    </w:p>
    <w:tbl>
      <w:tblPr>
        <w:tblW w:w="0" w:type="auto"/>
        <w:tblInd w:w="923" w:type="dxa"/>
        <w:tblLayout w:type="fixed"/>
        <w:tblCellMar>
          <w:left w:w="0" w:type="dxa"/>
          <w:right w:w="0" w:type="dxa"/>
        </w:tblCellMar>
        <w:tblLook w:val="01E0"/>
      </w:tblPr>
      <w:tblGrid>
        <w:gridCol w:w="4741"/>
        <w:gridCol w:w="4731"/>
      </w:tblGrid>
      <w:tr w:rsidR="0020037C">
        <w:trPr>
          <w:trHeight w:hRule="exact" w:val="456"/>
        </w:trPr>
        <w:tc>
          <w:tcPr>
            <w:tcW w:w="4741"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Description</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子上下文冲突</w:t>
            </w:r>
          </w:p>
        </w:tc>
        <w:tc>
          <w:tcPr>
            <w:tcW w:w="4731" w:type="dxa"/>
            <w:tcBorders>
              <w:top w:val="single" w:sz="8" w:space="0" w:color="000000"/>
              <w:left w:val="nil"/>
              <w:bottom w:val="single" w:sz="8" w:space="0" w:color="000000"/>
              <w:right w:val="nil"/>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Error</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Code</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协调节点接收到集合结尾消息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-122</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日志文件大小不统一</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-123</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日志文件不可识别</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-124</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无可用资源</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-125</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非法LSN编号</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-126</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命名管道数据过大</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-127</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编目授权错误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-128</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节点间正在全量同步</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-129</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协调节点分配数据节点失败</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-130</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PHP驱动内部错误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协调节点发送失败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-132</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节点组信息不存在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-133</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远程节点断开连接</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-134</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无法找到匹配的协调节点信息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-135</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更新协调节点失败</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-136</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未知操作请求</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-137</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协调节点无法找到本地节点组信息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-138</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DMS数据块损坏</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-139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远程集群管理失败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-140</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远程引擎已部分被停止</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-141</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sdb服务正在启动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-142</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sdb服务已经启动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-143</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sdb服务正在重启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sdb结点已存在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-145</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sdb结点不存在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-146</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锁定失败</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-147</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dms状态与当前请求不兼容</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-148</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数据库重建已开始</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-149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数据库重建正在进行</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-150</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协调节点的缓存中无数据</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-151</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求值过程发生错误</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-152</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23ADE">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组已经存在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-153</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-155</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启动节点失败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-156</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节点配置冲突</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-157</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空</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组</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-158</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该操作仅适用于协调节点</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-159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在节点上执行操作失败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-160</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已经存在互斥任务</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-161</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指定任务不存在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-162</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系统集合数据损坏</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$shard索引不可被删除</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-164</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该节点不能运行该命令</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-165</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该服务平面不能运行该命令</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-166</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rsidP="00B20037">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该</w:t>
            </w:r>
            <w:r w:rsidR="00937E5E">
              <w:rPr>
                <w:rFonts w:ascii="Microsoft JhengHei" w:hAnsi="Microsoft JhengHei" w:cs="Microsoft JhengHei" w:hint="eastAsia"/>
                <w:sz w:val="14"/>
                <w:szCs w:val="14"/>
                <w:lang w:eastAsia="zh-CN"/>
              </w:rPr>
              <w:t>组</w:t>
            </w:r>
            <w:r>
              <w:rPr>
                <w:rFonts w:ascii="Microsoft JhengHei" w:eastAsia="Microsoft JhengHei" w:hAnsi="Microsoft JhengHei" w:cs="Microsoft JhengHei"/>
                <w:sz w:val="14"/>
                <w:szCs w:val="14"/>
              </w:rPr>
              <w:t>信息不存在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-167</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937E5E">
            <w:pPr>
              <w:pStyle w:val="TableParagraph"/>
              <w:spacing w:line="191" w:lineRule="exact"/>
              <w:ind w:left="40"/>
              <w:rPr>
                <w:rFonts w:ascii="Microsoft JhengHei" w:eastAsia="Microsoft JhengHei" w:hAnsi="Microsoft JhengHei" w:cs="Microsoft JhengHei"/>
                <w:sz w:val="14"/>
                <w:szCs w:val="14"/>
              </w:rPr>
            </w:pPr>
            <w:r>
              <w:rPr>
                <w:rFonts w:ascii="Microsoft JhengHei" w:hAnsi="Microsoft JhengHei" w:cs="Microsoft JhengHei" w:hint="eastAsia"/>
                <w:sz w:val="14"/>
                <w:szCs w:val="14"/>
                <w:lang w:eastAsia="zh-CN"/>
              </w:rPr>
              <w:t>Group</w:t>
            </w:r>
            <w:r w:rsidR="004474D3">
              <w:rPr>
                <w:rFonts w:ascii="Microsoft JhengHei" w:eastAsia="Microsoft JhengHei" w:hAnsi="Microsoft JhengHei" w:cs="Microsoft JhengHei"/>
                <w:sz w:val="14"/>
                <w:szCs w:val="14"/>
              </w:rPr>
              <w:t>名称冲突</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非</w:t>
            </w:r>
            <w:r w:rsidR="00423ADE">
              <w:rPr>
                <w:rFonts w:ascii="Microsoft JhengHei" w:eastAsia="Microsoft JhengHei" w:hAnsi="Microsoft JhengHei" w:cs="Microsoft JhengHei"/>
                <w:sz w:val="14"/>
                <w:szCs w:val="14"/>
              </w:rPr>
              <w:t>分区</w:t>
            </w:r>
            <w:r>
              <w:rPr>
                <w:rFonts w:ascii="Microsoft JhengHei" w:eastAsia="Microsoft JhengHei" w:hAnsi="Microsoft JhengHei" w:cs="Microsoft JhengHei"/>
                <w:sz w:val="14"/>
                <w:szCs w:val="14"/>
              </w:rPr>
              <w:t>集合</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-169</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记录不包含合法的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-170</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存在一个不兼容的任务</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-171</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集合在指定复制组中不存在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-172</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指定的任务不存在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记录包含超过一条</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已存在互斥任务</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-175</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指定的</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键不合法或不在源节点范围内</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-176</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唯一索引必须包含</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键中的所有字段</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键不可被更新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-178</w:t>
            </w:r>
          </w:p>
        </w:tc>
      </w:tr>
    </w:tbl>
    <w:p w:rsidR="0020037C" w:rsidRDefault="0020037C">
      <w:pPr>
        <w:spacing w:line="181" w:lineRule="exact"/>
        <w:rPr>
          <w:rFonts w:ascii="Microsoft JhengHei" w:eastAsia="Microsoft JhengHei" w:hAnsi="Microsoft JhengHei" w:cs="Microsoft JhengHei"/>
          <w:sz w:val="14"/>
          <w:szCs w:val="14"/>
        </w:rPr>
        <w:sectPr w:rsidR="0020037C">
          <w:pgSz w:w="12240" w:h="15840"/>
          <w:pgMar w:top="900" w:right="1020" w:bottom="280" w:left="700" w:header="713" w:footer="0" w:gutter="0"/>
          <w:cols w:space="720"/>
        </w:sectPr>
      </w:pPr>
    </w:p>
    <w:p w:rsidR="0020037C" w:rsidRDefault="0020037C">
      <w:pPr>
        <w:spacing w:before="11" w:line="200" w:lineRule="exact"/>
        <w:rPr>
          <w:sz w:val="20"/>
          <w:szCs w:val="20"/>
        </w:rPr>
      </w:pPr>
    </w:p>
    <w:tbl>
      <w:tblPr>
        <w:tblW w:w="0" w:type="auto"/>
        <w:tblInd w:w="103" w:type="dxa"/>
        <w:tblLayout w:type="fixed"/>
        <w:tblCellMar>
          <w:left w:w="0" w:type="dxa"/>
          <w:right w:w="0" w:type="dxa"/>
        </w:tblCellMar>
        <w:tblLook w:val="01E0"/>
      </w:tblPr>
      <w:tblGrid>
        <w:gridCol w:w="4741"/>
        <w:gridCol w:w="4731"/>
      </w:tblGrid>
      <w:tr w:rsidR="0020037C">
        <w:trPr>
          <w:trHeight w:hRule="exact" w:val="456"/>
        </w:trPr>
        <w:tc>
          <w:tcPr>
            <w:tcW w:w="4741" w:type="dxa"/>
            <w:tcBorders>
              <w:top w:val="single" w:sz="8" w:space="0" w:color="000000"/>
              <w:left w:val="nil"/>
              <w:bottom w:val="single" w:sz="8" w:space="0" w:color="000000"/>
              <w:right w:val="nil"/>
            </w:tcBorders>
          </w:tcPr>
          <w:p w:rsidR="0020037C" w:rsidRDefault="004474D3">
            <w:pPr>
              <w:pStyle w:val="TableParagraph"/>
              <w:spacing w:line="176"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Description</w:t>
            </w:r>
          </w:p>
          <w:p w:rsidR="0020037C" w:rsidRDefault="004474D3">
            <w:pPr>
              <w:pStyle w:val="TableParagraph"/>
              <w:spacing w:line="228" w:lineRule="exact"/>
              <w:ind w:left="5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没有权限</w:t>
            </w:r>
          </w:p>
        </w:tc>
        <w:tc>
          <w:tcPr>
            <w:tcW w:w="4731" w:type="dxa"/>
            <w:tcBorders>
              <w:top w:val="single" w:sz="8" w:space="0" w:color="000000"/>
              <w:left w:val="nil"/>
              <w:bottom w:val="single" w:sz="8" w:space="0" w:color="000000"/>
              <w:right w:val="nil"/>
            </w:tcBorders>
          </w:tcPr>
          <w:p w:rsidR="0020037C" w:rsidRDefault="004474D3">
            <w:pPr>
              <w:pStyle w:val="TableParagraph"/>
              <w:spacing w:line="176"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Error</w:t>
            </w:r>
            <w:r>
              <w:rPr>
                <w:rFonts w:ascii="Microsoft JhengHei" w:eastAsia="Microsoft JhengHei" w:hAnsi="Microsoft JhengHei" w:cs="Microsoft JhengHei"/>
                <w:spacing w:val="8"/>
                <w:w w:val="95"/>
                <w:sz w:val="14"/>
                <w:szCs w:val="14"/>
              </w:rPr>
              <w:t xml:space="preserve"> </w:t>
            </w:r>
            <w:r>
              <w:rPr>
                <w:rFonts w:ascii="Microsoft JhengHei" w:eastAsia="Microsoft JhengHei" w:hAnsi="Microsoft JhengHei" w:cs="Microsoft JhengHei"/>
                <w:w w:val="95"/>
                <w:sz w:val="14"/>
                <w:szCs w:val="14"/>
              </w:rPr>
              <w:t>Code</w:t>
            </w:r>
          </w:p>
          <w:p w:rsidR="0020037C" w:rsidRDefault="004474D3">
            <w:pPr>
              <w:pStyle w:val="TableParagraph"/>
              <w:spacing w:line="228" w:lineRule="exact"/>
              <w:ind w:left="4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-179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编目节点地址未指定</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-180</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当前记录已被删除</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-181</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搜索条件无法满足任何条件的匹配</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-182</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索引页重组后指定位置存在不同左字节点</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-183</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记录内含有重复字段名</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插入操作尝试写入过多数据</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-185</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合并连接只接受相等谓词</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-186</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跟踪已经启动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-187</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跟踪缓冲区不存在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-188</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跟踪文件不合法</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-189</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请求的事务锁不兼容</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-190</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系统正在执行回滚操作</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-191</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导入数据库时遇到无效的记录</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-192</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发现相同的变量名</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-193</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列名存在歧义</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-194</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SQL中存在语法错误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-195</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无效的事务操作</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-196</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加入锁的等待队列中</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记录正在删除中</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索引被删除或非法状态</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-199</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重复创建编目节点集群</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-200</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解析json文件错误</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-201</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w w:val="95"/>
                <w:sz w:val="14"/>
                <w:szCs w:val="14"/>
              </w:rPr>
              <w:t>解析CSV文件错误</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-202</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日志文件超长</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不能删除组内唯一的节点</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-204</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需要手工完成清理工作</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-205</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不能删除编目节点和组</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-206</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组不存在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不能删除存在数据的组</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到达Queue队列最后</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-209</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集合不存在</w:t>
            </w:r>
            <w:r w:rsidR="00423ADE">
              <w:rPr>
                <w:rFonts w:ascii="Microsoft JhengHei" w:eastAsia="Microsoft JhengHei" w:hAnsi="Microsoft JhengHei" w:cs="Microsoft JhengHei"/>
                <w:sz w:val="14"/>
                <w:szCs w:val="14"/>
                <w:lang w:eastAsia="zh-CN"/>
              </w:rPr>
              <w:t>分区</w:t>
            </w:r>
            <w:r>
              <w:rPr>
                <w:rFonts w:ascii="Microsoft JhengHei" w:eastAsia="Microsoft JhengHei" w:hAnsi="Microsoft JhengHei" w:cs="Microsoft JhengHei"/>
                <w:sz w:val="14"/>
                <w:szCs w:val="14"/>
                <w:lang w:eastAsia="zh-CN"/>
              </w:rPr>
              <w:t>键索引,不能按百分比</w:t>
            </w:r>
            <w:r w:rsidR="00423ADE">
              <w:rPr>
                <w:rFonts w:ascii="Microsoft JhengHei" w:eastAsia="Microsoft JhengHei" w:hAnsi="Microsoft JhengHei" w:cs="Microsoft JhengHei"/>
                <w:sz w:val="14"/>
                <w:szCs w:val="14"/>
                <w:lang w:eastAsia="zh-CN"/>
              </w:rPr>
              <w:t>分区</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-210</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指定参数字段不存在</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-211</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跟踪断点数量过多</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-212</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预取器繁忙</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-213</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域不存在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-214</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域已存在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-215</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组不存在指定域中</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-216</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类型不为哈稀</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-217</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23ADE">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分区</w:t>
            </w:r>
            <w:r w:rsidR="004474D3">
              <w:rPr>
                <w:rFonts w:ascii="Microsoft JhengHei" w:eastAsia="Microsoft JhengHei" w:hAnsi="Microsoft JhengHei" w:cs="Microsoft JhengHei"/>
                <w:sz w:val="14"/>
                <w:szCs w:val="14"/>
              </w:rPr>
              <w:t>百分比过低</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-218</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任务状态为完成，不允许被取消</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-219</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集合已经在load状态</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-220</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load错误,进行回滚</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routeID与当前节点的routeID不一致</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-222</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服务已经存在</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-223</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没有找到字段</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-224</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csv字段行结束</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-225</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未知的文件类型</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-226</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部分节点导出配置文件失败</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-227</w:t>
            </w:r>
          </w:p>
        </w:tc>
      </w:tr>
      <w:tr w:rsidR="0020037C">
        <w:trPr>
          <w:trHeight w:hRule="exact" w:val="218"/>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此节点不是主节点并且没有数据</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-228</w:t>
            </w:r>
          </w:p>
        </w:tc>
      </w:tr>
      <w:tr w:rsidR="0020037C">
        <w:trPr>
          <w:trHeight w:hRule="exact" w:val="233"/>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lang w:eastAsia="zh-CN"/>
              </w:rPr>
            </w:pPr>
            <w:r>
              <w:rPr>
                <w:rFonts w:ascii="Microsoft JhengHei" w:eastAsia="Microsoft JhengHei" w:hAnsi="Microsoft JhengHei" w:cs="Microsoft JhengHei"/>
                <w:sz w:val="14"/>
                <w:szCs w:val="14"/>
                <w:lang w:eastAsia="zh-CN"/>
              </w:rPr>
              <w:t>索引文件特征值与数据文件不匹配</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-229</w:t>
            </w:r>
          </w:p>
        </w:tc>
      </w:tr>
      <w:tr w:rsidR="0020037C">
        <w:trPr>
          <w:trHeight w:hRule="exact" w:val="223"/>
        </w:trPr>
        <w:tc>
          <w:tcPr>
            <w:tcW w:w="474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引擎版本参数</w:t>
            </w:r>
          </w:p>
        </w:tc>
        <w:tc>
          <w:tcPr>
            <w:tcW w:w="4731" w:type="dxa"/>
            <w:tcBorders>
              <w:top w:val="single" w:sz="8" w:space="0" w:color="000000"/>
              <w:left w:val="single" w:sz="8" w:space="0" w:color="000000"/>
              <w:bottom w:val="nil"/>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-230</w:t>
            </w:r>
          </w:p>
        </w:tc>
      </w:tr>
      <w:tr w:rsidR="0020037C">
        <w:trPr>
          <w:trHeight w:hRule="exact" w:val="228"/>
        </w:trPr>
        <w:tc>
          <w:tcPr>
            <w:tcW w:w="474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客户端帮助参数</w:t>
            </w:r>
          </w:p>
        </w:tc>
        <w:tc>
          <w:tcPr>
            <w:tcW w:w="4731" w:type="dxa"/>
            <w:tcBorders>
              <w:top w:val="nil"/>
              <w:left w:val="single" w:sz="8" w:space="0" w:color="000000"/>
              <w:bottom w:val="single" w:sz="8" w:space="0" w:color="000000"/>
              <w:right w:val="single" w:sz="8" w:space="0" w:color="000000"/>
            </w:tcBorders>
          </w:tcPr>
          <w:p w:rsidR="0020037C" w:rsidRDefault="004474D3">
            <w:pPr>
              <w:pStyle w:val="TableParagraph"/>
              <w:spacing w:line="19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-231</w:t>
            </w:r>
          </w:p>
        </w:tc>
      </w:tr>
      <w:tr w:rsidR="0020037C">
        <w:trPr>
          <w:trHeight w:hRule="exact" w:val="233"/>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客户端版本参数</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81"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-232</w:t>
            </w:r>
          </w:p>
        </w:tc>
      </w:tr>
      <w:tr w:rsidR="0020037C">
        <w:trPr>
          <w:trHeight w:hRule="exact" w:val="228"/>
        </w:trPr>
        <w:tc>
          <w:tcPr>
            <w:tcW w:w="474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40"/>
              <w:rPr>
                <w:rFonts w:ascii="Microsoft JhengHei" w:eastAsia="Microsoft JhengHei" w:hAnsi="Microsoft JhengHei" w:cs="Microsoft JhengHei"/>
                <w:sz w:val="14"/>
                <w:szCs w:val="14"/>
              </w:rPr>
            </w:pPr>
            <w:r>
              <w:rPr>
                <w:rFonts w:ascii="Microsoft JhengHei" w:eastAsia="Microsoft JhengHei" w:hAnsi="Microsoft JhengHei" w:cs="Microsoft JhengHei"/>
                <w:sz w:val="14"/>
                <w:szCs w:val="14"/>
              </w:rPr>
              <w:t>存储过程不存在</w:t>
            </w:r>
          </w:p>
        </w:tc>
        <w:tc>
          <w:tcPr>
            <w:tcW w:w="4731" w:type="dxa"/>
            <w:tcBorders>
              <w:top w:val="single" w:sz="8" w:space="0" w:color="000000"/>
              <w:left w:val="single" w:sz="8" w:space="0" w:color="000000"/>
              <w:bottom w:val="single" w:sz="8" w:space="0" w:color="000000"/>
              <w:right w:val="single" w:sz="8" w:space="0" w:color="000000"/>
            </w:tcBorders>
          </w:tcPr>
          <w:p w:rsidR="0020037C" w:rsidRDefault="004474D3">
            <w:pPr>
              <w:pStyle w:val="TableParagraph"/>
              <w:spacing w:line="176" w:lineRule="exact"/>
              <w:ind w:left="35"/>
              <w:rPr>
                <w:rFonts w:ascii="Microsoft JhengHei" w:eastAsia="Microsoft JhengHei" w:hAnsi="Microsoft JhengHei" w:cs="Microsoft JhengHei"/>
                <w:sz w:val="14"/>
                <w:szCs w:val="14"/>
              </w:rPr>
            </w:pPr>
            <w:r>
              <w:rPr>
                <w:rFonts w:ascii="Microsoft JhengHei" w:eastAsia="Microsoft JhengHei" w:hAnsi="Microsoft JhengHei" w:cs="Microsoft JhengHei"/>
                <w:w w:val="90"/>
                <w:sz w:val="14"/>
                <w:szCs w:val="14"/>
              </w:rPr>
              <w:t>-233</w:t>
            </w:r>
          </w:p>
        </w:tc>
      </w:tr>
    </w:tbl>
    <w:p w:rsidR="004474D3" w:rsidRDefault="004474D3"/>
    <w:sectPr w:rsidR="004474D3" w:rsidSect="0020037C">
      <w:pgSz w:w="12240" w:h="15840"/>
      <w:pgMar w:top="900" w:right="680" w:bottom="280" w:left="1520" w:header="713"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3937" w:rsidRDefault="00413937" w:rsidP="0020037C">
      <w:r>
        <w:separator/>
      </w:r>
    </w:p>
  </w:endnote>
  <w:endnote w:type="continuationSeparator" w:id="1">
    <w:p w:rsidR="00413937" w:rsidRDefault="00413937" w:rsidP="0020037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icrosoft JhengHei">
    <w:altName w:val="MingLiU"/>
    <w:charset w:val="88"/>
    <w:family w:val="swiss"/>
    <w:pitch w:val="variable"/>
    <w:sig w:usb0="00000087" w:usb1="288F4000" w:usb2="00000016" w:usb3="00000000" w:csb0="00100009"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仿宋">
    <w:altName w:val="黑体"/>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3937" w:rsidRDefault="00413937" w:rsidP="0020037C">
      <w:r>
        <w:separator/>
      </w:r>
    </w:p>
  </w:footnote>
  <w:footnote w:type="continuationSeparator" w:id="1">
    <w:p w:rsidR="00413937" w:rsidRDefault="00413937" w:rsidP="0020037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60" type="#_x0000_t202" style="position:absolute;margin-left:38pt;margin-top:34.65pt;width:98.5pt;height:12pt;z-index:-21641;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DD1987">
                  <w:rPr>
                    <w:noProof/>
                    <w:w w:val="105"/>
                  </w:rPr>
                  <w:t>4</w:t>
                </w:r>
                <w:r>
                  <w:fldChar w:fldCharType="end"/>
                </w:r>
                <w:r w:rsidR="005807CE">
                  <w:rPr>
                    <w:spacing w:val="-33"/>
                    <w:w w:val="105"/>
                  </w:rPr>
                  <w:t xml:space="preserve"> </w:t>
                </w:r>
                <w:r w:rsidR="005807CE">
                  <w:rPr>
                    <w:w w:val="190"/>
                  </w:rPr>
                  <w:t>|</w:t>
                </w:r>
                <w:r w:rsidR="005807CE">
                  <w:rPr>
                    <w:spacing w:val="-76"/>
                    <w:w w:val="190"/>
                  </w:rPr>
                  <w:t xml:space="preserve"> </w:t>
                </w:r>
                <w:r w:rsidR="005807CE">
                  <w:rPr>
                    <w:w w:val="105"/>
                  </w:rPr>
                  <w:t>OpenTopic</w:t>
                </w:r>
                <w:r w:rsidR="005807CE">
                  <w:rPr>
                    <w:spacing w:val="-32"/>
                    <w:w w:val="105"/>
                  </w:rPr>
                  <w:t xml:space="preserve"> </w:t>
                </w:r>
                <w:r w:rsidR="005807CE">
                  <w:rPr>
                    <w:w w:val="190"/>
                  </w:rPr>
                  <w:t>|</w:t>
                </w:r>
                <w:r w:rsidR="005807CE">
                  <w:rPr>
                    <w:spacing w:val="-76"/>
                    <w:w w:val="190"/>
                  </w:rPr>
                  <w:t xml:space="preserve"> </w:t>
                </w:r>
                <w:r w:rsidR="005807CE">
                  <w:rPr>
                    <w:w w:val="105"/>
                  </w:rPr>
                  <w:t>目录</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9" type="#_x0000_t202" style="position:absolute;margin-left:475.5pt;margin-top:34.65pt;width:98.5pt;height:12pt;z-index:-21640;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3"/>
                    <w:w w:val="105"/>
                  </w:rPr>
                  <w:t xml:space="preserve"> </w:t>
                </w:r>
                <w:r>
                  <w:rPr>
                    <w:w w:val="190"/>
                  </w:rPr>
                  <w:t>|</w:t>
                </w:r>
                <w:r>
                  <w:rPr>
                    <w:spacing w:val="-76"/>
                    <w:w w:val="190"/>
                  </w:rPr>
                  <w:t xml:space="preserve"> </w:t>
                </w:r>
                <w:r>
                  <w:rPr>
                    <w:w w:val="105"/>
                  </w:rPr>
                  <w:t>目录</w:t>
                </w:r>
                <w:r>
                  <w:rPr>
                    <w:spacing w:val="-32"/>
                    <w:w w:val="105"/>
                  </w:rPr>
                  <w:t xml:space="preserve"> </w:t>
                </w:r>
                <w:r>
                  <w:rPr>
                    <w:w w:val="190"/>
                  </w:rPr>
                  <w:t>|</w:t>
                </w:r>
                <w:r>
                  <w:rPr>
                    <w:spacing w:val="-76"/>
                    <w:w w:val="190"/>
                  </w:rPr>
                  <w:t xml:space="preserve"> </w:t>
                </w:r>
                <w:r w:rsidR="00B0609F">
                  <w:fldChar w:fldCharType="begin"/>
                </w:r>
                <w:r>
                  <w:rPr>
                    <w:w w:val="105"/>
                  </w:rPr>
                  <w:instrText xml:space="preserve"> PAGE </w:instrText>
                </w:r>
                <w:r w:rsidR="00B0609F">
                  <w:fldChar w:fldCharType="separate"/>
                </w:r>
                <w:r w:rsidR="00DD1987">
                  <w:rPr>
                    <w:noProof/>
                    <w:w w:val="105"/>
                  </w:rPr>
                  <w:t>5</w:t>
                </w:r>
                <w:r w:rsidR="00B0609F">
                  <w:fldChar w:fldCharType="end"/>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8" type="#_x0000_t202" style="position:absolute;margin-left:38pt;margin-top:34.65pt;width:182.95pt;height:12pt;z-index:-21639;mso-position-horizontal-relative:page;mso-position-vertical-relative:page" filled="f" stroked="f">
          <v:textbox inset="0,0,0,0">
            <w:txbxContent>
              <w:p w:rsidR="005807CE" w:rsidRDefault="00B0609F">
                <w:pPr>
                  <w:pStyle w:val="BodyText"/>
                  <w:spacing w:line="230" w:lineRule="exact"/>
                  <w:ind w:left="40"/>
                </w:pPr>
                <w:fldSimple w:instr=" PAGE ">
                  <w:r w:rsidR="00D761BD">
                    <w:rPr>
                      <w:noProof/>
                    </w:rPr>
                    <w:t>8</w:t>
                  </w:r>
                </w:fldSimple>
                <w:r w:rsidR="005807CE">
                  <w:rPr>
                    <w:spacing w:val="-6"/>
                  </w:rPr>
                  <w:t xml:space="preserve"> </w:t>
                </w:r>
                <w:r w:rsidR="005807CE">
                  <w:t>|</w:t>
                </w:r>
                <w:r w:rsidR="005807CE">
                  <w:rPr>
                    <w:spacing w:val="-5"/>
                  </w:rPr>
                  <w:t xml:space="preserve"> </w:t>
                </w:r>
                <w:r w:rsidR="005807CE">
                  <w:t>OpenTopic</w:t>
                </w:r>
                <w:r w:rsidR="005807CE">
                  <w:rPr>
                    <w:spacing w:val="-6"/>
                  </w:rPr>
                  <w:t xml:space="preserve"> </w:t>
                </w:r>
                <w:r w:rsidR="005807CE">
                  <w:t>|</w:t>
                </w:r>
                <w:r w:rsidR="005807CE">
                  <w:rPr>
                    <w:spacing w:val="-5"/>
                  </w:rPr>
                  <w:t xml:space="preserve"> </w:t>
                </w:r>
                <w:r w:rsidR="005807CE">
                  <w:t>SequoiaDB数据库概述</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7" type="#_x0000_t202" style="position:absolute;margin-left:391.05pt;margin-top:34.65pt;width:182.95pt;height:12pt;z-index:-21638;mso-position-horizontal-relative:page;mso-position-vertical-relative:page" filled="f" stroked="f">
          <v:textbox inset="0,0,0,0">
            <w:txbxContent>
              <w:p w:rsidR="005807CE" w:rsidRDefault="005807CE">
                <w:pPr>
                  <w:pStyle w:val="BodyText"/>
                  <w:spacing w:line="230" w:lineRule="exact"/>
                  <w:ind w:left="20"/>
                </w:pPr>
                <w:r>
                  <w:t>OpenTopic</w:t>
                </w:r>
                <w:r>
                  <w:rPr>
                    <w:spacing w:val="-6"/>
                  </w:rPr>
                  <w:t xml:space="preserve"> </w:t>
                </w:r>
                <w:r>
                  <w:t>|</w:t>
                </w:r>
                <w:r>
                  <w:rPr>
                    <w:spacing w:val="-5"/>
                  </w:rPr>
                  <w:t xml:space="preserve"> </w:t>
                </w:r>
                <w:r>
                  <w:t>SequoiaDB数据库概述</w:t>
                </w:r>
                <w:r>
                  <w:rPr>
                    <w:spacing w:val="-6"/>
                  </w:rPr>
                  <w:t xml:space="preserve"> </w:t>
                </w:r>
                <w:r>
                  <w:t>|</w:t>
                </w:r>
                <w:r>
                  <w:rPr>
                    <w:spacing w:val="-5"/>
                  </w:rPr>
                  <w:t xml:space="preserve"> </w:t>
                </w:r>
                <w:fldSimple w:instr=" PAGE ">
                  <w:r w:rsidR="00D761BD">
                    <w:rPr>
                      <w:noProof/>
                    </w:rPr>
                    <w:t>9</w:t>
                  </w:r>
                </w:fldSimple>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6" type="#_x0000_t202" style="position:absolute;margin-left:38pt;margin-top:34.65pt;width:134pt;height:12pt;z-index:-21637;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D761BD">
                  <w:rPr>
                    <w:noProof/>
                    <w:w w:val="105"/>
                  </w:rPr>
                  <w:t>30</w:t>
                </w:r>
                <w:r>
                  <w:fldChar w:fldCharType="end"/>
                </w:r>
                <w:r w:rsidR="005807CE">
                  <w:rPr>
                    <w:spacing w:val="-35"/>
                    <w:w w:val="105"/>
                  </w:rPr>
                  <w:t xml:space="preserve"> </w:t>
                </w:r>
                <w:r w:rsidR="005807CE">
                  <w:rPr>
                    <w:w w:val="155"/>
                  </w:rPr>
                  <w:t>|</w:t>
                </w:r>
                <w:r w:rsidR="005807CE">
                  <w:rPr>
                    <w:spacing w:val="-60"/>
                    <w:w w:val="155"/>
                  </w:rPr>
                  <w:t xml:space="preserve"> </w:t>
                </w:r>
                <w:r w:rsidR="005807CE">
                  <w:rPr>
                    <w:w w:val="105"/>
                  </w:rPr>
                  <w:t>OpenTopic</w:t>
                </w:r>
                <w:r w:rsidR="005807CE">
                  <w:rPr>
                    <w:spacing w:val="-35"/>
                    <w:w w:val="105"/>
                  </w:rPr>
                  <w:t xml:space="preserve"> </w:t>
                </w:r>
                <w:r w:rsidR="005807CE">
                  <w:rPr>
                    <w:w w:val="155"/>
                  </w:rPr>
                  <w:t>|</w:t>
                </w:r>
                <w:r w:rsidR="005807CE">
                  <w:rPr>
                    <w:spacing w:val="-59"/>
                    <w:w w:val="155"/>
                  </w:rPr>
                  <w:t xml:space="preserve"> </w:t>
                </w:r>
                <w:r w:rsidR="005807CE">
                  <w:rPr>
                    <w:w w:val="105"/>
                  </w:rPr>
                  <w:t>数据库概念</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5" type="#_x0000_t202" style="position:absolute;margin-left:440pt;margin-top:34.65pt;width:134pt;height:12pt;z-index:-21636;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5"/>
                  </w:rPr>
                  <w:t>|</w:t>
                </w:r>
                <w:r>
                  <w:rPr>
                    <w:spacing w:val="-60"/>
                    <w:w w:val="155"/>
                  </w:rPr>
                  <w:t xml:space="preserve"> </w:t>
                </w:r>
                <w:r>
                  <w:rPr>
                    <w:w w:val="105"/>
                  </w:rPr>
                  <w:t>数据库概念</w:t>
                </w:r>
                <w:r>
                  <w:rPr>
                    <w:spacing w:val="-35"/>
                    <w:w w:val="105"/>
                  </w:rPr>
                  <w:t xml:space="preserve"> </w:t>
                </w:r>
                <w:r>
                  <w:rPr>
                    <w:w w:val="155"/>
                  </w:rPr>
                  <w:t>|</w:t>
                </w:r>
                <w:r>
                  <w:rPr>
                    <w:spacing w:val="-59"/>
                    <w:w w:val="155"/>
                  </w:rPr>
                  <w:t xml:space="preserve"> </w:t>
                </w:r>
                <w:r w:rsidR="00B0609F">
                  <w:fldChar w:fldCharType="begin"/>
                </w:r>
                <w:r>
                  <w:rPr>
                    <w:w w:val="105"/>
                  </w:rPr>
                  <w:instrText xml:space="preserve"> PAGE </w:instrText>
                </w:r>
                <w:r w:rsidR="00B0609F">
                  <w:fldChar w:fldCharType="separate"/>
                </w:r>
                <w:r w:rsidR="00D761BD">
                  <w:rPr>
                    <w:noProof/>
                    <w:w w:val="105"/>
                  </w:rPr>
                  <w:t>29</w:t>
                </w:r>
                <w:r w:rsidR="00B0609F">
                  <w:fldChar w:fldCharType="end"/>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4" type="#_x0000_t202" style="position:absolute;margin-left:38pt;margin-top:34.65pt;width:124pt;height:12pt;z-index:-21635;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D761BD">
                  <w:rPr>
                    <w:noProof/>
                    <w:w w:val="105"/>
                  </w:rPr>
                  <w:t>44</w:t>
                </w:r>
                <w:r>
                  <w:fldChar w:fldCharType="end"/>
                </w:r>
                <w:r w:rsidR="005807CE">
                  <w:rPr>
                    <w:spacing w:val="-35"/>
                    <w:w w:val="105"/>
                  </w:rPr>
                  <w:t xml:space="preserve"> </w:t>
                </w:r>
                <w:r w:rsidR="005807CE">
                  <w:rPr>
                    <w:w w:val="165"/>
                  </w:rPr>
                  <w:t>|</w:t>
                </w:r>
                <w:r w:rsidR="005807CE">
                  <w:rPr>
                    <w:spacing w:val="-65"/>
                    <w:w w:val="165"/>
                  </w:rPr>
                  <w:t xml:space="preserve"> </w:t>
                </w:r>
                <w:r w:rsidR="005807CE">
                  <w:rPr>
                    <w:w w:val="105"/>
                  </w:rPr>
                  <w:t>OpenTopic</w:t>
                </w:r>
                <w:r w:rsidR="005807CE">
                  <w:rPr>
                    <w:spacing w:val="-35"/>
                    <w:w w:val="105"/>
                  </w:rPr>
                  <w:t xml:space="preserve"> </w:t>
                </w:r>
                <w:r w:rsidR="005807CE">
                  <w:rPr>
                    <w:w w:val="165"/>
                  </w:rPr>
                  <w:t>|</w:t>
                </w:r>
                <w:r w:rsidR="005807CE">
                  <w:rPr>
                    <w:spacing w:val="-64"/>
                    <w:w w:val="165"/>
                  </w:rPr>
                  <w:t xml:space="preserve"> </w:t>
                </w:r>
                <w:r w:rsidR="005807CE">
                  <w:rPr>
                    <w:w w:val="105"/>
                  </w:rPr>
                  <w:t>安装指南</w:t>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3" type="#_x0000_t202" style="position:absolute;margin-left:450pt;margin-top:34.65pt;width:124pt;height:12pt;z-index:-21634;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65"/>
                  </w:rPr>
                  <w:t>|</w:t>
                </w:r>
                <w:r>
                  <w:rPr>
                    <w:spacing w:val="-65"/>
                    <w:w w:val="165"/>
                  </w:rPr>
                  <w:t xml:space="preserve"> </w:t>
                </w:r>
                <w:r>
                  <w:rPr>
                    <w:w w:val="105"/>
                  </w:rPr>
                  <w:t>安装指南</w:t>
                </w:r>
                <w:r>
                  <w:rPr>
                    <w:spacing w:val="-35"/>
                    <w:w w:val="105"/>
                  </w:rPr>
                  <w:t xml:space="preserve"> </w:t>
                </w:r>
                <w:r>
                  <w:rPr>
                    <w:w w:val="165"/>
                  </w:rPr>
                  <w:t>|</w:t>
                </w:r>
                <w:r>
                  <w:rPr>
                    <w:spacing w:val="-64"/>
                    <w:w w:val="165"/>
                  </w:rPr>
                  <w:t xml:space="preserve"> </w:t>
                </w:r>
                <w:r w:rsidR="00B0609F">
                  <w:fldChar w:fldCharType="begin"/>
                </w:r>
                <w:r>
                  <w:rPr>
                    <w:w w:val="105"/>
                  </w:rPr>
                  <w:instrText xml:space="preserve"> PAGE </w:instrText>
                </w:r>
                <w:r w:rsidR="00B0609F">
                  <w:fldChar w:fldCharType="separate"/>
                </w:r>
                <w:r w:rsidR="00D761BD">
                  <w:rPr>
                    <w:noProof/>
                    <w:w w:val="105"/>
                  </w:rPr>
                  <w:t>47</w:t>
                </w:r>
                <w:r w:rsidR="00B0609F">
                  <w:fldChar w:fldCharType="end"/>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1" type="#_x0000_t202" style="position:absolute;margin-left:38pt;margin-top:34.65pt;width:134pt;height:12pt;z-index:-21632;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D761BD">
                  <w:rPr>
                    <w:noProof/>
                    <w:w w:val="105"/>
                  </w:rPr>
                  <w:t>92</w:t>
                </w:r>
                <w:r>
                  <w:fldChar w:fldCharType="end"/>
                </w:r>
                <w:r w:rsidR="005807CE">
                  <w:rPr>
                    <w:spacing w:val="-35"/>
                    <w:w w:val="105"/>
                  </w:rPr>
                  <w:t xml:space="preserve"> </w:t>
                </w:r>
                <w:r w:rsidR="005807CE">
                  <w:rPr>
                    <w:w w:val="155"/>
                  </w:rPr>
                  <w:t>|</w:t>
                </w:r>
                <w:r w:rsidR="005807CE">
                  <w:rPr>
                    <w:spacing w:val="-60"/>
                    <w:w w:val="155"/>
                  </w:rPr>
                  <w:t xml:space="preserve"> </w:t>
                </w:r>
                <w:r w:rsidR="005807CE">
                  <w:rPr>
                    <w:w w:val="105"/>
                  </w:rPr>
                  <w:t>OpenTopic</w:t>
                </w:r>
                <w:r w:rsidR="005807CE">
                  <w:rPr>
                    <w:spacing w:val="-35"/>
                    <w:w w:val="105"/>
                  </w:rPr>
                  <w:t xml:space="preserve"> </w:t>
                </w:r>
                <w:r w:rsidR="005807CE">
                  <w:rPr>
                    <w:w w:val="155"/>
                  </w:rPr>
                  <w:t>|</w:t>
                </w:r>
                <w:r w:rsidR="005807CE">
                  <w:rPr>
                    <w:spacing w:val="-59"/>
                    <w:w w:val="155"/>
                  </w:rPr>
                  <w:t xml:space="preserve"> </w:t>
                </w:r>
                <w:r w:rsidR="005807CE">
                  <w:rPr>
                    <w:w w:val="105"/>
                  </w:rPr>
                  <w:t>数据库管理</w:t>
                </w:r>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2" type="#_x0000_t202" style="position:absolute;margin-left:440pt;margin-top:34.65pt;width:134pt;height:12pt;z-index:-21633;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5"/>
                  </w:rPr>
                  <w:t>|</w:t>
                </w:r>
                <w:r>
                  <w:rPr>
                    <w:spacing w:val="-60"/>
                    <w:w w:val="155"/>
                  </w:rPr>
                  <w:t xml:space="preserve"> </w:t>
                </w:r>
                <w:r>
                  <w:rPr>
                    <w:w w:val="105"/>
                  </w:rPr>
                  <w:t>数据库管理</w:t>
                </w:r>
                <w:r>
                  <w:rPr>
                    <w:spacing w:val="-35"/>
                    <w:w w:val="105"/>
                  </w:rPr>
                  <w:t xml:space="preserve"> </w:t>
                </w:r>
                <w:r>
                  <w:rPr>
                    <w:w w:val="155"/>
                  </w:rPr>
                  <w:t>|</w:t>
                </w:r>
                <w:r>
                  <w:rPr>
                    <w:spacing w:val="-59"/>
                    <w:w w:val="155"/>
                  </w:rPr>
                  <w:t xml:space="preserve"> </w:t>
                </w:r>
                <w:r w:rsidR="00B0609F">
                  <w:fldChar w:fldCharType="begin"/>
                </w:r>
                <w:r>
                  <w:rPr>
                    <w:w w:val="105"/>
                  </w:rPr>
                  <w:instrText xml:space="preserve"> PAGE </w:instrText>
                </w:r>
                <w:r w:rsidR="00B0609F">
                  <w:fldChar w:fldCharType="separate"/>
                </w:r>
                <w:r w:rsidR="00D761BD">
                  <w:rPr>
                    <w:noProof/>
                    <w:w w:val="105"/>
                  </w:rPr>
                  <w:t>91</w:t>
                </w:r>
                <w:r w:rsidR="00B0609F">
                  <w:fldChar w:fldCharType="end"/>
                </w:r>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50" type="#_x0000_t202" style="position:absolute;margin-left:38pt;margin-top:34.65pt;width:129.5pt;height:12pt;z-index:-21631;mso-position-horizontal-relative:page;mso-position-vertical-relative:page" filled="f" stroked="f">
          <v:textbox style="mso-next-textbox:#_x0000_s1050"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C52D7D">
                  <w:rPr>
                    <w:noProof/>
                    <w:w w:val="105"/>
                  </w:rPr>
                  <w:t>106</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开发指南</w:t>
                </w: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9" type="#_x0000_t202" style="position:absolute;margin-left:444.5pt;margin-top:34.65pt;width:129.5pt;height:12pt;z-index:-21630;mso-position-horizontal-relative:page;mso-position-vertical-relative:page" filled="f" stroked="f">
          <v:textbox style="mso-next-textbox:#_x0000_s1049"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开发指南</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C52D7D">
                  <w:rPr>
                    <w:noProof/>
                    <w:w w:val="105"/>
                  </w:rPr>
                  <w:t>105</w:t>
                </w:r>
                <w:r w:rsidR="00B0609F">
                  <w:fldChar w:fldCharType="end"/>
                </w: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kinsoku w:val="0"/>
      <w:overflowPunct w:val="0"/>
      <w:spacing w:line="200" w:lineRule="exact"/>
      <w:rPr>
        <w:sz w:val="20"/>
        <w:szCs w:val="20"/>
      </w:rPr>
    </w:pPr>
    <w:r w:rsidRPr="00B0609F">
      <w:rPr>
        <w:noProof/>
      </w:rPr>
      <w:pict>
        <v:shapetype id="_x0000_t202" coordsize="21600,21600" o:spt="202" path="m,l,21600r21600,l21600,xe">
          <v:stroke joinstyle="miter"/>
          <v:path gradientshapeok="t" o:connecttype="rect"/>
        </v:shapetype>
        <v:shape id="_x0000_s1094" type="#_x0000_t202" style="position:absolute;margin-left:38pt;margin-top:34.65pt;width:110.95pt;height:12pt;z-index:-18534;mso-position-horizontal-relative:page;mso-position-vertical-relative:page" o:allowincell="f" filled="f" stroked="f">
          <v:textbox inset="0,0,0,0">
            <w:txbxContent>
              <w:p w:rsidR="005807CE" w:rsidRDefault="00B0609F">
                <w:pPr>
                  <w:pStyle w:val="BodyText"/>
                  <w:kinsoku w:val="0"/>
                  <w:overflowPunct w:val="0"/>
                  <w:spacing w:line="230" w:lineRule="exact"/>
                  <w:ind w:left="40"/>
                  <w:rPr>
                    <w:rFonts w:eastAsiaTheme="minorEastAsia" w:cs="Microsoft JhengHei"/>
                  </w:rPr>
                </w:pPr>
                <w:r>
                  <w:rPr>
                    <w:rFonts w:eastAsiaTheme="minorEastAsia" w:cs="Microsoft JhengHei"/>
                    <w:w w:val="105"/>
                  </w:rPr>
                  <w:fldChar w:fldCharType="begin"/>
                </w:r>
                <w:r w:rsidR="005807CE">
                  <w:rPr>
                    <w:rFonts w:eastAsiaTheme="minorEastAsia" w:cs="Microsoft JhengHei"/>
                    <w:w w:val="105"/>
                  </w:rPr>
                  <w:instrText xml:space="preserve"> PAGE </w:instrText>
                </w:r>
                <w:r>
                  <w:rPr>
                    <w:rFonts w:eastAsiaTheme="minorEastAsia" w:cs="Microsoft JhengHei"/>
                    <w:w w:val="105"/>
                  </w:rPr>
                  <w:fldChar w:fldCharType="separate"/>
                </w:r>
                <w:r w:rsidR="00C52D7D">
                  <w:rPr>
                    <w:rFonts w:eastAsiaTheme="minorEastAsia" w:cs="Microsoft JhengHei"/>
                    <w:noProof/>
                    <w:w w:val="105"/>
                  </w:rPr>
                  <w:t>10</w:t>
                </w:r>
                <w:r>
                  <w:rPr>
                    <w:rFonts w:eastAsiaTheme="minorEastAsia" w:cs="Microsoft JhengHei"/>
                    <w:w w:val="105"/>
                  </w:rPr>
                  <w:fldChar w:fldCharType="end"/>
                </w:r>
                <w:r w:rsidR="005807CE">
                  <w:rPr>
                    <w:rFonts w:eastAsiaTheme="minorEastAsia" w:cs="Microsoft JhengHei"/>
                    <w:spacing w:val="-35"/>
                    <w:w w:val="105"/>
                  </w:rPr>
                  <w:t xml:space="preserve"> </w:t>
                </w:r>
                <w:r w:rsidR="005807CE">
                  <w:rPr>
                    <w:rFonts w:eastAsiaTheme="minorEastAsia" w:cs="Microsoft JhengHei"/>
                    <w:w w:val="170"/>
                  </w:rPr>
                  <w:t>|</w:t>
                </w:r>
                <w:r w:rsidR="005807CE">
                  <w:rPr>
                    <w:rFonts w:eastAsiaTheme="minorEastAsia" w:cs="Microsoft JhengHei"/>
                    <w:spacing w:val="-67"/>
                    <w:w w:val="170"/>
                  </w:rPr>
                  <w:t xml:space="preserve"> </w:t>
                </w:r>
                <w:r w:rsidR="005807CE">
                  <w:rPr>
                    <w:rFonts w:eastAsiaTheme="minorEastAsia" w:cs="Microsoft JhengHei"/>
                    <w:w w:val="105"/>
                  </w:rPr>
                  <w:t>OpenTopic</w:t>
                </w:r>
                <w:r w:rsidR="005807CE">
                  <w:rPr>
                    <w:rFonts w:eastAsiaTheme="minorEastAsia" w:cs="Microsoft JhengHei"/>
                    <w:spacing w:val="-34"/>
                    <w:w w:val="105"/>
                  </w:rPr>
                  <w:t xml:space="preserve"> </w:t>
                </w:r>
                <w:r w:rsidR="005807CE">
                  <w:rPr>
                    <w:rFonts w:eastAsiaTheme="minorEastAsia" w:cs="Microsoft JhengHei"/>
                    <w:w w:val="170"/>
                  </w:rPr>
                  <w:t>|</w:t>
                </w:r>
                <w:r w:rsidR="005807CE">
                  <w:rPr>
                    <w:rFonts w:eastAsiaTheme="minorEastAsia" w:cs="Microsoft JhengHei"/>
                    <w:spacing w:val="-67"/>
                    <w:w w:val="170"/>
                  </w:rPr>
                  <w:t xml:space="preserve"> </w:t>
                </w:r>
                <w:r w:rsidR="005807CE">
                  <w:rPr>
                    <w:rFonts w:eastAsiaTheme="minorEastAsia" w:cs="Microsoft JhengHei"/>
                    <w:w w:val="105"/>
                  </w:rPr>
                  <w:t>C#</w:t>
                </w:r>
                <w:r w:rsidR="005807CE">
                  <w:rPr>
                    <w:rFonts w:eastAsiaTheme="minorEastAsia" w:cs="Microsoft JhengHei" w:hint="eastAsia"/>
                    <w:w w:val="105"/>
                  </w:rPr>
                  <w:t>驱动</w:t>
                </w:r>
              </w:p>
            </w:txbxContent>
          </v:textbox>
          <w10:wrap anchorx="page" anchory="pag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kinsoku w:val="0"/>
      <w:overflowPunct w:val="0"/>
      <w:spacing w:line="200" w:lineRule="exact"/>
      <w:rPr>
        <w:sz w:val="20"/>
        <w:szCs w:val="20"/>
      </w:rPr>
    </w:pPr>
    <w:r w:rsidRPr="00B0609F">
      <w:rPr>
        <w:noProof/>
      </w:rPr>
      <w:pict>
        <v:shapetype id="_x0000_t202" coordsize="21600,21600" o:spt="202" path="m,l,21600r21600,l21600,xe">
          <v:stroke joinstyle="miter"/>
          <v:path gradientshapeok="t" o:connecttype="rect"/>
        </v:shapetype>
        <v:shape id="_x0000_s1093" type="#_x0000_t202" style="position:absolute;margin-left:463.05pt;margin-top:34.65pt;width:110.95pt;height:12pt;z-index:-19558;mso-position-horizontal-relative:page;mso-position-vertical-relative:page" o:allowincell="f" filled="f" stroked="f">
          <v:textbox inset="0,0,0,0">
            <w:txbxContent>
              <w:p w:rsidR="005807CE" w:rsidRDefault="005807CE">
                <w:pPr>
                  <w:pStyle w:val="BodyText"/>
                  <w:kinsoku w:val="0"/>
                  <w:overflowPunct w:val="0"/>
                  <w:spacing w:line="230" w:lineRule="exact"/>
                  <w:ind w:left="20"/>
                  <w:rPr>
                    <w:rFonts w:eastAsiaTheme="minorEastAsia" w:cs="Microsoft JhengHei"/>
                  </w:rPr>
                </w:pPr>
                <w:r>
                  <w:rPr>
                    <w:rFonts w:eastAsiaTheme="minorEastAsia" w:cs="Microsoft JhengHei"/>
                    <w:w w:val="105"/>
                  </w:rPr>
                  <w:t>OpenTopic</w:t>
                </w:r>
                <w:r>
                  <w:rPr>
                    <w:rFonts w:eastAsiaTheme="minorEastAsia" w:cs="Microsoft JhengHei"/>
                    <w:spacing w:val="-35"/>
                    <w:w w:val="105"/>
                  </w:rPr>
                  <w:t xml:space="preserve"> </w:t>
                </w:r>
                <w:r>
                  <w:rPr>
                    <w:rFonts w:eastAsiaTheme="minorEastAsia" w:cs="Microsoft JhengHei"/>
                    <w:w w:val="170"/>
                  </w:rPr>
                  <w:t>|</w:t>
                </w:r>
                <w:r>
                  <w:rPr>
                    <w:rFonts w:eastAsiaTheme="minorEastAsia" w:cs="Microsoft JhengHei"/>
                    <w:spacing w:val="-67"/>
                    <w:w w:val="170"/>
                  </w:rPr>
                  <w:t xml:space="preserve"> </w:t>
                </w:r>
                <w:r>
                  <w:rPr>
                    <w:rFonts w:eastAsiaTheme="minorEastAsia" w:cs="Microsoft JhengHei"/>
                    <w:w w:val="105"/>
                  </w:rPr>
                  <w:t>C#</w:t>
                </w:r>
                <w:r>
                  <w:rPr>
                    <w:rFonts w:eastAsiaTheme="minorEastAsia" w:cs="Microsoft JhengHei" w:hint="eastAsia"/>
                    <w:w w:val="105"/>
                  </w:rPr>
                  <w:t>驱动</w:t>
                </w:r>
                <w:r>
                  <w:rPr>
                    <w:rFonts w:eastAsiaTheme="minorEastAsia" w:cs="Microsoft JhengHei"/>
                    <w:spacing w:val="-34"/>
                    <w:w w:val="105"/>
                  </w:rPr>
                  <w:t xml:space="preserve"> </w:t>
                </w:r>
                <w:r>
                  <w:rPr>
                    <w:rFonts w:eastAsiaTheme="minorEastAsia" w:cs="Microsoft JhengHei"/>
                    <w:w w:val="170"/>
                  </w:rPr>
                  <w:t>|</w:t>
                </w:r>
                <w:r>
                  <w:rPr>
                    <w:rFonts w:eastAsiaTheme="minorEastAsia" w:cs="Microsoft JhengHei"/>
                    <w:spacing w:val="-67"/>
                    <w:w w:val="170"/>
                  </w:rPr>
                  <w:t xml:space="preserve"> </w:t>
                </w:r>
                <w:r w:rsidR="00B0609F">
                  <w:rPr>
                    <w:rFonts w:eastAsiaTheme="minorEastAsia" w:cs="Microsoft JhengHei"/>
                    <w:w w:val="105"/>
                  </w:rPr>
                  <w:fldChar w:fldCharType="begin"/>
                </w:r>
                <w:r>
                  <w:rPr>
                    <w:rFonts w:eastAsiaTheme="minorEastAsia" w:cs="Microsoft JhengHei"/>
                    <w:w w:val="105"/>
                  </w:rPr>
                  <w:instrText xml:space="preserve"> PAGE </w:instrText>
                </w:r>
                <w:r w:rsidR="00B0609F">
                  <w:rPr>
                    <w:rFonts w:eastAsiaTheme="minorEastAsia" w:cs="Microsoft JhengHei"/>
                    <w:w w:val="105"/>
                  </w:rPr>
                  <w:fldChar w:fldCharType="separate"/>
                </w:r>
                <w:r w:rsidR="00C52D7D">
                  <w:rPr>
                    <w:rFonts w:eastAsiaTheme="minorEastAsia" w:cs="Microsoft JhengHei"/>
                    <w:noProof/>
                    <w:w w:val="105"/>
                  </w:rPr>
                  <w:t>9</w:t>
                </w:r>
                <w:r w:rsidR="00B0609F">
                  <w:rPr>
                    <w:rFonts w:eastAsiaTheme="minorEastAsia" w:cs="Microsoft JhengHei"/>
                    <w:w w:val="105"/>
                  </w:rPr>
                  <w:fldChar w:fldCharType="end"/>
                </w:r>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8" type="#_x0000_t202" style="position:absolute;margin-left:38pt;margin-top:34.65pt;width:129.5pt;height:12pt;z-index:-21629;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D761BD">
                  <w:rPr>
                    <w:noProof/>
                    <w:w w:val="105"/>
                  </w:rPr>
                  <w:t>148</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7" type="#_x0000_t202" style="position:absolute;margin-left:444.5pt;margin-top:34.65pt;width:129.5pt;height:12pt;z-index:-21628;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D761BD">
                  <w:rPr>
                    <w:noProof/>
                    <w:w w:val="105"/>
                  </w:rPr>
                  <w:t>149</w:t>
                </w:r>
                <w:r w:rsidR="00B0609F">
                  <w:fldChar w:fldCharType="end"/>
                </w:r>
              </w:p>
            </w:txbxContent>
          </v:textbox>
          <w10:wrap anchorx="page" anchory="pag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4" type="#_x0000_t202" style="position:absolute;margin-left:38pt;margin-top:34.65pt;width:129.5pt;height:12pt;z-index:-21625;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DD1987">
                  <w:rPr>
                    <w:noProof/>
                    <w:w w:val="105"/>
                  </w:rPr>
                  <w:t>144</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6" type="#_x0000_t202" style="position:absolute;margin-left:444.5pt;margin-top:34.65pt;width:129.5pt;height:12pt;z-index:-21627;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551433">
                  <w:rPr>
                    <w:noProof/>
                    <w:w w:val="105"/>
                  </w:rPr>
                  <w:t>145</w:t>
                </w:r>
                <w:r w:rsidR="00B0609F">
                  <w:fldChar w:fldCharType="end"/>
                </w:r>
              </w:p>
            </w:txbxContent>
          </v:textbox>
          <w10:wrap anchorx="page" anchory="page"/>
        </v:shape>
      </w:pict>
    </w:r>
    <w:r w:rsidRPr="00B0609F">
      <w:pict>
        <v:shape id="_x0000_s1045" type="#_x0000_t202" style="position:absolute;margin-left:80.7pt;margin-top:56.35pt;width:22pt;height:12pt;z-index:-21626;mso-position-horizontal-relative:page;mso-position-vertical-relative:page" filled="f" stroked="f">
          <v:textbox inset="0,0,0,0">
            <w:txbxContent>
              <w:p w:rsidR="005807CE" w:rsidRDefault="005807CE">
                <w:pPr>
                  <w:pStyle w:val="BodyText"/>
                  <w:spacing w:line="230" w:lineRule="exact"/>
                  <w:ind w:left="20"/>
                </w:pPr>
                <w:r>
                  <w:t>格式</w:t>
                </w:r>
              </w:p>
            </w:txbxContent>
          </v:textbox>
          <w10:wrap anchorx="page" anchory="pag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2" type="#_x0000_t202" style="position:absolute;margin-left:38pt;margin-top:34.65pt;width:129.5pt;height:12pt;z-index:-21623;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E2439F">
                  <w:rPr>
                    <w:noProof/>
                    <w:w w:val="105"/>
                  </w:rPr>
                  <w:t>152</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3" type="#_x0000_t202" style="position:absolute;margin-left:444.5pt;margin-top:34.65pt;width:129.5pt;height:12pt;z-index:-21624;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E2439F">
                  <w:rPr>
                    <w:noProof/>
                    <w:w w:val="105"/>
                  </w:rPr>
                  <w:t>151</w:t>
                </w:r>
                <w:r w:rsidR="00B0609F">
                  <w:fldChar w:fldCharType="end"/>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9" type="#_x0000_t202" style="position:absolute;margin-left:38pt;margin-top:34.65pt;width:129.5pt;height:12pt;z-index:-21620;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551433">
                  <w:rPr>
                    <w:noProof/>
                    <w:w w:val="105"/>
                  </w:rPr>
                  <w:t>156</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41" type="#_x0000_t202" style="position:absolute;margin-left:444.5pt;margin-top:34.65pt;width:129.5pt;height:12pt;z-index:-21622;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DD1987">
                  <w:rPr>
                    <w:noProof/>
                    <w:w w:val="105"/>
                  </w:rPr>
                  <w:t>155</w:t>
                </w:r>
                <w:r w:rsidR="00B0609F">
                  <w:fldChar w:fldCharType="end"/>
                </w:r>
              </w:p>
            </w:txbxContent>
          </v:textbox>
          <w10:wrap anchorx="page" anchory="page"/>
        </v:shape>
      </w:pict>
    </w:r>
    <w:r w:rsidRPr="00B0609F">
      <w:pict>
        <v:shape id="_x0000_s1040" type="#_x0000_t202" style="position:absolute;margin-left:80.7pt;margin-top:56.35pt;width:22pt;height:12pt;z-index:-21621;mso-position-horizontal-relative:page;mso-position-vertical-relative:page" filled="f" stroked="f">
          <v:textbox inset="0,0,0,0">
            <w:txbxContent>
              <w:p w:rsidR="005807CE" w:rsidRDefault="005807CE">
                <w:pPr>
                  <w:pStyle w:val="BodyText"/>
                  <w:spacing w:line="230" w:lineRule="exact"/>
                  <w:ind w:left="20"/>
                </w:pPr>
                <w:r>
                  <w:t>示例</w:t>
                </w:r>
              </w:p>
            </w:txbxContent>
          </v:textbox>
          <w10:wrap anchorx="page" anchory="pag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7" type="#_x0000_t202" style="position:absolute;margin-left:38pt;margin-top:34.65pt;width:129.5pt;height:12pt;z-index:-21618;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551433">
                  <w:rPr>
                    <w:noProof/>
                    <w:w w:val="105"/>
                  </w:rPr>
                  <w:t>158</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8" type="#_x0000_t202" style="position:absolute;margin-left:444.5pt;margin-top:34.65pt;width:129.5pt;height:12pt;z-index:-21619;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551433">
                  <w:rPr>
                    <w:noProof/>
                    <w:w w:val="105"/>
                  </w:rPr>
                  <w:t>157</w:t>
                </w:r>
                <w:r w:rsidR="00B0609F">
                  <w:fldChar w:fldCharType="end"/>
                </w:r>
              </w:p>
            </w:txbxContent>
          </v:textbox>
          <w10:wrap anchorx="page" anchory="pag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5" type="#_x0000_t202" style="position:absolute;margin-left:38pt;margin-top:34.65pt;width:129.5pt;height:12pt;z-index:-21616;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551433">
                  <w:rPr>
                    <w:noProof/>
                    <w:w w:val="105"/>
                  </w:rPr>
                  <w:t>166</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6" type="#_x0000_t202" style="position:absolute;margin-left:444.5pt;margin-top:34.65pt;width:129.5pt;height:12pt;z-index:-21617;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DD1987">
                  <w:rPr>
                    <w:noProof/>
                    <w:w w:val="105"/>
                  </w:rPr>
                  <w:t>165</w:t>
                </w:r>
                <w:r w:rsidR="00B0609F">
                  <w:fldChar w:fldCharType="end"/>
                </w:r>
              </w:p>
            </w:txbxContent>
          </v:textbox>
          <w10:wrap anchorx="page" anchory="pag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2" type="#_x0000_t202" style="position:absolute;margin-left:38pt;margin-top:34.65pt;width:129.5pt;height:12pt;z-index:-21613;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551433">
                  <w:rPr>
                    <w:noProof/>
                    <w:w w:val="105"/>
                  </w:rPr>
                  <w:t>168</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4" type="#_x0000_t202" style="position:absolute;margin-left:444.5pt;margin-top:34.65pt;width:129.5pt;height:12pt;z-index:-21615;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551433">
                  <w:rPr>
                    <w:noProof/>
                    <w:w w:val="105"/>
                  </w:rPr>
                  <w:t>169</w:t>
                </w:r>
                <w:r w:rsidR="00B0609F">
                  <w:fldChar w:fldCharType="end"/>
                </w:r>
              </w:p>
            </w:txbxContent>
          </v:textbox>
          <w10:wrap anchorx="page" anchory="page"/>
        </v:shape>
      </w:pict>
    </w:r>
    <w:r w:rsidRPr="00B0609F">
      <w:pict>
        <v:shape id="_x0000_s1033" type="#_x0000_t202" style="position:absolute;margin-left:80.7pt;margin-top:56.35pt;width:22pt;height:12pt;z-index:-21614;mso-position-horizontal-relative:page;mso-position-vertical-relative:page" filled="f" stroked="f">
          <v:textbox inset="0,0,0,0">
            <w:txbxContent>
              <w:p w:rsidR="005807CE" w:rsidRDefault="005807CE">
                <w:pPr>
                  <w:pStyle w:val="BodyText"/>
                  <w:spacing w:line="230" w:lineRule="exact"/>
                  <w:ind w:left="20"/>
                </w:pPr>
                <w:r>
                  <w:t>示例</w:t>
                </w:r>
              </w:p>
            </w:txbxContent>
          </v:textbox>
          <w10:wrap anchorx="page" anchory="pag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0" type="#_x0000_t202" style="position:absolute;margin-left:38pt;margin-top:34.65pt;width:129.5pt;height:12pt;z-index:-21611;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551433">
                  <w:rPr>
                    <w:noProof/>
                    <w:w w:val="105"/>
                  </w:rPr>
                  <w:t>172</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31" type="#_x0000_t202" style="position:absolute;margin-left:444.5pt;margin-top:34.65pt;width:129.5pt;height:12pt;z-index:-21612;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DD1987">
                  <w:rPr>
                    <w:noProof/>
                    <w:w w:val="105"/>
                  </w:rPr>
                  <w:t>175</w:t>
                </w:r>
                <w:r w:rsidR="00B0609F">
                  <w:fldChar w:fldCharType="end"/>
                </w:r>
              </w:p>
            </w:txbxContent>
          </v:textbox>
          <w10:wrap anchorx="page" anchory="pag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29" type="#_x0000_t202" style="position:absolute;margin-left:38pt;margin-top:34.65pt;width:129.5pt;height:12pt;z-index:-21610;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551433">
                  <w:rPr>
                    <w:noProof/>
                    <w:w w:val="105"/>
                  </w:rPr>
                  <w:t>178</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r w:rsidRPr="00B0609F">
      <w:pict>
        <v:shape id="_x0000_s1028" type="#_x0000_t202" style="position:absolute;margin-left:80.7pt;margin-top:56.35pt;width:22pt;height:12pt;z-index:-21609;mso-position-horizontal-relative:page;mso-position-vertical-relative:page" filled="f" stroked="f">
          <v:textbox inset="0,0,0,0">
            <w:txbxContent>
              <w:p w:rsidR="005807CE" w:rsidRDefault="005807CE">
                <w:pPr>
                  <w:pStyle w:val="BodyText"/>
                  <w:spacing w:line="230" w:lineRule="exact"/>
                  <w:ind w:left="20"/>
                </w:pPr>
                <w:r>
                  <w:t>示例</w:t>
                </w:r>
              </w:p>
            </w:txbxContent>
          </v:textbox>
          <w10:wrap anchorx="page" anchory="pag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27" type="#_x0000_t202" style="position:absolute;margin-left:444.5pt;margin-top:34.65pt;width:129.5pt;height:12pt;z-index:-21608;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551433">
                  <w:rPr>
                    <w:noProof/>
                    <w:w w:val="105"/>
                  </w:rPr>
                  <w:t>179</w:t>
                </w:r>
                <w:r w:rsidR="00B0609F">
                  <w:fldChar w:fldCharType="end"/>
                </w:r>
              </w:p>
            </w:txbxContent>
          </v:textbox>
          <w10:wrap anchorx="page" anchory="pag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26" type="#_x0000_t202" style="position:absolute;margin-left:38pt;margin-top:34.65pt;width:129.5pt;height:12pt;z-index:-21607;mso-position-horizontal-relative:page;mso-position-vertical-relative:page" filled="f" stroked="f">
          <v:textbox inset="0,0,0,0">
            <w:txbxContent>
              <w:p w:rsidR="005807CE" w:rsidRDefault="00B0609F">
                <w:pPr>
                  <w:pStyle w:val="BodyText"/>
                  <w:spacing w:line="230" w:lineRule="exact"/>
                  <w:ind w:left="40"/>
                </w:pPr>
                <w:r>
                  <w:fldChar w:fldCharType="begin"/>
                </w:r>
                <w:r w:rsidR="005807CE">
                  <w:rPr>
                    <w:w w:val="105"/>
                  </w:rPr>
                  <w:instrText xml:space="preserve"> PAGE </w:instrText>
                </w:r>
                <w:r>
                  <w:fldChar w:fldCharType="separate"/>
                </w:r>
                <w:r w:rsidR="00E2439F">
                  <w:rPr>
                    <w:noProof/>
                    <w:w w:val="105"/>
                  </w:rPr>
                  <w:t>202</w:t>
                </w:r>
                <w:r>
                  <w:fldChar w:fldCharType="end"/>
                </w:r>
                <w:r w:rsidR="005807CE">
                  <w:rPr>
                    <w:spacing w:val="-35"/>
                    <w:w w:val="105"/>
                  </w:rPr>
                  <w:t xml:space="preserve"> </w:t>
                </w:r>
                <w:r w:rsidR="005807CE">
                  <w:rPr>
                    <w:w w:val="150"/>
                  </w:rPr>
                  <w:t>|</w:t>
                </w:r>
                <w:r w:rsidR="005807CE">
                  <w:rPr>
                    <w:spacing w:val="-56"/>
                    <w:w w:val="150"/>
                  </w:rPr>
                  <w:t xml:space="preserve"> </w:t>
                </w:r>
                <w:r w:rsidR="005807CE">
                  <w:rPr>
                    <w:w w:val="105"/>
                  </w:rPr>
                  <w:t>OpenTopic</w:t>
                </w:r>
                <w:r w:rsidR="005807CE">
                  <w:rPr>
                    <w:spacing w:val="-34"/>
                    <w:w w:val="105"/>
                  </w:rPr>
                  <w:t xml:space="preserve"> </w:t>
                </w:r>
                <w:r w:rsidR="005807CE">
                  <w:rPr>
                    <w:w w:val="150"/>
                  </w:rPr>
                  <w:t>|</w:t>
                </w:r>
                <w:r w:rsidR="005807CE">
                  <w:rPr>
                    <w:spacing w:val="-57"/>
                    <w:w w:val="150"/>
                  </w:rPr>
                  <w:t xml:space="preserve"> </w:t>
                </w:r>
                <w:r w:rsidR="005807CE">
                  <w:rPr>
                    <w:w w:val="105"/>
                  </w:rPr>
                  <w:t>参考手册</w:t>
                </w:r>
              </w:p>
            </w:txbxContent>
          </v:textbox>
          <w10:wrap anchorx="page" anchory="pag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07CE" w:rsidRDefault="00B0609F">
    <w:pPr>
      <w:spacing w:line="200" w:lineRule="exact"/>
      <w:rPr>
        <w:sz w:val="20"/>
        <w:szCs w:val="20"/>
      </w:rPr>
    </w:pPr>
    <w:r w:rsidRPr="00B0609F">
      <w:pict>
        <v:shapetype id="_x0000_t202" coordsize="21600,21600" o:spt="202" path="m,l,21600r21600,l21600,xe">
          <v:stroke joinstyle="miter"/>
          <v:path gradientshapeok="t" o:connecttype="rect"/>
        </v:shapetype>
        <v:shape id="_x0000_s1025" type="#_x0000_t202" style="position:absolute;margin-left:444.5pt;margin-top:34.65pt;width:129.5pt;height:12pt;z-index:-21606;mso-position-horizontal-relative:page;mso-position-vertical-relative:page" filled="f" stroked="f">
          <v:textbox inset="0,0,0,0">
            <w:txbxContent>
              <w:p w:rsidR="005807CE" w:rsidRDefault="005807CE">
                <w:pPr>
                  <w:pStyle w:val="BodyText"/>
                  <w:spacing w:line="230" w:lineRule="exact"/>
                  <w:ind w:left="20"/>
                </w:pPr>
                <w:r>
                  <w:rPr>
                    <w:w w:val="105"/>
                  </w:rPr>
                  <w:t>OpenTopic</w:t>
                </w:r>
                <w:r>
                  <w:rPr>
                    <w:spacing w:val="-35"/>
                    <w:w w:val="105"/>
                  </w:rPr>
                  <w:t xml:space="preserve"> </w:t>
                </w:r>
                <w:r>
                  <w:rPr>
                    <w:w w:val="150"/>
                  </w:rPr>
                  <w:t>|</w:t>
                </w:r>
                <w:r>
                  <w:rPr>
                    <w:spacing w:val="-56"/>
                    <w:w w:val="150"/>
                  </w:rPr>
                  <w:t xml:space="preserve"> </w:t>
                </w:r>
                <w:r>
                  <w:rPr>
                    <w:w w:val="105"/>
                  </w:rPr>
                  <w:t>参考手册</w:t>
                </w:r>
                <w:r>
                  <w:rPr>
                    <w:spacing w:val="-34"/>
                    <w:w w:val="105"/>
                  </w:rPr>
                  <w:t xml:space="preserve"> </w:t>
                </w:r>
                <w:r>
                  <w:rPr>
                    <w:w w:val="150"/>
                  </w:rPr>
                  <w:t>|</w:t>
                </w:r>
                <w:r>
                  <w:rPr>
                    <w:spacing w:val="-57"/>
                    <w:w w:val="150"/>
                  </w:rPr>
                  <w:t xml:space="preserve"> </w:t>
                </w:r>
                <w:r w:rsidR="00B0609F">
                  <w:fldChar w:fldCharType="begin"/>
                </w:r>
                <w:r>
                  <w:rPr>
                    <w:w w:val="105"/>
                  </w:rPr>
                  <w:instrText xml:space="preserve"> PAGE </w:instrText>
                </w:r>
                <w:r w:rsidR="00B0609F">
                  <w:fldChar w:fldCharType="separate"/>
                </w:r>
                <w:r w:rsidR="00E2439F">
                  <w:rPr>
                    <w:noProof/>
                    <w:w w:val="105"/>
                  </w:rPr>
                  <w:t>199</w:t>
                </w:r>
                <w:r w:rsidR="00B0609F">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402"/>
    <w:multiLevelType w:val="multilevel"/>
    <w:tmpl w:val="00000885"/>
    <w:lvl w:ilvl="0">
      <w:numFmt w:val="bullet"/>
      <w:lvlText w:val="•"/>
      <w:lvlJc w:val="left"/>
      <w:pPr>
        <w:ind w:hanging="284"/>
      </w:pPr>
      <w:rPr>
        <w:rFonts w:ascii="Courier New" w:hAnsi="Courier New"/>
        <w:b w:val="0"/>
        <w:position w:val="1"/>
        <w:sz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nsid w:val="085D1B77"/>
    <w:multiLevelType w:val="hybridMultilevel"/>
    <w:tmpl w:val="B86A3C1C"/>
    <w:lvl w:ilvl="0" w:tplc="4AD656D6">
      <w:start w:val="1"/>
      <w:numFmt w:val="bullet"/>
      <w:lvlText w:val="•"/>
      <w:lvlJc w:val="left"/>
      <w:pPr>
        <w:ind w:hanging="284"/>
      </w:pPr>
      <w:rPr>
        <w:rFonts w:ascii="Times New Roman" w:eastAsia="Times New Roman" w:hAnsi="Times New Roman" w:hint="default"/>
        <w:sz w:val="14"/>
        <w:szCs w:val="14"/>
      </w:rPr>
    </w:lvl>
    <w:lvl w:ilvl="1" w:tplc="D67CD910">
      <w:start w:val="1"/>
      <w:numFmt w:val="bullet"/>
      <w:lvlText w:val="•"/>
      <w:lvlJc w:val="left"/>
      <w:rPr>
        <w:rFonts w:hint="default"/>
      </w:rPr>
    </w:lvl>
    <w:lvl w:ilvl="2" w:tplc="BB0E76E4">
      <w:start w:val="1"/>
      <w:numFmt w:val="bullet"/>
      <w:lvlText w:val="•"/>
      <w:lvlJc w:val="left"/>
      <w:rPr>
        <w:rFonts w:hint="default"/>
      </w:rPr>
    </w:lvl>
    <w:lvl w:ilvl="3" w:tplc="96887E76">
      <w:start w:val="1"/>
      <w:numFmt w:val="bullet"/>
      <w:lvlText w:val="•"/>
      <w:lvlJc w:val="left"/>
      <w:rPr>
        <w:rFonts w:hint="default"/>
      </w:rPr>
    </w:lvl>
    <w:lvl w:ilvl="4" w:tplc="0E0AD468">
      <w:start w:val="1"/>
      <w:numFmt w:val="bullet"/>
      <w:lvlText w:val="•"/>
      <w:lvlJc w:val="left"/>
      <w:rPr>
        <w:rFonts w:hint="default"/>
      </w:rPr>
    </w:lvl>
    <w:lvl w:ilvl="5" w:tplc="3ED26EE0">
      <w:start w:val="1"/>
      <w:numFmt w:val="bullet"/>
      <w:lvlText w:val="•"/>
      <w:lvlJc w:val="left"/>
      <w:rPr>
        <w:rFonts w:hint="default"/>
      </w:rPr>
    </w:lvl>
    <w:lvl w:ilvl="6" w:tplc="2056F9A0">
      <w:start w:val="1"/>
      <w:numFmt w:val="bullet"/>
      <w:lvlText w:val="•"/>
      <w:lvlJc w:val="left"/>
      <w:rPr>
        <w:rFonts w:hint="default"/>
      </w:rPr>
    </w:lvl>
    <w:lvl w:ilvl="7" w:tplc="08BA4192">
      <w:start w:val="1"/>
      <w:numFmt w:val="bullet"/>
      <w:lvlText w:val="•"/>
      <w:lvlJc w:val="left"/>
      <w:rPr>
        <w:rFonts w:hint="default"/>
      </w:rPr>
    </w:lvl>
    <w:lvl w:ilvl="8" w:tplc="D57A64B8">
      <w:start w:val="1"/>
      <w:numFmt w:val="bullet"/>
      <w:lvlText w:val="•"/>
      <w:lvlJc w:val="left"/>
      <w:rPr>
        <w:rFonts w:hint="default"/>
      </w:rPr>
    </w:lvl>
  </w:abstractNum>
  <w:abstractNum w:abstractNumId="2">
    <w:nsid w:val="08734D76"/>
    <w:multiLevelType w:val="hybridMultilevel"/>
    <w:tmpl w:val="C6C4E8DA"/>
    <w:lvl w:ilvl="0" w:tplc="72AA64AC">
      <w:start w:val="1"/>
      <w:numFmt w:val="bullet"/>
      <w:lvlText w:val="•"/>
      <w:lvlJc w:val="left"/>
      <w:pPr>
        <w:ind w:hanging="284"/>
      </w:pPr>
      <w:rPr>
        <w:rFonts w:ascii="Times New Roman" w:eastAsia="Times New Roman" w:hAnsi="Times New Roman" w:hint="default"/>
        <w:sz w:val="20"/>
        <w:szCs w:val="20"/>
      </w:rPr>
    </w:lvl>
    <w:lvl w:ilvl="1" w:tplc="AF34FBCC">
      <w:start w:val="1"/>
      <w:numFmt w:val="bullet"/>
      <w:lvlText w:val="•"/>
      <w:lvlJc w:val="left"/>
      <w:rPr>
        <w:rFonts w:hint="default"/>
      </w:rPr>
    </w:lvl>
    <w:lvl w:ilvl="2" w:tplc="60922C4C">
      <w:start w:val="1"/>
      <w:numFmt w:val="bullet"/>
      <w:lvlText w:val="•"/>
      <w:lvlJc w:val="left"/>
      <w:rPr>
        <w:rFonts w:hint="default"/>
      </w:rPr>
    </w:lvl>
    <w:lvl w:ilvl="3" w:tplc="E3E458F6">
      <w:start w:val="1"/>
      <w:numFmt w:val="bullet"/>
      <w:lvlText w:val="•"/>
      <w:lvlJc w:val="left"/>
      <w:rPr>
        <w:rFonts w:hint="default"/>
      </w:rPr>
    </w:lvl>
    <w:lvl w:ilvl="4" w:tplc="48D804FA">
      <w:start w:val="1"/>
      <w:numFmt w:val="bullet"/>
      <w:lvlText w:val="•"/>
      <w:lvlJc w:val="left"/>
      <w:rPr>
        <w:rFonts w:hint="default"/>
      </w:rPr>
    </w:lvl>
    <w:lvl w:ilvl="5" w:tplc="3912E436">
      <w:start w:val="1"/>
      <w:numFmt w:val="bullet"/>
      <w:lvlText w:val="•"/>
      <w:lvlJc w:val="left"/>
      <w:rPr>
        <w:rFonts w:hint="default"/>
      </w:rPr>
    </w:lvl>
    <w:lvl w:ilvl="6" w:tplc="92C65508">
      <w:start w:val="1"/>
      <w:numFmt w:val="bullet"/>
      <w:lvlText w:val="•"/>
      <w:lvlJc w:val="left"/>
      <w:rPr>
        <w:rFonts w:hint="default"/>
      </w:rPr>
    </w:lvl>
    <w:lvl w:ilvl="7" w:tplc="A9B6344A">
      <w:start w:val="1"/>
      <w:numFmt w:val="bullet"/>
      <w:lvlText w:val="•"/>
      <w:lvlJc w:val="left"/>
      <w:rPr>
        <w:rFonts w:hint="default"/>
      </w:rPr>
    </w:lvl>
    <w:lvl w:ilvl="8" w:tplc="780E4788">
      <w:start w:val="1"/>
      <w:numFmt w:val="bullet"/>
      <w:lvlText w:val="•"/>
      <w:lvlJc w:val="left"/>
      <w:rPr>
        <w:rFonts w:hint="default"/>
      </w:rPr>
    </w:lvl>
  </w:abstractNum>
  <w:abstractNum w:abstractNumId="3">
    <w:nsid w:val="0A947B45"/>
    <w:multiLevelType w:val="hybridMultilevel"/>
    <w:tmpl w:val="B112A6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0CB6865"/>
    <w:multiLevelType w:val="hybridMultilevel"/>
    <w:tmpl w:val="6402FE24"/>
    <w:lvl w:ilvl="0" w:tplc="5BF666EC">
      <w:start w:val="1"/>
      <w:numFmt w:val="bullet"/>
      <w:lvlText w:val="•"/>
      <w:lvlJc w:val="left"/>
      <w:pPr>
        <w:ind w:hanging="284"/>
      </w:pPr>
      <w:rPr>
        <w:rFonts w:ascii="Times New Roman" w:eastAsia="Times New Roman" w:hAnsi="Times New Roman" w:hint="default"/>
        <w:sz w:val="20"/>
        <w:szCs w:val="20"/>
      </w:rPr>
    </w:lvl>
    <w:lvl w:ilvl="1" w:tplc="FE50E19C">
      <w:start w:val="1"/>
      <w:numFmt w:val="bullet"/>
      <w:lvlText w:val="•"/>
      <w:lvlJc w:val="left"/>
      <w:rPr>
        <w:rFonts w:hint="default"/>
      </w:rPr>
    </w:lvl>
    <w:lvl w:ilvl="2" w:tplc="B6185214">
      <w:start w:val="1"/>
      <w:numFmt w:val="bullet"/>
      <w:lvlText w:val="•"/>
      <w:lvlJc w:val="left"/>
      <w:rPr>
        <w:rFonts w:hint="default"/>
      </w:rPr>
    </w:lvl>
    <w:lvl w:ilvl="3" w:tplc="47088A56">
      <w:start w:val="1"/>
      <w:numFmt w:val="bullet"/>
      <w:lvlText w:val="•"/>
      <w:lvlJc w:val="left"/>
      <w:rPr>
        <w:rFonts w:hint="default"/>
      </w:rPr>
    </w:lvl>
    <w:lvl w:ilvl="4" w:tplc="ADB46B9A">
      <w:start w:val="1"/>
      <w:numFmt w:val="bullet"/>
      <w:lvlText w:val="•"/>
      <w:lvlJc w:val="left"/>
      <w:rPr>
        <w:rFonts w:hint="default"/>
      </w:rPr>
    </w:lvl>
    <w:lvl w:ilvl="5" w:tplc="939689DC">
      <w:start w:val="1"/>
      <w:numFmt w:val="bullet"/>
      <w:lvlText w:val="•"/>
      <w:lvlJc w:val="left"/>
      <w:rPr>
        <w:rFonts w:hint="default"/>
      </w:rPr>
    </w:lvl>
    <w:lvl w:ilvl="6" w:tplc="6792AEE8">
      <w:start w:val="1"/>
      <w:numFmt w:val="bullet"/>
      <w:lvlText w:val="•"/>
      <w:lvlJc w:val="left"/>
      <w:rPr>
        <w:rFonts w:hint="default"/>
      </w:rPr>
    </w:lvl>
    <w:lvl w:ilvl="7" w:tplc="704214B4">
      <w:start w:val="1"/>
      <w:numFmt w:val="bullet"/>
      <w:lvlText w:val="•"/>
      <w:lvlJc w:val="left"/>
      <w:rPr>
        <w:rFonts w:hint="default"/>
      </w:rPr>
    </w:lvl>
    <w:lvl w:ilvl="8" w:tplc="9F52AFCA">
      <w:start w:val="1"/>
      <w:numFmt w:val="bullet"/>
      <w:lvlText w:val="•"/>
      <w:lvlJc w:val="left"/>
      <w:rPr>
        <w:rFonts w:hint="default"/>
      </w:rPr>
    </w:lvl>
  </w:abstractNum>
  <w:abstractNum w:abstractNumId="5">
    <w:nsid w:val="1C047906"/>
    <w:multiLevelType w:val="hybridMultilevel"/>
    <w:tmpl w:val="096CF564"/>
    <w:lvl w:ilvl="0" w:tplc="A6EC252C">
      <w:start w:val="192"/>
      <w:numFmt w:val="decimal"/>
      <w:lvlText w:val="%1"/>
      <w:lvlJc w:val="left"/>
      <w:pPr>
        <w:ind w:hanging="1300"/>
      </w:pPr>
      <w:rPr>
        <w:rFonts w:hint="default"/>
      </w:rPr>
    </w:lvl>
    <w:lvl w:ilvl="1" w:tplc="7F22B03C">
      <w:numFmt w:val="none"/>
      <w:lvlText w:val=""/>
      <w:lvlJc w:val="left"/>
      <w:pPr>
        <w:tabs>
          <w:tab w:val="num" w:pos="360"/>
        </w:tabs>
      </w:pPr>
    </w:lvl>
    <w:lvl w:ilvl="2" w:tplc="7980C04E">
      <w:numFmt w:val="none"/>
      <w:lvlText w:val=""/>
      <w:lvlJc w:val="left"/>
      <w:pPr>
        <w:tabs>
          <w:tab w:val="num" w:pos="360"/>
        </w:tabs>
      </w:pPr>
    </w:lvl>
    <w:lvl w:ilvl="3" w:tplc="EF10E568">
      <w:numFmt w:val="none"/>
      <w:lvlText w:val=""/>
      <w:lvlJc w:val="left"/>
      <w:pPr>
        <w:tabs>
          <w:tab w:val="num" w:pos="360"/>
        </w:tabs>
      </w:pPr>
    </w:lvl>
    <w:lvl w:ilvl="4" w:tplc="5A76C400">
      <w:start w:val="1"/>
      <w:numFmt w:val="bullet"/>
      <w:lvlText w:val="•"/>
      <w:lvlJc w:val="left"/>
      <w:rPr>
        <w:rFonts w:hint="default"/>
      </w:rPr>
    </w:lvl>
    <w:lvl w:ilvl="5" w:tplc="D3D4E320">
      <w:start w:val="1"/>
      <w:numFmt w:val="bullet"/>
      <w:lvlText w:val="•"/>
      <w:lvlJc w:val="left"/>
      <w:rPr>
        <w:rFonts w:hint="default"/>
      </w:rPr>
    </w:lvl>
    <w:lvl w:ilvl="6" w:tplc="CF78E39C">
      <w:start w:val="1"/>
      <w:numFmt w:val="bullet"/>
      <w:lvlText w:val="•"/>
      <w:lvlJc w:val="left"/>
      <w:rPr>
        <w:rFonts w:hint="default"/>
      </w:rPr>
    </w:lvl>
    <w:lvl w:ilvl="7" w:tplc="8CEA9304">
      <w:start w:val="1"/>
      <w:numFmt w:val="bullet"/>
      <w:lvlText w:val="•"/>
      <w:lvlJc w:val="left"/>
      <w:rPr>
        <w:rFonts w:hint="default"/>
      </w:rPr>
    </w:lvl>
    <w:lvl w:ilvl="8" w:tplc="9FE6C3FA">
      <w:start w:val="1"/>
      <w:numFmt w:val="bullet"/>
      <w:lvlText w:val="•"/>
      <w:lvlJc w:val="left"/>
      <w:rPr>
        <w:rFonts w:hint="default"/>
      </w:rPr>
    </w:lvl>
  </w:abstractNum>
  <w:abstractNum w:abstractNumId="6">
    <w:nsid w:val="1D0F0ED4"/>
    <w:multiLevelType w:val="hybridMultilevel"/>
    <w:tmpl w:val="22DE1924"/>
    <w:lvl w:ilvl="0" w:tplc="E036076C">
      <w:start w:val="1"/>
      <w:numFmt w:val="bullet"/>
      <w:lvlText w:val="•"/>
      <w:lvlJc w:val="left"/>
      <w:pPr>
        <w:ind w:hanging="284"/>
      </w:pPr>
      <w:rPr>
        <w:rFonts w:ascii="Times New Roman" w:eastAsia="Times New Roman" w:hAnsi="Times New Roman" w:hint="default"/>
        <w:sz w:val="20"/>
        <w:szCs w:val="20"/>
      </w:rPr>
    </w:lvl>
    <w:lvl w:ilvl="1" w:tplc="2DC2F634">
      <w:start w:val="1"/>
      <w:numFmt w:val="bullet"/>
      <w:lvlText w:val="•"/>
      <w:lvlJc w:val="left"/>
      <w:pPr>
        <w:ind w:hanging="284"/>
      </w:pPr>
      <w:rPr>
        <w:rFonts w:ascii="Times New Roman" w:eastAsia="Times New Roman" w:hAnsi="Times New Roman" w:hint="default"/>
        <w:sz w:val="20"/>
        <w:szCs w:val="20"/>
      </w:rPr>
    </w:lvl>
    <w:lvl w:ilvl="2" w:tplc="B9D006F0">
      <w:start w:val="1"/>
      <w:numFmt w:val="bullet"/>
      <w:lvlText w:val="•"/>
      <w:lvlJc w:val="left"/>
      <w:rPr>
        <w:rFonts w:hint="default"/>
      </w:rPr>
    </w:lvl>
    <w:lvl w:ilvl="3" w:tplc="795A00A0">
      <w:start w:val="1"/>
      <w:numFmt w:val="bullet"/>
      <w:lvlText w:val="•"/>
      <w:lvlJc w:val="left"/>
      <w:rPr>
        <w:rFonts w:hint="default"/>
      </w:rPr>
    </w:lvl>
    <w:lvl w:ilvl="4" w:tplc="38A229E0">
      <w:start w:val="1"/>
      <w:numFmt w:val="bullet"/>
      <w:lvlText w:val="•"/>
      <w:lvlJc w:val="left"/>
      <w:rPr>
        <w:rFonts w:hint="default"/>
      </w:rPr>
    </w:lvl>
    <w:lvl w:ilvl="5" w:tplc="CBA88D6A">
      <w:start w:val="1"/>
      <w:numFmt w:val="bullet"/>
      <w:lvlText w:val="•"/>
      <w:lvlJc w:val="left"/>
      <w:rPr>
        <w:rFonts w:hint="default"/>
      </w:rPr>
    </w:lvl>
    <w:lvl w:ilvl="6" w:tplc="BB403888">
      <w:start w:val="1"/>
      <w:numFmt w:val="bullet"/>
      <w:lvlText w:val="•"/>
      <w:lvlJc w:val="left"/>
      <w:rPr>
        <w:rFonts w:hint="default"/>
      </w:rPr>
    </w:lvl>
    <w:lvl w:ilvl="7" w:tplc="056C7D3E">
      <w:start w:val="1"/>
      <w:numFmt w:val="bullet"/>
      <w:lvlText w:val="•"/>
      <w:lvlJc w:val="left"/>
      <w:rPr>
        <w:rFonts w:hint="default"/>
      </w:rPr>
    </w:lvl>
    <w:lvl w:ilvl="8" w:tplc="215054BA">
      <w:start w:val="1"/>
      <w:numFmt w:val="bullet"/>
      <w:lvlText w:val="•"/>
      <w:lvlJc w:val="left"/>
      <w:rPr>
        <w:rFonts w:hint="default"/>
      </w:rPr>
    </w:lvl>
  </w:abstractNum>
  <w:abstractNum w:abstractNumId="7">
    <w:nsid w:val="21527CCE"/>
    <w:multiLevelType w:val="hybridMultilevel"/>
    <w:tmpl w:val="6396D4FC"/>
    <w:lvl w:ilvl="0" w:tplc="7304DEA6">
      <w:start w:val="3"/>
      <w:numFmt w:val="decimal"/>
      <w:lvlText w:val="%1)"/>
      <w:lvlJc w:val="left"/>
      <w:pPr>
        <w:ind w:hanging="223"/>
      </w:pPr>
      <w:rPr>
        <w:rFonts w:ascii="Microsoft JhengHei" w:eastAsia="Microsoft JhengHei" w:hAnsi="Microsoft JhengHei" w:hint="default"/>
        <w:w w:val="94"/>
        <w:sz w:val="20"/>
        <w:szCs w:val="20"/>
      </w:rPr>
    </w:lvl>
    <w:lvl w:ilvl="1" w:tplc="083C291E">
      <w:start w:val="1"/>
      <w:numFmt w:val="bullet"/>
      <w:lvlText w:val="•"/>
      <w:lvlJc w:val="left"/>
      <w:pPr>
        <w:ind w:hanging="284"/>
      </w:pPr>
      <w:rPr>
        <w:rFonts w:ascii="Times New Roman" w:eastAsia="Times New Roman" w:hAnsi="Times New Roman" w:hint="default"/>
        <w:sz w:val="20"/>
        <w:szCs w:val="20"/>
      </w:rPr>
    </w:lvl>
    <w:lvl w:ilvl="2" w:tplc="A7CCE004">
      <w:start w:val="1"/>
      <w:numFmt w:val="bullet"/>
      <w:lvlText w:val="•"/>
      <w:lvlJc w:val="left"/>
      <w:rPr>
        <w:rFonts w:hint="default"/>
      </w:rPr>
    </w:lvl>
    <w:lvl w:ilvl="3" w:tplc="8A44CCBA">
      <w:start w:val="1"/>
      <w:numFmt w:val="bullet"/>
      <w:lvlText w:val="•"/>
      <w:lvlJc w:val="left"/>
      <w:rPr>
        <w:rFonts w:hint="default"/>
      </w:rPr>
    </w:lvl>
    <w:lvl w:ilvl="4" w:tplc="9F3C5E12">
      <w:start w:val="1"/>
      <w:numFmt w:val="bullet"/>
      <w:lvlText w:val="•"/>
      <w:lvlJc w:val="left"/>
      <w:rPr>
        <w:rFonts w:hint="default"/>
      </w:rPr>
    </w:lvl>
    <w:lvl w:ilvl="5" w:tplc="397E1248">
      <w:start w:val="1"/>
      <w:numFmt w:val="bullet"/>
      <w:lvlText w:val="•"/>
      <w:lvlJc w:val="left"/>
      <w:rPr>
        <w:rFonts w:hint="default"/>
      </w:rPr>
    </w:lvl>
    <w:lvl w:ilvl="6" w:tplc="A4828128">
      <w:start w:val="1"/>
      <w:numFmt w:val="bullet"/>
      <w:lvlText w:val="•"/>
      <w:lvlJc w:val="left"/>
      <w:rPr>
        <w:rFonts w:hint="default"/>
      </w:rPr>
    </w:lvl>
    <w:lvl w:ilvl="7" w:tplc="62003A2E">
      <w:start w:val="1"/>
      <w:numFmt w:val="bullet"/>
      <w:lvlText w:val="•"/>
      <w:lvlJc w:val="left"/>
      <w:rPr>
        <w:rFonts w:hint="default"/>
      </w:rPr>
    </w:lvl>
    <w:lvl w:ilvl="8" w:tplc="693EDA7A">
      <w:start w:val="1"/>
      <w:numFmt w:val="bullet"/>
      <w:lvlText w:val="•"/>
      <w:lvlJc w:val="left"/>
      <w:rPr>
        <w:rFonts w:hint="default"/>
      </w:rPr>
    </w:lvl>
  </w:abstractNum>
  <w:abstractNum w:abstractNumId="8">
    <w:nsid w:val="28015BAC"/>
    <w:multiLevelType w:val="hybridMultilevel"/>
    <w:tmpl w:val="47922F3C"/>
    <w:lvl w:ilvl="0" w:tplc="690AFF04">
      <w:start w:val="1"/>
      <w:numFmt w:val="bullet"/>
      <w:lvlText w:val="•"/>
      <w:lvlJc w:val="left"/>
      <w:pPr>
        <w:ind w:hanging="284"/>
      </w:pPr>
      <w:rPr>
        <w:rFonts w:ascii="Times New Roman" w:eastAsia="Times New Roman" w:hAnsi="Times New Roman" w:hint="default"/>
        <w:sz w:val="14"/>
        <w:szCs w:val="14"/>
      </w:rPr>
    </w:lvl>
    <w:lvl w:ilvl="1" w:tplc="EB26D6F4">
      <w:start w:val="1"/>
      <w:numFmt w:val="bullet"/>
      <w:lvlText w:val="•"/>
      <w:lvlJc w:val="left"/>
      <w:rPr>
        <w:rFonts w:hint="default"/>
      </w:rPr>
    </w:lvl>
    <w:lvl w:ilvl="2" w:tplc="D416CD2C">
      <w:start w:val="1"/>
      <w:numFmt w:val="bullet"/>
      <w:lvlText w:val="•"/>
      <w:lvlJc w:val="left"/>
      <w:rPr>
        <w:rFonts w:hint="default"/>
      </w:rPr>
    </w:lvl>
    <w:lvl w:ilvl="3" w:tplc="AB404C90">
      <w:start w:val="1"/>
      <w:numFmt w:val="bullet"/>
      <w:lvlText w:val="•"/>
      <w:lvlJc w:val="left"/>
      <w:rPr>
        <w:rFonts w:hint="default"/>
      </w:rPr>
    </w:lvl>
    <w:lvl w:ilvl="4" w:tplc="B9D80B10">
      <w:start w:val="1"/>
      <w:numFmt w:val="bullet"/>
      <w:lvlText w:val="•"/>
      <w:lvlJc w:val="left"/>
      <w:rPr>
        <w:rFonts w:hint="default"/>
      </w:rPr>
    </w:lvl>
    <w:lvl w:ilvl="5" w:tplc="C9C050AC">
      <w:start w:val="1"/>
      <w:numFmt w:val="bullet"/>
      <w:lvlText w:val="•"/>
      <w:lvlJc w:val="left"/>
      <w:rPr>
        <w:rFonts w:hint="default"/>
      </w:rPr>
    </w:lvl>
    <w:lvl w:ilvl="6" w:tplc="3AA4F532">
      <w:start w:val="1"/>
      <w:numFmt w:val="bullet"/>
      <w:lvlText w:val="•"/>
      <w:lvlJc w:val="left"/>
      <w:rPr>
        <w:rFonts w:hint="default"/>
      </w:rPr>
    </w:lvl>
    <w:lvl w:ilvl="7" w:tplc="0F22E714">
      <w:start w:val="1"/>
      <w:numFmt w:val="bullet"/>
      <w:lvlText w:val="•"/>
      <w:lvlJc w:val="left"/>
      <w:rPr>
        <w:rFonts w:hint="default"/>
      </w:rPr>
    </w:lvl>
    <w:lvl w:ilvl="8" w:tplc="81A282B6">
      <w:start w:val="1"/>
      <w:numFmt w:val="bullet"/>
      <w:lvlText w:val="•"/>
      <w:lvlJc w:val="left"/>
      <w:rPr>
        <w:rFonts w:hint="default"/>
      </w:rPr>
    </w:lvl>
  </w:abstractNum>
  <w:abstractNum w:abstractNumId="9">
    <w:nsid w:val="295447A0"/>
    <w:multiLevelType w:val="hybridMultilevel"/>
    <w:tmpl w:val="C5B8DE18"/>
    <w:lvl w:ilvl="0" w:tplc="94668E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D6B1E56"/>
    <w:multiLevelType w:val="hybridMultilevel"/>
    <w:tmpl w:val="187EE512"/>
    <w:lvl w:ilvl="0" w:tplc="857EB0B4">
      <w:start w:val="1"/>
      <w:numFmt w:val="bullet"/>
      <w:lvlText w:val="•"/>
      <w:lvlJc w:val="left"/>
      <w:pPr>
        <w:ind w:hanging="284"/>
      </w:pPr>
      <w:rPr>
        <w:rFonts w:ascii="Times New Roman" w:eastAsia="Times New Roman" w:hAnsi="Times New Roman" w:hint="default"/>
        <w:sz w:val="14"/>
        <w:szCs w:val="14"/>
      </w:rPr>
    </w:lvl>
    <w:lvl w:ilvl="1" w:tplc="7654EC78">
      <w:start w:val="1"/>
      <w:numFmt w:val="bullet"/>
      <w:lvlText w:val="•"/>
      <w:lvlJc w:val="left"/>
      <w:rPr>
        <w:rFonts w:hint="default"/>
      </w:rPr>
    </w:lvl>
    <w:lvl w:ilvl="2" w:tplc="52D89230">
      <w:start w:val="1"/>
      <w:numFmt w:val="bullet"/>
      <w:lvlText w:val="•"/>
      <w:lvlJc w:val="left"/>
      <w:rPr>
        <w:rFonts w:hint="default"/>
      </w:rPr>
    </w:lvl>
    <w:lvl w:ilvl="3" w:tplc="DA463A5A">
      <w:start w:val="1"/>
      <w:numFmt w:val="bullet"/>
      <w:lvlText w:val="•"/>
      <w:lvlJc w:val="left"/>
      <w:rPr>
        <w:rFonts w:hint="default"/>
      </w:rPr>
    </w:lvl>
    <w:lvl w:ilvl="4" w:tplc="1BFC03C4">
      <w:start w:val="1"/>
      <w:numFmt w:val="bullet"/>
      <w:lvlText w:val="•"/>
      <w:lvlJc w:val="left"/>
      <w:rPr>
        <w:rFonts w:hint="default"/>
      </w:rPr>
    </w:lvl>
    <w:lvl w:ilvl="5" w:tplc="F3468372">
      <w:start w:val="1"/>
      <w:numFmt w:val="bullet"/>
      <w:lvlText w:val="•"/>
      <w:lvlJc w:val="left"/>
      <w:rPr>
        <w:rFonts w:hint="default"/>
      </w:rPr>
    </w:lvl>
    <w:lvl w:ilvl="6" w:tplc="363E61DE">
      <w:start w:val="1"/>
      <w:numFmt w:val="bullet"/>
      <w:lvlText w:val="•"/>
      <w:lvlJc w:val="left"/>
      <w:rPr>
        <w:rFonts w:hint="default"/>
      </w:rPr>
    </w:lvl>
    <w:lvl w:ilvl="7" w:tplc="1FF4569C">
      <w:start w:val="1"/>
      <w:numFmt w:val="bullet"/>
      <w:lvlText w:val="•"/>
      <w:lvlJc w:val="left"/>
      <w:rPr>
        <w:rFonts w:hint="default"/>
      </w:rPr>
    </w:lvl>
    <w:lvl w:ilvl="8" w:tplc="25F22BC2">
      <w:start w:val="1"/>
      <w:numFmt w:val="bullet"/>
      <w:lvlText w:val="•"/>
      <w:lvlJc w:val="left"/>
      <w:rPr>
        <w:rFonts w:hint="default"/>
      </w:rPr>
    </w:lvl>
  </w:abstractNum>
  <w:abstractNum w:abstractNumId="11">
    <w:nsid w:val="31A7226C"/>
    <w:multiLevelType w:val="hybridMultilevel"/>
    <w:tmpl w:val="899C9EF4"/>
    <w:lvl w:ilvl="0" w:tplc="6B4E1B7E">
      <w:start w:val="1"/>
      <w:numFmt w:val="bullet"/>
      <w:lvlText w:val="•"/>
      <w:lvlJc w:val="left"/>
      <w:pPr>
        <w:ind w:hanging="284"/>
      </w:pPr>
      <w:rPr>
        <w:rFonts w:ascii="Times New Roman" w:eastAsia="Times New Roman" w:hAnsi="Times New Roman" w:hint="default"/>
        <w:sz w:val="14"/>
        <w:szCs w:val="14"/>
      </w:rPr>
    </w:lvl>
    <w:lvl w:ilvl="1" w:tplc="FC76FA30">
      <w:start w:val="1"/>
      <w:numFmt w:val="bullet"/>
      <w:lvlText w:val="•"/>
      <w:lvlJc w:val="left"/>
      <w:rPr>
        <w:rFonts w:hint="default"/>
      </w:rPr>
    </w:lvl>
    <w:lvl w:ilvl="2" w:tplc="BDF04998">
      <w:start w:val="1"/>
      <w:numFmt w:val="bullet"/>
      <w:lvlText w:val="•"/>
      <w:lvlJc w:val="left"/>
      <w:rPr>
        <w:rFonts w:hint="default"/>
      </w:rPr>
    </w:lvl>
    <w:lvl w:ilvl="3" w:tplc="9B604E56">
      <w:start w:val="1"/>
      <w:numFmt w:val="bullet"/>
      <w:lvlText w:val="•"/>
      <w:lvlJc w:val="left"/>
      <w:rPr>
        <w:rFonts w:hint="default"/>
      </w:rPr>
    </w:lvl>
    <w:lvl w:ilvl="4" w:tplc="B5C83F5C">
      <w:start w:val="1"/>
      <w:numFmt w:val="bullet"/>
      <w:lvlText w:val="•"/>
      <w:lvlJc w:val="left"/>
      <w:rPr>
        <w:rFonts w:hint="default"/>
      </w:rPr>
    </w:lvl>
    <w:lvl w:ilvl="5" w:tplc="2586F0A8">
      <w:start w:val="1"/>
      <w:numFmt w:val="bullet"/>
      <w:lvlText w:val="•"/>
      <w:lvlJc w:val="left"/>
      <w:rPr>
        <w:rFonts w:hint="default"/>
      </w:rPr>
    </w:lvl>
    <w:lvl w:ilvl="6" w:tplc="12ACBCDA">
      <w:start w:val="1"/>
      <w:numFmt w:val="bullet"/>
      <w:lvlText w:val="•"/>
      <w:lvlJc w:val="left"/>
      <w:rPr>
        <w:rFonts w:hint="default"/>
      </w:rPr>
    </w:lvl>
    <w:lvl w:ilvl="7" w:tplc="AB6CD1FA">
      <w:start w:val="1"/>
      <w:numFmt w:val="bullet"/>
      <w:lvlText w:val="•"/>
      <w:lvlJc w:val="left"/>
      <w:rPr>
        <w:rFonts w:hint="default"/>
      </w:rPr>
    </w:lvl>
    <w:lvl w:ilvl="8" w:tplc="E862ACC4">
      <w:start w:val="1"/>
      <w:numFmt w:val="bullet"/>
      <w:lvlText w:val="•"/>
      <w:lvlJc w:val="left"/>
      <w:rPr>
        <w:rFonts w:hint="default"/>
      </w:rPr>
    </w:lvl>
  </w:abstractNum>
  <w:abstractNum w:abstractNumId="12">
    <w:nsid w:val="31FF3C6D"/>
    <w:multiLevelType w:val="hybridMultilevel"/>
    <w:tmpl w:val="D5245F7A"/>
    <w:lvl w:ilvl="0" w:tplc="4A8A1822">
      <w:start w:val="1"/>
      <w:numFmt w:val="bullet"/>
      <w:lvlText w:val="•"/>
      <w:lvlJc w:val="left"/>
      <w:pPr>
        <w:ind w:hanging="284"/>
      </w:pPr>
      <w:rPr>
        <w:rFonts w:ascii="Times New Roman" w:eastAsia="Times New Roman" w:hAnsi="Times New Roman" w:hint="default"/>
        <w:sz w:val="14"/>
        <w:szCs w:val="14"/>
      </w:rPr>
    </w:lvl>
    <w:lvl w:ilvl="1" w:tplc="1DE08840">
      <w:start w:val="1"/>
      <w:numFmt w:val="bullet"/>
      <w:lvlText w:val="•"/>
      <w:lvlJc w:val="left"/>
      <w:rPr>
        <w:rFonts w:hint="default"/>
      </w:rPr>
    </w:lvl>
    <w:lvl w:ilvl="2" w:tplc="6AFEF0B0">
      <w:start w:val="1"/>
      <w:numFmt w:val="bullet"/>
      <w:lvlText w:val="•"/>
      <w:lvlJc w:val="left"/>
      <w:rPr>
        <w:rFonts w:hint="default"/>
      </w:rPr>
    </w:lvl>
    <w:lvl w:ilvl="3" w:tplc="446650A6">
      <w:start w:val="1"/>
      <w:numFmt w:val="bullet"/>
      <w:lvlText w:val="•"/>
      <w:lvlJc w:val="left"/>
      <w:rPr>
        <w:rFonts w:hint="default"/>
      </w:rPr>
    </w:lvl>
    <w:lvl w:ilvl="4" w:tplc="78F6DB4A">
      <w:start w:val="1"/>
      <w:numFmt w:val="bullet"/>
      <w:lvlText w:val="•"/>
      <w:lvlJc w:val="left"/>
      <w:rPr>
        <w:rFonts w:hint="default"/>
      </w:rPr>
    </w:lvl>
    <w:lvl w:ilvl="5" w:tplc="2E0A7B0C">
      <w:start w:val="1"/>
      <w:numFmt w:val="bullet"/>
      <w:lvlText w:val="•"/>
      <w:lvlJc w:val="left"/>
      <w:rPr>
        <w:rFonts w:hint="default"/>
      </w:rPr>
    </w:lvl>
    <w:lvl w:ilvl="6" w:tplc="FF4835E4">
      <w:start w:val="1"/>
      <w:numFmt w:val="bullet"/>
      <w:lvlText w:val="•"/>
      <w:lvlJc w:val="left"/>
      <w:rPr>
        <w:rFonts w:hint="default"/>
      </w:rPr>
    </w:lvl>
    <w:lvl w:ilvl="7" w:tplc="B8EE3658">
      <w:start w:val="1"/>
      <w:numFmt w:val="bullet"/>
      <w:lvlText w:val="•"/>
      <w:lvlJc w:val="left"/>
      <w:rPr>
        <w:rFonts w:hint="default"/>
      </w:rPr>
    </w:lvl>
    <w:lvl w:ilvl="8" w:tplc="3A02CE5A">
      <w:start w:val="1"/>
      <w:numFmt w:val="bullet"/>
      <w:lvlText w:val="•"/>
      <w:lvlJc w:val="left"/>
      <w:rPr>
        <w:rFonts w:hint="default"/>
      </w:rPr>
    </w:lvl>
  </w:abstractNum>
  <w:abstractNum w:abstractNumId="13">
    <w:nsid w:val="3F07259C"/>
    <w:multiLevelType w:val="hybridMultilevel"/>
    <w:tmpl w:val="F3021AB2"/>
    <w:lvl w:ilvl="0" w:tplc="9E90776A">
      <w:start w:val="1"/>
      <w:numFmt w:val="bullet"/>
      <w:lvlText w:val="•"/>
      <w:lvlJc w:val="left"/>
      <w:pPr>
        <w:ind w:hanging="284"/>
      </w:pPr>
      <w:rPr>
        <w:rFonts w:ascii="Times New Roman" w:eastAsia="Times New Roman" w:hAnsi="Times New Roman" w:hint="default"/>
        <w:sz w:val="20"/>
        <w:szCs w:val="20"/>
      </w:rPr>
    </w:lvl>
    <w:lvl w:ilvl="1" w:tplc="7B0851F8">
      <w:start w:val="1"/>
      <w:numFmt w:val="bullet"/>
      <w:lvlText w:val="•"/>
      <w:lvlJc w:val="left"/>
      <w:pPr>
        <w:ind w:hanging="284"/>
      </w:pPr>
      <w:rPr>
        <w:rFonts w:ascii="Times New Roman" w:eastAsia="Times New Roman" w:hAnsi="Times New Roman" w:hint="default"/>
        <w:sz w:val="20"/>
        <w:szCs w:val="20"/>
      </w:rPr>
    </w:lvl>
    <w:lvl w:ilvl="2" w:tplc="150CC6EA">
      <w:start w:val="1"/>
      <w:numFmt w:val="bullet"/>
      <w:lvlText w:val="•"/>
      <w:lvlJc w:val="left"/>
      <w:rPr>
        <w:rFonts w:hint="default"/>
      </w:rPr>
    </w:lvl>
    <w:lvl w:ilvl="3" w:tplc="AECE7F5E">
      <w:start w:val="1"/>
      <w:numFmt w:val="bullet"/>
      <w:lvlText w:val="•"/>
      <w:lvlJc w:val="left"/>
      <w:rPr>
        <w:rFonts w:hint="default"/>
      </w:rPr>
    </w:lvl>
    <w:lvl w:ilvl="4" w:tplc="C3F66B2A">
      <w:start w:val="1"/>
      <w:numFmt w:val="bullet"/>
      <w:lvlText w:val="•"/>
      <w:lvlJc w:val="left"/>
      <w:rPr>
        <w:rFonts w:hint="default"/>
      </w:rPr>
    </w:lvl>
    <w:lvl w:ilvl="5" w:tplc="AD1CAFC6">
      <w:start w:val="1"/>
      <w:numFmt w:val="bullet"/>
      <w:lvlText w:val="•"/>
      <w:lvlJc w:val="left"/>
      <w:rPr>
        <w:rFonts w:hint="default"/>
      </w:rPr>
    </w:lvl>
    <w:lvl w:ilvl="6" w:tplc="BDD646F0">
      <w:start w:val="1"/>
      <w:numFmt w:val="bullet"/>
      <w:lvlText w:val="•"/>
      <w:lvlJc w:val="left"/>
      <w:rPr>
        <w:rFonts w:hint="default"/>
      </w:rPr>
    </w:lvl>
    <w:lvl w:ilvl="7" w:tplc="DE78250A">
      <w:start w:val="1"/>
      <w:numFmt w:val="bullet"/>
      <w:lvlText w:val="•"/>
      <w:lvlJc w:val="left"/>
      <w:rPr>
        <w:rFonts w:hint="default"/>
      </w:rPr>
    </w:lvl>
    <w:lvl w:ilvl="8" w:tplc="501A4E64">
      <w:start w:val="1"/>
      <w:numFmt w:val="bullet"/>
      <w:lvlText w:val="•"/>
      <w:lvlJc w:val="left"/>
      <w:rPr>
        <w:rFonts w:hint="default"/>
      </w:rPr>
    </w:lvl>
  </w:abstractNum>
  <w:abstractNum w:abstractNumId="14">
    <w:nsid w:val="403F6191"/>
    <w:multiLevelType w:val="hybridMultilevel"/>
    <w:tmpl w:val="75FEEB0A"/>
    <w:lvl w:ilvl="0" w:tplc="934C41B2">
      <w:start w:val="1"/>
      <w:numFmt w:val="bullet"/>
      <w:lvlText w:val="•"/>
      <w:lvlJc w:val="left"/>
      <w:pPr>
        <w:ind w:hanging="284"/>
      </w:pPr>
      <w:rPr>
        <w:rFonts w:ascii="Times New Roman" w:eastAsia="Times New Roman" w:hAnsi="Times New Roman" w:hint="default"/>
        <w:sz w:val="20"/>
        <w:szCs w:val="20"/>
      </w:rPr>
    </w:lvl>
    <w:lvl w:ilvl="1" w:tplc="C4F20C30">
      <w:start w:val="1"/>
      <w:numFmt w:val="bullet"/>
      <w:lvlText w:val="•"/>
      <w:lvlJc w:val="left"/>
      <w:pPr>
        <w:ind w:hanging="284"/>
      </w:pPr>
      <w:rPr>
        <w:rFonts w:ascii="Times New Roman" w:eastAsia="Times New Roman" w:hAnsi="Times New Roman" w:hint="default"/>
        <w:sz w:val="20"/>
        <w:szCs w:val="20"/>
      </w:rPr>
    </w:lvl>
    <w:lvl w:ilvl="2" w:tplc="E496F580">
      <w:start w:val="1"/>
      <w:numFmt w:val="bullet"/>
      <w:lvlText w:val="•"/>
      <w:lvlJc w:val="left"/>
      <w:rPr>
        <w:rFonts w:hint="default"/>
      </w:rPr>
    </w:lvl>
    <w:lvl w:ilvl="3" w:tplc="D7BAA0CA">
      <w:start w:val="1"/>
      <w:numFmt w:val="bullet"/>
      <w:lvlText w:val="•"/>
      <w:lvlJc w:val="left"/>
      <w:rPr>
        <w:rFonts w:hint="default"/>
      </w:rPr>
    </w:lvl>
    <w:lvl w:ilvl="4" w:tplc="D520B3DC">
      <w:start w:val="1"/>
      <w:numFmt w:val="bullet"/>
      <w:lvlText w:val="•"/>
      <w:lvlJc w:val="left"/>
      <w:rPr>
        <w:rFonts w:hint="default"/>
      </w:rPr>
    </w:lvl>
    <w:lvl w:ilvl="5" w:tplc="9FFAD90E">
      <w:start w:val="1"/>
      <w:numFmt w:val="bullet"/>
      <w:lvlText w:val="•"/>
      <w:lvlJc w:val="left"/>
      <w:rPr>
        <w:rFonts w:hint="default"/>
      </w:rPr>
    </w:lvl>
    <w:lvl w:ilvl="6" w:tplc="7A408598">
      <w:start w:val="1"/>
      <w:numFmt w:val="bullet"/>
      <w:lvlText w:val="•"/>
      <w:lvlJc w:val="left"/>
      <w:rPr>
        <w:rFonts w:hint="default"/>
      </w:rPr>
    </w:lvl>
    <w:lvl w:ilvl="7" w:tplc="AE1C0666">
      <w:start w:val="1"/>
      <w:numFmt w:val="bullet"/>
      <w:lvlText w:val="•"/>
      <w:lvlJc w:val="left"/>
      <w:rPr>
        <w:rFonts w:hint="default"/>
      </w:rPr>
    </w:lvl>
    <w:lvl w:ilvl="8" w:tplc="D0F862A0">
      <w:start w:val="1"/>
      <w:numFmt w:val="bullet"/>
      <w:lvlText w:val="•"/>
      <w:lvlJc w:val="left"/>
      <w:rPr>
        <w:rFonts w:hint="default"/>
      </w:rPr>
    </w:lvl>
  </w:abstractNum>
  <w:abstractNum w:abstractNumId="15">
    <w:nsid w:val="422C61DE"/>
    <w:multiLevelType w:val="hybridMultilevel"/>
    <w:tmpl w:val="8BE08D1E"/>
    <w:lvl w:ilvl="0" w:tplc="19702210">
      <w:start w:val="3"/>
      <w:numFmt w:val="decimal"/>
      <w:lvlText w:val="%1."/>
      <w:lvlJc w:val="left"/>
      <w:pPr>
        <w:ind w:hanging="216"/>
        <w:jc w:val="right"/>
      </w:pPr>
      <w:rPr>
        <w:rFonts w:ascii="Microsoft JhengHei" w:eastAsia="Microsoft JhengHei" w:hAnsi="Microsoft JhengHei" w:hint="default"/>
        <w:w w:val="101"/>
        <w:sz w:val="20"/>
        <w:szCs w:val="20"/>
      </w:rPr>
    </w:lvl>
    <w:lvl w:ilvl="1" w:tplc="1348FEF0">
      <w:start w:val="1"/>
      <w:numFmt w:val="decimal"/>
      <w:lvlText w:val="%2)"/>
      <w:lvlJc w:val="left"/>
      <w:pPr>
        <w:ind w:hanging="170"/>
        <w:jc w:val="right"/>
      </w:pPr>
      <w:rPr>
        <w:rFonts w:ascii="Microsoft JhengHei" w:eastAsia="Microsoft JhengHei" w:hAnsi="Microsoft JhengHei" w:hint="default"/>
        <w:w w:val="94"/>
        <w:sz w:val="20"/>
        <w:szCs w:val="20"/>
      </w:rPr>
    </w:lvl>
    <w:lvl w:ilvl="2" w:tplc="E1A87774">
      <w:start w:val="1"/>
      <w:numFmt w:val="bullet"/>
      <w:lvlText w:val="•"/>
      <w:lvlJc w:val="left"/>
      <w:rPr>
        <w:rFonts w:hint="default"/>
      </w:rPr>
    </w:lvl>
    <w:lvl w:ilvl="3" w:tplc="0436C676">
      <w:start w:val="1"/>
      <w:numFmt w:val="bullet"/>
      <w:lvlText w:val="•"/>
      <w:lvlJc w:val="left"/>
      <w:rPr>
        <w:rFonts w:hint="default"/>
      </w:rPr>
    </w:lvl>
    <w:lvl w:ilvl="4" w:tplc="438CB052">
      <w:start w:val="1"/>
      <w:numFmt w:val="bullet"/>
      <w:lvlText w:val="•"/>
      <w:lvlJc w:val="left"/>
      <w:rPr>
        <w:rFonts w:hint="default"/>
      </w:rPr>
    </w:lvl>
    <w:lvl w:ilvl="5" w:tplc="DF4CF23C">
      <w:start w:val="1"/>
      <w:numFmt w:val="bullet"/>
      <w:lvlText w:val="•"/>
      <w:lvlJc w:val="left"/>
      <w:rPr>
        <w:rFonts w:hint="default"/>
      </w:rPr>
    </w:lvl>
    <w:lvl w:ilvl="6" w:tplc="73E0B1A2">
      <w:start w:val="1"/>
      <w:numFmt w:val="bullet"/>
      <w:lvlText w:val="•"/>
      <w:lvlJc w:val="left"/>
      <w:rPr>
        <w:rFonts w:hint="default"/>
      </w:rPr>
    </w:lvl>
    <w:lvl w:ilvl="7" w:tplc="1632BF36">
      <w:start w:val="1"/>
      <w:numFmt w:val="bullet"/>
      <w:lvlText w:val="•"/>
      <w:lvlJc w:val="left"/>
      <w:rPr>
        <w:rFonts w:hint="default"/>
      </w:rPr>
    </w:lvl>
    <w:lvl w:ilvl="8" w:tplc="0D6AFC0E">
      <w:start w:val="1"/>
      <w:numFmt w:val="bullet"/>
      <w:lvlText w:val="•"/>
      <w:lvlJc w:val="left"/>
      <w:rPr>
        <w:rFonts w:hint="default"/>
      </w:rPr>
    </w:lvl>
  </w:abstractNum>
  <w:abstractNum w:abstractNumId="16">
    <w:nsid w:val="45BC0266"/>
    <w:multiLevelType w:val="hybridMultilevel"/>
    <w:tmpl w:val="495CE2AE"/>
    <w:lvl w:ilvl="0" w:tplc="D7E29970">
      <w:start w:val="1"/>
      <w:numFmt w:val="bullet"/>
      <w:lvlText w:val="•"/>
      <w:lvlJc w:val="left"/>
      <w:pPr>
        <w:ind w:hanging="284"/>
      </w:pPr>
      <w:rPr>
        <w:rFonts w:ascii="Times New Roman" w:eastAsia="Times New Roman" w:hAnsi="Times New Roman" w:hint="default"/>
        <w:sz w:val="20"/>
        <w:szCs w:val="20"/>
      </w:rPr>
    </w:lvl>
    <w:lvl w:ilvl="1" w:tplc="D89C938A">
      <w:start w:val="1"/>
      <w:numFmt w:val="bullet"/>
      <w:lvlText w:val="•"/>
      <w:lvlJc w:val="left"/>
      <w:pPr>
        <w:ind w:hanging="284"/>
      </w:pPr>
      <w:rPr>
        <w:rFonts w:ascii="Times New Roman" w:eastAsia="Times New Roman" w:hAnsi="Times New Roman" w:hint="default"/>
        <w:sz w:val="20"/>
        <w:szCs w:val="20"/>
      </w:rPr>
    </w:lvl>
    <w:lvl w:ilvl="2" w:tplc="77FEC7B0">
      <w:start w:val="1"/>
      <w:numFmt w:val="bullet"/>
      <w:lvlText w:val="•"/>
      <w:lvlJc w:val="left"/>
      <w:pPr>
        <w:ind w:hanging="284"/>
      </w:pPr>
      <w:rPr>
        <w:rFonts w:ascii="Times New Roman" w:eastAsia="Times New Roman" w:hAnsi="Times New Roman" w:hint="default"/>
        <w:sz w:val="20"/>
        <w:szCs w:val="20"/>
      </w:rPr>
    </w:lvl>
    <w:lvl w:ilvl="3" w:tplc="1EB6A6B2">
      <w:start w:val="1"/>
      <w:numFmt w:val="bullet"/>
      <w:lvlText w:val="•"/>
      <w:lvlJc w:val="left"/>
      <w:rPr>
        <w:rFonts w:hint="default"/>
      </w:rPr>
    </w:lvl>
    <w:lvl w:ilvl="4" w:tplc="6F50E4A8">
      <w:start w:val="1"/>
      <w:numFmt w:val="bullet"/>
      <w:lvlText w:val="•"/>
      <w:lvlJc w:val="left"/>
      <w:rPr>
        <w:rFonts w:hint="default"/>
      </w:rPr>
    </w:lvl>
    <w:lvl w:ilvl="5" w:tplc="B7245EAA">
      <w:start w:val="1"/>
      <w:numFmt w:val="bullet"/>
      <w:lvlText w:val="•"/>
      <w:lvlJc w:val="left"/>
      <w:rPr>
        <w:rFonts w:hint="default"/>
      </w:rPr>
    </w:lvl>
    <w:lvl w:ilvl="6" w:tplc="132E1112">
      <w:start w:val="1"/>
      <w:numFmt w:val="bullet"/>
      <w:lvlText w:val="•"/>
      <w:lvlJc w:val="left"/>
      <w:rPr>
        <w:rFonts w:hint="default"/>
      </w:rPr>
    </w:lvl>
    <w:lvl w:ilvl="7" w:tplc="2D382A30">
      <w:start w:val="1"/>
      <w:numFmt w:val="bullet"/>
      <w:lvlText w:val="•"/>
      <w:lvlJc w:val="left"/>
      <w:rPr>
        <w:rFonts w:hint="default"/>
      </w:rPr>
    </w:lvl>
    <w:lvl w:ilvl="8" w:tplc="CC403894">
      <w:start w:val="1"/>
      <w:numFmt w:val="bullet"/>
      <w:lvlText w:val="•"/>
      <w:lvlJc w:val="left"/>
      <w:rPr>
        <w:rFonts w:hint="default"/>
      </w:rPr>
    </w:lvl>
  </w:abstractNum>
  <w:abstractNum w:abstractNumId="17">
    <w:nsid w:val="4D5A40E6"/>
    <w:multiLevelType w:val="hybridMultilevel"/>
    <w:tmpl w:val="1756AA24"/>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4DD2283D"/>
    <w:multiLevelType w:val="hybridMultilevel"/>
    <w:tmpl w:val="DBA4BDB8"/>
    <w:lvl w:ilvl="0" w:tplc="F670D664">
      <w:start w:val="4"/>
      <w:numFmt w:val="decimal"/>
      <w:lvlText w:val="%1."/>
      <w:lvlJc w:val="left"/>
      <w:pPr>
        <w:ind w:hanging="216"/>
      </w:pPr>
      <w:rPr>
        <w:rFonts w:ascii="Microsoft JhengHei" w:eastAsia="Microsoft JhengHei" w:hAnsi="Microsoft JhengHei" w:hint="default"/>
        <w:w w:val="101"/>
        <w:sz w:val="20"/>
        <w:szCs w:val="20"/>
      </w:rPr>
    </w:lvl>
    <w:lvl w:ilvl="1" w:tplc="61686EDA">
      <w:start w:val="1"/>
      <w:numFmt w:val="decimal"/>
      <w:lvlText w:val="%2."/>
      <w:lvlJc w:val="left"/>
      <w:pPr>
        <w:ind w:hanging="216"/>
        <w:jc w:val="right"/>
      </w:pPr>
      <w:rPr>
        <w:rFonts w:ascii="Microsoft JhengHei" w:eastAsia="Microsoft JhengHei" w:hAnsi="Microsoft JhengHei" w:hint="default"/>
        <w:w w:val="101"/>
        <w:sz w:val="20"/>
        <w:szCs w:val="20"/>
      </w:rPr>
    </w:lvl>
    <w:lvl w:ilvl="2" w:tplc="336E7A38">
      <w:start w:val="1"/>
      <w:numFmt w:val="bullet"/>
      <w:lvlText w:val="•"/>
      <w:lvlJc w:val="left"/>
      <w:rPr>
        <w:rFonts w:hint="default"/>
      </w:rPr>
    </w:lvl>
    <w:lvl w:ilvl="3" w:tplc="418CFFA0">
      <w:start w:val="1"/>
      <w:numFmt w:val="bullet"/>
      <w:lvlText w:val="•"/>
      <w:lvlJc w:val="left"/>
      <w:rPr>
        <w:rFonts w:hint="default"/>
      </w:rPr>
    </w:lvl>
    <w:lvl w:ilvl="4" w:tplc="4E3E322A">
      <w:start w:val="1"/>
      <w:numFmt w:val="bullet"/>
      <w:lvlText w:val="•"/>
      <w:lvlJc w:val="left"/>
      <w:rPr>
        <w:rFonts w:hint="default"/>
      </w:rPr>
    </w:lvl>
    <w:lvl w:ilvl="5" w:tplc="041E32E6">
      <w:start w:val="1"/>
      <w:numFmt w:val="bullet"/>
      <w:lvlText w:val="•"/>
      <w:lvlJc w:val="left"/>
      <w:rPr>
        <w:rFonts w:hint="default"/>
      </w:rPr>
    </w:lvl>
    <w:lvl w:ilvl="6" w:tplc="2304C656">
      <w:start w:val="1"/>
      <w:numFmt w:val="bullet"/>
      <w:lvlText w:val="•"/>
      <w:lvlJc w:val="left"/>
      <w:rPr>
        <w:rFonts w:hint="default"/>
      </w:rPr>
    </w:lvl>
    <w:lvl w:ilvl="7" w:tplc="8926E9AA">
      <w:start w:val="1"/>
      <w:numFmt w:val="bullet"/>
      <w:lvlText w:val="•"/>
      <w:lvlJc w:val="left"/>
      <w:rPr>
        <w:rFonts w:hint="default"/>
      </w:rPr>
    </w:lvl>
    <w:lvl w:ilvl="8" w:tplc="A800B528">
      <w:start w:val="1"/>
      <w:numFmt w:val="bullet"/>
      <w:lvlText w:val="•"/>
      <w:lvlJc w:val="left"/>
      <w:rPr>
        <w:rFonts w:hint="default"/>
      </w:rPr>
    </w:lvl>
  </w:abstractNum>
  <w:abstractNum w:abstractNumId="19">
    <w:nsid w:val="59C6580E"/>
    <w:multiLevelType w:val="hybridMultilevel"/>
    <w:tmpl w:val="B65C63AA"/>
    <w:lvl w:ilvl="0" w:tplc="F372EB0A">
      <w:start w:val="1"/>
      <w:numFmt w:val="bullet"/>
      <w:lvlText w:val="•"/>
      <w:lvlJc w:val="left"/>
      <w:pPr>
        <w:ind w:hanging="284"/>
      </w:pPr>
      <w:rPr>
        <w:rFonts w:ascii="Times New Roman" w:eastAsia="Times New Roman" w:hAnsi="Times New Roman" w:hint="default"/>
        <w:sz w:val="20"/>
        <w:szCs w:val="20"/>
      </w:rPr>
    </w:lvl>
    <w:lvl w:ilvl="1" w:tplc="8CBEBDCC">
      <w:start w:val="1"/>
      <w:numFmt w:val="bullet"/>
      <w:lvlText w:val="•"/>
      <w:lvlJc w:val="left"/>
      <w:pPr>
        <w:ind w:hanging="284"/>
      </w:pPr>
      <w:rPr>
        <w:rFonts w:ascii="Times New Roman" w:eastAsia="Times New Roman" w:hAnsi="Times New Roman" w:hint="default"/>
        <w:sz w:val="14"/>
        <w:szCs w:val="14"/>
      </w:rPr>
    </w:lvl>
    <w:lvl w:ilvl="2" w:tplc="BACA65DC">
      <w:start w:val="1"/>
      <w:numFmt w:val="bullet"/>
      <w:lvlText w:val="•"/>
      <w:lvlJc w:val="left"/>
      <w:pPr>
        <w:ind w:hanging="284"/>
      </w:pPr>
      <w:rPr>
        <w:rFonts w:ascii="Times New Roman" w:eastAsia="Times New Roman" w:hAnsi="Times New Roman" w:hint="default"/>
        <w:sz w:val="20"/>
        <w:szCs w:val="20"/>
      </w:rPr>
    </w:lvl>
    <w:lvl w:ilvl="3" w:tplc="1E62F068">
      <w:start w:val="1"/>
      <w:numFmt w:val="bullet"/>
      <w:lvlText w:val="•"/>
      <w:lvlJc w:val="left"/>
      <w:rPr>
        <w:rFonts w:hint="default"/>
      </w:rPr>
    </w:lvl>
    <w:lvl w:ilvl="4" w:tplc="62B08272">
      <w:start w:val="1"/>
      <w:numFmt w:val="bullet"/>
      <w:lvlText w:val="•"/>
      <w:lvlJc w:val="left"/>
      <w:rPr>
        <w:rFonts w:hint="default"/>
      </w:rPr>
    </w:lvl>
    <w:lvl w:ilvl="5" w:tplc="ACD02506">
      <w:start w:val="1"/>
      <w:numFmt w:val="bullet"/>
      <w:lvlText w:val="•"/>
      <w:lvlJc w:val="left"/>
      <w:rPr>
        <w:rFonts w:hint="default"/>
      </w:rPr>
    </w:lvl>
    <w:lvl w:ilvl="6" w:tplc="D07CD6A4">
      <w:start w:val="1"/>
      <w:numFmt w:val="bullet"/>
      <w:lvlText w:val="•"/>
      <w:lvlJc w:val="left"/>
      <w:rPr>
        <w:rFonts w:hint="default"/>
      </w:rPr>
    </w:lvl>
    <w:lvl w:ilvl="7" w:tplc="E3968684">
      <w:start w:val="1"/>
      <w:numFmt w:val="bullet"/>
      <w:lvlText w:val="•"/>
      <w:lvlJc w:val="left"/>
      <w:rPr>
        <w:rFonts w:hint="default"/>
      </w:rPr>
    </w:lvl>
    <w:lvl w:ilvl="8" w:tplc="F852E8C6">
      <w:start w:val="1"/>
      <w:numFmt w:val="bullet"/>
      <w:lvlText w:val="•"/>
      <w:lvlJc w:val="left"/>
      <w:rPr>
        <w:rFonts w:hint="default"/>
      </w:rPr>
    </w:lvl>
  </w:abstractNum>
  <w:abstractNum w:abstractNumId="20">
    <w:nsid w:val="5E715B03"/>
    <w:multiLevelType w:val="hybridMultilevel"/>
    <w:tmpl w:val="8EA4AED0"/>
    <w:lvl w:ilvl="0" w:tplc="E7148788">
      <w:start w:val="1"/>
      <w:numFmt w:val="decimal"/>
      <w:lvlText w:val="%1."/>
      <w:lvlJc w:val="left"/>
      <w:pPr>
        <w:ind w:hanging="216"/>
      </w:pPr>
      <w:rPr>
        <w:rFonts w:ascii="Microsoft JhengHei" w:eastAsia="Microsoft JhengHei" w:hAnsi="Microsoft JhengHei" w:hint="default"/>
        <w:w w:val="101"/>
        <w:sz w:val="20"/>
        <w:szCs w:val="20"/>
      </w:rPr>
    </w:lvl>
    <w:lvl w:ilvl="1" w:tplc="DFDA4B12">
      <w:start w:val="1"/>
      <w:numFmt w:val="bullet"/>
      <w:lvlText w:val="•"/>
      <w:lvlJc w:val="left"/>
      <w:pPr>
        <w:ind w:hanging="284"/>
      </w:pPr>
      <w:rPr>
        <w:rFonts w:ascii="Times New Roman" w:eastAsia="Times New Roman" w:hAnsi="Times New Roman" w:hint="default"/>
        <w:sz w:val="20"/>
        <w:szCs w:val="20"/>
      </w:rPr>
    </w:lvl>
    <w:lvl w:ilvl="2" w:tplc="63EA5DE0">
      <w:start w:val="1"/>
      <w:numFmt w:val="bullet"/>
      <w:lvlText w:val="•"/>
      <w:lvlJc w:val="left"/>
      <w:rPr>
        <w:rFonts w:hint="default"/>
      </w:rPr>
    </w:lvl>
    <w:lvl w:ilvl="3" w:tplc="F79A79BA">
      <w:start w:val="1"/>
      <w:numFmt w:val="bullet"/>
      <w:lvlText w:val="•"/>
      <w:lvlJc w:val="left"/>
      <w:rPr>
        <w:rFonts w:hint="default"/>
      </w:rPr>
    </w:lvl>
    <w:lvl w:ilvl="4" w:tplc="5F0CC6A4">
      <w:start w:val="1"/>
      <w:numFmt w:val="bullet"/>
      <w:lvlText w:val="•"/>
      <w:lvlJc w:val="left"/>
      <w:rPr>
        <w:rFonts w:hint="default"/>
      </w:rPr>
    </w:lvl>
    <w:lvl w:ilvl="5" w:tplc="22DCC910">
      <w:start w:val="1"/>
      <w:numFmt w:val="bullet"/>
      <w:lvlText w:val="•"/>
      <w:lvlJc w:val="left"/>
      <w:rPr>
        <w:rFonts w:hint="default"/>
      </w:rPr>
    </w:lvl>
    <w:lvl w:ilvl="6" w:tplc="EB524A86">
      <w:start w:val="1"/>
      <w:numFmt w:val="bullet"/>
      <w:lvlText w:val="•"/>
      <w:lvlJc w:val="left"/>
      <w:rPr>
        <w:rFonts w:hint="default"/>
      </w:rPr>
    </w:lvl>
    <w:lvl w:ilvl="7" w:tplc="44BA22D6">
      <w:start w:val="1"/>
      <w:numFmt w:val="bullet"/>
      <w:lvlText w:val="•"/>
      <w:lvlJc w:val="left"/>
      <w:rPr>
        <w:rFonts w:hint="default"/>
      </w:rPr>
    </w:lvl>
    <w:lvl w:ilvl="8" w:tplc="C2EEDDA8">
      <w:start w:val="1"/>
      <w:numFmt w:val="bullet"/>
      <w:lvlText w:val="•"/>
      <w:lvlJc w:val="left"/>
      <w:rPr>
        <w:rFonts w:hint="default"/>
      </w:rPr>
    </w:lvl>
  </w:abstractNum>
  <w:abstractNum w:abstractNumId="21">
    <w:nsid w:val="62DD0EEF"/>
    <w:multiLevelType w:val="hybridMultilevel"/>
    <w:tmpl w:val="20445A1A"/>
    <w:lvl w:ilvl="0" w:tplc="FC0AAB96">
      <w:start w:val="1"/>
      <w:numFmt w:val="bullet"/>
      <w:lvlText w:val="•"/>
      <w:lvlJc w:val="left"/>
      <w:pPr>
        <w:ind w:hanging="284"/>
      </w:pPr>
      <w:rPr>
        <w:rFonts w:ascii="Times New Roman" w:eastAsia="Times New Roman" w:hAnsi="Times New Roman" w:hint="default"/>
        <w:sz w:val="14"/>
        <w:szCs w:val="14"/>
      </w:rPr>
    </w:lvl>
    <w:lvl w:ilvl="1" w:tplc="35E4E902">
      <w:start w:val="1"/>
      <w:numFmt w:val="bullet"/>
      <w:lvlText w:val="•"/>
      <w:lvlJc w:val="left"/>
      <w:rPr>
        <w:rFonts w:hint="default"/>
      </w:rPr>
    </w:lvl>
    <w:lvl w:ilvl="2" w:tplc="B44E9506">
      <w:start w:val="1"/>
      <w:numFmt w:val="bullet"/>
      <w:lvlText w:val="•"/>
      <w:lvlJc w:val="left"/>
      <w:rPr>
        <w:rFonts w:hint="default"/>
      </w:rPr>
    </w:lvl>
    <w:lvl w:ilvl="3" w:tplc="B538AEDE">
      <w:start w:val="1"/>
      <w:numFmt w:val="bullet"/>
      <w:lvlText w:val="•"/>
      <w:lvlJc w:val="left"/>
      <w:rPr>
        <w:rFonts w:hint="default"/>
      </w:rPr>
    </w:lvl>
    <w:lvl w:ilvl="4" w:tplc="0786FAD0">
      <w:start w:val="1"/>
      <w:numFmt w:val="bullet"/>
      <w:lvlText w:val="•"/>
      <w:lvlJc w:val="left"/>
      <w:rPr>
        <w:rFonts w:hint="default"/>
      </w:rPr>
    </w:lvl>
    <w:lvl w:ilvl="5" w:tplc="BBD0A3B0">
      <w:start w:val="1"/>
      <w:numFmt w:val="bullet"/>
      <w:lvlText w:val="•"/>
      <w:lvlJc w:val="left"/>
      <w:rPr>
        <w:rFonts w:hint="default"/>
      </w:rPr>
    </w:lvl>
    <w:lvl w:ilvl="6" w:tplc="29145EA6">
      <w:start w:val="1"/>
      <w:numFmt w:val="bullet"/>
      <w:lvlText w:val="•"/>
      <w:lvlJc w:val="left"/>
      <w:rPr>
        <w:rFonts w:hint="default"/>
      </w:rPr>
    </w:lvl>
    <w:lvl w:ilvl="7" w:tplc="9C5E6BB6">
      <w:start w:val="1"/>
      <w:numFmt w:val="bullet"/>
      <w:lvlText w:val="•"/>
      <w:lvlJc w:val="left"/>
      <w:rPr>
        <w:rFonts w:hint="default"/>
      </w:rPr>
    </w:lvl>
    <w:lvl w:ilvl="8" w:tplc="80CEF752">
      <w:start w:val="1"/>
      <w:numFmt w:val="bullet"/>
      <w:lvlText w:val="•"/>
      <w:lvlJc w:val="left"/>
      <w:rPr>
        <w:rFonts w:hint="default"/>
      </w:rPr>
    </w:lvl>
  </w:abstractNum>
  <w:abstractNum w:abstractNumId="22">
    <w:nsid w:val="64816B09"/>
    <w:multiLevelType w:val="hybridMultilevel"/>
    <w:tmpl w:val="04BC0880"/>
    <w:lvl w:ilvl="0" w:tplc="5DC4A4C8">
      <w:start w:val="1"/>
      <w:numFmt w:val="bullet"/>
      <w:lvlText w:val="•"/>
      <w:lvlJc w:val="left"/>
      <w:pPr>
        <w:ind w:hanging="284"/>
      </w:pPr>
      <w:rPr>
        <w:rFonts w:ascii="Times New Roman" w:eastAsia="Times New Roman" w:hAnsi="Times New Roman" w:hint="default"/>
        <w:sz w:val="14"/>
        <w:szCs w:val="14"/>
      </w:rPr>
    </w:lvl>
    <w:lvl w:ilvl="1" w:tplc="21286F18">
      <w:start w:val="1"/>
      <w:numFmt w:val="bullet"/>
      <w:lvlText w:val="•"/>
      <w:lvlJc w:val="left"/>
      <w:rPr>
        <w:rFonts w:hint="default"/>
      </w:rPr>
    </w:lvl>
    <w:lvl w:ilvl="2" w:tplc="6BF05282">
      <w:start w:val="1"/>
      <w:numFmt w:val="bullet"/>
      <w:lvlText w:val="•"/>
      <w:lvlJc w:val="left"/>
      <w:rPr>
        <w:rFonts w:hint="default"/>
      </w:rPr>
    </w:lvl>
    <w:lvl w:ilvl="3" w:tplc="C93CBE54">
      <w:start w:val="1"/>
      <w:numFmt w:val="bullet"/>
      <w:lvlText w:val="•"/>
      <w:lvlJc w:val="left"/>
      <w:rPr>
        <w:rFonts w:hint="default"/>
      </w:rPr>
    </w:lvl>
    <w:lvl w:ilvl="4" w:tplc="316ED1FC">
      <w:start w:val="1"/>
      <w:numFmt w:val="bullet"/>
      <w:lvlText w:val="•"/>
      <w:lvlJc w:val="left"/>
      <w:rPr>
        <w:rFonts w:hint="default"/>
      </w:rPr>
    </w:lvl>
    <w:lvl w:ilvl="5" w:tplc="389AD634">
      <w:start w:val="1"/>
      <w:numFmt w:val="bullet"/>
      <w:lvlText w:val="•"/>
      <w:lvlJc w:val="left"/>
      <w:rPr>
        <w:rFonts w:hint="default"/>
      </w:rPr>
    </w:lvl>
    <w:lvl w:ilvl="6" w:tplc="31F612DC">
      <w:start w:val="1"/>
      <w:numFmt w:val="bullet"/>
      <w:lvlText w:val="•"/>
      <w:lvlJc w:val="left"/>
      <w:rPr>
        <w:rFonts w:hint="default"/>
      </w:rPr>
    </w:lvl>
    <w:lvl w:ilvl="7" w:tplc="C9DA5C96">
      <w:start w:val="1"/>
      <w:numFmt w:val="bullet"/>
      <w:lvlText w:val="•"/>
      <w:lvlJc w:val="left"/>
      <w:rPr>
        <w:rFonts w:hint="default"/>
      </w:rPr>
    </w:lvl>
    <w:lvl w:ilvl="8" w:tplc="5E3A3A88">
      <w:start w:val="1"/>
      <w:numFmt w:val="bullet"/>
      <w:lvlText w:val="•"/>
      <w:lvlJc w:val="left"/>
      <w:rPr>
        <w:rFonts w:hint="default"/>
      </w:rPr>
    </w:lvl>
  </w:abstractNum>
  <w:abstractNum w:abstractNumId="23">
    <w:nsid w:val="6C900EEE"/>
    <w:multiLevelType w:val="hybridMultilevel"/>
    <w:tmpl w:val="09C8BBC6"/>
    <w:lvl w:ilvl="0" w:tplc="1F9E5FAA">
      <w:start w:val="1"/>
      <w:numFmt w:val="bullet"/>
      <w:lvlText w:val="•"/>
      <w:lvlJc w:val="left"/>
      <w:pPr>
        <w:ind w:hanging="284"/>
      </w:pPr>
      <w:rPr>
        <w:rFonts w:ascii="Times New Roman" w:eastAsia="Times New Roman" w:hAnsi="Times New Roman" w:hint="default"/>
        <w:sz w:val="14"/>
        <w:szCs w:val="14"/>
      </w:rPr>
    </w:lvl>
    <w:lvl w:ilvl="1" w:tplc="6F7685F8">
      <w:start w:val="1"/>
      <w:numFmt w:val="bullet"/>
      <w:lvlText w:val="•"/>
      <w:lvlJc w:val="left"/>
      <w:rPr>
        <w:rFonts w:hint="default"/>
      </w:rPr>
    </w:lvl>
    <w:lvl w:ilvl="2" w:tplc="15E2E5F4">
      <w:start w:val="1"/>
      <w:numFmt w:val="bullet"/>
      <w:lvlText w:val="•"/>
      <w:lvlJc w:val="left"/>
      <w:rPr>
        <w:rFonts w:hint="default"/>
      </w:rPr>
    </w:lvl>
    <w:lvl w:ilvl="3" w:tplc="7570C8A0">
      <w:start w:val="1"/>
      <w:numFmt w:val="bullet"/>
      <w:lvlText w:val="•"/>
      <w:lvlJc w:val="left"/>
      <w:rPr>
        <w:rFonts w:hint="default"/>
      </w:rPr>
    </w:lvl>
    <w:lvl w:ilvl="4" w:tplc="200832AE">
      <w:start w:val="1"/>
      <w:numFmt w:val="bullet"/>
      <w:lvlText w:val="•"/>
      <w:lvlJc w:val="left"/>
      <w:rPr>
        <w:rFonts w:hint="default"/>
      </w:rPr>
    </w:lvl>
    <w:lvl w:ilvl="5" w:tplc="A748E39E">
      <w:start w:val="1"/>
      <w:numFmt w:val="bullet"/>
      <w:lvlText w:val="•"/>
      <w:lvlJc w:val="left"/>
      <w:rPr>
        <w:rFonts w:hint="default"/>
      </w:rPr>
    </w:lvl>
    <w:lvl w:ilvl="6" w:tplc="C5D4F512">
      <w:start w:val="1"/>
      <w:numFmt w:val="bullet"/>
      <w:lvlText w:val="•"/>
      <w:lvlJc w:val="left"/>
      <w:rPr>
        <w:rFonts w:hint="default"/>
      </w:rPr>
    </w:lvl>
    <w:lvl w:ilvl="7" w:tplc="6882B1EC">
      <w:start w:val="1"/>
      <w:numFmt w:val="bullet"/>
      <w:lvlText w:val="•"/>
      <w:lvlJc w:val="left"/>
      <w:rPr>
        <w:rFonts w:hint="default"/>
      </w:rPr>
    </w:lvl>
    <w:lvl w:ilvl="8" w:tplc="5602DCF8">
      <w:start w:val="1"/>
      <w:numFmt w:val="bullet"/>
      <w:lvlText w:val="•"/>
      <w:lvlJc w:val="left"/>
      <w:rPr>
        <w:rFonts w:hint="default"/>
      </w:rPr>
    </w:lvl>
  </w:abstractNum>
  <w:abstractNum w:abstractNumId="24">
    <w:nsid w:val="6DD83C82"/>
    <w:multiLevelType w:val="hybridMultilevel"/>
    <w:tmpl w:val="02F2760A"/>
    <w:lvl w:ilvl="0" w:tplc="D354BA40">
      <w:start w:val="1"/>
      <w:numFmt w:val="bullet"/>
      <w:lvlText w:val="•"/>
      <w:lvlJc w:val="left"/>
      <w:pPr>
        <w:ind w:hanging="284"/>
      </w:pPr>
      <w:rPr>
        <w:rFonts w:ascii="Times New Roman" w:eastAsia="Times New Roman" w:hAnsi="Times New Roman" w:hint="default"/>
        <w:sz w:val="14"/>
        <w:szCs w:val="14"/>
      </w:rPr>
    </w:lvl>
    <w:lvl w:ilvl="1" w:tplc="E30CFA14">
      <w:start w:val="1"/>
      <w:numFmt w:val="bullet"/>
      <w:lvlText w:val="•"/>
      <w:lvlJc w:val="left"/>
      <w:rPr>
        <w:rFonts w:hint="default"/>
      </w:rPr>
    </w:lvl>
    <w:lvl w:ilvl="2" w:tplc="536EF33A">
      <w:start w:val="1"/>
      <w:numFmt w:val="bullet"/>
      <w:lvlText w:val="•"/>
      <w:lvlJc w:val="left"/>
      <w:rPr>
        <w:rFonts w:hint="default"/>
      </w:rPr>
    </w:lvl>
    <w:lvl w:ilvl="3" w:tplc="B3344270">
      <w:start w:val="1"/>
      <w:numFmt w:val="bullet"/>
      <w:lvlText w:val="•"/>
      <w:lvlJc w:val="left"/>
      <w:rPr>
        <w:rFonts w:hint="default"/>
      </w:rPr>
    </w:lvl>
    <w:lvl w:ilvl="4" w:tplc="52F6FD2E">
      <w:start w:val="1"/>
      <w:numFmt w:val="bullet"/>
      <w:lvlText w:val="•"/>
      <w:lvlJc w:val="left"/>
      <w:rPr>
        <w:rFonts w:hint="default"/>
      </w:rPr>
    </w:lvl>
    <w:lvl w:ilvl="5" w:tplc="572A4FF8">
      <w:start w:val="1"/>
      <w:numFmt w:val="bullet"/>
      <w:lvlText w:val="•"/>
      <w:lvlJc w:val="left"/>
      <w:rPr>
        <w:rFonts w:hint="default"/>
      </w:rPr>
    </w:lvl>
    <w:lvl w:ilvl="6" w:tplc="6DEED186">
      <w:start w:val="1"/>
      <w:numFmt w:val="bullet"/>
      <w:lvlText w:val="•"/>
      <w:lvlJc w:val="left"/>
      <w:rPr>
        <w:rFonts w:hint="default"/>
      </w:rPr>
    </w:lvl>
    <w:lvl w:ilvl="7" w:tplc="884A071C">
      <w:start w:val="1"/>
      <w:numFmt w:val="bullet"/>
      <w:lvlText w:val="•"/>
      <w:lvlJc w:val="left"/>
      <w:rPr>
        <w:rFonts w:hint="default"/>
      </w:rPr>
    </w:lvl>
    <w:lvl w:ilvl="8" w:tplc="071E66A2">
      <w:start w:val="1"/>
      <w:numFmt w:val="bullet"/>
      <w:lvlText w:val="•"/>
      <w:lvlJc w:val="left"/>
      <w:rPr>
        <w:rFonts w:hint="default"/>
      </w:rPr>
    </w:lvl>
  </w:abstractNum>
  <w:abstractNum w:abstractNumId="25">
    <w:nsid w:val="708737FC"/>
    <w:multiLevelType w:val="hybridMultilevel"/>
    <w:tmpl w:val="E6D64250"/>
    <w:lvl w:ilvl="0" w:tplc="6DE42526">
      <w:start w:val="1"/>
      <w:numFmt w:val="bullet"/>
      <w:lvlText w:val="•"/>
      <w:lvlJc w:val="left"/>
      <w:pPr>
        <w:ind w:hanging="284"/>
      </w:pPr>
      <w:rPr>
        <w:rFonts w:ascii="Times New Roman" w:eastAsia="Times New Roman" w:hAnsi="Times New Roman" w:hint="default"/>
        <w:sz w:val="14"/>
        <w:szCs w:val="14"/>
      </w:rPr>
    </w:lvl>
    <w:lvl w:ilvl="1" w:tplc="93EE7D90">
      <w:start w:val="1"/>
      <w:numFmt w:val="bullet"/>
      <w:lvlText w:val="•"/>
      <w:lvlJc w:val="left"/>
      <w:rPr>
        <w:rFonts w:hint="default"/>
      </w:rPr>
    </w:lvl>
    <w:lvl w:ilvl="2" w:tplc="9392B74C">
      <w:start w:val="1"/>
      <w:numFmt w:val="bullet"/>
      <w:lvlText w:val="•"/>
      <w:lvlJc w:val="left"/>
      <w:rPr>
        <w:rFonts w:hint="default"/>
      </w:rPr>
    </w:lvl>
    <w:lvl w:ilvl="3" w:tplc="76A64CDA">
      <w:start w:val="1"/>
      <w:numFmt w:val="bullet"/>
      <w:lvlText w:val="•"/>
      <w:lvlJc w:val="left"/>
      <w:rPr>
        <w:rFonts w:hint="default"/>
      </w:rPr>
    </w:lvl>
    <w:lvl w:ilvl="4" w:tplc="BA5A9AD2">
      <w:start w:val="1"/>
      <w:numFmt w:val="bullet"/>
      <w:lvlText w:val="•"/>
      <w:lvlJc w:val="left"/>
      <w:rPr>
        <w:rFonts w:hint="default"/>
      </w:rPr>
    </w:lvl>
    <w:lvl w:ilvl="5" w:tplc="EEF6FF4A">
      <w:start w:val="1"/>
      <w:numFmt w:val="bullet"/>
      <w:lvlText w:val="•"/>
      <w:lvlJc w:val="left"/>
      <w:rPr>
        <w:rFonts w:hint="default"/>
      </w:rPr>
    </w:lvl>
    <w:lvl w:ilvl="6" w:tplc="59A8FB46">
      <w:start w:val="1"/>
      <w:numFmt w:val="bullet"/>
      <w:lvlText w:val="•"/>
      <w:lvlJc w:val="left"/>
      <w:rPr>
        <w:rFonts w:hint="default"/>
      </w:rPr>
    </w:lvl>
    <w:lvl w:ilvl="7" w:tplc="6BDA258E">
      <w:start w:val="1"/>
      <w:numFmt w:val="bullet"/>
      <w:lvlText w:val="•"/>
      <w:lvlJc w:val="left"/>
      <w:rPr>
        <w:rFonts w:hint="default"/>
      </w:rPr>
    </w:lvl>
    <w:lvl w:ilvl="8" w:tplc="4636E380">
      <w:start w:val="1"/>
      <w:numFmt w:val="bullet"/>
      <w:lvlText w:val="•"/>
      <w:lvlJc w:val="left"/>
      <w:rPr>
        <w:rFonts w:hint="default"/>
      </w:rPr>
    </w:lvl>
  </w:abstractNum>
  <w:abstractNum w:abstractNumId="26">
    <w:nsid w:val="766A1F7C"/>
    <w:multiLevelType w:val="hybridMultilevel"/>
    <w:tmpl w:val="29343E0E"/>
    <w:lvl w:ilvl="0" w:tplc="E9E49412">
      <w:start w:val="1"/>
      <w:numFmt w:val="bullet"/>
      <w:lvlText w:val="•"/>
      <w:lvlJc w:val="left"/>
      <w:pPr>
        <w:ind w:hanging="284"/>
      </w:pPr>
      <w:rPr>
        <w:rFonts w:ascii="Times New Roman" w:eastAsia="Times New Roman" w:hAnsi="Times New Roman" w:hint="default"/>
        <w:sz w:val="14"/>
        <w:szCs w:val="14"/>
      </w:rPr>
    </w:lvl>
    <w:lvl w:ilvl="1" w:tplc="E84C4C1E">
      <w:start w:val="1"/>
      <w:numFmt w:val="bullet"/>
      <w:lvlText w:val="•"/>
      <w:lvlJc w:val="left"/>
      <w:rPr>
        <w:rFonts w:hint="default"/>
      </w:rPr>
    </w:lvl>
    <w:lvl w:ilvl="2" w:tplc="78CE0FA6">
      <w:start w:val="1"/>
      <w:numFmt w:val="bullet"/>
      <w:lvlText w:val="•"/>
      <w:lvlJc w:val="left"/>
      <w:rPr>
        <w:rFonts w:hint="default"/>
      </w:rPr>
    </w:lvl>
    <w:lvl w:ilvl="3" w:tplc="D1FC3F34">
      <w:start w:val="1"/>
      <w:numFmt w:val="bullet"/>
      <w:lvlText w:val="•"/>
      <w:lvlJc w:val="left"/>
      <w:rPr>
        <w:rFonts w:hint="default"/>
      </w:rPr>
    </w:lvl>
    <w:lvl w:ilvl="4" w:tplc="00B4640C">
      <w:start w:val="1"/>
      <w:numFmt w:val="bullet"/>
      <w:lvlText w:val="•"/>
      <w:lvlJc w:val="left"/>
      <w:rPr>
        <w:rFonts w:hint="default"/>
      </w:rPr>
    </w:lvl>
    <w:lvl w:ilvl="5" w:tplc="74FA0CD4">
      <w:start w:val="1"/>
      <w:numFmt w:val="bullet"/>
      <w:lvlText w:val="•"/>
      <w:lvlJc w:val="left"/>
      <w:rPr>
        <w:rFonts w:hint="default"/>
      </w:rPr>
    </w:lvl>
    <w:lvl w:ilvl="6" w:tplc="70B89DC0">
      <w:start w:val="1"/>
      <w:numFmt w:val="bullet"/>
      <w:lvlText w:val="•"/>
      <w:lvlJc w:val="left"/>
      <w:rPr>
        <w:rFonts w:hint="default"/>
      </w:rPr>
    </w:lvl>
    <w:lvl w:ilvl="7" w:tplc="60C6E8DA">
      <w:start w:val="1"/>
      <w:numFmt w:val="bullet"/>
      <w:lvlText w:val="•"/>
      <w:lvlJc w:val="left"/>
      <w:rPr>
        <w:rFonts w:hint="default"/>
      </w:rPr>
    </w:lvl>
    <w:lvl w:ilvl="8" w:tplc="7088B406">
      <w:start w:val="1"/>
      <w:numFmt w:val="bullet"/>
      <w:lvlText w:val="•"/>
      <w:lvlJc w:val="left"/>
      <w:rPr>
        <w:rFonts w:hint="default"/>
      </w:rPr>
    </w:lvl>
  </w:abstractNum>
  <w:abstractNum w:abstractNumId="27">
    <w:nsid w:val="768938FB"/>
    <w:multiLevelType w:val="hybridMultilevel"/>
    <w:tmpl w:val="5E1E1B90"/>
    <w:lvl w:ilvl="0" w:tplc="EC5E7B0C">
      <w:start w:val="1"/>
      <w:numFmt w:val="bullet"/>
      <w:lvlText w:val="•"/>
      <w:lvlJc w:val="left"/>
      <w:pPr>
        <w:ind w:hanging="284"/>
      </w:pPr>
      <w:rPr>
        <w:rFonts w:ascii="Times New Roman" w:eastAsia="Times New Roman" w:hAnsi="Times New Roman" w:hint="default"/>
        <w:sz w:val="14"/>
        <w:szCs w:val="14"/>
      </w:rPr>
    </w:lvl>
    <w:lvl w:ilvl="1" w:tplc="F76ED7A2">
      <w:start w:val="1"/>
      <w:numFmt w:val="bullet"/>
      <w:lvlText w:val="•"/>
      <w:lvlJc w:val="left"/>
      <w:rPr>
        <w:rFonts w:hint="default"/>
      </w:rPr>
    </w:lvl>
    <w:lvl w:ilvl="2" w:tplc="F41C9B34">
      <w:start w:val="1"/>
      <w:numFmt w:val="bullet"/>
      <w:lvlText w:val="•"/>
      <w:lvlJc w:val="left"/>
      <w:rPr>
        <w:rFonts w:hint="default"/>
      </w:rPr>
    </w:lvl>
    <w:lvl w:ilvl="3" w:tplc="A1163524">
      <w:start w:val="1"/>
      <w:numFmt w:val="bullet"/>
      <w:lvlText w:val="•"/>
      <w:lvlJc w:val="left"/>
      <w:rPr>
        <w:rFonts w:hint="default"/>
      </w:rPr>
    </w:lvl>
    <w:lvl w:ilvl="4" w:tplc="2DEE5D18">
      <w:start w:val="1"/>
      <w:numFmt w:val="bullet"/>
      <w:lvlText w:val="•"/>
      <w:lvlJc w:val="left"/>
      <w:rPr>
        <w:rFonts w:hint="default"/>
      </w:rPr>
    </w:lvl>
    <w:lvl w:ilvl="5" w:tplc="F7982BE6">
      <w:start w:val="1"/>
      <w:numFmt w:val="bullet"/>
      <w:lvlText w:val="•"/>
      <w:lvlJc w:val="left"/>
      <w:rPr>
        <w:rFonts w:hint="default"/>
      </w:rPr>
    </w:lvl>
    <w:lvl w:ilvl="6" w:tplc="9C26E668">
      <w:start w:val="1"/>
      <w:numFmt w:val="bullet"/>
      <w:lvlText w:val="•"/>
      <w:lvlJc w:val="left"/>
      <w:rPr>
        <w:rFonts w:hint="default"/>
      </w:rPr>
    </w:lvl>
    <w:lvl w:ilvl="7" w:tplc="BA20E536">
      <w:start w:val="1"/>
      <w:numFmt w:val="bullet"/>
      <w:lvlText w:val="•"/>
      <w:lvlJc w:val="left"/>
      <w:rPr>
        <w:rFonts w:hint="default"/>
      </w:rPr>
    </w:lvl>
    <w:lvl w:ilvl="8" w:tplc="F14EF252">
      <w:start w:val="1"/>
      <w:numFmt w:val="bullet"/>
      <w:lvlText w:val="•"/>
      <w:lvlJc w:val="left"/>
      <w:rPr>
        <w:rFonts w:hint="default"/>
      </w:rPr>
    </w:lvl>
  </w:abstractNum>
  <w:abstractNum w:abstractNumId="28">
    <w:nsid w:val="78E6510E"/>
    <w:multiLevelType w:val="hybridMultilevel"/>
    <w:tmpl w:val="A2982214"/>
    <w:lvl w:ilvl="0" w:tplc="99B65A8E">
      <w:start w:val="1"/>
      <w:numFmt w:val="bullet"/>
      <w:lvlText w:val="•"/>
      <w:lvlJc w:val="left"/>
      <w:pPr>
        <w:ind w:hanging="284"/>
      </w:pPr>
      <w:rPr>
        <w:rFonts w:ascii="Times New Roman" w:eastAsia="Times New Roman" w:hAnsi="Times New Roman" w:hint="default"/>
        <w:sz w:val="14"/>
        <w:szCs w:val="14"/>
      </w:rPr>
    </w:lvl>
    <w:lvl w:ilvl="1" w:tplc="55AE8786">
      <w:start w:val="1"/>
      <w:numFmt w:val="bullet"/>
      <w:lvlText w:val="•"/>
      <w:lvlJc w:val="left"/>
      <w:rPr>
        <w:rFonts w:hint="default"/>
      </w:rPr>
    </w:lvl>
    <w:lvl w:ilvl="2" w:tplc="C8E805F4">
      <w:start w:val="1"/>
      <w:numFmt w:val="bullet"/>
      <w:lvlText w:val="•"/>
      <w:lvlJc w:val="left"/>
      <w:rPr>
        <w:rFonts w:hint="default"/>
      </w:rPr>
    </w:lvl>
    <w:lvl w:ilvl="3" w:tplc="B30C5B08">
      <w:start w:val="1"/>
      <w:numFmt w:val="bullet"/>
      <w:lvlText w:val="•"/>
      <w:lvlJc w:val="left"/>
      <w:rPr>
        <w:rFonts w:hint="default"/>
      </w:rPr>
    </w:lvl>
    <w:lvl w:ilvl="4" w:tplc="988CDA62">
      <w:start w:val="1"/>
      <w:numFmt w:val="bullet"/>
      <w:lvlText w:val="•"/>
      <w:lvlJc w:val="left"/>
      <w:rPr>
        <w:rFonts w:hint="default"/>
      </w:rPr>
    </w:lvl>
    <w:lvl w:ilvl="5" w:tplc="977E51DC">
      <w:start w:val="1"/>
      <w:numFmt w:val="bullet"/>
      <w:lvlText w:val="•"/>
      <w:lvlJc w:val="left"/>
      <w:rPr>
        <w:rFonts w:hint="default"/>
      </w:rPr>
    </w:lvl>
    <w:lvl w:ilvl="6" w:tplc="C118409E">
      <w:start w:val="1"/>
      <w:numFmt w:val="bullet"/>
      <w:lvlText w:val="•"/>
      <w:lvlJc w:val="left"/>
      <w:rPr>
        <w:rFonts w:hint="default"/>
      </w:rPr>
    </w:lvl>
    <w:lvl w:ilvl="7" w:tplc="4E16FABC">
      <w:start w:val="1"/>
      <w:numFmt w:val="bullet"/>
      <w:lvlText w:val="•"/>
      <w:lvlJc w:val="left"/>
      <w:rPr>
        <w:rFonts w:hint="default"/>
      </w:rPr>
    </w:lvl>
    <w:lvl w:ilvl="8" w:tplc="BF1AC5D8">
      <w:start w:val="1"/>
      <w:numFmt w:val="bullet"/>
      <w:lvlText w:val="•"/>
      <w:lvlJc w:val="left"/>
      <w:rPr>
        <w:rFonts w:hint="default"/>
      </w:rPr>
    </w:lvl>
  </w:abstractNum>
  <w:abstractNum w:abstractNumId="29">
    <w:nsid w:val="797C4BB7"/>
    <w:multiLevelType w:val="hybridMultilevel"/>
    <w:tmpl w:val="73982CEE"/>
    <w:lvl w:ilvl="0" w:tplc="35A4636A">
      <w:start w:val="1"/>
      <w:numFmt w:val="bullet"/>
      <w:lvlText w:val="•"/>
      <w:lvlJc w:val="left"/>
      <w:pPr>
        <w:ind w:hanging="284"/>
      </w:pPr>
      <w:rPr>
        <w:rFonts w:ascii="Times New Roman" w:eastAsia="Times New Roman" w:hAnsi="Times New Roman" w:hint="default"/>
        <w:sz w:val="20"/>
        <w:szCs w:val="20"/>
      </w:rPr>
    </w:lvl>
    <w:lvl w:ilvl="1" w:tplc="3B302EF8">
      <w:start w:val="1"/>
      <w:numFmt w:val="bullet"/>
      <w:lvlText w:val="•"/>
      <w:lvlJc w:val="left"/>
      <w:rPr>
        <w:rFonts w:hint="default"/>
      </w:rPr>
    </w:lvl>
    <w:lvl w:ilvl="2" w:tplc="3E383730">
      <w:start w:val="1"/>
      <w:numFmt w:val="bullet"/>
      <w:lvlText w:val="•"/>
      <w:lvlJc w:val="left"/>
      <w:rPr>
        <w:rFonts w:hint="default"/>
      </w:rPr>
    </w:lvl>
    <w:lvl w:ilvl="3" w:tplc="B52CEF7A">
      <w:start w:val="1"/>
      <w:numFmt w:val="bullet"/>
      <w:lvlText w:val="•"/>
      <w:lvlJc w:val="left"/>
      <w:rPr>
        <w:rFonts w:hint="default"/>
      </w:rPr>
    </w:lvl>
    <w:lvl w:ilvl="4" w:tplc="CB8C48FA">
      <w:start w:val="1"/>
      <w:numFmt w:val="bullet"/>
      <w:lvlText w:val="•"/>
      <w:lvlJc w:val="left"/>
      <w:rPr>
        <w:rFonts w:hint="default"/>
      </w:rPr>
    </w:lvl>
    <w:lvl w:ilvl="5" w:tplc="031825C4">
      <w:start w:val="1"/>
      <w:numFmt w:val="bullet"/>
      <w:lvlText w:val="•"/>
      <w:lvlJc w:val="left"/>
      <w:rPr>
        <w:rFonts w:hint="default"/>
      </w:rPr>
    </w:lvl>
    <w:lvl w:ilvl="6" w:tplc="264C9762">
      <w:start w:val="1"/>
      <w:numFmt w:val="bullet"/>
      <w:lvlText w:val="•"/>
      <w:lvlJc w:val="left"/>
      <w:rPr>
        <w:rFonts w:hint="default"/>
      </w:rPr>
    </w:lvl>
    <w:lvl w:ilvl="7" w:tplc="2154EE4E">
      <w:start w:val="1"/>
      <w:numFmt w:val="bullet"/>
      <w:lvlText w:val="•"/>
      <w:lvlJc w:val="left"/>
      <w:rPr>
        <w:rFonts w:hint="default"/>
      </w:rPr>
    </w:lvl>
    <w:lvl w:ilvl="8" w:tplc="B1F476B6">
      <w:start w:val="1"/>
      <w:numFmt w:val="bullet"/>
      <w:lvlText w:val="•"/>
      <w:lvlJc w:val="left"/>
      <w:rPr>
        <w:rFonts w:hint="default"/>
      </w:rPr>
    </w:lvl>
  </w:abstractNum>
  <w:abstractNum w:abstractNumId="30">
    <w:nsid w:val="7B7753C9"/>
    <w:multiLevelType w:val="hybridMultilevel"/>
    <w:tmpl w:val="F6AA86F4"/>
    <w:lvl w:ilvl="0" w:tplc="AFFCC478">
      <w:start w:val="1"/>
      <w:numFmt w:val="bullet"/>
      <w:lvlText w:val="•"/>
      <w:lvlJc w:val="left"/>
      <w:pPr>
        <w:ind w:hanging="284"/>
      </w:pPr>
      <w:rPr>
        <w:rFonts w:ascii="Times New Roman" w:eastAsia="Times New Roman" w:hAnsi="Times New Roman" w:hint="default"/>
        <w:sz w:val="20"/>
        <w:szCs w:val="20"/>
      </w:rPr>
    </w:lvl>
    <w:lvl w:ilvl="1" w:tplc="E3167A04">
      <w:start w:val="1"/>
      <w:numFmt w:val="bullet"/>
      <w:lvlText w:val="•"/>
      <w:lvlJc w:val="left"/>
      <w:rPr>
        <w:rFonts w:hint="default"/>
      </w:rPr>
    </w:lvl>
    <w:lvl w:ilvl="2" w:tplc="5A282710">
      <w:start w:val="1"/>
      <w:numFmt w:val="bullet"/>
      <w:lvlText w:val="•"/>
      <w:lvlJc w:val="left"/>
      <w:rPr>
        <w:rFonts w:hint="default"/>
      </w:rPr>
    </w:lvl>
    <w:lvl w:ilvl="3" w:tplc="E006E6E0">
      <w:start w:val="1"/>
      <w:numFmt w:val="bullet"/>
      <w:lvlText w:val="•"/>
      <w:lvlJc w:val="left"/>
      <w:rPr>
        <w:rFonts w:hint="default"/>
      </w:rPr>
    </w:lvl>
    <w:lvl w:ilvl="4" w:tplc="D1706FAC">
      <w:start w:val="1"/>
      <w:numFmt w:val="bullet"/>
      <w:lvlText w:val="•"/>
      <w:lvlJc w:val="left"/>
      <w:rPr>
        <w:rFonts w:hint="default"/>
      </w:rPr>
    </w:lvl>
    <w:lvl w:ilvl="5" w:tplc="8B5237D2">
      <w:start w:val="1"/>
      <w:numFmt w:val="bullet"/>
      <w:lvlText w:val="•"/>
      <w:lvlJc w:val="left"/>
      <w:rPr>
        <w:rFonts w:hint="default"/>
      </w:rPr>
    </w:lvl>
    <w:lvl w:ilvl="6" w:tplc="F5DEE098">
      <w:start w:val="1"/>
      <w:numFmt w:val="bullet"/>
      <w:lvlText w:val="•"/>
      <w:lvlJc w:val="left"/>
      <w:rPr>
        <w:rFonts w:hint="default"/>
      </w:rPr>
    </w:lvl>
    <w:lvl w:ilvl="7" w:tplc="A648B3D8">
      <w:start w:val="1"/>
      <w:numFmt w:val="bullet"/>
      <w:lvlText w:val="•"/>
      <w:lvlJc w:val="left"/>
      <w:rPr>
        <w:rFonts w:hint="default"/>
      </w:rPr>
    </w:lvl>
    <w:lvl w:ilvl="8" w:tplc="FC0ACDC8">
      <w:start w:val="1"/>
      <w:numFmt w:val="bullet"/>
      <w:lvlText w:val="•"/>
      <w:lvlJc w:val="left"/>
      <w:rPr>
        <w:rFonts w:hint="default"/>
      </w:rPr>
    </w:lvl>
  </w:abstractNum>
  <w:abstractNum w:abstractNumId="31">
    <w:nsid w:val="7D045100"/>
    <w:multiLevelType w:val="hybridMultilevel"/>
    <w:tmpl w:val="8948F294"/>
    <w:lvl w:ilvl="0" w:tplc="CEBEC58E">
      <w:start w:val="1"/>
      <w:numFmt w:val="bullet"/>
      <w:lvlText w:val="•"/>
      <w:lvlJc w:val="left"/>
      <w:pPr>
        <w:ind w:hanging="284"/>
      </w:pPr>
      <w:rPr>
        <w:rFonts w:ascii="Times New Roman" w:eastAsia="Times New Roman" w:hAnsi="Times New Roman" w:hint="default"/>
        <w:sz w:val="14"/>
        <w:szCs w:val="14"/>
      </w:rPr>
    </w:lvl>
    <w:lvl w:ilvl="1" w:tplc="5358DC76">
      <w:start w:val="1"/>
      <w:numFmt w:val="bullet"/>
      <w:lvlText w:val="•"/>
      <w:lvlJc w:val="left"/>
      <w:rPr>
        <w:rFonts w:hint="default"/>
      </w:rPr>
    </w:lvl>
    <w:lvl w:ilvl="2" w:tplc="4FEEEF08">
      <w:start w:val="1"/>
      <w:numFmt w:val="bullet"/>
      <w:lvlText w:val="•"/>
      <w:lvlJc w:val="left"/>
      <w:rPr>
        <w:rFonts w:hint="default"/>
      </w:rPr>
    </w:lvl>
    <w:lvl w:ilvl="3" w:tplc="8B166B04">
      <w:start w:val="1"/>
      <w:numFmt w:val="bullet"/>
      <w:lvlText w:val="•"/>
      <w:lvlJc w:val="left"/>
      <w:rPr>
        <w:rFonts w:hint="default"/>
      </w:rPr>
    </w:lvl>
    <w:lvl w:ilvl="4" w:tplc="EE4EB372">
      <w:start w:val="1"/>
      <w:numFmt w:val="bullet"/>
      <w:lvlText w:val="•"/>
      <w:lvlJc w:val="left"/>
      <w:rPr>
        <w:rFonts w:hint="default"/>
      </w:rPr>
    </w:lvl>
    <w:lvl w:ilvl="5" w:tplc="AB68340A">
      <w:start w:val="1"/>
      <w:numFmt w:val="bullet"/>
      <w:lvlText w:val="•"/>
      <w:lvlJc w:val="left"/>
      <w:rPr>
        <w:rFonts w:hint="default"/>
      </w:rPr>
    </w:lvl>
    <w:lvl w:ilvl="6" w:tplc="DA5A6FF6">
      <w:start w:val="1"/>
      <w:numFmt w:val="bullet"/>
      <w:lvlText w:val="•"/>
      <w:lvlJc w:val="left"/>
      <w:rPr>
        <w:rFonts w:hint="default"/>
      </w:rPr>
    </w:lvl>
    <w:lvl w:ilvl="7" w:tplc="A1EC4A18">
      <w:start w:val="1"/>
      <w:numFmt w:val="bullet"/>
      <w:lvlText w:val="•"/>
      <w:lvlJc w:val="left"/>
      <w:rPr>
        <w:rFonts w:hint="default"/>
      </w:rPr>
    </w:lvl>
    <w:lvl w:ilvl="8" w:tplc="FD900ED8">
      <w:start w:val="1"/>
      <w:numFmt w:val="bullet"/>
      <w:lvlText w:val="•"/>
      <w:lvlJc w:val="left"/>
      <w:rPr>
        <w:rFonts w:hint="default"/>
      </w:rPr>
    </w:lvl>
  </w:abstractNum>
  <w:abstractNum w:abstractNumId="32">
    <w:nsid w:val="7FDF673D"/>
    <w:multiLevelType w:val="hybridMultilevel"/>
    <w:tmpl w:val="B910352E"/>
    <w:lvl w:ilvl="0" w:tplc="88BC2E62">
      <w:start w:val="1"/>
      <w:numFmt w:val="bullet"/>
      <w:lvlText w:val="•"/>
      <w:lvlJc w:val="left"/>
      <w:pPr>
        <w:ind w:hanging="284"/>
      </w:pPr>
      <w:rPr>
        <w:rFonts w:ascii="Times New Roman" w:eastAsia="Times New Roman" w:hAnsi="Times New Roman" w:hint="default"/>
        <w:sz w:val="14"/>
        <w:szCs w:val="14"/>
      </w:rPr>
    </w:lvl>
    <w:lvl w:ilvl="1" w:tplc="F33259BE">
      <w:start w:val="1"/>
      <w:numFmt w:val="bullet"/>
      <w:lvlText w:val="•"/>
      <w:lvlJc w:val="left"/>
      <w:rPr>
        <w:rFonts w:hint="default"/>
      </w:rPr>
    </w:lvl>
    <w:lvl w:ilvl="2" w:tplc="55E6D692">
      <w:start w:val="1"/>
      <w:numFmt w:val="bullet"/>
      <w:lvlText w:val="•"/>
      <w:lvlJc w:val="left"/>
      <w:rPr>
        <w:rFonts w:hint="default"/>
      </w:rPr>
    </w:lvl>
    <w:lvl w:ilvl="3" w:tplc="4860DC7C">
      <w:start w:val="1"/>
      <w:numFmt w:val="bullet"/>
      <w:lvlText w:val="•"/>
      <w:lvlJc w:val="left"/>
      <w:rPr>
        <w:rFonts w:hint="default"/>
      </w:rPr>
    </w:lvl>
    <w:lvl w:ilvl="4" w:tplc="42426118">
      <w:start w:val="1"/>
      <w:numFmt w:val="bullet"/>
      <w:lvlText w:val="•"/>
      <w:lvlJc w:val="left"/>
      <w:rPr>
        <w:rFonts w:hint="default"/>
      </w:rPr>
    </w:lvl>
    <w:lvl w:ilvl="5" w:tplc="668C9BCA">
      <w:start w:val="1"/>
      <w:numFmt w:val="bullet"/>
      <w:lvlText w:val="•"/>
      <w:lvlJc w:val="left"/>
      <w:rPr>
        <w:rFonts w:hint="default"/>
      </w:rPr>
    </w:lvl>
    <w:lvl w:ilvl="6" w:tplc="FD926E66">
      <w:start w:val="1"/>
      <w:numFmt w:val="bullet"/>
      <w:lvlText w:val="•"/>
      <w:lvlJc w:val="left"/>
      <w:rPr>
        <w:rFonts w:hint="default"/>
      </w:rPr>
    </w:lvl>
    <w:lvl w:ilvl="7" w:tplc="ACB41640">
      <w:start w:val="1"/>
      <w:numFmt w:val="bullet"/>
      <w:lvlText w:val="•"/>
      <w:lvlJc w:val="left"/>
      <w:rPr>
        <w:rFonts w:hint="default"/>
      </w:rPr>
    </w:lvl>
    <w:lvl w:ilvl="8" w:tplc="0F36E5F2">
      <w:start w:val="1"/>
      <w:numFmt w:val="bullet"/>
      <w:lvlText w:val="•"/>
      <w:lvlJc w:val="left"/>
      <w:rPr>
        <w:rFonts w:hint="default"/>
      </w:rPr>
    </w:lvl>
  </w:abstractNum>
  <w:num w:numId="1">
    <w:abstractNumId w:val="29"/>
  </w:num>
  <w:num w:numId="2">
    <w:abstractNumId w:val="16"/>
  </w:num>
  <w:num w:numId="3">
    <w:abstractNumId w:val="2"/>
  </w:num>
  <w:num w:numId="4">
    <w:abstractNumId w:val="15"/>
  </w:num>
  <w:num w:numId="5">
    <w:abstractNumId w:val="7"/>
  </w:num>
  <w:num w:numId="6">
    <w:abstractNumId w:val="4"/>
  </w:num>
  <w:num w:numId="7">
    <w:abstractNumId w:val="13"/>
  </w:num>
  <w:num w:numId="8">
    <w:abstractNumId w:val="20"/>
  </w:num>
  <w:num w:numId="9">
    <w:abstractNumId w:val="5"/>
  </w:num>
  <w:num w:numId="10">
    <w:abstractNumId w:val="25"/>
  </w:num>
  <w:num w:numId="11">
    <w:abstractNumId w:val="8"/>
  </w:num>
  <w:num w:numId="12">
    <w:abstractNumId w:val="1"/>
  </w:num>
  <w:num w:numId="13">
    <w:abstractNumId w:val="11"/>
  </w:num>
  <w:num w:numId="14">
    <w:abstractNumId w:val="10"/>
  </w:num>
  <w:num w:numId="15">
    <w:abstractNumId w:val="32"/>
  </w:num>
  <w:num w:numId="16">
    <w:abstractNumId w:val="31"/>
  </w:num>
  <w:num w:numId="17">
    <w:abstractNumId w:val="21"/>
  </w:num>
  <w:num w:numId="18">
    <w:abstractNumId w:val="18"/>
  </w:num>
  <w:num w:numId="19">
    <w:abstractNumId w:val="6"/>
  </w:num>
  <w:num w:numId="20">
    <w:abstractNumId w:val="24"/>
  </w:num>
  <w:num w:numId="21">
    <w:abstractNumId w:val="28"/>
  </w:num>
  <w:num w:numId="22">
    <w:abstractNumId w:val="12"/>
  </w:num>
  <w:num w:numId="23">
    <w:abstractNumId w:val="23"/>
  </w:num>
  <w:num w:numId="24">
    <w:abstractNumId w:val="22"/>
  </w:num>
  <w:num w:numId="25">
    <w:abstractNumId w:val="27"/>
  </w:num>
  <w:num w:numId="26">
    <w:abstractNumId w:val="19"/>
  </w:num>
  <w:num w:numId="27">
    <w:abstractNumId w:val="14"/>
  </w:num>
  <w:num w:numId="28">
    <w:abstractNumId w:val="26"/>
  </w:num>
  <w:num w:numId="29">
    <w:abstractNumId w:val="30"/>
  </w:num>
  <w:num w:numId="30">
    <w:abstractNumId w:val="17"/>
  </w:num>
  <w:num w:numId="31">
    <w:abstractNumId w:val="9"/>
  </w:num>
  <w:num w:numId="32">
    <w:abstractNumId w:val="3"/>
  </w:num>
  <w:num w:numId="3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hideSpellingErrors/>
  <w:hideGrammaticalErrors/>
  <w:trackRevisions/>
  <w:defaultTabStop w:val="720"/>
  <w:evenAndOddHeaders/>
  <w:drawingGridHorizontalSpacing w:val="110"/>
  <w:displayHorizontalDrawingGridEvery w:val="2"/>
  <w:characterSpacingControl w:val="doNotCompress"/>
  <w:hdrShapeDefaults>
    <o:shapedefaults v:ext="edit" spidmax="115714"/>
    <o:shapelayout v:ext="edit">
      <o:idmap v:ext="edit" data="1"/>
    </o:shapelayout>
  </w:hdrShapeDefaults>
  <w:footnotePr>
    <w:footnote w:id="0"/>
    <w:footnote w:id="1"/>
  </w:footnotePr>
  <w:endnotePr>
    <w:endnote w:id="0"/>
    <w:endnote w:id="1"/>
  </w:endnotePr>
  <w:compat>
    <w:ulTrailSpace/>
    <w:useFELayout/>
  </w:compat>
  <w:rsids>
    <w:rsidRoot w:val="0020037C"/>
    <w:rsid w:val="000044B7"/>
    <w:rsid w:val="00010B78"/>
    <w:rsid w:val="00016845"/>
    <w:rsid w:val="00020F4A"/>
    <w:rsid w:val="00023556"/>
    <w:rsid w:val="000423FB"/>
    <w:rsid w:val="00046DF4"/>
    <w:rsid w:val="000504D7"/>
    <w:rsid w:val="00050873"/>
    <w:rsid w:val="00053302"/>
    <w:rsid w:val="000549A8"/>
    <w:rsid w:val="00054D35"/>
    <w:rsid w:val="000553E3"/>
    <w:rsid w:val="00055EC5"/>
    <w:rsid w:val="00055F35"/>
    <w:rsid w:val="00065816"/>
    <w:rsid w:val="00065BFA"/>
    <w:rsid w:val="00070D83"/>
    <w:rsid w:val="00072619"/>
    <w:rsid w:val="00072ABB"/>
    <w:rsid w:val="00076264"/>
    <w:rsid w:val="0008578B"/>
    <w:rsid w:val="00092D86"/>
    <w:rsid w:val="000932EC"/>
    <w:rsid w:val="000A0807"/>
    <w:rsid w:val="000A6383"/>
    <w:rsid w:val="000A6ABC"/>
    <w:rsid w:val="000A7DA0"/>
    <w:rsid w:val="000B57C6"/>
    <w:rsid w:val="000B7CE3"/>
    <w:rsid w:val="000C1DF0"/>
    <w:rsid w:val="000C386A"/>
    <w:rsid w:val="000E03BB"/>
    <w:rsid w:val="000E5AA1"/>
    <w:rsid w:val="000F224E"/>
    <w:rsid w:val="000F4C1D"/>
    <w:rsid w:val="000F5B00"/>
    <w:rsid w:val="000F7423"/>
    <w:rsid w:val="00101F18"/>
    <w:rsid w:val="0010425F"/>
    <w:rsid w:val="00106F96"/>
    <w:rsid w:val="00112659"/>
    <w:rsid w:val="001410D7"/>
    <w:rsid w:val="001414F8"/>
    <w:rsid w:val="00143C18"/>
    <w:rsid w:val="00143EBF"/>
    <w:rsid w:val="001442AC"/>
    <w:rsid w:val="00145B1B"/>
    <w:rsid w:val="0015607C"/>
    <w:rsid w:val="0016201F"/>
    <w:rsid w:val="00162B1E"/>
    <w:rsid w:val="00174DC2"/>
    <w:rsid w:val="0019320C"/>
    <w:rsid w:val="0019429B"/>
    <w:rsid w:val="00195952"/>
    <w:rsid w:val="001974FC"/>
    <w:rsid w:val="001A64E7"/>
    <w:rsid w:val="001B1F1E"/>
    <w:rsid w:val="001B6627"/>
    <w:rsid w:val="001C0BEA"/>
    <w:rsid w:val="001C4064"/>
    <w:rsid w:val="001C5F65"/>
    <w:rsid w:val="001C65D4"/>
    <w:rsid w:val="001E3B60"/>
    <w:rsid w:val="001E58DE"/>
    <w:rsid w:val="001F3D24"/>
    <w:rsid w:val="001F7C31"/>
    <w:rsid w:val="0020037C"/>
    <w:rsid w:val="00212265"/>
    <w:rsid w:val="00227B08"/>
    <w:rsid w:val="00227D9F"/>
    <w:rsid w:val="00231548"/>
    <w:rsid w:val="00233161"/>
    <w:rsid w:val="00234604"/>
    <w:rsid w:val="00242D4A"/>
    <w:rsid w:val="0025228F"/>
    <w:rsid w:val="0026014B"/>
    <w:rsid w:val="00260BB7"/>
    <w:rsid w:val="00281E91"/>
    <w:rsid w:val="00285FD0"/>
    <w:rsid w:val="002877B3"/>
    <w:rsid w:val="00291B60"/>
    <w:rsid w:val="0029304B"/>
    <w:rsid w:val="00296C59"/>
    <w:rsid w:val="002975A2"/>
    <w:rsid w:val="0029772C"/>
    <w:rsid w:val="002B1AA2"/>
    <w:rsid w:val="002B37A8"/>
    <w:rsid w:val="002C134C"/>
    <w:rsid w:val="002C236D"/>
    <w:rsid w:val="002C2FF0"/>
    <w:rsid w:val="002C4B5F"/>
    <w:rsid w:val="002D3173"/>
    <w:rsid w:val="002D468A"/>
    <w:rsid w:val="002D754B"/>
    <w:rsid w:val="002E3CF5"/>
    <w:rsid w:val="002F7B9B"/>
    <w:rsid w:val="00302C06"/>
    <w:rsid w:val="00303641"/>
    <w:rsid w:val="00306CEE"/>
    <w:rsid w:val="00306F7C"/>
    <w:rsid w:val="00307BCE"/>
    <w:rsid w:val="00311500"/>
    <w:rsid w:val="0031432F"/>
    <w:rsid w:val="003219EB"/>
    <w:rsid w:val="00331040"/>
    <w:rsid w:val="0033396D"/>
    <w:rsid w:val="00340E81"/>
    <w:rsid w:val="00345178"/>
    <w:rsid w:val="0036330B"/>
    <w:rsid w:val="00395636"/>
    <w:rsid w:val="003A2471"/>
    <w:rsid w:val="003A556E"/>
    <w:rsid w:val="003C22B9"/>
    <w:rsid w:val="003C7A13"/>
    <w:rsid w:val="003D1014"/>
    <w:rsid w:val="003D1183"/>
    <w:rsid w:val="003D1438"/>
    <w:rsid w:val="003E7156"/>
    <w:rsid w:val="003F26D9"/>
    <w:rsid w:val="003F687E"/>
    <w:rsid w:val="00413937"/>
    <w:rsid w:val="00416607"/>
    <w:rsid w:val="00423ADE"/>
    <w:rsid w:val="004245DF"/>
    <w:rsid w:val="004267F6"/>
    <w:rsid w:val="004344C4"/>
    <w:rsid w:val="00436D7B"/>
    <w:rsid w:val="00443FFE"/>
    <w:rsid w:val="00446158"/>
    <w:rsid w:val="004474D3"/>
    <w:rsid w:val="00452865"/>
    <w:rsid w:val="00453ED8"/>
    <w:rsid w:val="00455C20"/>
    <w:rsid w:val="0046550D"/>
    <w:rsid w:val="004663F9"/>
    <w:rsid w:val="00467B01"/>
    <w:rsid w:val="00471ED5"/>
    <w:rsid w:val="00492E88"/>
    <w:rsid w:val="004966CC"/>
    <w:rsid w:val="004A0B9D"/>
    <w:rsid w:val="004A25A3"/>
    <w:rsid w:val="004B293A"/>
    <w:rsid w:val="004B40DD"/>
    <w:rsid w:val="004E082F"/>
    <w:rsid w:val="004E4C2F"/>
    <w:rsid w:val="004F3277"/>
    <w:rsid w:val="00507650"/>
    <w:rsid w:val="005120C9"/>
    <w:rsid w:val="00513AE7"/>
    <w:rsid w:val="005156FD"/>
    <w:rsid w:val="00525401"/>
    <w:rsid w:val="005259CE"/>
    <w:rsid w:val="00551433"/>
    <w:rsid w:val="00552DAE"/>
    <w:rsid w:val="0057413E"/>
    <w:rsid w:val="005807CE"/>
    <w:rsid w:val="00582842"/>
    <w:rsid w:val="00585776"/>
    <w:rsid w:val="005860C7"/>
    <w:rsid w:val="005956EF"/>
    <w:rsid w:val="00596B0C"/>
    <w:rsid w:val="00597A44"/>
    <w:rsid w:val="005A0E55"/>
    <w:rsid w:val="005C225A"/>
    <w:rsid w:val="005D7014"/>
    <w:rsid w:val="005E39AF"/>
    <w:rsid w:val="005F765A"/>
    <w:rsid w:val="00601DD4"/>
    <w:rsid w:val="00602118"/>
    <w:rsid w:val="00607E45"/>
    <w:rsid w:val="006106F4"/>
    <w:rsid w:val="00616D3D"/>
    <w:rsid w:val="00620F58"/>
    <w:rsid w:val="00623B2B"/>
    <w:rsid w:val="00625001"/>
    <w:rsid w:val="0063193A"/>
    <w:rsid w:val="0064151B"/>
    <w:rsid w:val="00642AF1"/>
    <w:rsid w:val="00645B5F"/>
    <w:rsid w:val="00647266"/>
    <w:rsid w:val="006543A4"/>
    <w:rsid w:val="00656469"/>
    <w:rsid w:val="006616A3"/>
    <w:rsid w:val="006651B7"/>
    <w:rsid w:val="006716C2"/>
    <w:rsid w:val="00671A11"/>
    <w:rsid w:val="00692406"/>
    <w:rsid w:val="006A07F5"/>
    <w:rsid w:val="006A1A4F"/>
    <w:rsid w:val="006A734A"/>
    <w:rsid w:val="006C1DF4"/>
    <w:rsid w:val="006C40D0"/>
    <w:rsid w:val="006D347E"/>
    <w:rsid w:val="006E5D93"/>
    <w:rsid w:val="006F1BB1"/>
    <w:rsid w:val="006F2B2D"/>
    <w:rsid w:val="00705A98"/>
    <w:rsid w:val="00706A32"/>
    <w:rsid w:val="00706F8A"/>
    <w:rsid w:val="007129DB"/>
    <w:rsid w:val="0071543D"/>
    <w:rsid w:val="00716F9A"/>
    <w:rsid w:val="00721BB6"/>
    <w:rsid w:val="00727AA4"/>
    <w:rsid w:val="007432EC"/>
    <w:rsid w:val="00745FBD"/>
    <w:rsid w:val="00760C33"/>
    <w:rsid w:val="00763098"/>
    <w:rsid w:val="007645E2"/>
    <w:rsid w:val="00766F57"/>
    <w:rsid w:val="00781BF8"/>
    <w:rsid w:val="007854F7"/>
    <w:rsid w:val="00792556"/>
    <w:rsid w:val="007960A0"/>
    <w:rsid w:val="007A1548"/>
    <w:rsid w:val="007A6AD0"/>
    <w:rsid w:val="007C6C3A"/>
    <w:rsid w:val="007F5AF3"/>
    <w:rsid w:val="00801DA5"/>
    <w:rsid w:val="00815AE4"/>
    <w:rsid w:val="00832D2D"/>
    <w:rsid w:val="00835D75"/>
    <w:rsid w:val="00835E46"/>
    <w:rsid w:val="00851357"/>
    <w:rsid w:val="008526D9"/>
    <w:rsid w:val="008550BC"/>
    <w:rsid w:val="00864AB3"/>
    <w:rsid w:val="008820C6"/>
    <w:rsid w:val="00884374"/>
    <w:rsid w:val="00884848"/>
    <w:rsid w:val="00887E0E"/>
    <w:rsid w:val="00890C0F"/>
    <w:rsid w:val="00890EED"/>
    <w:rsid w:val="00891A78"/>
    <w:rsid w:val="00895DE5"/>
    <w:rsid w:val="008A0872"/>
    <w:rsid w:val="008B1F2E"/>
    <w:rsid w:val="008B68D9"/>
    <w:rsid w:val="008B7E61"/>
    <w:rsid w:val="008C0A03"/>
    <w:rsid w:val="008C35E6"/>
    <w:rsid w:val="008D287C"/>
    <w:rsid w:val="008D62E3"/>
    <w:rsid w:val="008E2CB9"/>
    <w:rsid w:val="008E53C9"/>
    <w:rsid w:val="008E69FA"/>
    <w:rsid w:val="008F14F9"/>
    <w:rsid w:val="008F2A3C"/>
    <w:rsid w:val="008F2AE1"/>
    <w:rsid w:val="008F3900"/>
    <w:rsid w:val="008F7BDD"/>
    <w:rsid w:val="008F7F8A"/>
    <w:rsid w:val="00912036"/>
    <w:rsid w:val="009172EA"/>
    <w:rsid w:val="00924AFB"/>
    <w:rsid w:val="009327B0"/>
    <w:rsid w:val="00937E5E"/>
    <w:rsid w:val="00952443"/>
    <w:rsid w:val="0095492D"/>
    <w:rsid w:val="00961CFC"/>
    <w:rsid w:val="009672F7"/>
    <w:rsid w:val="009724A9"/>
    <w:rsid w:val="00974798"/>
    <w:rsid w:val="00975762"/>
    <w:rsid w:val="009863FC"/>
    <w:rsid w:val="00995B71"/>
    <w:rsid w:val="009A2AB4"/>
    <w:rsid w:val="009B4815"/>
    <w:rsid w:val="009B6BAA"/>
    <w:rsid w:val="009B72CD"/>
    <w:rsid w:val="009C4C03"/>
    <w:rsid w:val="009F663E"/>
    <w:rsid w:val="009F7C7A"/>
    <w:rsid w:val="00A012F3"/>
    <w:rsid w:val="00A01BD8"/>
    <w:rsid w:val="00A076BE"/>
    <w:rsid w:val="00A17F90"/>
    <w:rsid w:val="00A2114C"/>
    <w:rsid w:val="00A216F6"/>
    <w:rsid w:val="00A26315"/>
    <w:rsid w:val="00A35FAC"/>
    <w:rsid w:val="00A44BBA"/>
    <w:rsid w:val="00A459C2"/>
    <w:rsid w:val="00A66803"/>
    <w:rsid w:val="00A67299"/>
    <w:rsid w:val="00A80034"/>
    <w:rsid w:val="00A82828"/>
    <w:rsid w:val="00A844D0"/>
    <w:rsid w:val="00A86C92"/>
    <w:rsid w:val="00A91D91"/>
    <w:rsid w:val="00A9538C"/>
    <w:rsid w:val="00AA0BA4"/>
    <w:rsid w:val="00AA7393"/>
    <w:rsid w:val="00AB5243"/>
    <w:rsid w:val="00AB6EAB"/>
    <w:rsid w:val="00AB76F1"/>
    <w:rsid w:val="00AC4E66"/>
    <w:rsid w:val="00AC5890"/>
    <w:rsid w:val="00AD43C8"/>
    <w:rsid w:val="00AD5421"/>
    <w:rsid w:val="00AE1395"/>
    <w:rsid w:val="00AE2F7D"/>
    <w:rsid w:val="00AF0AF7"/>
    <w:rsid w:val="00B05BE6"/>
    <w:rsid w:val="00B0609F"/>
    <w:rsid w:val="00B0768D"/>
    <w:rsid w:val="00B1764B"/>
    <w:rsid w:val="00B20037"/>
    <w:rsid w:val="00B2748F"/>
    <w:rsid w:val="00B3596B"/>
    <w:rsid w:val="00B50B86"/>
    <w:rsid w:val="00B553D7"/>
    <w:rsid w:val="00B67514"/>
    <w:rsid w:val="00B70C2A"/>
    <w:rsid w:val="00B722F5"/>
    <w:rsid w:val="00B72FFF"/>
    <w:rsid w:val="00B74DDA"/>
    <w:rsid w:val="00B76388"/>
    <w:rsid w:val="00B77264"/>
    <w:rsid w:val="00B777D9"/>
    <w:rsid w:val="00B84242"/>
    <w:rsid w:val="00B94F03"/>
    <w:rsid w:val="00BA56F3"/>
    <w:rsid w:val="00BA7434"/>
    <w:rsid w:val="00BB49FB"/>
    <w:rsid w:val="00BB73C8"/>
    <w:rsid w:val="00BC57BE"/>
    <w:rsid w:val="00BD18F6"/>
    <w:rsid w:val="00BD3D63"/>
    <w:rsid w:val="00BD65D8"/>
    <w:rsid w:val="00BE3F3A"/>
    <w:rsid w:val="00BE42AA"/>
    <w:rsid w:val="00BF27DA"/>
    <w:rsid w:val="00C06C72"/>
    <w:rsid w:val="00C123DC"/>
    <w:rsid w:val="00C22A31"/>
    <w:rsid w:val="00C25520"/>
    <w:rsid w:val="00C2633C"/>
    <w:rsid w:val="00C31637"/>
    <w:rsid w:val="00C510A4"/>
    <w:rsid w:val="00C527A4"/>
    <w:rsid w:val="00C52D7D"/>
    <w:rsid w:val="00C6694D"/>
    <w:rsid w:val="00C90251"/>
    <w:rsid w:val="00C915E9"/>
    <w:rsid w:val="00C93C32"/>
    <w:rsid w:val="00CA48B5"/>
    <w:rsid w:val="00CA4E79"/>
    <w:rsid w:val="00CA76E6"/>
    <w:rsid w:val="00CC1C67"/>
    <w:rsid w:val="00CD4616"/>
    <w:rsid w:val="00CD54B8"/>
    <w:rsid w:val="00CE22C0"/>
    <w:rsid w:val="00CE3FAC"/>
    <w:rsid w:val="00CE6039"/>
    <w:rsid w:val="00CF1C5D"/>
    <w:rsid w:val="00CF37D2"/>
    <w:rsid w:val="00CF5E12"/>
    <w:rsid w:val="00D0432C"/>
    <w:rsid w:val="00D071BE"/>
    <w:rsid w:val="00D11318"/>
    <w:rsid w:val="00D11FFE"/>
    <w:rsid w:val="00D132B6"/>
    <w:rsid w:val="00D13772"/>
    <w:rsid w:val="00D13997"/>
    <w:rsid w:val="00D22B28"/>
    <w:rsid w:val="00D23BE0"/>
    <w:rsid w:val="00D24F99"/>
    <w:rsid w:val="00D32FF4"/>
    <w:rsid w:val="00D34649"/>
    <w:rsid w:val="00D4071D"/>
    <w:rsid w:val="00D5167D"/>
    <w:rsid w:val="00D761BD"/>
    <w:rsid w:val="00D80500"/>
    <w:rsid w:val="00D8502A"/>
    <w:rsid w:val="00D85409"/>
    <w:rsid w:val="00D92C9C"/>
    <w:rsid w:val="00D95DD2"/>
    <w:rsid w:val="00D9643A"/>
    <w:rsid w:val="00DA305B"/>
    <w:rsid w:val="00DC590F"/>
    <w:rsid w:val="00DD1987"/>
    <w:rsid w:val="00DF1D5F"/>
    <w:rsid w:val="00DF25D0"/>
    <w:rsid w:val="00DF2DC8"/>
    <w:rsid w:val="00DF49A3"/>
    <w:rsid w:val="00DF6FEA"/>
    <w:rsid w:val="00E110E8"/>
    <w:rsid w:val="00E2439F"/>
    <w:rsid w:val="00E3184E"/>
    <w:rsid w:val="00E31DCB"/>
    <w:rsid w:val="00E4279F"/>
    <w:rsid w:val="00E453E3"/>
    <w:rsid w:val="00E5346C"/>
    <w:rsid w:val="00E57A03"/>
    <w:rsid w:val="00E619B1"/>
    <w:rsid w:val="00E8099B"/>
    <w:rsid w:val="00E85F64"/>
    <w:rsid w:val="00E90599"/>
    <w:rsid w:val="00E97EFB"/>
    <w:rsid w:val="00EA30EF"/>
    <w:rsid w:val="00EB2D13"/>
    <w:rsid w:val="00EC5D93"/>
    <w:rsid w:val="00ED0E56"/>
    <w:rsid w:val="00ED285F"/>
    <w:rsid w:val="00ED38E6"/>
    <w:rsid w:val="00ED4AB4"/>
    <w:rsid w:val="00ED7E51"/>
    <w:rsid w:val="00EE0DC3"/>
    <w:rsid w:val="00EE2F69"/>
    <w:rsid w:val="00EE3BE5"/>
    <w:rsid w:val="00EE41F2"/>
    <w:rsid w:val="00EE76B3"/>
    <w:rsid w:val="00EF1409"/>
    <w:rsid w:val="00F02D2D"/>
    <w:rsid w:val="00F03D65"/>
    <w:rsid w:val="00F15940"/>
    <w:rsid w:val="00F210C5"/>
    <w:rsid w:val="00F27E5B"/>
    <w:rsid w:val="00F334AD"/>
    <w:rsid w:val="00F37046"/>
    <w:rsid w:val="00F37343"/>
    <w:rsid w:val="00F4593E"/>
    <w:rsid w:val="00F51A62"/>
    <w:rsid w:val="00F54151"/>
    <w:rsid w:val="00F62D5E"/>
    <w:rsid w:val="00F8144B"/>
    <w:rsid w:val="00F85261"/>
    <w:rsid w:val="00F91B3F"/>
    <w:rsid w:val="00F95B2E"/>
    <w:rsid w:val="00F96BF5"/>
    <w:rsid w:val="00F97005"/>
    <w:rsid w:val="00FA0FA5"/>
    <w:rsid w:val="00FA7D90"/>
    <w:rsid w:val="00FC0FE4"/>
    <w:rsid w:val="00FC1ED0"/>
    <w:rsid w:val="00FC3021"/>
    <w:rsid w:val="00FD398F"/>
    <w:rsid w:val="00FE6E66"/>
    <w:rsid w:val="00FF1835"/>
    <w:rsid w:val="00FF4FF4"/>
    <w:rsid w:val="00FF79A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5714"/>
    <o:shapelayout v:ext="edit">
      <o:idmap v:ext="edit" data="2,3,96"/>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0037C"/>
  </w:style>
  <w:style w:type="paragraph" w:styleId="Heading1">
    <w:name w:val="heading 1"/>
    <w:basedOn w:val="Normal"/>
    <w:uiPriority w:val="1"/>
    <w:qFormat/>
    <w:rsid w:val="0020037C"/>
    <w:pPr>
      <w:ind w:left="433"/>
      <w:outlineLvl w:val="0"/>
    </w:pPr>
    <w:rPr>
      <w:rFonts w:ascii="Microsoft JhengHei" w:eastAsia="Microsoft JhengHei" w:hAnsi="Microsoft JhengHei"/>
      <w:sz w:val="36"/>
      <w:szCs w:val="36"/>
    </w:rPr>
  </w:style>
  <w:style w:type="paragraph" w:styleId="Heading2">
    <w:name w:val="heading 2"/>
    <w:basedOn w:val="Normal"/>
    <w:uiPriority w:val="1"/>
    <w:qFormat/>
    <w:rsid w:val="0020037C"/>
    <w:pPr>
      <w:ind w:left="433"/>
      <w:outlineLvl w:val="1"/>
    </w:pPr>
    <w:rPr>
      <w:rFonts w:ascii="Microsoft JhengHei" w:eastAsia="Microsoft JhengHei" w:hAnsi="Microsoft JhengHei"/>
      <w:sz w:val="28"/>
      <w:szCs w:val="28"/>
    </w:rPr>
  </w:style>
  <w:style w:type="paragraph" w:styleId="Heading3">
    <w:name w:val="heading 3"/>
    <w:basedOn w:val="Normal"/>
    <w:uiPriority w:val="1"/>
    <w:qFormat/>
    <w:rsid w:val="0020037C"/>
    <w:pPr>
      <w:ind w:left="433"/>
      <w:outlineLvl w:val="2"/>
    </w:pPr>
    <w:rPr>
      <w:rFonts w:ascii="Microsoft JhengHei" w:eastAsia="Microsoft JhengHei" w:hAnsi="Microsoft JhengHei"/>
      <w:sz w:val="24"/>
      <w:szCs w:val="24"/>
    </w:rPr>
  </w:style>
  <w:style w:type="paragraph" w:styleId="Heading4">
    <w:name w:val="heading 4"/>
    <w:basedOn w:val="Normal"/>
    <w:next w:val="Normal"/>
    <w:link w:val="Heading4Char"/>
    <w:uiPriority w:val="9"/>
    <w:unhideWhenUsed/>
    <w:qFormat/>
    <w:rsid w:val="00F37046"/>
    <w:pPr>
      <w:keepNext/>
      <w:keepLines/>
      <w:spacing w:before="280" w:after="290" w:line="376" w:lineRule="auto"/>
      <w:jc w:val="both"/>
      <w:outlineLvl w:val="3"/>
    </w:pPr>
    <w:rPr>
      <w:rFonts w:asciiTheme="majorHAnsi" w:eastAsiaTheme="majorEastAsia" w:hAnsiTheme="majorHAnsi" w:cstheme="majorBidi"/>
      <w:b/>
      <w:bCs/>
      <w:kern w:val="2"/>
      <w:sz w:val="28"/>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20037C"/>
    <w:pPr>
      <w:ind w:left="565"/>
    </w:pPr>
    <w:rPr>
      <w:rFonts w:ascii="Microsoft JhengHei" w:eastAsia="Microsoft JhengHei" w:hAnsi="Microsoft JhengHei"/>
      <w:sz w:val="24"/>
      <w:szCs w:val="24"/>
    </w:rPr>
  </w:style>
  <w:style w:type="paragraph" w:styleId="TOC2">
    <w:name w:val="toc 2"/>
    <w:basedOn w:val="Normal"/>
    <w:uiPriority w:val="1"/>
    <w:qFormat/>
    <w:rsid w:val="0020037C"/>
    <w:pPr>
      <w:ind w:left="1165"/>
    </w:pPr>
    <w:rPr>
      <w:rFonts w:ascii="Microsoft JhengHei" w:eastAsia="Microsoft JhengHei" w:hAnsi="Microsoft JhengHei"/>
      <w:sz w:val="20"/>
      <w:szCs w:val="20"/>
    </w:rPr>
  </w:style>
  <w:style w:type="paragraph" w:styleId="TOC3">
    <w:name w:val="toc 3"/>
    <w:basedOn w:val="Normal"/>
    <w:uiPriority w:val="1"/>
    <w:qFormat/>
    <w:rsid w:val="0020037C"/>
    <w:pPr>
      <w:ind w:left="1765"/>
    </w:pPr>
    <w:rPr>
      <w:rFonts w:ascii="Microsoft JhengHei" w:eastAsia="Microsoft JhengHei" w:hAnsi="Microsoft JhengHei"/>
      <w:sz w:val="20"/>
      <w:szCs w:val="20"/>
    </w:rPr>
  </w:style>
  <w:style w:type="paragraph" w:styleId="TOC4">
    <w:name w:val="toc 4"/>
    <w:basedOn w:val="Normal"/>
    <w:uiPriority w:val="1"/>
    <w:qFormat/>
    <w:rsid w:val="0020037C"/>
    <w:pPr>
      <w:ind w:left="2785"/>
    </w:pPr>
    <w:rPr>
      <w:rFonts w:ascii="Microsoft JhengHei" w:eastAsia="Microsoft JhengHei" w:hAnsi="Microsoft JhengHei"/>
      <w:sz w:val="20"/>
      <w:szCs w:val="20"/>
    </w:rPr>
  </w:style>
  <w:style w:type="paragraph" w:styleId="BodyText">
    <w:name w:val="Body Text"/>
    <w:basedOn w:val="Normal"/>
    <w:link w:val="BodyTextChar"/>
    <w:uiPriority w:val="1"/>
    <w:qFormat/>
    <w:rsid w:val="0020037C"/>
    <w:pPr>
      <w:ind w:left="933"/>
    </w:pPr>
    <w:rPr>
      <w:rFonts w:ascii="Microsoft JhengHei" w:eastAsia="Microsoft JhengHei" w:hAnsi="Microsoft JhengHei"/>
      <w:sz w:val="20"/>
      <w:szCs w:val="20"/>
    </w:rPr>
  </w:style>
  <w:style w:type="paragraph" w:styleId="ListParagraph">
    <w:name w:val="List Paragraph"/>
    <w:basedOn w:val="Normal"/>
    <w:uiPriority w:val="34"/>
    <w:qFormat/>
    <w:rsid w:val="0020037C"/>
  </w:style>
  <w:style w:type="paragraph" w:customStyle="1" w:styleId="TableParagraph">
    <w:name w:val="Table Paragraph"/>
    <w:basedOn w:val="Normal"/>
    <w:uiPriority w:val="1"/>
    <w:qFormat/>
    <w:rsid w:val="0020037C"/>
  </w:style>
  <w:style w:type="paragraph" w:styleId="DocumentMap">
    <w:name w:val="Document Map"/>
    <w:basedOn w:val="Normal"/>
    <w:link w:val="DocumentMapChar"/>
    <w:uiPriority w:val="99"/>
    <w:semiHidden/>
    <w:unhideWhenUsed/>
    <w:rsid w:val="00F37046"/>
    <w:rPr>
      <w:rFonts w:ascii="Tahoma" w:hAnsi="Tahoma" w:cs="Tahoma"/>
      <w:sz w:val="16"/>
      <w:szCs w:val="16"/>
    </w:rPr>
  </w:style>
  <w:style w:type="character" w:customStyle="1" w:styleId="DocumentMapChar">
    <w:name w:val="Document Map Char"/>
    <w:basedOn w:val="DefaultParagraphFont"/>
    <w:link w:val="DocumentMap"/>
    <w:uiPriority w:val="99"/>
    <w:semiHidden/>
    <w:rsid w:val="00F37046"/>
    <w:rPr>
      <w:rFonts w:ascii="Tahoma" w:hAnsi="Tahoma" w:cs="Tahoma"/>
      <w:sz w:val="16"/>
      <w:szCs w:val="16"/>
    </w:rPr>
  </w:style>
  <w:style w:type="character" w:customStyle="1" w:styleId="Heading4Char">
    <w:name w:val="Heading 4 Char"/>
    <w:basedOn w:val="DefaultParagraphFont"/>
    <w:link w:val="Heading4"/>
    <w:uiPriority w:val="9"/>
    <w:rsid w:val="00F37046"/>
    <w:rPr>
      <w:rFonts w:asciiTheme="majorHAnsi" w:eastAsiaTheme="majorEastAsia" w:hAnsiTheme="majorHAnsi" w:cstheme="majorBidi"/>
      <w:b/>
      <w:bCs/>
      <w:kern w:val="2"/>
      <w:sz w:val="28"/>
      <w:szCs w:val="28"/>
      <w:lang w:eastAsia="zh-CN"/>
    </w:rPr>
  </w:style>
  <w:style w:type="character" w:styleId="Hyperlink">
    <w:name w:val="Hyperlink"/>
    <w:basedOn w:val="DefaultParagraphFont"/>
    <w:uiPriority w:val="99"/>
    <w:unhideWhenUsed/>
    <w:rsid w:val="00F37046"/>
    <w:rPr>
      <w:color w:val="0000FF" w:themeColor="hyperlink"/>
      <w:u w:val="single"/>
    </w:rPr>
  </w:style>
  <w:style w:type="paragraph" w:styleId="BalloonText">
    <w:name w:val="Balloon Text"/>
    <w:basedOn w:val="Normal"/>
    <w:link w:val="BalloonTextChar"/>
    <w:uiPriority w:val="99"/>
    <w:semiHidden/>
    <w:unhideWhenUsed/>
    <w:rsid w:val="00F37046"/>
    <w:rPr>
      <w:sz w:val="16"/>
      <w:szCs w:val="16"/>
    </w:rPr>
  </w:style>
  <w:style w:type="character" w:customStyle="1" w:styleId="BalloonTextChar">
    <w:name w:val="Balloon Text Char"/>
    <w:basedOn w:val="DefaultParagraphFont"/>
    <w:link w:val="BalloonText"/>
    <w:uiPriority w:val="99"/>
    <w:semiHidden/>
    <w:rsid w:val="00F37046"/>
    <w:rPr>
      <w:sz w:val="16"/>
      <w:szCs w:val="16"/>
    </w:rPr>
  </w:style>
  <w:style w:type="character" w:customStyle="1" w:styleId="BodyTextChar">
    <w:name w:val="Body Text Char"/>
    <w:basedOn w:val="DefaultParagraphFont"/>
    <w:link w:val="BodyText"/>
    <w:uiPriority w:val="1"/>
    <w:rsid w:val="0026014B"/>
    <w:rPr>
      <w:rFonts w:ascii="Microsoft JhengHei" w:eastAsia="Microsoft JhengHei" w:hAnsi="Microsoft JhengHei"/>
      <w:sz w:val="20"/>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2.jpeg"/><Relationship Id="rId39" Type="http://schemas.openxmlformats.org/officeDocument/2006/relationships/header" Target="header12.xml"/><Relationship Id="rId21" Type="http://schemas.openxmlformats.org/officeDocument/2006/relationships/image" Target="media/image10.png"/><Relationship Id="rId34" Type="http://schemas.openxmlformats.org/officeDocument/2006/relationships/image" Target="media/image18.jpeg"/><Relationship Id="rId42" Type="http://schemas.openxmlformats.org/officeDocument/2006/relationships/hyperlink" Target="http://www.sequoiadb.com/" TargetMode="External"/><Relationship Id="rId47" Type="http://schemas.openxmlformats.org/officeDocument/2006/relationships/hyperlink" Target="http://localhost/test.php" TargetMode="External"/><Relationship Id="rId50" Type="http://schemas.openxmlformats.org/officeDocument/2006/relationships/hyperlink" Target="http://www.sequoiadb.com/" TargetMode="External"/><Relationship Id="rId55" Type="http://schemas.openxmlformats.org/officeDocument/2006/relationships/header" Target="header17.xml"/><Relationship Id="rId63" Type="http://schemas.openxmlformats.org/officeDocument/2006/relationships/header" Target="header25.xml"/><Relationship Id="rId68" Type="http://schemas.openxmlformats.org/officeDocument/2006/relationships/header" Target="header30.xml"/><Relationship Id="rId7" Type="http://schemas.openxmlformats.org/officeDocument/2006/relationships/endnotes" Target="endnotes.xml"/><Relationship Id="rId71" Type="http://schemas.openxmlformats.org/officeDocument/2006/relationships/header" Target="header33.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5.jpeg"/><Relationship Id="rId11" Type="http://schemas.openxmlformats.org/officeDocument/2006/relationships/header" Target="header4.xml"/><Relationship Id="rId24" Type="http://schemas.openxmlformats.org/officeDocument/2006/relationships/hyperlink" Target="http://perldoc.perl.org/perlre.html" TargetMode="External"/><Relationship Id="rId32" Type="http://schemas.openxmlformats.org/officeDocument/2006/relationships/image" Target="media/image16.jpeg"/><Relationship Id="rId37" Type="http://schemas.openxmlformats.org/officeDocument/2006/relationships/image" Target="media/image19.png"/><Relationship Id="rId40" Type="http://schemas.openxmlformats.org/officeDocument/2006/relationships/image" Target="media/image20.jpeg"/><Relationship Id="rId45" Type="http://schemas.openxmlformats.org/officeDocument/2006/relationships/image" Target="media/image22.jpeg"/><Relationship Id="rId53" Type="http://schemas.openxmlformats.org/officeDocument/2006/relationships/header" Target="header15.xml"/><Relationship Id="rId58" Type="http://schemas.openxmlformats.org/officeDocument/2006/relationships/header" Target="header20.xml"/><Relationship Id="rId66" Type="http://schemas.openxmlformats.org/officeDocument/2006/relationships/header" Target="header28.xm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image" Target="media/image14.jpeg"/><Relationship Id="rId36" Type="http://schemas.openxmlformats.org/officeDocument/2006/relationships/header" Target="header10.xml"/><Relationship Id="rId49" Type="http://schemas.openxmlformats.org/officeDocument/2006/relationships/header" Target="header14.xml"/><Relationship Id="rId57" Type="http://schemas.openxmlformats.org/officeDocument/2006/relationships/header" Target="header19.xml"/><Relationship Id="rId61" Type="http://schemas.openxmlformats.org/officeDocument/2006/relationships/header" Target="header23.xml"/><Relationship Id="rId10" Type="http://schemas.openxmlformats.org/officeDocument/2006/relationships/header" Target="header3.xml"/><Relationship Id="rId19" Type="http://schemas.openxmlformats.org/officeDocument/2006/relationships/image" Target="media/image8.jpeg"/><Relationship Id="rId31" Type="http://schemas.openxmlformats.org/officeDocument/2006/relationships/header" Target="header8.xml"/><Relationship Id="rId44" Type="http://schemas.openxmlformats.org/officeDocument/2006/relationships/hyperlink" Target="http://www.sequoiadb.com/" TargetMode="External"/><Relationship Id="rId52" Type="http://schemas.openxmlformats.org/officeDocument/2006/relationships/hyperlink" Target="http://docs.mongodb.org/ecosystem/tutorial/use-csharp-driver/" TargetMode="External"/><Relationship Id="rId60" Type="http://schemas.openxmlformats.org/officeDocument/2006/relationships/header" Target="header22.xml"/><Relationship Id="rId65" Type="http://schemas.openxmlformats.org/officeDocument/2006/relationships/header" Target="header27.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eader" Target="header5.xml"/><Relationship Id="rId27" Type="http://schemas.openxmlformats.org/officeDocument/2006/relationships/image" Target="media/image13.jpeg"/><Relationship Id="rId30" Type="http://schemas.openxmlformats.org/officeDocument/2006/relationships/header" Target="header7.xml"/><Relationship Id="rId35" Type="http://schemas.openxmlformats.org/officeDocument/2006/relationships/header" Target="header9.xml"/><Relationship Id="rId43" Type="http://schemas.openxmlformats.org/officeDocument/2006/relationships/hyperlink" Target="http://www.sequoiadb.com/" TargetMode="External"/><Relationship Id="rId48" Type="http://schemas.openxmlformats.org/officeDocument/2006/relationships/header" Target="header13.xml"/><Relationship Id="rId56" Type="http://schemas.openxmlformats.org/officeDocument/2006/relationships/header" Target="header18.xml"/><Relationship Id="rId64" Type="http://schemas.openxmlformats.org/officeDocument/2006/relationships/header" Target="header26.xml"/><Relationship Id="rId69" Type="http://schemas.openxmlformats.org/officeDocument/2006/relationships/header" Target="header31.xml"/><Relationship Id="rId8" Type="http://schemas.openxmlformats.org/officeDocument/2006/relationships/header" Target="header1.xml"/><Relationship Id="rId51" Type="http://schemas.openxmlformats.org/officeDocument/2006/relationships/hyperlink" Target="http://docs.mongodb.org/ecosystem/tutorial/use-csharp-driver/" TargetMode="External"/><Relationship Id="rId72" Type="http://schemas.openxmlformats.org/officeDocument/2006/relationships/header" Target="header34.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1.png"/><Relationship Id="rId33" Type="http://schemas.openxmlformats.org/officeDocument/2006/relationships/image" Target="media/image17.jpeg"/><Relationship Id="rId38" Type="http://schemas.openxmlformats.org/officeDocument/2006/relationships/header" Target="header11.xml"/><Relationship Id="rId46" Type="http://schemas.openxmlformats.org/officeDocument/2006/relationships/hyperlink" Target="http://www.sequoiadb.com/" TargetMode="External"/><Relationship Id="rId59" Type="http://schemas.openxmlformats.org/officeDocument/2006/relationships/header" Target="header21.xml"/><Relationship Id="rId67" Type="http://schemas.openxmlformats.org/officeDocument/2006/relationships/header" Target="header29.xml"/><Relationship Id="rId20" Type="http://schemas.openxmlformats.org/officeDocument/2006/relationships/image" Target="media/image9.jpeg"/><Relationship Id="rId41" Type="http://schemas.openxmlformats.org/officeDocument/2006/relationships/image" Target="media/image21.jpeg"/><Relationship Id="rId54" Type="http://schemas.openxmlformats.org/officeDocument/2006/relationships/header" Target="header16.xml"/><Relationship Id="rId62" Type="http://schemas.openxmlformats.org/officeDocument/2006/relationships/header" Target="header24.xml"/><Relationship Id="rId70" Type="http://schemas.openxmlformats.org/officeDocument/2006/relationships/header" Target="header3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5C3BE-B338-4C99-B788-857E798AF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1904</TotalTime>
  <Pages>229</Pages>
  <Words>35682</Words>
  <Characters>203391</Characters>
  <Application>Microsoft Office Word</Application>
  <DocSecurity>0</DocSecurity>
  <Lines>1694</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tanzhaobo</cp:lastModifiedBy>
  <cp:revision>294</cp:revision>
  <dcterms:created xsi:type="dcterms:W3CDTF">2013-10-21T16:11:00Z</dcterms:created>
  <dcterms:modified xsi:type="dcterms:W3CDTF">2014-03-06T01:36:00Z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2013-10-21T00:00:00Z</vt:filetime>
  </property>
  <property fmtid="{D5CDD505-2E9C-101B-9397-08002B2CF9AE}" pid="3" name="LastSaved">
    <vt:filetime>2013-10-21T00:00:00Z</vt:filetime>
  </property>
</Properties>
</file>